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7729" w:rsidRPr="002277CE" w:rsidRDefault="002277CE" w:rsidP="005807A3">
      <w:pPr>
        <w:pStyle w:val="Heading1"/>
        <w:jc w:val="center"/>
      </w:pPr>
      <w:bookmarkStart w:id="0" w:name="X06623678e4ae73c3f8866bbeacc0ba14b9d114b"/>
      <w:r w:rsidRPr="002277CE">
        <w:t>The Brexit Tuition Shock and the Price Elasticity of International Students: Evidence from a Natural Experiment</w:t>
      </w:r>
    </w:p>
    <w:p w:rsidR="00F47729" w:rsidRPr="002277CE" w:rsidRDefault="002277CE" w:rsidP="005807A3">
      <w:pPr>
        <w:jc w:val="center"/>
        <w:rPr>
          <w:rFonts w:ascii="Times New Roman" w:hAnsi="Times New Roman" w:cs="Times New Roman"/>
        </w:rPr>
      </w:pPr>
      <w:r w:rsidRPr="002277CE">
        <w:rPr>
          <w:rFonts w:ascii="Times New Roman" w:hAnsi="Times New Roman" w:cs="Times New Roman"/>
        </w:rPr>
        <w:t>Stoycho Rusinov</w:t>
      </w:r>
      <w:r w:rsidRPr="002277CE">
        <w:rPr>
          <w:rFonts w:ascii="Times New Roman" w:hAnsi="Times New Roman" w:cs="Times New Roman"/>
          <w:vertAlign w:val="superscript"/>
        </w:rPr>
        <w:t>*</w:t>
      </w:r>
    </w:p>
    <w:p w:rsidR="00F47729" w:rsidRPr="002277CE" w:rsidRDefault="002277CE" w:rsidP="005807A3">
      <w:pPr>
        <w:jc w:val="center"/>
        <w:rPr>
          <w:rFonts w:ascii="Times New Roman" w:hAnsi="Times New Roman" w:cs="Times New Roman"/>
        </w:rPr>
      </w:pPr>
      <w:r w:rsidRPr="002277CE">
        <w:rPr>
          <w:rFonts w:ascii="Times New Roman" w:hAnsi="Times New Roman" w:cs="Times New Roman"/>
        </w:rPr>
        <w:t>James Rafiki Aketch</w:t>
      </w:r>
      <w:r w:rsidRPr="002277CE">
        <w:rPr>
          <w:rFonts w:ascii="Times New Roman" w:hAnsi="Times New Roman" w:cs="Times New Roman"/>
          <w:vertAlign w:val="superscript"/>
        </w:rPr>
        <w:t>**</w:t>
      </w:r>
    </w:p>
    <w:p w:rsidR="00F47729" w:rsidRPr="002277CE" w:rsidRDefault="002277CE" w:rsidP="005807A3">
      <w:pPr>
        <w:jc w:val="center"/>
        <w:rPr>
          <w:rFonts w:ascii="Times New Roman" w:hAnsi="Times New Roman" w:cs="Times New Roman"/>
        </w:rPr>
      </w:pPr>
      <w:r w:rsidRPr="002277CE">
        <w:rPr>
          <w:rFonts w:ascii="Times New Roman" w:hAnsi="Times New Roman" w:cs="Times New Roman"/>
        </w:rPr>
        <w:t>*</w:t>
      </w:r>
      <w:r w:rsidRPr="002277CE">
        <w:rPr>
          <w:rFonts w:ascii="Times New Roman" w:hAnsi="Times New Roman" w:cs="Times New Roman"/>
          <w:i/>
          <w:iCs/>
        </w:rPr>
        <w:t>Center for the Study of Democracy, Sofia</w:t>
      </w:r>
    </w:p>
    <w:p w:rsidR="00F47729" w:rsidRPr="002277CE" w:rsidRDefault="002277CE" w:rsidP="005807A3">
      <w:pPr>
        <w:jc w:val="center"/>
        <w:rPr>
          <w:rFonts w:ascii="Times New Roman" w:hAnsi="Times New Roman" w:cs="Times New Roman"/>
        </w:rPr>
      </w:pPr>
      <w:r w:rsidRPr="002277CE">
        <w:rPr>
          <w:rFonts w:ascii="Times New Roman" w:hAnsi="Times New Roman" w:cs="Times New Roman"/>
          <w:i/>
          <w:iCs/>
        </w:rPr>
        <w:t>New Bulgarian University, Department of Informatics</w:t>
      </w:r>
    </w:p>
    <w:p w:rsidR="00F47729" w:rsidRDefault="002277CE" w:rsidP="005807A3">
      <w:pPr>
        <w:jc w:val="center"/>
        <w:rPr>
          <w:ins w:id="1" w:author="Stoycho Rusinov" w:date="2026-07-27T13:43:00Z"/>
          <w:rStyle w:val="Hyperlink"/>
          <w:rFonts w:ascii="Times New Roman" w:hAnsi="Times New Roman" w:cs="Times New Roman"/>
        </w:rPr>
      </w:pPr>
      <w:r w:rsidRPr="002277CE">
        <w:rPr>
          <w:rFonts w:ascii="Times New Roman" w:hAnsi="Times New Roman" w:cs="Times New Roman"/>
        </w:rPr>
        <w:t xml:space="preserve">email: </w:t>
      </w:r>
      <w:hyperlink r:id="rId8">
        <w:r w:rsidRPr="002277CE">
          <w:rPr>
            <w:rStyle w:val="Hyperlink"/>
            <w:rFonts w:ascii="Times New Roman" w:hAnsi="Times New Roman" w:cs="Times New Roman"/>
          </w:rPr>
          <w:t>stoycho.rusinov@csd.eu</w:t>
        </w:r>
      </w:hyperlink>
    </w:p>
    <w:p w:rsidR="003F3E2E" w:rsidRPr="002277CE" w:rsidRDefault="003F3E2E" w:rsidP="005807A3">
      <w:pPr>
        <w:jc w:val="center"/>
        <w:rPr>
          <w:rFonts w:ascii="Times New Roman" w:hAnsi="Times New Roman" w:cs="Times New Roman"/>
        </w:rPr>
      </w:pPr>
    </w:p>
    <w:p w:rsidR="00F47729" w:rsidRPr="002277CE" w:rsidRDefault="002277CE" w:rsidP="002277CE">
      <w:pPr>
        <w:spacing w:line="360" w:lineRule="auto"/>
        <w:jc w:val="center"/>
        <w:rPr>
          <w:rFonts w:ascii="Times New Roman" w:hAnsi="Times New Roman" w:cs="Times New Roman"/>
          <w:i/>
          <w:iCs/>
        </w:rPr>
      </w:pPr>
      <w:r w:rsidRPr="002277CE">
        <w:rPr>
          <w:rFonts w:ascii="Times New Roman" w:hAnsi="Times New Roman" w:cs="Times New Roman"/>
        </w:rPr>
        <w:t>**</w:t>
      </w:r>
      <w:r w:rsidRPr="002277CE">
        <w:rPr>
          <w:rFonts w:ascii="Times New Roman" w:hAnsi="Times New Roman" w:cs="Times New Roman"/>
          <w:i/>
          <w:iCs/>
        </w:rPr>
        <w:t>School of Economics, University College Dublin</w:t>
      </w:r>
    </w:p>
    <w:p w:rsidR="002277CE" w:rsidRPr="002277CE" w:rsidRDefault="002277CE" w:rsidP="002277CE">
      <w:pPr>
        <w:spacing w:line="360" w:lineRule="auto"/>
        <w:jc w:val="center"/>
        <w:rPr>
          <w:rFonts w:ascii="Times New Roman" w:hAnsi="Times New Roman" w:cs="Times New Roman"/>
        </w:rPr>
      </w:pPr>
    </w:p>
    <w:p w:rsidR="00F47729" w:rsidRPr="002277CE" w:rsidRDefault="002277CE" w:rsidP="005807A3">
      <w:pPr>
        <w:spacing w:line="360" w:lineRule="auto"/>
        <w:jc w:val="center"/>
        <w:rPr>
          <w:rFonts w:ascii="Times New Roman" w:hAnsi="Times New Roman" w:cs="Times New Roman"/>
        </w:rPr>
      </w:pPr>
      <w:r w:rsidRPr="002277CE">
        <w:rPr>
          <w:rFonts w:ascii="Times New Roman" w:hAnsi="Times New Roman" w:cs="Times New Roman"/>
          <w:b/>
          <w:bCs/>
          <w:u w:val="single"/>
        </w:rPr>
        <w:t>ABSTRACT</w:t>
      </w:r>
    </w:p>
    <w:p w:rsidR="00F47729" w:rsidRDefault="002277CE" w:rsidP="002277CE">
      <w:pPr>
        <w:spacing w:line="360" w:lineRule="auto"/>
        <w:rPr>
          <w:rFonts w:ascii="Times New Roman" w:hAnsi="Times New Roman" w:cs="Times New Roman"/>
        </w:rPr>
      </w:pPr>
      <w:r w:rsidRPr="002277CE">
        <w:rPr>
          <w:rFonts w:ascii="Times New Roman" w:hAnsi="Times New Roman" w:cs="Times New Roman"/>
        </w:rPr>
        <w:t>This paper estimates the price elasticity of EU demand for UK higher education, using the Brexit-induced loss of Home Fee status and student-loan access as a quasi-experimental tuition shock. Unlike standard demand studies that rely on enrollment outcomes, the analysis uses UCAS application data, so demand is observed before universities ration admissions. The average post-Brexit treatment effect implies a decline in applications of roughly 67 percent, with country-specific elasticities varying substantially across the EU. Initial estimates suggest applicants from lower-income member states were more price elastic, while wealthier countries saw smaller contractions. Once elasticities are rescaled using country-specific effective price shocks that account for the removal of income-contingent loans, the income gradient collapses and becomes statistically indistinguishable from zero. Much of the apparent cross-country heterogeneity therefore reflects heterogeneous treatment intensity, not stable differences in underlying preferences. The UK student-loan system functioned as an equalizing institution for European educational mobility, and its removal turned a nominally uniform tuition reform into a highly uneven economic shock across EU origin countries. The loan-adjusted elasticities correlate strongly with the share of GDP allocated to educational investment.</w:t>
      </w:r>
    </w:p>
    <w:p w:rsidR="005807A3" w:rsidRPr="002277CE" w:rsidRDefault="005807A3"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JEL codes</w:t>
      </w:r>
      <w:r w:rsidRPr="002277CE">
        <w:rPr>
          <w:rFonts w:ascii="Times New Roman" w:hAnsi="Times New Roman" w:cs="Times New Roman"/>
        </w:rPr>
        <w:t>: I22; I23; F22; J61; D12; C23</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Keywords:</w:t>
      </w:r>
      <w:r w:rsidRPr="002277CE">
        <w:rPr>
          <w:rFonts w:ascii="Times New Roman" w:hAnsi="Times New Roman" w:cs="Times New Roman"/>
        </w:rPr>
        <w:t xml:space="preserve"> Brexit; international student mobility; higher education demand; tuition fees; price elasticity; EU students; UCAS applications; difference-in-differences; synthetic control; income-contingent loans; educational mobility; heterogeneous treatment effects.</w:t>
      </w:r>
    </w:p>
    <w:p w:rsidR="002277CE" w:rsidRPr="002277CE" w:rsidRDefault="002277CE" w:rsidP="002277CE">
      <w:pPr>
        <w:spacing w:line="360" w:lineRule="auto"/>
        <w:rPr>
          <w:rFonts w:ascii="Times New Roman" w:hAnsi="Times New Roman" w:cs="Times New Roman"/>
        </w:rPr>
      </w:pPr>
    </w:p>
    <w:p w:rsidR="00F47729" w:rsidRPr="004956E0" w:rsidRDefault="002277CE" w:rsidP="0078390D">
      <w:pPr>
        <w:numPr>
          <w:ilvl w:val="0"/>
          <w:numId w:val="1"/>
        </w:numPr>
        <w:spacing w:line="360" w:lineRule="auto"/>
        <w:rPr>
          <w:ins w:id="2" w:author="Stoycho Rusinov" w:date="2026-07-27T14:34:00Z"/>
          <w:rFonts w:ascii="Times New Roman" w:hAnsi="Times New Roman" w:cs="Times New Roman"/>
          <w:rPrChange w:id="3" w:author="Stoycho Rusinov" w:date="2026-07-27T14:34:00Z">
            <w:rPr>
              <w:ins w:id="4" w:author="Stoycho Rusinov" w:date="2026-07-27T14:34:00Z"/>
              <w:rFonts w:ascii="Times New Roman" w:hAnsi="Times New Roman" w:cs="Times New Roman"/>
              <w:b/>
              <w:bCs/>
              <w:i/>
              <w:iCs/>
            </w:rPr>
          </w:rPrChange>
        </w:rPr>
      </w:pPr>
      <w:r w:rsidRPr="002277CE">
        <w:rPr>
          <w:rFonts w:ascii="Times New Roman" w:hAnsi="Times New Roman" w:cs="Times New Roman"/>
          <w:b/>
          <w:bCs/>
          <w:i/>
          <w:iCs/>
        </w:rPr>
        <w:lastRenderedPageBreak/>
        <w:t>Introduction</w:t>
      </w:r>
    </w:p>
    <w:p w:rsidR="004956E0" w:rsidRPr="002277CE" w:rsidRDefault="004956E0">
      <w:pPr>
        <w:spacing w:line="360" w:lineRule="auto"/>
        <w:rPr>
          <w:rFonts w:ascii="Times New Roman" w:hAnsi="Times New Roman" w:cs="Times New Roman"/>
        </w:rPr>
        <w:pPrChange w:id="5" w:author="Stoycho Rusinov" w:date="2026-07-27T14:34:00Z">
          <w:pPr>
            <w:numPr>
              <w:numId w:val="1"/>
            </w:numPr>
            <w:spacing w:line="360" w:lineRule="auto"/>
            <w:ind w:left="720" w:hanging="480"/>
          </w:pPr>
        </w:pPrChange>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International higher-education demand studies struggle to isolate own-price elasticity because elasticity calculations </w:t>
      </w:r>
      <w:r w:rsidR="00FF59F5">
        <w:rPr>
          <w:rFonts w:ascii="Times New Roman" w:hAnsi="Times New Roman" w:cs="Times New Roman"/>
        </w:rPr>
        <w:t xml:space="preserve">typically </w:t>
      </w:r>
      <w:r w:rsidRPr="002277CE">
        <w:rPr>
          <w:rFonts w:ascii="Times New Roman" w:hAnsi="Times New Roman" w:cs="Times New Roman"/>
        </w:rPr>
        <w:t xml:space="preserve">rely on enrollment changes in response to price shifts, lack sufficient exogenous price variation to isolate the coefficient or suffer both problems at once. Many estimates of the price elasticity of college enrollment </w:t>
      </w:r>
      <w:r w:rsidR="00FF59F5">
        <w:rPr>
          <w:rFonts w:ascii="Times New Roman" w:hAnsi="Times New Roman" w:cs="Times New Roman"/>
        </w:rPr>
        <w:t>“</w:t>
      </w:r>
      <w:r w:rsidRPr="002277CE">
        <w:rPr>
          <w:rFonts w:ascii="Times New Roman" w:hAnsi="Times New Roman" w:cs="Times New Roman"/>
        </w:rPr>
        <w:t>treated the application decision as exogenous, focusing only on how price affects the college-going behavior of admitted applicants</w:t>
      </w:r>
      <w:r w:rsidR="00FF59F5">
        <w:rPr>
          <w:rFonts w:ascii="Times New Roman" w:hAnsi="Times New Roman" w:cs="Times New Roman"/>
        </w:rPr>
        <w:t xml:space="preserve">” </w:t>
      </w:r>
      <w:r w:rsidR="00FF59F5" w:rsidRPr="002277CE">
        <w:rPr>
          <w:rFonts w:ascii="Times New Roman" w:hAnsi="Times New Roman" w:cs="Times New Roman"/>
        </w:rPr>
        <w:t>(</w:t>
      </w:r>
      <w:proofErr w:type="spellStart"/>
      <w:r w:rsidR="00FF59F5" w:rsidRPr="002277CE">
        <w:rPr>
          <w:rFonts w:ascii="Times New Roman" w:hAnsi="Times New Roman" w:cs="Times New Roman"/>
        </w:rPr>
        <w:t>Savoca</w:t>
      </w:r>
      <w:proofErr w:type="spellEnd"/>
      <w:r w:rsidR="00FF59F5" w:rsidRPr="002277CE">
        <w:rPr>
          <w:rFonts w:ascii="Times New Roman" w:hAnsi="Times New Roman" w:cs="Times New Roman"/>
        </w:rPr>
        <w:t>, 1990)</w:t>
      </w:r>
      <w:r w:rsidRPr="002277CE">
        <w:rPr>
          <w:rFonts w:ascii="Times New Roman" w:hAnsi="Times New Roman" w:cs="Times New Roman"/>
        </w:rPr>
        <w:t xml:space="preserve">, and so </w:t>
      </w:r>
      <w:r w:rsidR="00FF59F5">
        <w:rPr>
          <w:rFonts w:ascii="Times New Roman" w:hAnsi="Times New Roman" w:cs="Times New Roman"/>
        </w:rPr>
        <w:t>“</w:t>
      </w:r>
      <w:r w:rsidRPr="002277CE">
        <w:rPr>
          <w:rFonts w:ascii="Times New Roman" w:hAnsi="Times New Roman" w:cs="Times New Roman"/>
        </w:rPr>
        <w:t>ignored the possibility that a tuition change affects enrollment through the applicant pool</w:t>
      </w:r>
      <w:r w:rsidR="00FF59F5">
        <w:rPr>
          <w:rFonts w:ascii="Times New Roman" w:hAnsi="Times New Roman" w:cs="Times New Roman"/>
        </w:rPr>
        <w:t>”</w:t>
      </w:r>
      <w:r w:rsidRPr="002277CE">
        <w:rPr>
          <w:rFonts w:ascii="Times New Roman" w:hAnsi="Times New Roman" w:cs="Times New Roman"/>
        </w:rPr>
        <w:t xml:space="preserve"> itself (</w:t>
      </w:r>
      <w:r w:rsidR="00FF59F5">
        <w:rPr>
          <w:rFonts w:ascii="Times New Roman" w:hAnsi="Times New Roman" w:cs="Times New Roman"/>
        </w:rPr>
        <w:t>p. 127</w:t>
      </w:r>
      <w:r w:rsidRPr="002277CE">
        <w:rPr>
          <w:rFonts w:ascii="Times New Roman" w:hAnsi="Times New Roman" w:cs="Times New Roman"/>
        </w:rPr>
        <w:t xml:space="preserve">). Standard demand models using enrollment data therefore conflate the desire to attend with the university’s choice to admit. </w:t>
      </w:r>
      <w:ins w:id="6" w:author="Stoycho Rusinov" w:date="2026-07-27T14:29:00Z">
        <w:r w:rsidR="004053F8">
          <w:rPr>
            <w:rFonts w:ascii="Times New Roman" w:hAnsi="Times New Roman" w:cs="Times New Roman"/>
          </w:rPr>
          <w:t xml:space="preserve">Similar problems </w:t>
        </w:r>
      </w:ins>
      <w:del w:id="7" w:author="Stoycho Rusinov" w:date="2026-07-27T14:29:00Z">
        <w:r w:rsidRPr="002277CE" w:rsidDel="004053F8">
          <w:rPr>
            <w:rFonts w:ascii="Times New Roman" w:hAnsi="Times New Roman" w:cs="Times New Roman"/>
          </w:rPr>
          <w:delText xml:space="preserve">The problem </w:delText>
        </w:r>
      </w:del>
      <w:r w:rsidRPr="002277CE">
        <w:rPr>
          <w:rFonts w:ascii="Times New Roman" w:hAnsi="Times New Roman" w:cs="Times New Roman"/>
        </w:rPr>
        <w:t>ha</w:t>
      </w:r>
      <w:ins w:id="8" w:author="Stoycho Rusinov" w:date="2026-07-27T14:29:00Z">
        <w:r w:rsidR="004053F8">
          <w:rPr>
            <w:rFonts w:ascii="Times New Roman" w:hAnsi="Times New Roman" w:cs="Times New Roman"/>
          </w:rPr>
          <w:t>ve</w:t>
        </w:r>
      </w:ins>
      <w:del w:id="9" w:author="Stoycho Rusinov" w:date="2026-07-27T14:29:00Z">
        <w:r w:rsidRPr="002277CE" w:rsidDel="004053F8">
          <w:rPr>
            <w:rFonts w:ascii="Times New Roman" w:hAnsi="Times New Roman" w:cs="Times New Roman"/>
          </w:rPr>
          <w:delText>s</w:delText>
        </w:r>
      </w:del>
      <w:r w:rsidRPr="002277CE">
        <w:rPr>
          <w:rFonts w:ascii="Times New Roman" w:hAnsi="Times New Roman" w:cs="Times New Roman"/>
        </w:rPr>
        <w:t xml:space="preserve"> proliferated across studies such as McQuone and Simons (2025), which extend Conlon et al. (2021) and produce elasticities too small to explain the collapse in non-EU applications after the 2021 </w:t>
      </w:r>
      <w:ins w:id="10" w:author="Stoycho Rusinov" w:date="2026-07-27T14:29:00Z">
        <w:r w:rsidR="004956E0">
          <w:rPr>
            <w:rFonts w:ascii="Times New Roman" w:hAnsi="Times New Roman" w:cs="Times New Roman"/>
          </w:rPr>
          <w:t xml:space="preserve">Brexit-related </w:t>
        </w:r>
      </w:ins>
      <w:r w:rsidRPr="002277CE">
        <w:rPr>
          <w:rFonts w:ascii="Times New Roman" w:hAnsi="Times New Roman" w:cs="Times New Roman"/>
        </w:rPr>
        <w:t>tuition hikes</w:t>
      </w:r>
      <w:ins w:id="11" w:author="Stoycho Rusinov" w:date="2026-07-27T14:11:00Z">
        <w:r w:rsidR="004F4BA6">
          <w:rPr>
            <w:rFonts w:ascii="Times New Roman" w:hAnsi="Times New Roman" w:cs="Times New Roman"/>
          </w:rPr>
          <w:t xml:space="preserve"> in the United Kingdom.</w:t>
        </w:r>
      </w:ins>
      <w:del w:id="12" w:author="Stoycho Rusinov" w:date="2026-07-27T14:11:00Z">
        <w:r w:rsidRPr="002277CE" w:rsidDel="004F4BA6">
          <w:rPr>
            <w:rFonts w:ascii="Times New Roman" w:hAnsi="Times New Roman" w:cs="Times New Roman"/>
          </w:rPr>
          <w:delText xml:space="preserve">. </w:delText>
        </w:r>
      </w:del>
    </w:p>
    <w:p w:rsidR="00F47729" w:rsidRPr="002277CE" w:rsidRDefault="00014EA4" w:rsidP="00014EA4">
      <w:pPr>
        <w:spacing w:line="360" w:lineRule="auto"/>
        <w:ind w:firstLine="240"/>
        <w:rPr>
          <w:rFonts w:ascii="Times New Roman" w:hAnsi="Times New Roman" w:cs="Times New Roman"/>
        </w:rPr>
      </w:pPr>
      <w:r>
        <w:rPr>
          <w:rFonts w:ascii="Times New Roman" w:hAnsi="Times New Roman" w:cs="Times New Roman"/>
        </w:rPr>
        <w:t>To address the previously mentioned concerns</w:t>
      </w:r>
      <w:ins w:id="13" w:author="Stoycho Rusinov" w:date="2026-07-27T14:32:00Z">
        <w:r w:rsidR="004956E0">
          <w:rPr>
            <w:rFonts w:ascii="Times New Roman" w:hAnsi="Times New Roman" w:cs="Times New Roman"/>
          </w:rPr>
          <w:t xml:space="preserve"> – related</w:t>
        </w:r>
      </w:ins>
      <w:ins w:id="14" w:author="Stoycho Rusinov" w:date="2026-07-27T14:33:00Z">
        <w:r w:rsidR="004956E0">
          <w:rPr>
            <w:rFonts w:ascii="Times New Roman" w:hAnsi="Times New Roman" w:cs="Times New Roman"/>
          </w:rPr>
          <w:t xml:space="preserve"> to</w:t>
        </w:r>
      </w:ins>
      <w:ins w:id="15" w:author="Stoycho Rusinov" w:date="2026-07-27T14:32:00Z">
        <w:r w:rsidR="004956E0">
          <w:rPr>
            <w:rFonts w:ascii="Times New Roman" w:hAnsi="Times New Roman" w:cs="Times New Roman"/>
          </w:rPr>
          <w:t xml:space="preserve"> both the absence of exogenous variation in t</w:t>
        </w:r>
      </w:ins>
      <w:ins w:id="16" w:author="Stoycho Rusinov" w:date="2026-07-27T14:33:00Z">
        <w:r w:rsidR="004956E0">
          <w:rPr>
            <w:rFonts w:ascii="Times New Roman" w:hAnsi="Times New Roman" w:cs="Times New Roman"/>
          </w:rPr>
          <w:t xml:space="preserve">uition and enrollment as a bad proxy of demand </w:t>
        </w:r>
      </w:ins>
      <w:ins w:id="17" w:author="Stoycho Rusinov" w:date="2026-07-27T14:35:00Z">
        <w:r w:rsidR="004956E0">
          <w:rPr>
            <w:rFonts w:ascii="Times New Roman" w:hAnsi="Times New Roman" w:cs="Times New Roman"/>
          </w:rPr>
          <w:t xml:space="preserve">– </w:t>
        </w:r>
      </w:ins>
      <w:del w:id="18" w:author="Stoycho Rusinov" w:date="2026-07-27T14:32:00Z">
        <w:r w:rsidDel="004956E0">
          <w:rPr>
            <w:rFonts w:ascii="Times New Roman" w:hAnsi="Times New Roman" w:cs="Times New Roman"/>
          </w:rPr>
          <w:delText xml:space="preserve">, </w:delText>
        </w:r>
      </w:del>
      <w:r>
        <w:rPr>
          <w:rFonts w:ascii="Times New Roman" w:hAnsi="Times New Roman" w:cs="Times New Roman"/>
        </w:rPr>
        <w:t>w</w:t>
      </w:r>
      <w:r w:rsidR="002277CE" w:rsidRPr="002277CE">
        <w:rPr>
          <w:rFonts w:ascii="Times New Roman" w:hAnsi="Times New Roman" w:cs="Times New Roman"/>
        </w:rPr>
        <w:t>e</w:t>
      </w:r>
      <w:ins w:id="19" w:author="Stoycho Rusinov" w:date="2026-07-27T14:33:00Z">
        <w:r w:rsidR="004956E0">
          <w:rPr>
            <w:rFonts w:ascii="Times New Roman" w:hAnsi="Times New Roman" w:cs="Times New Roman"/>
          </w:rPr>
          <w:t xml:space="preserve"> </w:t>
        </w:r>
      </w:ins>
      <w:del w:id="20" w:author="Stoycho Rusinov" w:date="2026-07-27T14:33:00Z">
        <w:r w:rsidR="002277CE" w:rsidRPr="002277CE" w:rsidDel="004956E0">
          <w:rPr>
            <w:rFonts w:ascii="Times New Roman" w:hAnsi="Times New Roman" w:cs="Times New Roman"/>
          </w:rPr>
          <w:delText xml:space="preserve"> </w:delText>
        </w:r>
      </w:del>
      <w:r w:rsidR="002277CE" w:rsidRPr="002277CE">
        <w:rPr>
          <w:rFonts w:ascii="Times New Roman" w:hAnsi="Times New Roman" w:cs="Times New Roman"/>
        </w:rPr>
        <w:t xml:space="preserve">treat the total number </w:t>
      </w:r>
      <w:proofErr w:type="gramStart"/>
      <w:r w:rsidR="002277CE" w:rsidRPr="002277CE">
        <w:rPr>
          <w:rFonts w:ascii="Times New Roman" w:hAnsi="Times New Roman" w:cs="Times New Roman"/>
        </w:rPr>
        <w:t>of</w:t>
      </w:r>
      <w:ins w:id="21" w:author="Stoycho Rusinov" w:date="2026-07-27T14:31:00Z">
        <w:r w:rsidR="004956E0">
          <w:rPr>
            <w:rFonts w:ascii="Times New Roman" w:hAnsi="Times New Roman" w:cs="Times New Roman"/>
          </w:rPr>
          <w:t xml:space="preserve"> </w:t>
        </w:r>
      </w:ins>
      <w:r w:rsidR="002277CE" w:rsidRPr="002277CE">
        <w:rPr>
          <w:rFonts w:ascii="Times New Roman" w:hAnsi="Times New Roman" w:cs="Times New Roman"/>
        </w:rPr>
        <w:t xml:space="preserve"> </w:t>
      </w:r>
      <w:ins w:id="22" w:author="Stoycho Rusinov" w:date="2026-07-27T14:31:00Z">
        <w:r w:rsidR="004956E0" w:rsidRPr="004956E0">
          <w:rPr>
            <w:rFonts w:ascii="Times New Roman" w:hAnsi="Times New Roman" w:cs="Times New Roman"/>
          </w:rPr>
          <w:t>Universities</w:t>
        </w:r>
        <w:proofErr w:type="gramEnd"/>
        <w:r w:rsidR="004956E0" w:rsidRPr="004956E0">
          <w:rPr>
            <w:rFonts w:ascii="Times New Roman" w:hAnsi="Times New Roman" w:cs="Times New Roman"/>
          </w:rPr>
          <w:t xml:space="preserve"> and Colleges Admissions Service</w:t>
        </w:r>
        <w:r w:rsidR="004956E0">
          <w:rPr>
            <w:rFonts w:ascii="Times New Roman" w:hAnsi="Times New Roman" w:cs="Times New Roman"/>
          </w:rPr>
          <w:t xml:space="preserve"> (</w:t>
        </w:r>
      </w:ins>
      <w:r w:rsidR="002277CE" w:rsidRPr="002277CE">
        <w:rPr>
          <w:rFonts w:ascii="Times New Roman" w:hAnsi="Times New Roman" w:cs="Times New Roman"/>
        </w:rPr>
        <w:t>UCAS</w:t>
      </w:r>
      <w:ins w:id="23" w:author="Stoycho Rusinov" w:date="2026-07-27T14:31:00Z">
        <w:r w:rsidR="004956E0">
          <w:rPr>
            <w:rFonts w:ascii="Times New Roman" w:hAnsi="Times New Roman" w:cs="Times New Roman"/>
          </w:rPr>
          <w:t>)</w:t>
        </w:r>
      </w:ins>
      <w:r w:rsidR="002277CE" w:rsidRPr="002277CE">
        <w:rPr>
          <w:rFonts w:ascii="Times New Roman" w:hAnsi="Times New Roman" w:cs="Times New Roman"/>
        </w:rPr>
        <w:t xml:space="preserve"> applicants from each domicile as expressed </w:t>
      </w:r>
      <w:ins w:id="24" w:author="Stoycho Rusinov" w:date="2026-07-27T14:32:00Z">
        <w:r w:rsidR="004956E0">
          <w:rPr>
            <w:rFonts w:ascii="Times New Roman" w:hAnsi="Times New Roman" w:cs="Times New Roman"/>
          </w:rPr>
          <w:t xml:space="preserve">domicile level </w:t>
        </w:r>
      </w:ins>
      <w:r w:rsidR="002277CE" w:rsidRPr="002277CE">
        <w:rPr>
          <w:rFonts w:ascii="Times New Roman" w:hAnsi="Times New Roman" w:cs="Times New Roman"/>
        </w:rPr>
        <w:t>demand before universities ration places</w:t>
      </w:r>
      <w:ins w:id="25" w:author="Stoycho Rusinov" w:date="2026-07-27T14:36:00Z">
        <w:r w:rsidR="004956E0">
          <w:rPr>
            <w:rFonts w:ascii="Times New Roman" w:hAnsi="Times New Roman" w:cs="Times New Roman"/>
          </w:rPr>
          <w:t>. Consequently</w:t>
        </w:r>
      </w:ins>
      <w:del w:id="26" w:author="Stoycho Rusinov" w:date="2026-07-27T14:36:00Z">
        <w:r w:rsidR="002277CE" w:rsidRPr="002277CE" w:rsidDel="004956E0">
          <w:rPr>
            <w:rFonts w:ascii="Times New Roman" w:hAnsi="Times New Roman" w:cs="Times New Roman"/>
          </w:rPr>
          <w:delText>,</w:delText>
        </w:r>
      </w:del>
      <w:ins w:id="27" w:author="Stoycho Rusinov" w:date="2026-07-27T14:36:00Z">
        <w:r w:rsidR="004956E0">
          <w:rPr>
            <w:rFonts w:ascii="Times New Roman" w:hAnsi="Times New Roman" w:cs="Times New Roman"/>
          </w:rPr>
          <w:t xml:space="preserve">, </w:t>
        </w:r>
      </w:ins>
      <w:del w:id="28" w:author="Stoycho Rusinov" w:date="2026-07-27T14:36:00Z">
        <w:r w:rsidR="002277CE" w:rsidRPr="002277CE" w:rsidDel="004956E0">
          <w:rPr>
            <w:rFonts w:ascii="Times New Roman" w:hAnsi="Times New Roman" w:cs="Times New Roman"/>
          </w:rPr>
          <w:delText xml:space="preserve"> so </w:delText>
        </w:r>
      </w:del>
      <w:r w:rsidR="002277CE" w:rsidRPr="002277CE">
        <w:rPr>
          <w:rFonts w:ascii="Times New Roman" w:hAnsi="Times New Roman" w:cs="Times New Roman"/>
        </w:rPr>
        <w:t xml:space="preserve">applications </w:t>
      </w:r>
      <w:ins w:id="29" w:author="Stoycho Rusinov" w:date="2026-07-27T14:37:00Z">
        <w:r w:rsidR="004956E0">
          <w:rPr>
            <w:rFonts w:ascii="Times New Roman" w:hAnsi="Times New Roman" w:cs="Times New Roman"/>
          </w:rPr>
          <w:t>in</w:t>
        </w:r>
      </w:ins>
      <w:ins w:id="30" w:author="Stoycho Rusinov" w:date="2026-07-27T14:36:00Z">
        <w:r w:rsidR="004956E0">
          <w:rPr>
            <w:rFonts w:ascii="Times New Roman" w:hAnsi="Times New Roman" w:cs="Times New Roman"/>
          </w:rPr>
          <w:t xml:space="preserve"> this design </w:t>
        </w:r>
      </w:ins>
      <w:r w:rsidR="002277CE" w:rsidRPr="002277CE">
        <w:rPr>
          <w:rFonts w:ascii="Times New Roman" w:hAnsi="Times New Roman" w:cs="Times New Roman"/>
        </w:rPr>
        <w:t>are observed before admission decisions and subsequent rationing affects offers and enrolment</w:t>
      </w:r>
      <w:ins w:id="31" w:author="Stoycho Rusinov" w:date="2026-07-27T14:37:00Z">
        <w:r w:rsidR="004956E0">
          <w:rPr>
            <w:rFonts w:ascii="Times New Roman" w:hAnsi="Times New Roman" w:cs="Times New Roman"/>
          </w:rPr>
          <w:t xml:space="preserve">. Therefore, </w:t>
        </w:r>
      </w:ins>
      <w:del w:id="32" w:author="Stoycho Rusinov" w:date="2026-07-27T14:37:00Z">
        <w:r w:rsidR="002277CE" w:rsidRPr="002277CE" w:rsidDel="004956E0">
          <w:rPr>
            <w:rFonts w:ascii="Times New Roman" w:hAnsi="Times New Roman" w:cs="Times New Roman"/>
          </w:rPr>
          <w:delText xml:space="preserve">, not the application count. </w:delText>
        </w:r>
      </w:del>
      <w:ins w:id="33" w:author="Stoycho Rusinov" w:date="2026-07-27T14:37:00Z">
        <w:r w:rsidR="004956E0">
          <w:rPr>
            <w:rFonts w:ascii="Times New Roman" w:hAnsi="Times New Roman" w:cs="Times New Roman"/>
          </w:rPr>
          <w:t>i</w:t>
        </w:r>
      </w:ins>
      <w:del w:id="34" w:author="Stoycho Rusinov" w:date="2026-07-27T14:37:00Z">
        <w:r w:rsidR="002277CE" w:rsidRPr="002277CE" w:rsidDel="004956E0">
          <w:rPr>
            <w:rFonts w:ascii="Times New Roman" w:hAnsi="Times New Roman" w:cs="Times New Roman"/>
          </w:rPr>
          <w:delText>I</w:delText>
        </w:r>
      </w:del>
      <w:r w:rsidR="002277CE" w:rsidRPr="002277CE">
        <w:rPr>
          <w:rFonts w:ascii="Times New Roman" w:hAnsi="Times New Roman" w:cs="Times New Roman"/>
        </w:rPr>
        <w:t>dentification comes from within-country changes over time and from the exogenous Brexit shock. The loss of Home Fee status and loan access was imposed by external policy, not chosen by universities, making the change in effective prices plausibly exogenous to institution-level demand. Because the financial consequences varied across origin countries, Brexit generated heterogeneous price variation that identifies causal price elasticities at the origin-country level, which in turn recover country-specific constant-elasticity demand functions around pre-Brexit price levels.</w:t>
      </w:r>
    </w:p>
    <w:p w:rsidR="00F47729" w:rsidRPr="002277CE" w:rsidRDefault="00014EA4" w:rsidP="00014EA4">
      <w:pPr>
        <w:spacing w:line="360" w:lineRule="auto"/>
        <w:ind w:firstLine="240"/>
        <w:rPr>
          <w:rFonts w:ascii="Times New Roman" w:hAnsi="Times New Roman" w:cs="Times New Roman"/>
        </w:rPr>
      </w:pPr>
      <w:r>
        <w:rPr>
          <w:rFonts w:ascii="Times New Roman" w:hAnsi="Times New Roman" w:cs="Times New Roman"/>
        </w:rPr>
        <w:t>We show, that i</w:t>
      </w:r>
      <w:r w:rsidR="002277CE" w:rsidRPr="002277CE">
        <w:rPr>
          <w:rFonts w:ascii="Times New Roman" w:hAnsi="Times New Roman" w:cs="Times New Roman"/>
        </w:rPr>
        <w:t xml:space="preserve">t is misleading to read the larger decline from lower-income EU countries as evidence of inherently more elastic preferences. Although Brexit imposed a common regulatory change, its effective financial consequences differed substantially across origin countries. Assuming equal treatment intensity, the higher elasticities for poorer countries suggest the UK market disproportionately lost price-sensitive applicants while retaining those better able to pay. That interpretation changes once we value pre-Brexit access to income-contingent loans from each country’s perspective. After rescaling the same elasticities by country-specific changes in the value of this financing benefit, the positive relationship between elasticity and GDP per capita almost disappears, implying that most cross-country </w:t>
      </w:r>
      <w:r w:rsidR="002277CE" w:rsidRPr="002277CE">
        <w:rPr>
          <w:rFonts w:ascii="Times New Roman" w:hAnsi="Times New Roman" w:cs="Times New Roman"/>
        </w:rPr>
        <w:lastRenderedPageBreak/>
        <w:t>heterogeneity reflects treatment intensity generated by the loan system, not fundamental differences in preferences. The rescaled elasticities track the share of national income invested in education more closely than GDP per capita or other wealth proxies such as the Gini coefficient. Demand elasticity is thus not a universal parameter, and the estimated coefficient cannot be understood independently of the baseline financial conditions facing heterogeneous applicants.</w:t>
      </w:r>
    </w:p>
    <w:p w:rsidR="002277CE" w:rsidRPr="002277CE" w:rsidRDefault="002277CE" w:rsidP="002277CE">
      <w:pPr>
        <w:spacing w:line="360" w:lineRule="auto"/>
        <w:rPr>
          <w:rFonts w:ascii="Times New Roman" w:hAnsi="Times New Roman" w:cs="Times New Roman"/>
        </w:rPr>
      </w:pPr>
    </w:p>
    <w:p w:rsidR="00F47729" w:rsidRPr="002277CE" w:rsidRDefault="002277CE" w:rsidP="0078390D">
      <w:pPr>
        <w:numPr>
          <w:ilvl w:val="0"/>
          <w:numId w:val="2"/>
        </w:numPr>
        <w:spacing w:line="360" w:lineRule="auto"/>
        <w:rPr>
          <w:rFonts w:ascii="Times New Roman" w:hAnsi="Times New Roman" w:cs="Times New Roman"/>
        </w:rPr>
      </w:pPr>
      <w:r w:rsidRPr="002277CE">
        <w:rPr>
          <w:rFonts w:ascii="Times New Roman" w:hAnsi="Times New Roman" w:cs="Times New Roman"/>
          <w:b/>
          <w:bCs/>
          <w:i/>
          <w:iCs/>
        </w:rPr>
        <w:t>Context</w:t>
      </w: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Brexit and higher education</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Between 1940 and the early 1990s the US market for baccalaureate education grew far more competitive, moving from largely local markets to a nationally integrated system. Hoxby (1997) argues this intensified competition over students and institutional quality and can explain real tuition increases of about 50 percent among selective private colleges. A related shift toward market competition later occurred in England, where reforms from 2012 expanded tuition-fee 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traditionally considered it.</w:t>
      </w:r>
    </w:p>
    <w:p w:rsidR="00F47729" w:rsidRPr="002277CE" w:rsidRDefault="002277CE" w:rsidP="00014EA4">
      <w:pPr>
        <w:spacing w:line="360" w:lineRule="auto"/>
        <w:ind w:firstLine="720"/>
        <w:rPr>
          <w:rFonts w:ascii="Times New Roman" w:hAnsi="Times New Roman" w:cs="Times New Roman"/>
        </w:rPr>
      </w:pPr>
      <w:r w:rsidRPr="002277CE">
        <w:rPr>
          <w:rFonts w:ascii="Times New Roman" w:hAnsi="Times New Roman" w:cs="Times New Roman"/>
        </w:rPr>
        <w:t>Expanding formal access does not guarantee that institutions adapt to a more diverse student body. Macdonald and Stratta (2001) found that tutors in an institution with a well-established access policy mostly helped non-traditional students adjust to existing provision, instead of reconsidering whether that provision reflected their needs.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w:t>
      </w:r>
      <w:r w:rsidRPr="002277CE">
        <w:rPr>
          <w:rFonts w:ascii="Times New Roman" w:hAnsi="Times New Roman" w:cs="Times New Roman"/>
        </w:rPr>
        <w:lastRenderedPageBreak/>
        <w:t>costs. Brexit therefore produced one of the largest discrete tuition shocks faced by a clearly defined group of students in twenty-first-century British higher education.</w:t>
      </w:r>
    </w:p>
    <w:p w:rsidR="00F47729" w:rsidRPr="002277CE" w:rsidRDefault="002277CE" w:rsidP="00014EA4">
      <w:pPr>
        <w:spacing w:line="360" w:lineRule="auto"/>
        <w:ind w:firstLine="720"/>
        <w:rPr>
          <w:rFonts w:ascii="Times New Roman" w:hAnsi="Times New Roman" w:cs="Times New Roman"/>
        </w:rPr>
      </w:pPr>
      <w:r w:rsidRPr="002277CE">
        <w:rPr>
          <w:rFonts w:ascii="Times New Roman" w:hAnsi="Times New Roman" w:cs="Times New Roman"/>
        </w:rPr>
        <w:t>Brexit raised financial and reputational concerns about recruiting EU students and staff, accessing European research funding, and UK students studying abroad (Mayhew, 2022). Even so, the UK remained the world’s second most popular destination for international students in 2023. About 730,000 international students were enrolled at UK universities in 2023/24, some 25 percent of the student population, and their fees generated 23 percent of total university income (Cuibus et al., 2025). Cuibus et al. (2025) report that EU numbers fell sharply after Brexit and then stabilized, so that by 2023/24 EU students were only 7 percent of newly enrolled international students. Mayhew (2022) notes the decline in EU enrolments during 2021/22 was more than offset by growth among UK and non-EU students, which illustrates that enrolment is an equilibrium outcome jointly determined by applications, offers, acceptances, and institutional capacity.</w:t>
      </w:r>
    </w:p>
    <w:p w:rsidR="00F47729" w:rsidRPr="002277CE" w:rsidRDefault="002277CE" w:rsidP="00014EA4">
      <w:pPr>
        <w:spacing w:line="360" w:lineRule="auto"/>
        <w:ind w:firstLine="720"/>
        <w:rPr>
          <w:rFonts w:ascii="Times New Roman" w:hAnsi="Times New Roman" w:cs="Times New Roman"/>
        </w:rPr>
      </w:pPr>
      <w:r w:rsidRPr="002277CE">
        <w:rPr>
          <w:rFonts w:ascii="Times New Roman" w:hAnsi="Times New Roman" w:cs="Times New Roman"/>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rsidR="002277CE" w:rsidRPr="002277CE" w:rsidRDefault="002277CE" w:rsidP="002277CE">
      <w:pPr>
        <w:spacing w:line="360" w:lineRule="auto"/>
        <w:rPr>
          <w:rFonts w:ascii="Times New Roman" w:hAnsi="Times New Roman" w:cs="Times New Roman"/>
        </w:rPr>
      </w:pPr>
    </w:p>
    <w:p w:rsidR="002277CE" w:rsidRPr="002277CE" w:rsidRDefault="002277CE" w:rsidP="002277CE">
      <w:pPr>
        <w:spacing w:line="360" w:lineRule="auto"/>
        <w:rPr>
          <w:rFonts w:ascii="Times New Roman" w:hAnsi="Times New Roman" w:cs="Times New Roman"/>
          <w:b/>
          <w:bCs/>
          <w:i/>
          <w:iCs/>
        </w:rPr>
      </w:pPr>
      <w:r w:rsidRPr="002277CE">
        <w:rPr>
          <w:rFonts w:ascii="Times New Roman" w:hAnsi="Times New Roman" w:cs="Times New Roman"/>
          <w:b/>
          <w:bCs/>
          <w:i/>
          <w:iCs/>
        </w:rPr>
        <w:t>Previous attempts to capture demand elasticities in higher education</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Crawford et al. (2025) provide complementary evidence to Conlon et al. (2021) on demand elasticities.</w:t>
      </w:r>
    </w:p>
    <w:p w:rsidR="00F47729" w:rsidRPr="002277CE" w:rsidRDefault="002277CE" w:rsidP="00446968">
      <w:pPr>
        <w:spacing w:line="360" w:lineRule="auto"/>
        <w:ind w:firstLine="720"/>
        <w:rPr>
          <w:rFonts w:ascii="Times New Roman" w:hAnsi="Times New Roman" w:cs="Times New Roman"/>
        </w:rPr>
      </w:pPr>
      <w:r w:rsidRPr="002277CE">
        <w:rPr>
          <w:rFonts w:ascii="Times New Roman" w:hAnsi="Times New Roman" w:cs="Times New Roman"/>
        </w:rPr>
        <w:t xml:space="preserve">Methodologically, Conlon et al. (2021), seeking a specific EU elasticity, acknowledge that tuition fees are among the variables that are the same across countries, then estimate </w:t>
      </w:r>
      <w:r w:rsidRPr="002277CE">
        <w:rPr>
          <w:rFonts w:ascii="Times New Roman" w:hAnsi="Times New Roman" w:cs="Times New Roman"/>
        </w:rPr>
        <w:lastRenderedPageBreak/>
        <w:t xml:space="preserve">elasticities from a country panel with no within-year cross-country price variation, so the tuition coefficient is identified only through the common time series. They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later). Clifton-Sprigg et al. (2025) divided the ATT </w:t>
      </w:r>
      <w:ins w:id="35" w:author="Stoycho Rusinov" w:date="2026-07-27T14:24:00Z">
        <w:r w:rsidR="00124AF4">
          <w:rPr>
            <w:rFonts w:ascii="Times New Roman" w:hAnsi="Times New Roman" w:cs="Times New Roman"/>
          </w:rPr>
          <w:t xml:space="preserve">implied change in applications </w:t>
        </w:r>
      </w:ins>
      <w:r w:rsidRPr="002277CE">
        <w:rPr>
          <w:rFonts w:ascii="Times New Roman" w:hAnsi="Times New Roman" w:cs="Times New Roman"/>
        </w:rPr>
        <w:t>by a 140% price change to obtain about 0.40. In the Appendix we show why this understates the true slope of an isoelastic demand curve when the price shock is large.</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Our closest predecessor is Sá (2014, 2017, 2019), who used UCAS application data and a related difference-in-differences design to estimate the response to the 2012 tuition reform. The elasticity estimates are easy to conflate. The 2014 working paper reports magnitudes between 0.14 and 0.26, while later versions report both a reform-specific 0.110 and a full-period 0.356 (Sa, 2017; Sa, 2019). The gap between the latter two decomposes into four parts. First, the 0.110 divides the 18.7% application decline by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Identification remains contestable.</w:t>
      </w:r>
    </w:p>
    <w:p w:rsidR="00F47729" w:rsidRPr="002277CE" w:rsidRDefault="002277CE" w:rsidP="00014EA4">
      <w:pPr>
        <w:spacing w:line="360" w:lineRule="auto"/>
        <w:ind w:firstLine="720"/>
        <w:rPr>
          <w:rFonts w:ascii="Times New Roman" w:hAnsi="Times New Roman" w:cs="Times New Roman"/>
        </w:rPr>
      </w:pPr>
      <w:r w:rsidRPr="002277CE">
        <w:rPr>
          <w:rFonts w:ascii="Times New Roman" w:hAnsi="Times New Roman" w:cs="Times New Roman"/>
        </w:rPr>
        <w:t xml:space="preserve">Simultaneity between tuition and enrollment is a further identification concern, especially in earlier studies using aggregate variation. Leslie and Brinkman (1987) write the conventional elasticity as ε = E/P, with E the percentage change in enrollment and P the percentage change in price. Reading this ratio causally requires tuition to be exogenous to demand and to other determinants of enrollment, which is unlikely when identification relies on ordinary institutional variation over time. Hoxby (1997) shows that greater integration and competitiveness in the US market raised average tuition and quality, increased differentiation, strengthened sorting by student quality, and changed subsidies. Posted tuition may therefore respond to the same forces that drive enrollment, and when tuition rises alongside quality and differentiation the product is no longer held constant. Estimates from joint time-series variation may thus confound movement along a demand curve with changes in quality, </w:t>
      </w:r>
      <w:r w:rsidRPr="002277CE">
        <w:rPr>
          <w:rFonts w:ascii="Times New Roman" w:hAnsi="Times New Roman" w:cs="Times New Roman"/>
        </w:rPr>
        <w:lastRenderedPageBreak/>
        <w:t>strategy, and pricing. The Brexit design provides cleaner identifying variation, since the loss of Home Fee status and loan eligibility came from external regulation, not universities responding to contemporaneous EU demand.</w:t>
      </w:r>
    </w:p>
    <w:p w:rsidR="00F47729" w:rsidRPr="002277CE" w:rsidRDefault="002277CE" w:rsidP="00014EA4">
      <w:pPr>
        <w:spacing w:line="360" w:lineRule="auto"/>
        <w:ind w:firstLine="720"/>
        <w:rPr>
          <w:rFonts w:ascii="Times New Roman" w:hAnsi="Times New Roman" w:cs="Times New Roman"/>
        </w:rPr>
      </w:pPr>
      <w:r w:rsidRPr="002277CE">
        <w:rPr>
          <w:rFonts w:ascii="Times New Roman" w:hAnsi="Times New Roman" w:cs="Times New Roman"/>
        </w:rPr>
        <w:t>Leslie and Brinkman (1987) also note that a tuition elasticity from a time-series study cannot be used directly as a total-cost elasticity, because tuition and total cost did not move proportionally over time. This is why Brexit matters empirically, since it generated implicit tuition variation by sharply changing the effective price faced by EU applicants, letting us identify how demand responds to the actual cost of study rather than nominal tuition alone. Campbell and Siegel (1967) give an example where tuition rose 148% between 1927 and 1963, more than total direct costs, so their tuition elasticity of −0.44 understates the true total-cost elasticity.</w:t>
      </w:r>
      <w:r w:rsidR="00014EA4">
        <w:rPr>
          <w:rFonts w:ascii="Times New Roman" w:hAnsi="Times New Roman" w:cs="Times New Roman"/>
        </w:rPr>
        <w:t xml:space="preserve"> </w:t>
      </w:r>
      <w:r w:rsidRPr="002277CE">
        <w:rPr>
          <w:rFonts w:ascii="Times New Roman" w:hAnsi="Times New Roman" w:cs="Times New Roman"/>
        </w:rPr>
        <w:t>Leslie and Brinkman (1987) further conclude that each $100 tuition increase, given 1982-83 average weighted prices of $3,420 for tuition and room and board, lowers the 18-24 participation rate by about three-quarters of a percentage point. With a national participation rate near 0.33 in 1982, US enrollments would fall about 2.1 percent per $100 increase, all else equal, implying a price elasticity of about −0.73, largely consistent with some of our estimates.</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Savoca (1990) argues that enrollment-based estimates understate demand sensitivity by conflating application with admissions and matriculation decisions. If tuition and admissions policy are set independently, the enrollment elasticity equals the sum of the application and matriculation elasticities, which she estimates at −0.49, so true demand elasticity may be more than twice conventional estimates. Consistent with this, Dwenger et al. (2012) find that among German high-school graduates, living in a state with tuition fees lowers the probability of applying to a home-state university by 2 percentage points (against a 69% baseline), with stronger responses among higher-achieving students.</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The Brexit-derived elasticities may exceed standard estimates. Heller (1997) argues tuition increases reduce enrollment, so higher education is not a luxury good, and the studies he reviews converge on each $100 increase lowering enrollment by roughly 0.5 to 1.0 percentage points, consistent with Leslie and Brinkman (1987). Aid cuts also reduce enrollment, with effects varying by aid type, and lower-income students are more sensitive to tuition and aid than middle- and upper-income students. Hemelt and Marcotte (2011) likewise confirm the negative tuition-enrollment relationship, though their design is not directly comparable to Brexit.</w:t>
      </w:r>
    </w:p>
    <w:p w:rsidR="00F47729" w:rsidRPr="002277CE" w:rsidRDefault="002277CE" w:rsidP="002277CE">
      <w:pPr>
        <w:spacing w:line="360" w:lineRule="auto"/>
        <w:ind w:firstLine="240"/>
        <w:rPr>
          <w:rFonts w:ascii="Times New Roman" w:hAnsi="Times New Roman" w:cs="Times New Roman"/>
        </w:rPr>
      </w:pPr>
      <w:r w:rsidRPr="002277CE">
        <w:rPr>
          <w:rFonts w:ascii="Times New Roman" w:hAnsi="Times New Roman" w:cs="Times New Roman"/>
          <w:highlight w:val="yellow"/>
        </w:rPr>
        <w:t xml:space="preserve">A further branch, BLP-type models (building on McFadden, 1974), derives elasticities from estimated preference heterogeneity across differentiated alternatives, whereas the </w:t>
      </w:r>
      <w:r w:rsidRPr="002277CE">
        <w:rPr>
          <w:rFonts w:ascii="Times New Roman" w:hAnsi="Times New Roman" w:cs="Times New Roman"/>
          <w:highlight w:val="yellow"/>
        </w:rPr>
        <w:lastRenderedPageBreak/>
        <w:t>present design derives elasticity from observed variation in exposure to a large policy-induced price shock. The former better recovers substitution matrices across choices; the latter better identifies a destination-level demand response to a discrete change in the relative price of UK higher education.</w:t>
      </w:r>
    </w:p>
    <w:p w:rsidR="002277CE" w:rsidRPr="002277CE" w:rsidRDefault="002277CE" w:rsidP="002277CE">
      <w:pPr>
        <w:spacing w:line="360" w:lineRule="auto"/>
        <w:rPr>
          <w:rFonts w:ascii="Times New Roman" w:hAnsi="Times New Roman" w:cs="Times New Roman"/>
        </w:rPr>
      </w:pPr>
    </w:p>
    <w:p w:rsidR="00F47729" w:rsidRPr="002277CE" w:rsidRDefault="002277CE" w:rsidP="0078390D">
      <w:pPr>
        <w:numPr>
          <w:ilvl w:val="0"/>
          <w:numId w:val="3"/>
        </w:numPr>
        <w:spacing w:line="360" w:lineRule="auto"/>
        <w:rPr>
          <w:rFonts w:ascii="Times New Roman" w:hAnsi="Times New Roman" w:cs="Times New Roman"/>
        </w:rPr>
      </w:pPr>
      <w:r w:rsidRPr="002277CE">
        <w:rPr>
          <w:rFonts w:ascii="Times New Roman" w:hAnsi="Times New Roman" w:cs="Times New Roman"/>
          <w:b/>
          <w:bCs/>
          <w:i/>
          <w:iCs/>
        </w:rPr>
        <w:t>Data</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The primary source is the most recent UCAS release (2025), covering application cycles from 2016 to 2025. UCAS centralizes applications to UK institutions, letting us observe applicant behavior before admissions decisions, which is central to the design because applications capture expressed demand before rationing. The data report application counts by country of domicile with demographic breakdowns. We aggregate across all categories of sex and gender to obtain total demand from each origin country, keeping domicile as the key dimension of variation. Deriving gender-, age-, or subject-specific elasticities is a natural extension left for future work, as we focus on aggregate flows here for space.</w:t>
      </w:r>
    </w:p>
    <w:p w:rsidR="00F47729"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The unit of observation is the origin-country-year, a panel of both EU countries (treated) and non-EU countries used to build the pseudo EU (control). The outcome is the log number of applications from country i in year t. To study heterogeneity in the response, the UCAS data are merged with World Bank macroeconomic indicators, including GDP per capita and labor-market variables. Table 1 reports descriptive statistics.</w:t>
      </w:r>
    </w:p>
    <w:p w:rsidR="00446968" w:rsidRPr="002277CE" w:rsidRDefault="00446968" w:rsidP="002277CE">
      <w:pPr>
        <w:spacing w:line="360" w:lineRule="auto"/>
        <w:ind w:firstLine="720"/>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Table 1</w:t>
      </w:r>
      <w:r w:rsidRPr="002277CE">
        <w:rPr>
          <w:rFonts w:ascii="Times New Roman" w:hAnsi="Times New Roman" w:cs="Times New Roman"/>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Style w:val="Style1"/>
        <w:tblW w:w="4888" w:type="pct"/>
        <w:tblLook w:val="0020" w:firstRow="1" w:lastRow="0" w:firstColumn="0" w:lastColumn="0" w:noHBand="0" w:noVBand="0"/>
      </w:tblPr>
      <w:tblGrid>
        <w:gridCol w:w="2066"/>
        <w:gridCol w:w="616"/>
        <w:gridCol w:w="1216"/>
        <w:gridCol w:w="1336"/>
        <w:gridCol w:w="1156"/>
        <w:gridCol w:w="1036"/>
        <w:gridCol w:w="1386"/>
      </w:tblGrid>
      <w:tr w:rsidR="00F47729" w:rsidRPr="002277CE" w:rsidTr="002277CE">
        <w:trPr>
          <w:cnfStyle w:val="100000000000" w:firstRow="1" w:lastRow="0" w:firstColumn="0" w:lastColumn="0" w:oddVBand="0" w:evenVBand="0" w:oddHBand="0" w:evenHBand="0" w:firstRowFirstColumn="0" w:firstRowLastColumn="0" w:lastRowFirstColumn="0" w:lastRowLastColumn="0"/>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Variable</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mean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sd</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median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min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max</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Applicants</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468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1767,95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3745,32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715,00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35,00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33660,00</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log_app</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6,63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1,23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6,57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3,56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10,42</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EU</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1,00</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Post</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0,44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1,00</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did</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0,42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1,00</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event_time</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2,58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4,00</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regression_weight</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0,77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4,18</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lastRenderedPageBreak/>
              <w:t>GDPpc</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46395,02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26718,44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43080,63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2543,85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136772,44</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Pop15_65</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42599339</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138073628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6552302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305378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988168271</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YouthUnempl</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15,32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8,43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13,56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0,30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47,22</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EduSpendGDP</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4,59</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1,43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4,59</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0,38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8,74</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c_log_GDPpc</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0,78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-2,68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1,30</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c_log_Pop15_65</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1,73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-3,28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4,80</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c_YouthUnempl</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8,43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-1,75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-15,02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31,91</w:t>
            </w:r>
          </w:p>
        </w:tc>
      </w:tr>
    </w:tbl>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Country-specific average wages </w:t>
      </w:r>
      <w:proofErr w:type="spellStart"/>
      <w:r w:rsidRPr="002277CE">
        <w:rPr>
          <w:rFonts w:ascii="Times New Roman" w:hAnsi="Times New Roman" w:cs="Times New Roman"/>
        </w:rPr>
        <w:t>w_j</w:t>
      </w:r>
      <w:proofErr w:type="spellEnd"/>
      <w:r w:rsidRPr="002277CE">
        <w:rPr>
          <w:rFonts w:ascii="Times New Roman" w:hAnsi="Times New Roman" w:cs="Times New Roman"/>
        </w:rPr>
        <w:t xml:space="preserve"> come from Eurostat’s Average full-time adjusted salary per employee indicator (nama_10_fte) for 2024 (Eurostat, 2025). The series reports gross annual salaries in current euros, harmonized across Member States via a full-time-equivalent ratio from the EU Labour Force Survey. This wage enters the loan present-value calculation PV_loan(w_j) and sets the country-specific effective price shock k_j. We use the 2024 wage because a student enrolling in 2021 completes a standard three-year cycle in 2024, so it serves as the first post-graduation wage and the simulated repayment schedule starts there.</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countrycode package (Arel-Bundock et al., 2018) and merged with the UCAS panel on country-year. World Bank data run through 2024 (World Bank, 2025). Lebanon was missing GDP per capita and youth unemployment for 2024, so we filled both with the average of the previous two years to keep the panel balanced.</w:t>
      </w:r>
    </w:p>
    <w:p w:rsidR="00F47729" w:rsidRPr="002277CE" w:rsidRDefault="002277CE" w:rsidP="002277CE">
      <w:pPr>
        <w:spacing w:line="360" w:lineRule="auto"/>
        <w:ind w:firstLine="240"/>
        <w:rPr>
          <w:rFonts w:ascii="Times New Roman" w:hAnsi="Times New Roman" w:cs="Times New Roman"/>
        </w:rPr>
      </w:pPr>
      <w:r w:rsidRPr="002277CE">
        <w:rPr>
          <w:rFonts w:ascii="Times New Roman" w:hAnsi="Times New Roman" w:cs="Times New Roman"/>
        </w:rPr>
        <w:t>We use country-level rather than university-specific data (unlike Sá, 2014, or Clifton-Sprigg et al., 2025) because of a UCAS limitation. Once a student registers, they can choose up to five universities and can be accepted at all five, which double- or triple-counts the same applicant. Country-level aggregation removes this problem, since each applicant is counted once per country.</w:t>
      </w:r>
    </w:p>
    <w:p w:rsidR="002277CE" w:rsidRPr="002277CE" w:rsidRDefault="002277CE" w:rsidP="002277CE">
      <w:pPr>
        <w:spacing w:line="360" w:lineRule="auto"/>
        <w:rPr>
          <w:rFonts w:ascii="Times New Roman" w:hAnsi="Times New Roman" w:cs="Times New Roman"/>
        </w:rPr>
      </w:pPr>
    </w:p>
    <w:p w:rsidR="00F47729" w:rsidRPr="002277CE" w:rsidRDefault="002277CE" w:rsidP="0078390D">
      <w:pPr>
        <w:numPr>
          <w:ilvl w:val="0"/>
          <w:numId w:val="4"/>
        </w:numPr>
        <w:spacing w:line="360" w:lineRule="auto"/>
        <w:rPr>
          <w:rFonts w:ascii="Times New Roman" w:hAnsi="Times New Roman" w:cs="Times New Roman"/>
        </w:rPr>
      </w:pPr>
      <w:r w:rsidRPr="002277CE">
        <w:rPr>
          <w:rFonts w:ascii="Times New Roman" w:hAnsi="Times New Roman" w:cs="Times New Roman"/>
          <w:b/>
          <w:bCs/>
          <w:i/>
          <w:iCs/>
        </w:rPr>
        <w:t>Empirical strategy</w:t>
      </w:r>
    </w:p>
    <w:p w:rsidR="002277CE" w:rsidRPr="002277CE" w:rsidRDefault="002277CE" w:rsidP="002277CE">
      <w:pPr>
        <w:spacing w:line="360" w:lineRule="auto"/>
        <w:ind w:left="240"/>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Constructing the counterfactual European Union</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lastRenderedPageBreak/>
        <w:t>The control group is built in two stages, with the full derivation in Online Appendix I. First, each origin country’s pre-treatment path is converted into a standardized log-applicant trajectory for 2014 to 2020. We start in 2014 because Croatia joined the EU (becoming treated) in 2013, so this window avoids contaminating the pre-treatment trajectories, and we keep only countries with at least 100 applications per year. For every treated EU country, the three closest non-EU donors are selected by Euclidean distance between standardized pre-treatment paths, so donor choice depends on trajectory shape, not market size.</w:t>
      </w:r>
    </w:p>
    <w:p w:rsidR="00F47729"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Second, synthetic-control weights are estimated separately for each treated country over the pre-treatment period, then collapsed into a single global donor-weight vector for the saturated DiD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rsidR="002277CE" w:rsidRPr="002277CE" w:rsidRDefault="002277CE" w:rsidP="002277CE">
      <w:pPr>
        <w:spacing w:line="360" w:lineRule="auto"/>
        <w:ind w:firstLine="720"/>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Table 2.</w:t>
      </w:r>
      <w:r w:rsidRPr="002277CE">
        <w:rPr>
          <w:rFonts w:ascii="Times New Roman" w:hAnsi="Times New Roman" w:cs="Times New Roman"/>
        </w:rPr>
        <w:t xml:space="preserve"> Donor countries used to construct the synthetic counterfactual European Union, with global and regression weights.</w:t>
      </w:r>
    </w:p>
    <w:tbl>
      <w:tblPr>
        <w:tblStyle w:val="Style1"/>
        <w:tblW w:w="4246" w:type="pct"/>
        <w:jc w:val="center"/>
        <w:tblLook w:val="0020" w:firstRow="1" w:lastRow="0" w:firstColumn="0" w:lastColumn="0" w:noHBand="0" w:noVBand="0"/>
      </w:tblPr>
      <w:tblGrid>
        <w:gridCol w:w="3285"/>
        <w:gridCol w:w="1732"/>
        <w:gridCol w:w="2622"/>
      </w:tblGrid>
      <w:tr w:rsidR="00F47729" w:rsidRPr="002277CE" w:rsidTr="00014EA4">
        <w:trPr>
          <w:cnfStyle w:val="100000000000" w:firstRow="1" w:lastRow="0" w:firstColumn="0" w:lastColumn="0" w:oddVBand="0" w:evenVBand="0" w:oddHBand="0" w:evenHBand="0" w:firstRowFirstColumn="0" w:firstRowLastColumn="0" w:lastRowFirstColumn="0" w:lastRowLastColumn="0"/>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Donor country</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b/>
                <w:bCs/>
              </w:rPr>
              <w:t>Global weight</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b/>
                <w:bCs/>
              </w:rPr>
              <w:t>Weight in the regression</w:t>
            </w:r>
            <w:r w:rsidRPr="002277CE">
              <w:rPr>
                <w:rFonts w:ascii="Times New Roman" w:hAnsi="Times New Roman" w:cs="Times New Roman"/>
              </w:rPr>
              <w:t xml:space="preserve"> </w:t>
            </w:r>
            <m:oMath>
              <m:d>
                <m:dPr>
                  <m:ctrlPr>
                    <w:rPr>
                      <w:rFonts w:ascii="Cambria Math" w:hAnsi="Cambria Math" w:cs="Times New Roman"/>
                    </w:rPr>
                  </m:ctrlPr>
                </m:dPr>
                <m:e>
                  <m:r>
                    <m:rPr>
                      <m:sty m:val="b"/>
                    </m:rPr>
                    <w:rPr>
                      <w:rFonts w:ascii="Cambria Math" w:hAnsi="Cambria Math" w:cs="Times New Roman"/>
                    </w:rPr>
                    <m:t>2</m:t>
                  </m:r>
                </m:e>
              </m:d>
              <m:r>
                <m:rPr>
                  <m:sty m:val="b"/>
                </m:rPr>
                <w:rPr>
                  <w:rFonts w:ascii="Cambria Math" w:hAnsi="Cambria Math" w:cs="Times New Roman"/>
                </w:rPr>
                <m:t>×26</m:t>
              </m:r>
            </m:oMath>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Korea, Republic of</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0.16</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4.18</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Trinidad and Tobago</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0.12</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3.08</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Russian Federation</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0.11</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2.80</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Malaysia</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0.10</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2.53</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Mauritius</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0.08</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2.07</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Egypt</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0.07</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1.85</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New Zealand</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0.04</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1.11</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United States of America</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0.04</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1.10</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Qatar</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0.04</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1.00</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Israel</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0.04</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1.00</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Zimbabwe</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0.04</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0.96</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United Arab Emirates</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0.04</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0.92</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Indonesia</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0.03</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0.80</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lastRenderedPageBreak/>
              <w:t>Mexico</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0.02</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0.62</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Australia</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0.02</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0.44</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Tanzania, United Republic of</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0.02</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0.43</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China</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0.01</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0.33</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Norway</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0.01</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0.33</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Lebanon</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0.01</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0.27</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Ireland</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0.01</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0.20</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Switzerland</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0.00</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&lt;0.01</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Turkey</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0.00</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&lt;0.01</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Botswana</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0.00</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&lt;0.01</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Iran, Islamic Republic of</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0.00</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&lt;0.01</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Uganda</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0.00</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&lt;0.01</w:t>
            </w:r>
          </w:p>
        </w:tc>
      </w:tr>
      <w:tr w:rsidR="00F47729" w:rsidRPr="002277CE" w:rsidTr="00014EA4">
        <w:trPr>
          <w:jc w:val="center"/>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Brunei Darussalam</w:t>
            </w:r>
          </w:p>
        </w:tc>
        <w:tc>
          <w:tcPr>
            <w:tcW w:w="0" w:type="auto"/>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0.00</w:t>
            </w:r>
          </w:p>
        </w:tc>
        <w:tc>
          <w:tcPr>
            <w:tcW w:w="1713" w:type="pct"/>
          </w:tcPr>
          <w:p w:rsidR="00F47729" w:rsidRPr="002277CE" w:rsidRDefault="002277CE" w:rsidP="00014EA4">
            <w:pPr>
              <w:spacing w:line="360" w:lineRule="auto"/>
              <w:jc w:val="center"/>
              <w:rPr>
                <w:rFonts w:ascii="Times New Roman" w:hAnsi="Times New Roman" w:cs="Times New Roman"/>
              </w:rPr>
            </w:pPr>
            <w:r w:rsidRPr="002277CE">
              <w:rPr>
                <w:rFonts w:ascii="Times New Roman" w:hAnsi="Times New Roman" w:cs="Times New Roman"/>
                <w:i/>
                <w:iCs/>
              </w:rPr>
              <w:t>&lt;0.01</w:t>
            </w:r>
          </w:p>
        </w:tc>
      </w:tr>
    </w:tbl>
    <w:p w:rsid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An alternative is to estimate each treated country separately using the synthetic difference-in-differences estimator of Arkhangelsky et al. (2021). We use a common weighting scheme instead, because the country-specific coefficients later enter a second-stage regression on income and on k_j, and per-country donor selection would define each coefficient against a different counterfactual. That difference would not be random, since donor weights are chosen on pre-treatment fit, pre-treatment applications are income-related, and wealthier EU countries would draw on wealthier donors, so the induced error in the second-stage dependent variable would correlate with the regressor of interest. With five pre-treatment years, per-country weights would also be fitted largely to noise (Abadie, 2021). We nonetheless apply the estimator to the full donor pool later as a robustness check.</w:t>
      </w: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Identification strategy and parallel trends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The closest design to ours, Sá (2014</w:t>
      </w:r>
      <w:del w:id="36" w:author="Stoycho Rusinov" w:date="2026-07-29T16:47:00Z">
        <w:r w:rsidRPr="002277CE" w:rsidDel="00BE721F">
          <w:rPr>
            <w:rFonts w:ascii="Times New Roman" w:hAnsi="Times New Roman" w:cs="Times New Roman"/>
          </w:rPr>
          <w:delText xml:space="preserve">), </w:delText>
        </w:r>
      </w:del>
      <w:ins w:id="37" w:author="Stoycho Rusinov" w:date="2026-07-29T16:47:00Z">
        <w:r w:rsidR="00BE721F">
          <w:rPr>
            <w:rFonts w:ascii="Times New Roman" w:hAnsi="Times New Roman" w:cs="Times New Roman"/>
          </w:rPr>
          <w:t xml:space="preserve">, 2017,2019) </w:t>
        </w:r>
      </w:ins>
      <w:r w:rsidRPr="002277CE">
        <w:rPr>
          <w:rFonts w:ascii="Times New Roman" w:hAnsi="Times New Roman" w:cs="Times New Roman"/>
        </w:rPr>
        <w:t xml:space="preserve">exploits within-country, across-time variation in fees. Her treatment is binary and uniform, since Scottish students either pay or do not and English students face one fee level then another, with no cross-sectional variation in the size of the shock. We instead exploit cross-country, across-time variation, where the shock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sub>
        </m:sSub>
      </m:oMath>
      <w:ins w:id="38" w:author="Stoycho Rusinov" w:date="2026-07-29T16:47:00Z">
        <w:r w:rsidR="00BE721F">
          <w:rPr>
            <w:rFonts w:ascii="Times New Roman" w:hAnsi="Times New Roman" w:cs="Times New Roman"/>
          </w:rPr>
          <w:t xml:space="preserve"> </w:t>
        </w:r>
      </w:ins>
      <w:r w:rsidRPr="002277CE">
        <w:rPr>
          <w:rFonts w:ascii="Times New Roman" w:hAnsi="Times New Roman" w:cs="Times New Roman"/>
        </w:rPr>
        <w:t xml:space="preserve"> itself differs across countries because the present value of the foregone loan differs with the average wage. The identifying variation thus has two dimensions at once, whether you are </w:t>
      </w:r>
      <w:r w:rsidRPr="002277CE">
        <w:rPr>
          <w:rFonts w:ascii="Times New Roman" w:hAnsi="Times New Roman" w:cs="Times New Roman"/>
        </w:rPr>
        <w:lastRenderedPageBreak/>
        <w:t xml:space="preserve">treated (EU vs non-EU) and how intensely (which EU country you are from). This corrects a limitation in Sá (2014), which cannot separately identify these because all treated students face the same fee change, </w:t>
      </w:r>
      <w:del w:id="39" w:author="Stoycho Rusinov" w:date="2026-07-29T16:48:00Z">
        <w:r w:rsidRPr="002277CE" w:rsidDel="00BE721F">
          <w:rPr>
            <w:rFonts w:ascii="Times New Roman" w:hAnsi="Times New Roman" w:cs="Times New Roman"/>
          </w:rPr>
          <w:delText>and whose</w:delText>
        </w:r>
      </w:del>
      <w:ins w:id="40" w:author="Stoycho Rusinov" w:date="2026-07-29T16:48:00Z">
        <w:r w:rsidR="00BE721F">
          <w:rPr>
            <w:rFonts w:ascii="Times New Roman" w:hAnsi="Times New Roman" w:cs="Times New Roman"/>
          </w:rPr>
          <w:t>leaving the</w:t>
        </w:r>
      </w:ins>
      <w:r w:rsidRPr="002277CE">
        <w:rPr>
          <w:rFonts w:ascii="Times New Roman" w:hAnsi="Times New Roman" w:cs="Times New Roman"/>
        </w:rPr>
        <w:t xml:space="preserve"> identification </w:t>
      </w:r>
      <w:ins w:id="41" w:author="Stoycho Rusinov" w:date="2026-07-29T16:48:00Z">
        <w:r w:rsidR="00BE721F">
          <w:rPr>
            <w:rFonts w:ascii="Times New Roman" w:hAnsi="Times New Roman" w:cs="Times New Roman"/>
          </w:rPr>
          <w:t xml:space="preserve">to </w:t>
        </w:r>
      </w:ins>
      <w:r w:rsidRPr="002277CE">
        <w:rPr>
          <w:rFonts w:ascii="Times New Roman" w:hAnsi="Times New Roman" w:cs="Times New Roman"/>
        </w:rPr>
        <w:t>rest</w:t>
      </w:r>
      <w:del w:id="42" w:author="Stoycho Rusinov" w:date="2026-07-29T16:48:00Z">
        <w:r w:rsidRPr="002277CE" w:rsidDel="00BE721F">
          <w:rPr>
            <w:rFonts w:ascii="Times New Roman" w:hAnsi="Times New Roman" w:cs="Times New Roman"/>
          </w:rPr>
          <w:delText>s</w:delText>
        </w:r>
      </w:del>
      <w:r w:rsidRPr="002277CE">
        <w:rPr>
          <w:rFonts w:ascii="Times New Roman" w:hAnsi="Times New Roman" w:cs="Times New Roman"/>
        </w:rPr>
        <w:t xml:space="preserve"> on only 2 countr</w:t>
      </w:r>
      <w:ins w:id="43" w:author="Stoycho Rusinov" w:date="2026-07-29T16:48:00Z">
        <w:r w:rsidR="00BE721F">
          <w:rPr>
            <w:rFonts w:ascii="Times New Roman" w:hAnsi="Times New Roman" w:cs="Times New Roman"/>
          </w:rPr>
          <w:t xml:space="preserve">y-clusters </w:t>
        </w:r>
      </w:ins>
      <w:ins w:id="44" w:author="Stoycho Rusinov" w:date="2026-07-29T16:49:00Z">
        <w:r w:rsidR="00BE721F">
          <w:rPr>
            <w:rFonts w:ascii="Times New Roman" w:hAnsi="Times New Roman" w:cs="Times New Roman"/>
          </w:rPr>
          <w:t>regardless of the fact that she has more than 100,000 observations, and only 18 co</w:t>
        </w:r>
      </w:ins>
      <w:ins w:id="45" w:author="Stoycho Rusinov" w:date="2026-07-29T16:50:00Z">
        <w:r w:rsidR="00BE721F">
          <w:rPr>
            <w:rFonts w:ascii="Times New Roman" w:hAnsi="Times New Roman" w:cs="Times New Roman"/>
          </w:rPr>
          <w:t xml:space="preserve">untry-year </w:t>
        </w:r>
        <w:proofErr w:type="spellStart"/>
        <w:r w:rsidR="00BE721F">
          <w:rPr>
            <w:rFonts w:ascii="Times New Roman" w:hAnsi="Times New Roman" w:cs="Times New Roman"/>
          </w:rPr>
          <w:t>contrasts</w:t>
        </w:r>
        <w:proofErr w:type="spellEnd"/>
        <w:r w:rsidR="00BE721F">
          <w:rPr>
            <w:rFonts w:ascii="Times New Roman" w:hAnsi="Times New Roman" w:cs="Times New Roman"/>
          </w:rPr>
          <w:t xml:space="preserve">. </w:t>
        </w:r>
      </w:ins>
      <w:del w:id="46" w:author="Stoycho Rusinov" w:date="2026-07-29T16:48:00Z">
        <w:r w:rsidRPr="002277CE" w:rsidDel="00BE721F">
          <w:rPr>
            <w:rFonts w:ascii="Times New Roman" w:hAnsi="Times New Roman" w:cs="Times New Roman"/>
          </w:rPr>
          <w:delText>ies and 1 treatment switch, giving few effective treatment clusters.</w:delText>
        </w:r>
      </w:del>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The panel begins in 2016 so that no policy change specific to the treated group falls in the pre-treatment period. This is not innocuous, since designs anchored in the mid-2000s must absorb at least three earlier shocks acting on EU applicants alone. Bulgaria and Romania acceded on 1 January 2007 and Croatia on 1 July 2013, and accession confers Home Fee status immediately because higher education carries no transitional restrictions. Clifton-Sprigg et al. (2025) estimate Croatian applications more than tripled on accession, about 245 percent, indicating the discontinuity accession introduces. Transitional labour-market restrictions on Bulgarian and Romanian nationals ended in January 2014, a further change to the expected return to a UK degree for two treated countries. Finally, England raised the undergraduate fee cap from about £3,145 to £9,000 in 2012/13, which EU applicants paid because they held Home Fee status, a treated-group-specific price shock of the same kind arriving nine years earlier (Hubble &amp; Bolton, 2018).</w:t>
      </w:r>
      <w:ins w:id="47" w:author="Stoycho Rusinov" w:date="2026-07-29T16:51:00Z">
        <w:r w:rsidR="00BE721F">
          <w:rPr>
            <w:rFonts w:ascii="Times New Roman" w:hAnsi="Times New Roman" w:cs="Times New Roman"/>
          </w:rPr>
          <w:t xml:space="preserve"> The Brexit referendum also took place in 2016 and in 2017 there was a small increase in tuitions with 250 </w:t>
        </w:r>
      </w:ins>
      <w:ins w:id="48" w:author="Stoycho Rusinov" w:date="2026-07-29T16:52:00Z">
        <w:r w:rsidR="00BE721F">
          <w:rPr>
            <w:rFonts w:ascii="Times New Roman" w:hAnsi="Times New Roman" w:cs="Times New Roman"/>
          </w:rPr>
          <w:t>pounds per year that was the first change since 2012.</w:t>
        </w:r>
      </w:ins>
      <w:ins w:id="49" w:author="Stoycho Rusinov" w:date="2026-07-29T16:51:00Z">
        <w:r w:rsidR="00BE721F">
          <w:rPr>
            <w:rFonts w:ascii="Times New Roman" w:hAnsi="Times New Roman" w:cs="Times New Roman"/>
          </w:rPr>
          <w:t xml:space="preserve"> Therefore,</w:t>
        </w:r>
      </w:ins>
      <w:r w:rsidRPr="002277CE">
        <w:rPr>
          <w:rFonts w:ascii="Times New Roman" w:hAnsi="Times New Roman" w:cs="Times New Roman"/>
        </w:rPr>
        <w:t xml:space="preserve"> </w:t>
      </w:r>
      <w:ins w:id="50" w:author="Stoycho Rusinov" w:date="2026-07-29T16:51:00Z">
        <w:r w:rsidR="00BE721F">
          <w:rPr>
            <w:rFonts w:ascii="Times New Roman" w:hAnsi="Times New Roman" w:cs="Times New Roman"/>
          </w:rPr>
          <w:t>o</w:t>
        </w:r>
      </w:ins>
      <w:del w:id="51" w:author="Stoycho Rusinov" w:date="2026-07-29T16:51:00Z">
        <w:r w:rsidRPr="002277CE" w:rsidDel="00BE721F">
          <w:rPr>
            <w:rFonts w:ascii="Times New Roman" w:hAnsi="Times New Roman" w:cs="Times New Roman"/>
          </w:rPr>
          <w:delText>O</w:delText>
        </w:r>
      </w:del>
      <w:r w:rsidRPr="002277CE">
        <w:rPr>
          <w:rFonts w:ascii="Times New Roman" w:hAnsi="Times New Roman" w:cs="Times New Roman"/>
        </w:rPr>
        <w:t>pening the window in 2016 places all of these outside the baseline. The cost is a shorter pre-period with fewer years to test divergence, which we accept as the price of a baseline uncontaminated by prior treatment of the same group.</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 xml:space="preserve">Following these design choices, we estimate a </w:t>
      </w:r>
      <w:ins w:id="52" w:author="Stoycho Rusinov" w:date="2026-07-29T16:52:00Z">
        <w:r w:rsidR="00BE721F">
          <w:rPr>
            <w:rFonts w:ascii="Times New Roman" w:hAnsi="Times New Roman" w:cs="Times New Roman"/>
          </w:rPr>
          <w:t xml:space="preserve">weighted </w:t>
        </w:r>
      </w:ins>
      <w:r w:rsidRPr="002277CE">
        <w:rPr>
          <w:rFonts w:ascii="Times New Roman" w:hAnsi="Times New Roman" w:cs="Times New Roman"/>
        </w:rPr>
        <w:t>dynamic difference-in-differences specification. This traces the evolution of applications around the Brexit tuition reform:</w:t>
      </w:r>
    </w:p>
    <w:p w:rsidR="002277CE" w:rsidRPr="002277CE" w:rsidRDefault="002277CE" w:rsidP="002277CE">
      <w:pPr>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2277CE" w:rsidRPr="002277CE" w:rsidTr="002277CE">
        <w:tc>
          <w:tcPr>
            <w:tcW w:w="8170" w:type="dxa"/>
          </w:tcPr>
          <w:p w:rsidR="002277CE" w:rsidRPr="002277CE" w:rsidRDefault="00BE721F" w:rsidP="002277CE">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rsidR="002277CE" w:rsidRPr="002277CE" w:rsidRDefault="002277CE" w:rsidP="002277CE">
            <w:pPr>
              <w:spacing w:line="360" w:lineRule="auto"/>
              <w:rPr>
                <w:rFonts w:ascii="Times New Roman" w:eastAsia="Times New Roman" w:hAnsi="Times New Roman" w:cs="Times New Roman"/>
                <w:kern w:val="0"/>
                <w:lang w:eastAsia="en-GB"/>
                <w14:ligatures w14:val="none"/>
              </w:rPr>
            </w:pPr>
            <w:r w:rsidRPr="002277CE">
              <w:rPr>
                <w:rFonts w:ascii="Times New Roman" w:eastAsia="Times New Roman" w:hAnsi="Times New Roman" w:cs="Times New Roman"/>
                <w:kern w:val="0"/>
                <w:lang w:eastAsia="en-GB"/>
                <w14:ligatures w14:val="none"/>
              </w:rPr>
              <w:t>(1)</w:t>
            </w:r>
          </w:p>
        </w:tc>
      </w:tr>
    </w:tbl>
    <w:p w:rsidR="00F47729" w:rsidRPr="002277CE" w:rsidRDefault="00F47729"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The coefficients </w:t>
      </w:r>
      <m:oMath>
        <m:sSub>
          <m:sSubPr>
            <m:ctrlPr>
              <w:rPr>
                <w:rFonts w:ascii="Cambria Math" w:hAnsi="Cambria Math" w:cs="Times New Roman"/>
              </w:rPr>
            </m:ctrlPr>
          </m:sSubPr>
          <m:e>
            <m:r>
              <w:rPr>
                <w:rFonts w:ascii="Cambria Math" w:hAnsi="Cambria Math" w:cs="Times New Roman"/>
              </w:rPr>
              <m:t>δ</m:t>
            </m:r>
          </m:e>
          <m:sub>
            <m:r>
              <m:rPr>
                <m:scr m:val="script"/>
                <m:sty m:val="p"/>
              </m:rPr>
              <w:rPr>
                <w:rFonts w:ascii="Cambria Math" w:hAnsi="Cambria Math" w:cs="Times New Roman"/>
              </w:rPr>
              <m:t>l</m:t>
            </m:r>
          </m:sub>
        </m:sSub>
      </m:oMath>
      <w:r w:rsidRPr="002277CE">
        <w:rPr>
          <w:rFonts w:ascii="Times New Roman" w:hAnsi="Times New Roman" w:cs="Times New Roman"/>
        </w:rPr>
        <w:t xml:space="preserve"> measure year-by-year deviations in log applications for EU-origin countries relative to the omitted pre-reform year (</w:t>
      </w:r>
      <m:oMath>
        <m:r>
          <m:rPr>
            <m:scr m:val="script"/>
            <m:sty m:val="p"/>
          </m:rPr>
          <w:rPr>
            <w:rFonts w:ascii="Cambria Math" w:hAnsi="Cambria Math" w:cs="Times New Roman"/>
          </w:rPr>
          <m:t>l=</m:t>
        </m:r>
        <m:r>
          <w:rPr>
            <w:rFonts w:ascii="Cambria Math" w:hAnsi="Cambria Math" w:cs="Times New Roman"/>
          </w:rPr>
          <m:t>0</m:t>
        </m:r>
      </m:oMath>
      <w:r w:rsidRPr="002277CE">
        <w:rPr>
          <w:rFonts w:ascii="Times New Roman" w:hAnsi="Times New Roman" w:cs="Times New Roman"/>
        </w:rPr>
        <w:t>, i.e. 2020), again estimated with the weights from the previous subsection.</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1.</w:t>
      </w:r>
      <w:r w:rsidRPr="002277CE">
        <w:rPr>
          <w:rFonts w:ascii="Times New Roman" w:hAnsi="Times New Roman" w:cs="Times New Roman"/>
        </w:rPr>
        <w:t xml:space="preserve"> Event-study estimates comparing EU applicants to the synthetic control group.</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lastRenderedPageBreak/>
        <w:drawing>
          <wp:inline distT="0" distB="0" distL="0" distR="0">
            <wp:extent cx="5727700" cy="3539066"/>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9"/>
                    <a:stretch>
                      <a:fillRect/>
                    </a:stretch>
                  </pic:blipFill>
                  <pic:spPr bwMode="auto">
                    <a:xfrm>
                      <a:off x="0" y="0"/>
                      <a:ext cx="5727700" cy="3539066"/>
                    </a:xfrm>
                    <a:prstGeom prst="rect">
                      <a:avLst/>
                    </a:prstGeom>
                    <a:noFill/>
                    <a:ln w="9525">
                      <a:noFill/>
                      <a:headEnd/>
                      <a:tailEnd/>
                    </a:ln>
                  </pic:spPr>
                </pic:pic>
              </a:graphicData>
            </a:graphic>
          </wp:inline>
        </w:drawing>
      </w:r>
    </w:p>
    <w:p w:rsidR="00F47729" w:rsidRDefault="002277CE" w:rsidP="002277CE">
      <w:pPr>
        <w:spacing w:line="360" w:lineRule="auto"/>
        <w:rPr>
          <w:ins w:id="53" w:author="Stoycho Rusinov" w:date="2026-07-29T16:53:00Z"/>
          <w:rFonts w:ascii="Times New Roman" w:hAnsi="Times New Roman" w:cs="Times New Roman"/>
        </w:rPr>
      </w:pPr>
      <w:r w:rsidRPr="002277CE">
        <w:rPr>
          <w:rFonts w:ascii="Times New Roman" w:hAnsi="Times New Roman" w:cs="Times New Roman"/>
        </w:rPr>
        <w:t>Note: The figure plots coefficients from a difference-in-differences event-study comparing EU applicants to a synthetic control group of non-EU countries. The horizontal axis shows years relative to 2020, the last pre-treatment year. Points represent estimated differences in log applications and bars denote 95% confidence intervals clustered at the country level. The dashed vertical line marks the final pre-treatment year. Pre-treatment coefficients are small and close to zero, while a sharp decline in EU applications emerges beginning in 2021 after the tuition reform took effect. A joint Wald test cannot reject the null that the pre-treatment coefficients are jointly zero (p = 0.96), providing no strong evidence of differential pre-trends.</w:t>
      </w:r>
    </w:p>
    <w:p w:rsidR="00BE721F" w:rsidRPr="002277CE" w:rsidRDefault="00BE721F" w:rsidP="002277CE">
      <w:pPr>
        <w:spacing w:line="360" w:lineRule="auto"/>
        <w:rPr>
          <w:rFonts w:ascii="Times New Roman" w:hAnsi="Times New Roman" w:cs="Times New Roman"/>
        </w:rPr>
      </w:pPr>
    </w:p>
    <w:p w:rsidR="00F47729" w:rsidRPr="002277CE" w:rsidRDefault="002277CE" w:rsidP="00BE721F">
      <w:pPr>
        <w:spacing w:line="360" w:lineRule="auto"/>
        <w:ind w:firstLine="720"/>
        <w:rPr>
          <w:rFonts w:ascii="Times New Roman" w:hAnsi="Times New Roman" w:cs="Times New Roman"/>
        </w:rPr>
        <w:pPrChange w:id="54" w:author="Stoycho Rusinov" w:date="2026-07-29T16:53:00Z">
          <w:pPr>
            <w:spacing w:line="360" w:lineRule="auto"/>
          </w:pPr>
        </w:pPrChange>
      </w:pPr>
      <w:r w:rsidRPr="002277CE">
        <w:rPr>
          <w:rFonts w:ascii="Times New Roman" w:hAnsi="Times New Roman" w:cs="Times New Roman"/>
        </w:rPr>
        <w:t>Figure 1 reports the event-study coefficients from equation (1). The pre-treatment leads are very small and a joint Wald test fails to reject that they are jointly zero (p = 0.96), which, especially with the 2025 data, rules out COVID as the driver of the application change. No recovery is visible even once COVID had largely abated in 2024 and 2025, with the decline deepening as years pass. The small positive divergence in post-referendum applications suggests the UK system did not become less appealing because of migration concerns, and if anything candidates were more motivated to apply.</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As a further check, a leads-only specification finds no anticipation effects, so applicants did not adjust before the reform</w:t>
      </w:r>
      <w:ins w:id="55" w:author="Stoycho Rusinov" w:date="2026-07-29T16:53:00Z">
        <w:r w:rsidR="00BE721F">
          <w:rPr>
            <w:rFonts w:ascii="Times New Roman" w:hAnsi="Times New Roman" w:cs="Times New Roman"/>
          </w:rPr>
          <w:t xml:space="preserve"> in expectation of the future suppression of visa </w:t>
        </w:r>
        <w:r w:rsidR="00BE721F">
          <w:rPr>
            <w:rFonts w:ascii="Times New Roman" w:hAnsi="Times New Roman" w:cs="Times New Roman"/>
          </w:rPr>
          <w:lastRenderedPageBreak/>
          <w:t>privileges</w:t>
        </w:r>
      </w:ins>
      <w:r w:rsidRPr="002277CE">
        <w:rPr>
          <w:rFonts w:ascii="Times New Roman" w:hAnsi="Times New Roman" w:cs="Times New Roman"/>
        </w:rPr>
        <w:t>. The estimates show no systematic pre-treatment pattern, and a joint Wald test cannot reject that the early leads are jointly zero (p = 0.96).</w:t>
      </w:r>
    </w:p>
    <w:p w:rsidR="00F47729" w:rsidRDefault="002277CE" w:rsidP="002277CE">
      <w:pPr>
        <w:spacing w:line="360" w:lineRule="auto"/>
        <w:rPr>
          <w:rFonts w:ascii="Times New Roman" w:hAnsi="Times New Roman" w:cs="Times New Roman"/>
        </w:rPr>
      </w:pPr>
      <w:r w:rsidRPr="002277CE">
        <w:rPr>
          <w:rFonts w:ascii="Times New Roman" w:hAnsi="Times New Roman" w:cs="Times New Roman"/>
        </w:rPr>
        <w:t>Allowing country-specific dynamic effects yields similar patterns, with post-treatment coefficients consistently negative across EU countries and pre-treatment estimates near zero (Figure 3). The one exception is Portugal, whose applications did not immediately collapse in 2021, which traces to a UCAS reporting issue where some Recorded Prior Acceptances were mistakenly submitted as Portugal-domiciled in the 2021 cycle, so the true count is lower than reported (UCAS, 2022).</w:t>
      </w: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3.</w:t>
      </w:r>
      <w:r w:rsidRPr="002277CE">
        <w:rPr>
          <w:rFonts w:ascii="Times New Roman" w:hAnsi="Times New Roman" w:cs="Times New Roman"/>
        </w:rPr>
        <w:t xml:space="preserve"> Saturated DiD event-study estimates by country.</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409121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10"/>
                    <a:stretch>
                      <a:fillRect/>
                    </a:stretch>
                  </pic:blipFill>
                  <pic:spPr bwMode="auto">
                    <a:xfrm>
                      <a:off x="0" y="0"/>
                      <a:ext cx="5727700" cy="4091214"/>
                    </a:xfrm>
                    <a:prstGeom prst="rect">
                      <a:avLst/>
                    </a:prstGeom>
                    <a:noFill/>
                    <a:ln w="9525">
                      <a:noFill/>
                      <a:headEnd/>
                      <a:tailEnd/>
                    </a:ln>
                  </pic:spPr>
                </pic:pic>
              </a:graphicData>
            </a:graphic>
          </wp:inline>
        </w:drawing>
      </w:r>
    </w:p>
    <w:p w:rsidR="002277CE" w:rsidRDefault="002277CE" w:rsidP="002277CE">
      <w:pPr>
        <w:spacing w:line="360" w:lineRule="auto"/>
        <w:rPr>
          <w:rFonts w:ascii="Times New Roman" w:hAnsi="Times New Roman" w:cs="Times New Roman"/>
        </w:rPr>
      </w:pPr>
      <w:r w:rsidRPr="002277CE">
        <w:rPr>
          <w:rFonts w:ascii="Times New Roman" w:hAnsi="Times New Roman" w:cs="Times New Roman"/>
        </w:rPr>
        <w:t>Note: Each panel reports country-specific dynamic treatment effects from the saturated</w:t>
      </w:r>
      <w:ins w:id="56" w:author="Stoycho Rusinov" w:date="2026-07-29T16:54:00Z">
        <w:r w:rsidR="00BE721F">
          <w:rPr>
            <w:rFonts w:ascii="Times New Roman" w:hAnsi="Times New Roman" w:cs="Times New Roman"/>
          </w:rPr>
          <w:t xml:space="preserve"> </w:t>
        </w:r>
      </w:ins>
      <w:del w:id="57" w:author="Stoycho Rusinov" w:date="2026-07-29T16:54:00Z">
        <w:r w:rsidRPr="002277CE" w:rsidDel="00BE721F">
          <w:rPr>
            <w:rFonts w:ascii="Times New Roman" w:hAnsi="Times New Roman" w:cs="Times New Roman"/>
          </w:rPr>
          <w:delText xml:space="preserve"> </w:delText>
        </w:r>
      </w:del>
      <w:r w:rsidRPr="002277CE">
        <w:rPr>
          <w:rFonts w:ascii="Times New Roman" w:hAnsi="Times New Roman" w:cs="Times New Roman"/>
        </w:rPr>
        <w:t>difference-in-differences specification comparing EU countries with the pooled control</w:t>
      </w:r>
      <w:ins w:id="58" w:author="Stoycho Rusinov" w:date="2026-07-29T16:54:00Z">
        <w:r w:rsidR="00BE721F">
          <w:rPr>
            <w:rFonts w:ascii="Times New Roman" w:hAnsi="Times New Roman" w:cs="Times New Roman"/>
          </w:rPr>
          <w:t xml:space="preserve"> </w:t>
        </w:r>
      </w:ins>
      <w:del w:id="59" w:author="Stoycho Rusinov" w:date="2026-07-29T16:54:00Z">
        <w:r w:rsidRPr="002277CE" w:rsidDel="00BE721F">
          <w:rPr>
            <w:rFonts w:ascii="Times New Roman" w:hAnsi="Times New Roman" w:cs="Times New Roman"/>
          </w:rPr>
          <w:delText xml:space="preserve"> </w:delText>
        </w:r>
      </w:del>
      <w:r w:rsidRPr="002277CE">
        <w:rPr>
          <w:rFonts w:ascii="Times New Roman" w:hAnsi="Times New Roman" w:cs="Times New Roman"/>
        </w:rPr>
        <w:t>group. Coefficients represent log differences in applications relative to the baseline year</w:t>
      </w:r>
      <w:ins w:id="60" w:author="Stoycho Rusinov" w:date="2026-07-29T16:54:00Z">
        <w:r w:rsidR="00BE721F">
          <w:rPr>
            <w:rFonts w:ascii="Times New Roman" w:hAnsi="Times New Roman" w:cs="Times New Roman"/>
          </w:rPr>
          <w:t xml:space="preserve"> </w:t>
        </w:r>
      </w:ins>
      <w:del w:id="61" w:author="Stoycho Rusinov" w:date="2026-07-29T16:54:00Z">
        <w:r w:rsidRPr="002277CE" w:rsidDel="00BE721F">
          <w:rPr>
            <w:rFonts w:ascii="Times New Roman" w:hAnsi="Times New Roman" w:cs="Times New Roman"/>
          </w:rPr>
          <w:delText xml:space="preserve"> </w:delText>
        </w:r>
      </w:del>
      <w:r w:rsidRPr="002277CE">
        <w:rPr>
          <w:rFonts w:ascii="Times New Roman" w:hAnsi="Times New Roman" w:cs="Times New Roman"/>
        </w:rPr>
        <w:t xml:space="preserve">(2020). </w:t>
      </w:r>
    </w:p>
    <w:p w:rsidR="00014EA4" w:rsidRPr="002277CE" w:rsidRDefault="00014EA4" w:rsidP="002277CE">
      <w:pPr>
        <w:spacing w:line="360" w:lineRule="auto"/>
        <w:rPr>
          <w:rFonts w:ascii="Times New Roman" w:hAnsi="Times New Roman" w:cs="Times New Roman"/>
        </w:rPr>
      </w:pPr>
    </w:p>
    <w:p w:rsidR="00F47729" w:rsidRPr="00014EA4" w:rsidRDefault="002277CE" w:rsidP="000E4FD1">
      <w:pPr>
        <w:spacing w:line="360" w:lineRule="auto"/>
        <w:rPr>
          <w:rFonts w:ascii="Times New Roman" w:hAnsi="Times New Roman" w:cs="Times New Roman"/>
        </w:rPr>
      </w:pPr>
      <w:r w:rsidRPr="002277CE">
        <w:rPr>
          <w:rFonts w:ascii="Times New Roman" w:hAnsi="Times New Roman" w:cs="Times New Roman"/>
          <w:b/>
          <w:bCs/>
          <w:i/>
          <w:iCs/>
        </w:rPr>
        <w:t>Baseline elasticities estimates and the heterogenous k</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Let </w:t>
      </w:r>
      <m:oMath>
        <m:r>
          <m:rPr>
            <m:scr m:val="script"/>
            <m:sty m:val="p"/>
          </m:rPr>
          <w:rPr>
            <w:rFonts w:ascii="Cambria Math" w:hAnsi="Cambria Math" w:cs="Times New Roman"/>
          </w:rPr>
          <m:t>C</m:t>
        </m:r>
      </m:oMath>
      <w:r w:rsidRPr="002277CE">
        <w:rPr>
          <w:rFonts w:ascii="Times New Roman" w:hAnsi="Times New Roman" w:cs="Times New Roman"/>
        </w:rPr>
        <w:t xml:space="preserve"> denote the set of origin countries, partitioned into the treated EU markets </w:t>
      </w:r>
      <m:oMath>
        <m:r>
          <w:rPr>
            <w:rFonts w:ascii="Cambria Math" w:hAnsi="Cambria Math" w:cs="Times New Roman"/>
          </w:rPr>
          <m:t>Ω</m:t>
        </m:r>
        <m:r>
          <m:rPr>
            <m:scr m:val="script"/>
            <m:sty m:val="p"/>
          </m:rPr>
          <w:rPr>
            <w:rFonts w:ascii="Cambria Math" w:hAnsi="Cambria Math" w:cs="Times New Roman"/>
          </w:rPr>
          <m:t>⊂C</m:t>
        </m:r>
      </m:oMath>
      <w:r w:rsidRPr="002277CE">
        <w:rPr>
          <w:rFonts w:ascii="Times New Roman" w:hAnsi="Times New Roman" w:cs="Times New Roman"/>
        </w:rPr>
        <w:t xml:space="preserve">, with </w:t>
      </w:r>
      <m:oMath>
        <m:r>
          <w:rPr>
            <w:rFonts w:ascii="Cambria Math" w:hAnsi="Cambria Math" w:cs="Times New Roman"/>
          </w:rPr>
          <m:t>J</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Ω</m:t>
            </m:r>
          </m:e>
        </m:d>
      </m:oMath>
      <w:r w:rsidRPr="002277CE">
        <w:rPr>
          <w:rFonts w:ascii="Times New Roman" w:hAnsi="Times New Roman" w:cs="Times New Roman"/>
        </w:rPr>
        <w:t xml:space="preserve">, and the candidate donor pool </w:t>
      </w:r>
      <m:oMath>
        <m:r>
          <m:rPr>
            <m:scr m:val="script"/>
            <m:sty m:val="p"/>
          </m:rPr>
          <w:rPr>
            <w:rFonts w:ascii="Cambria Math" w:hAnsi="Cambria Math" w:cs="Times New Roman"/>
          </w:rPr>
          <m:t>D=C∖</m:t>
        </m:r>
        <m:r>
          <w:rPr>
            <w:rFonts w:ascii="Cambria Math" w:hAnsi="Cambria Math" w:cs="Times New Roman"/>
          </w:rPr>
          <m:t>Ω</m:t>
        </m:r>
      </m:oMath>
      <w:r w:rsidRPr="002277CE">
        <w:rPr>
          <w:rFonts w:ascii="Times New Roman" w:hAnsi="Times New Roman" w:cs="Times New Roman"/>
        </w:rPr>
        <w:t xml:space="preserve"> of non-EU markets. The counterfactual </w:t>
      </w:r>
      <w:r w:rsidRPr="002277CE">
        <w:rPr>
          <w:rFonts w:ascii="Times New Roman" w:hAnsi="Times New Roman" w:cs="Times New Roman"/>
        </w:rPr>
        <w:lastRenderedPageBreak/>
        <w:t>European Union gives a synthetic untreated group, letting us estimate the weighted saturated two-way DiD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rsidTr="002277CE">
        <w:tc>
          <w:tcPr>
            <w:tcW w:w="8500" w:type="dxa"/>
          </w:tcPr>
          <w:p w:rsidR="002277CE" w:rsidRPr="002277CE" w:rsidRDefault="00BE721F" w:rsidP="002277CE">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w:bookmarkStart w:id="62" w:name="_Hlk236222569"/>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w:bookmarkEnd w:id="62"/>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63"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63"/>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rsidR="002277CE" w:rsidRPr="002277CE" w:rsidRDefault="002277CE" w:rsidP="002277CE">
            <w:pPr>
              <w:spacing w:line="360" w:lineRule="auto"/>
              <w:rPr>
                <w:rFonts w:ascii="Times New Roman" w:eastAsia="Times New Roman" w:hAnsi="Times New Roman" w:cs="Times New Roman"/>
                <w:kern w:val="0"/>
                <w:lang w:eastAsia="en-GB"/>
                <w14:ligatures w14:val="none"/>
              </w:rPr>
            </w:pPr>
            <w:r w:rsidRPr="002277CE">
              <w:rPr>
                <w:rFonts w:ascii="Times New Roman" w:eastAsia="Times New Roman" w:hAnsi="Times New Roman" w:cs="Times New Roman"/>
                <w:kern w:val="0"/>
                <w:lang w:eastAsia="en-GB"/>
                <w14:ligatures w14:val="none"/>
              </w:rPr>
              <w:t>(2)</w:t>
            </w:r>
          </w:p>
        </w:tc>
      </w:tr>
    </w:tbl>
    <w:p w:rsidR="002277CE" w:rsidRPr="002277CE" w:rsidRDefault="002277CE" w:rsidP="002277CE">
      <w:pPr>
        <w:spacing w:line="360" w:lineRule="auto"/>
        <w:rPr>
          <w:rFonts w:ascii="Times New Roman" w:hAnsi="Times New Roman" w:cs="Times New Roman"/>
        </w:rPr>
      </w:pPr>
    </w:p>
    <w:p w:rsidR="00D06BB8" w:rsidRDefault="002277CE" w:rsidP="002277CE">
      <w:pPr>
        <w:spacing w:line="360" w:lineRule="auto"/>
        <w:rPr>
          <w:ins w:id="64" w:author="Stoycho Rusinov" w:date="2026-07-29T13:01:00Z"/>
          <w:rFonts w:ascii="Times New Roman" w:hAnsi="Times New Roman" w:cs="Times New Roman"/>
        </w:rPr>
      </w:pPr>
      <w:r w:rsidRPr="002277CE">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it</m:t>
            </m:r>
          </m:sub>
        </m:sSub>
      </m:oMath>
      <w:r w:rsidRPr="002277CE">
        <w:rPr>
          <w:rFonts w:ascii="Times New Roman" w:hAnsi="Times New Roman" w:cs="Times New Roman"/>
        </w:rPr>
        <w:t xml:space="preserve"> denotes applications from origin country </w:t>
      </w:r>
      <m:oMath>
        <m:r>
          <w:rPr>
            <w:rFonts w:ascii="Cambria Math" w:hAnsi="Cambria Math" w:cs="Times New Roman"/>
          </w:rPr>
          <m:t>i</m:t>
        </m:r>
        <m:r>
          <m:rPr>
            <m:scr m:val="script"/>
            <m:sty m:val="p"/>
          </m:rPr>
          <w:rPr>
            <w:rFonts w:ascii="Cambria Math" w:hAnsi="Cambria Math" w:cs="Times New Roman"/>
          </w:rPr>
          <m:t>∈C</m:t>
        </m:r>
      </m:oMath>
      <w:r w:rsidRPr="002277CE">
        <w:rPr>
          <w:rFonts w:ascii="Times New Roman" w:hAnsi="Times New Roman" w:cs="Times New Roman"/>
        </w:rPr>
        <w:t xml:space="preserve"> in year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2016</m:t>
        </m:r>
        <m:r>
          <m:rPr>
            <m:sty m:val="p"/>
          </m:rPr>
          <w:rPr>
            <w:rFonts w:ascii="Cambria Math" w:hAnsi="Cambria Math" w:cs="Times New Roman"/>
          </w:rPr>
          <m:t>,</m:t>
        </m:r>
        <m:r>
          <w:rPr>
            <w:rFonts w:ascii="Cambria Math" w:hAnsi="Cambria Math" w:cs="Times New Roman"/>
          </w:rPr>
          <m:t> 2025</m:t>
        </m:r>
        <m:r>
          <m:rPr>
            <m:sty m:val="p"/>
          </m:rPr>
          <w:rPr>
            <w:rFonts w:ascii="Cambria Math" w:hAnsi="Cambria Math" w:cs="Times New Roman"/>
          </w:rPr>
          <m:t>]</m:t>
        </m:r>
      </m:oMath>
      <w:r w:rsidRPr="002277CE">
        <w:rPr>
          <w:rFonts w:ascii="Times New Roman" w:hAnsi="Times New Roman" w:cs="Times New Roman"/>
        </w:rPr>
        <w:t xml:space="preserve">, </w:t>
      </w:r>
      <m:oMath>
        <m:r>
          <m:rPr>
            <m:sty m:val="b"/>
          </m:rPr>
          <w:rPr>
            <w:rFonts w:ascii="Cambria Math" w:hAnsi="Cambria Math" w:cs="Times New Roman"/>
          </w:rPr>
          <m:t>1</m:t>
        </m:r>
        <m:d>
          <m:dPr>
            <m:begChr m:val="{"/>
            <m:endChr m:val="}"/>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d>
      </m:oMath>
      <w:r w:rsidRPr="002277CE">
        <w:rPr>
          <w:rFonts w:ascii="Times New Roman" w:hAnsi="Times New Roman" w:cs="Times New Roman"/>
        </w:rPr>
        <w:t xml:space="preserve"> indicates EU member states, and </w:t>
      </w:r>
      <m:oMath>
        <m:r>
          <w:rPr>
            <w:rFonts w:ascii="Cambria Math" w:hAnsi="Cambria Math" w:cs="Times New Roman"/>
          </w:rPr>
          <m:t>Pos</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t</m:t>
            </m:r>
          </m:sub>
        </m:sSub>
      </m:oMath>
      <w:r w:rsidRPr="002277CE">
        <w:rPr>
          <w:rFonts w:ascii="Times New Roman" w:hAnsi="Times New Roman" w:cs="Times New Roman"/>
        </w:rPr>
        <w:t xml:space="preserve"> marks the new tuition regime in 2021. </w:t>
      </w:r>
      <w:ins w:id="65" w:author="Stoycho Rusinov" w:date="2026-07-29T13:03:00Z">
        <w:r w:rsidR="00D06BB8">
          <w:rPr>
            <w:rFonts w:ascii="Times New Roman" w:hAnsi="Times New Roman" w:cs="Times New Roman"/>
          </w:rPr>
          <w:t>Importantly, a</w:t>
        </w:r>
      </w:ins>
      <w:ins w:id="66" w:author="Stoycho Rusinov" w:date="2026-07-29T13:01:00Z">
        <w:r w:rsidR="00D06BB8" w:rsidRPr="00D06BB8">
          <w:rPr>
            <w:rFonts w:ascii="Times New Roman" w:hAnsi="Times New Roman" w:cs="Times New Roman"/>
          </w:rPr>
          <w:t>s long as the</w:t>
        </w:r>
      </w:ins>
      <w:ins w:id="67" w:author="Stoycho Rusinov" w:date="2026-07-29T13:02:00Z">
        <w:r w:rsidR="00D06BB8">
          <w:rPr>
            <w:rFonts w:ascii="Times New Roman" w:hAnsi="Times New Roman" w:cs="Times New Roman"/>
          </w:rPr>
          <w:t xml:space="preserve"> </w:t>
        </w:r>
      </w:ins>
      <w:ins w:id="68" w:author="Stoycho Rusinov" w:date="2026-07-29T13:01:00Z">
        <w:r w:rsidR="00D06BB8" w:rsidRPr="00D06BB8">
          <w:rPr>
            <w:rFonts w:ascii="Times New Roman" w:hAnsi="Times New Roman" w:cs="Times New Roman"/>
          </w:rPr>
          <w:t xml:space="preserve">two groups remain under different but unchanged tuition fee regimes, their relative application trajectories should remain stable. When the treated group moves from the UK home-fee regime into the international fee regime already faced by the control group, </w:t>
        </w:r>
      </w:ins>
      <m:oMath>
        <m:sSub>
          <m:sSubPr>
            <m:ctrlPr>
              <w:ins w:id="69" w:author="Stoycho Rusinov" w:date="2026-07-29T13:02:00Z">
                <w:rPr>
                  <w:rFonts w:ascii="Cambria Math" w:hAnsi="Cambria Math" w:cs="Times New Roman"/>
                  <w:i/>
                </w:rPr>
              </w:ins>
            </m:ctrlPr>
          </m:sSubPr>
          <m:e>
            <m:r>
              <w:ins w:id="70" w:author="Stoycho Rusinov" w:date="2026-07-29T13:02:00Z">
                <w:rPr>
                  <w:rFonts w:ascii="Cambria Math" w:hAnsi="Cambria Math" w:cs="Times New Roman"/>
                </w:rPr>
                <m:t>β</m:t>
              </w:ins>
            </m:r>
          </m:e>
          <m:sub>
            <m:r>
              <w:ins w:id="71" w:author="Stoycho Rusinov" w:date="2026-07-29T13:02:00Z">
                <w:rPr>
                  <w:rFonts w:ascii="Cambria Math" w:hAnsi="Cambria Math" w:cs="Times New Roman"/>
                </w:rPr>
                <m:t>j</m:t>
              </w:ins>
            </m:r>
          </m:sub>
        </m:sSub>
      </m:oMath>
      <w:ins w:id="72" w:author="Stoycho Rusinov" w:date="2026-07-29T13:01:00Z">
        <w:r w:rsidR="00D06BB8" w:rsidRPr="00D06BB8">
          <w:rPr>
            <w:rFonts w:ascii="Times New Roman" w:hAnsi="Times New Roman" w:cs="Times New Roman"/>
          </w:rPr>
          <w:t xml:space="preserve"> </w:t>
        </w:r>
      </w:ins>
      <w:ins w:id="73" w:author="Stoycho Rusinov" w:date="2026-07-29T13:02:00Z">
        <w:r w:rsidR="00D06BB8">
          <w:rPr>
            <w:rFonts w:ascii="Times New Roman" w:hAnsi="Times New Roman" w:cs="Times New Roman"/>
          </w:rPr>
          <w:t xml:space="preserve">will </w:t>
        </w:r>
      </w:ins>
      <w:ins w:id="74" w:author="Stoycho Rusinov" w:date="2026-07-29T13:01:00Z">
        <w:r w:rsidR="00D06BB8" w:rsidRPr="00D06BB8">
          <w:rPr>
            <w:rFonts w:ascii="Times New Roman" w:hAnsi="Times New Roman" w:cs="Times New Roman"/>
          </w:rPr>
          <w:t>capture the resulting change in the treated group’s application trajectory relative to the control group. This relative change identifies the applications lost when the treated group ceased to benefit from UK home-fee status.</w:t>
        </w:r>
      </w:ins>
    </w:p>
    <w:p w:rsidR="00F47729" w:rsidRPr="002277CE" w:rsidDel="00D06BB8" w:rsidRDefault="00D06BB8" w:rsidP="002277CE">
      <w:pPr>
        <w:spacing w:line="360" w:lineRule="auto"/>
        <w:rPr>
          <w:del w:id="75" w:author="Stoycho Rusinov" w:date="2026-07-29T13:03:00Z"/>
          <w:rFonts w:ascii="Times New Roman" w:hAnsi="Times New Roman" w:cs="Times New Roman"/>
        </w:rPr>
      </w:pPr>
      <w:ins w:id="76" w:author="Stoycho Rusinov" w:date="2026-07-29T13:03:00Z">
        <w:r>
          <w:rPr>
            <w:rFonts w:ascii="Times New Roman" w:hAnsi="Times New Roman" w:cs="Times New Roman"/>
          </w:rPr>
          <w:tab/>
        </w:r>
      </w:ins>
      <w:del w:id="77" w:author="Stoycho Rusinov" w:date="2026-07-29T13:03:00Z">
        <w:r w:rsidR="002277CE" w:rsidRPr="002277CE" w:rsidDel="00D06BB8">
          <w:rPr>
            <w:rFonts w:ascii="Times New Roman" w:hAnsi="Times New Roman" w:cs="Times New Roman"/>
          </w:rPr>
          <w:delText xml:space="preserve">The interaction coefficient </w:delTex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sidR="002277CE" w:rsidRPr="002277CE" w:rsidDel="00D06BB8">
          <w:rPr>
            <w:rFonts w:ascii="Times New Roman" w:hAnsi="Times New Roman" w:cs="Times New Roman"/>
          </w:rPr>
          <w:delText xml:space="preserve"> captures the country-specific collapse in applications under a homogeneous price shock, relative to the synthetic EU.</w:delText>
        </w:r>
      </w:del>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To separate short-run from persistent effects, we split the post-treatment period into 2021-2023, the immediate response, and 2024 onward, the longer-run adjustment.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rsidTr="002277CE">
        <w:tc>
          <w:tcPr>
            <w:tcW w:w="8500" w:type="dxa"/>
          </w:tcPr>
          <w:p w:rsidR="002277CE" w:rsidRPr="002277CE" w:rsidRDefault="00BE721F" w:rsidP="002277CE">
            <w:pPr>
              <w:spacing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rsidR="002277CE" w:rsidRPr="002277CE" w:rsidRDefault="002277CE" w:rsidP="002277CE">
            <w:pPr>
              <w:spacing w:line="360" w:lineRule="auto"/>
              <w:rPr>
                <w:rFonts w:ascii="Times New Roman" w:eastAsia="Times New Roman" w:hAnsi="Times New Roman" w:cs="Times New Roman"/>
                <w:kern w:val="0"/>
                <w:lang w:eastAsia="en-GB"/>
                <w14:ligatures w14:val="none"/>
              </w:rPr>
            </w:pPr>
            <w:r w:rsidRPr="002277CE">
              <w:rPr>
                <w:rFonts w:ascii="Times New Roman" w:eastAsia="Times New Roman" w:hAnsi="Times New Roman" w:cs="Times New Roman"/>
                <w:kern w:val="0"/>
                <w:lang w:eastAsia="en-GB"/>
                <w14:ligatures w14:val="none"/>
              </w:rPr>
              <w:t>(3)</w:t>
            </w:r>
          </w:p>
        </w:tc>
      </w:tr>
    </w:tbl>
    <w:p w:rsidR="00F47729" w:rsidRPr="002277CE" w:rsidRDefault="00F47729"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sidRPr="002277CE">
        <w:rPr>
          <w:rFonts w:ascii="Times New Roman" w:hAnsi="Times New Roman" w:cs="Times New Roman"/>
        </w:rPr>
        <w:t xml:space="preserve"> is the short-run country-specific response (Brexit plus COVID uncertainty) and </w:t>
      </w:r>
      <m:oMath>
        <m:sSub>
          <m:sSubPr>
            <m:ctrlPr>
              <w:rPr>
                <w:rFonts w:ascii="Cambria Math" w:hAnsi="Cambria Math" w:cs="Times New Roman"/>
              </w:rPr>
            </m:ctrlPr>
          </m:sSubPr>
          <m:e>
            <m:r>
              <w:rPr>
                <w:rFonts w:ascii="Cambria Math" w:hAnsi="Cambria Math" w:cs="Times New Roman"/>
              </w:rPr>
              <m:t> σ</m:t>
            </m:r>
          </m:e>
          <m:sub>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 </m:t>
                </m:r>
              </m:sup>
            </m:sSup>
          </m:sub>
        </m:sSub>
      </m:oMath>
      <w:r w:rsidRPr="002277CE">
        <w:rPr>
          <w:rFonts w:ascii="Times New Roman" w:hAnsi="Times New Roman" w:cs="Times New Roman"/>
        </w:rPr>
        <w:t xml:space="preserve"> is the persistent structural response (a pure willingness-to-pay shift). The difference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sSup>
              <m:sSupPr>
                <m:ctrlPr>
                  <w:rPr>
                    <w:rFonts w:ascii="Cambria Math" w:hAnsi="Cambria Math" w:cs="Times New Roman"/>
                  </w:rPr>
                </m:ctrlPr>
              </m:sSupPr>
              <m:e>
                <m:r>
                  <w:rPr>
                    <w:rFonts w:ascii="Cambria Math" w:hAnsi="Cambria Math" w:cs="Times New Roman"/>
                  </w:rPr>
                  <m:t>j</m:t>
                </m:r>
              </m:e>
              <m:sup>
                <m:r>
                  <w:rPr>
                    <w:rFonts w:ascii="Cambria Math" w:hAnsi="Cambria Math" w:cs="Times New Roman"/>
                  </w:rPr>
                  <m:t> </m:t>
                </m:r>
              </m:sup>
            </m:sSup>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sub>
        </m:sSub>
      </m:oMath>
      <w:r w:rsidRPr="002277CE">
        <w:rPr>
          <w:rFonts w:ascii="Times New Roman" w:hAnsi="Times New Roman" w:cs="Times New Roman"/>
        </w:rPr>
        <w:t xml:space="preserve"> gives the COVID-specific impact on demand elasticities (proof in the supplementary materials).</w:t>
      </w:r>
    </w:p>
    <w:p w:rsidR="00F47729" w:rsidRPr="002277CE" w:rsidRDefault="002277CE">
      <w:pPr>
        <w:spacing w:line="360" w:lineRule="auto"/>
        <w:ind w:firstLine="720"/>
        <w:rPr>
          <w:rFonts w:ascii="Times New Roman" w:hAnsi="Times New Roman" w:cs="Times New Roman"/>
        </w:rPr>
        <w:pPrChange w:id="78" w:author="Stoycho Rusinov" w:date="2026-07-29T13:03:00Z">
          <w:pPr>
            <w:spacing w:line="360" w:lineRule="auto"/>
          </w:pPr>
        </w:pPrChange>
      </w:pPr>
      <w:r w:rsidRPr="002277CE">
        <w:rPr>
          <w:rFonts w:ascii="Times New Roman" w:hAnsi="Times New Roman" w:cs="Times New Roman"/>
        </w:rPr>
        <w:t xml:space="preserve">The supplementary materials show that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sidRPr="002277CE">
        <w:rPr>
          <w:rFonts w:ascii="Times New Roman" w:hAnsi="Times New Roman" w:cs="Times New Roman"/>
        </w:rPr>
        <w:t xml:space="preserve">, with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Ω</m:t>
        </m:r>
      </m:oMath>
      <w:r w:rsidRPr="002277CE">
        <w:rPr>
          <w:rFonts w:ascii="Times New Roman" w:hAnsi="Times New Roman" w:cs="Times New Roman"/>
        </w:rPr>
        <w:t>, maps to a structural elasticity through the following transformation (Bresnahan, 1982, style):</w:t>
      </w:r>
    </w:p>
    <w:p w:rsidR="002277CE" w:rsidRPr="002277CE" w:rsidRDefault="002277CE" w:rsidP="002277CE">
      <w:pPr>
        <w:spacing w:line="360" w:lineRule="auto"/>
        <w:rPr>
          <w:rFonts w:ascii="Times New Roman" w:hAnsi="Times New Roman" w:cs="Times New Roman"/>
        </w:rPr>
      </w:pPr>
    </w:p>
    <w:p w:rsidR="00F47729" w:rsidRPr="002277CE" w:rsidRDefault="00BE721F" w:rsidP="002277CE">
      <w:pPr>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den>
        </m:f>
      </m:oMath>
      <w:r w:rsidR="002277CE" w:rsidRPr="002277CE">
        <w:rPr>
          <w:rFonts w:ascii="Times New Roman" w:hAnsi="Times New Roman" w:cs="Times New Roman"/>
        </w:rPr>
        <w:t>,</w:t>
      </w: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Here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oMath>
      <w:r w:rsidRPr="002277CE">
        <w:rPr>
          <w:rFonts w:ascii="Times New Roman" w:hAnsi="Times New Roman" w:cs="Times New Roman"/>
        </w:rPr>
        <w:t xml:space="preserve"> is the price elasticity, expected negative given the downward-sloping demand curve. To allow heterogeneous </w:t>
      </w:r>
      <m:oMath>
        <m:r>
          <w:rPr>
            <w:rFonts w:ascii="Cambria Math" w:hAnsi="Cambria Math" w:cs="Times New Roman"/>
          </w:rPr>
          <m:t>k</m:t>
        </m:r>
      </m:oMath>
      <w:r w:rsidRPr="002277CE">
        <w:rPr>
          <w:rFonts w:ascii="Times New Roman" w:hAnsi="Times New Roman" w:cs="Times New Roman"/>
        </w:rPr>
        <w:t xml:space="preserve">’s, under Plan 2 graduates repaid 9% of annual earnings above a </w:t>
      </w:r>
      <w:r w:rsidRPr="002277CE">
        <w:rPr>
          <w:rFonts w:ascii="Times New Roman" w:hAnsi="Times New Roman" w:cs="Times New Roman"/>
        </w:rPr>
        <w:lastRenderedPageBreak/>
        <w:t xml:space="preserve">statutory threshold (UK Government, n.d.-a), which for the relevant cohort is £27,295 per year. Annual repayments are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0.09</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oMath>
      <w:r w:rsidRPr="002277CE">
        <w:rPr>
          <w:rFonts w:ascii="Times New Roman" w:hAnsi="Times New Roman" w:cs="Times New Roman"/>
        </w:rPr>
        <w:t xml:space="preserve">, where τ is the threshold and </w:t>
      </w:r>
      <w:r w:rsidRPr="002277CE">
        <w:rPr>
          <w:rFonts w:ascii="Times New Roman" w:hAnsi="Times New Roman" w:cs="Times New Roman"/>
          <w:i/>
          <w:iCs/>
        </w:rPr>
        <w:t>Y</w:t>
      </w:r>
      <w:r w:rsidRPr="002277CE">
        <w:rPr>
          <w:rFonts w:ascii="Times New Roman" w:hAnsi="Times New Roman" w:cs="Times New Roman"/>
          <w:vertAlign w:val="subscript"/>
        </w:rPr>
        <w:t>t</w:t>
      </w:r>
      <w:r w:rsidRPr="002277CE">
        <w:rPr>
          <w:rFonts w:ascii="Times New Roman" w:hAnsi="Times New Roman" w:cs="Times New Roman"/>
        </w:rPr>
        <w:t xml:space="preserve"> follows a deterministic wage path with growth rate g. The loan is written off 30 years after repayment becomes due (UK Government, n.d.-b), so the horizon is T=30. Interest accrues at RPI plus up to three points depending on income (UK Government, n.d.-c). Rather than replicate the full income-dependent interest schedule, we model the loan’s burden as the present value of expected repayments, discounting at a constant rate δ:</w:t>
      </w:r>
    </w:p>
    <w:p w:rsidR="002277CE" w:rsidRPr="002277CE" w:rsidRDefault="002277CE" w:rsidP="002277CE">
      <w:pPr>
        <w:spacing w:line="360" w:lineRule="auto"/>
        <w:rPr>
          <w:rFonts w:ascii="Times New Roman" w:hAnsi="Times New Roman" w:cs="Times New Roman"/>
        </w:rPr>
      </w:pPr>
    </w:p>
    <w:p w:rsidR="00F47729" w:rsidRPr="002277CE" w:rsidRDefault="00BE721F" w:rsidP="002277CE">
      <w:p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r>
            <m:rPr>
              <m:sty m:val="p"/>
            </m:rPr>
            <w:rPr>
              <w:rFonts w:ascii="Cambria Math" w:hAnsi="Cambria Math" w:cs="Times New Roman"/>
            </w:rPr>
            <m:t>=min</m:t>
          </m:r>
          <m:d>
            <m:dPr>
              <m:begChr m:val="{"/>
              <m:endChr m:val="}"/>
              <m:ctrlPr>
                <w:rPr>
                  <w:rFonts w:ascii="Cambria Math" w:hAnsi="Cambria Math" w:cs="Times New Roman"/>
                </w:rPr>
              </m:ctrlPr>
            </m:dPr>
            <m:e>
              <m:r>
                <w:rPr>
                  <w:rFonts w:ascii="Cambria Math" w:hAnsi="Cambria Math" w:cs="Times New Roman"/>
                </w:rPr>
                <m:t>0.09</m:t>
              </m:r>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g</m:t>
                          </m:r>
                        </m:e>
                      </m:d>
                    </m:e>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τ</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js</m:t>
                              </m:r>
                            </m:sub>
                          </m:sSub>
                        </m:e>
                      </m:nary>
                    </m:e>
                  </m:d>
                </m:e>
                <m:sub>
                  <m:r>
                    <m:rPr>
                      <m:sty m:val="p"/>
                    </m:rPr>
                    <w:rPr>
                      <w:rFonts w:ascii="Cambria Math" w:hAnsi="Cambria Math" w:cs="Times New Roman"/>
                    </w:rPr>
                    <m:t>+</m:t>
                  </m:r>
                </m:sub>
              </m:sSub>
            </m:e>
          </m:d>
        </m:oMath>
      </m:oMathPara>
    </w:p>
    <w:p w:rsidR="00F47729" w:rsidRPr="002277CE" w:rsidRDefault="002277CE" w:rsidP="002277CE">
      <w:pPr>
        <w:spacing w:line="360" w:lineRule="auto"/>
        <w:rPr>
          <w:rFonts w:ascii="Times New Roman" w:eastAsiaTheme="minorEastAsia" w:hAnsi="Times New Roman" w:cs="Times New Roman"/>
        </w:rPr>
      </w:pPr>
      <m:oMathPara>
        <m:oMathParaPr>
          <m:jc m:val="center"/>
        </m:oMathParaP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30</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jt</m:t>
                          </m:r>
                        </m:sub>
                      </m:sSub>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δ</m:t>
                              </m:r>
                            </m:e>
                          </m:d>
                        </m:e>
                        <m:sup>
                          <m:r>
                            <w:rPr>
                              <w:rFonts w:ascii="Cambria Math" w:hAnsi="Cambria Math" w:cs="Times New Roman"/>
                            </w:rPr>
                            <m:t>t</m:t>
                          </m:r>
                        </m:sup>
                      </m:sSup>
                    </m:den>
                  </m:f>
                </m:e>
              </m:nary>
            </m:e>
          </m:d>
        </m:oMath>
      </m:oMathPara>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where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250</m:t>
        </m:r>
      </m:oMath>
      <w:r w:rsidRPr="002277CE">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m:t>
            </m:r>
          </m:sub>
        </m:sSub>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e>
        </m:d>
      </m:oMath>
      <w:r w:rsidRPr="002277CE">
        <w:rPr>
          <w:rFonts w:ascii="Times New Roman" w:hAnsi="Times New Roman" w:cs="Times New Roman"/>
        </w:rPr>
        <w:t xml:space="preserve">. In the baseline we set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2277CE">
        <w:rPr>
          <w:rFonts w:ascii="Times New Roman" w:hAnsi="Times New Roman" w:cs="Times New Roman"/>
        </w:rPr>
        <w:t xml:space="preserve"> and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2277CE">
        <w:rPr>
          <w:rFonts w:ascii="Times New Roman" w:hAnsi="Times New Roman" w:cs="Times New Roman"/>
        </w:rPr>
        <w:t xml:space="preserve">. The maximum operator keeps the log transformation defined even at zero present value. We anchor nominal wage growth of g=0.02 to the ECB’s symmetric 2% medium-term inflation target, under which the Governing Council treats negative and positive deviations as equally undesirable </w:t>
      </w:r>
      <w:r w:rsidRPr="002277CE">
        <w:rPr>
          <w:rFonts w:ascii="Times New Roman" w:hAnsi="Times New Roman" w:cs="Times New Roman"/>
          <w:highlight w:val="yellow"/>
        </w:rPr>
        <w:t>(European Central Bank, 2021)</w:t>
      </w:r>
      <w:r w:rsidRPr="002277CE">
        <w:rPr>
          <w:rFonts w:ascii="Times New Roman" w:hAnsi="Times New Roman" w:cs="Times New Roman"/>
        </w:rPr>
        <w:t>.</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We estimate the present value based on the average country specific wage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r>
          <m:rPr>
            <m:sty m:val="p"/>
          </m:rPr>
          <w:rPr>
            <w:rFonts w:ascii="Cambria Math" w:hAnsi="Cambria Math" w:cs="Times New Roman"/>
          </w:rPr>
          <m:t>)</m:t>
        </m:r>
      </m:oMath>
      <w:r w:rsidRPr="002277CE">
        <w:rPr>
          <w:rFonts w:ascii="Times New Roman" w:hAnsi="Times New Roman" w:cs="Times New Roman"/>
        </w:rPr>
        <w:t xml:space="preserve"> and </w:t>
      </w:r>
      <m:oMath>
        <m:r>
          <w:rPr>
            <w:rFonts w:ascii="Cambria Math" w:hAnsi="Cambria Math" w:cs="Times New Roman"/>
          </w:rPr>
          <m:t>k</m:t>
        </m:r>
      </m:oMath>
      <w:r w:rsidRPr="002277CE">
        <w:rPr>
          <w:rFonts w:ascii="Times New Roman" w:hAnsi="Times New Roman" w:cs="Times New Roman"/>
        </w:rPr>
        <w:t xml:space="preserve"> becomes a function of the average wage:</w:t>
      </w:r>
    </w:p>
    <w:p w:rsidR="002277CE" w:rsidRPr="002277CE" w:rsidRDefault="002277CE" w:rsidP="002277CE">
      <w:pPr>
        <w:spacing w:line="360" w:lineRule="auto"/>
        <w:ind w:firstLine="720"/>
        <w:rPr>
          <w:rFonts w:ascii="Times New Roman" w:hAnsi="Times New Roman" w:cs="Times New Roman"/>
        </w:rPr>
      </w:pPr>
    </w:p>
    <w:p w:rsidR="00F47729" w:rsidRPr="002277CE" w:rsidRDefault="00BE721F" w:rsidP="002277CE">
      <w:pPr>
        <w:spacing w:line="360" w:lineRule="auto"/>
        <w:rPr>
          <w:rFonts w:ascii="Times New Roman" w:eastAsiaTheme="minorEastAsia"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=log</m:t>
          </m:r>
          <m:r>
            <w:rPr>
              <w:rFonts w:ascii="Cambria Math" w:hAnsi="Cambria Math" w:cs="Times New Roman"/>
            </w:rPr>
            <m:t>22200</m:t>
          </m:r>
          <m:r>
            <m:rPr>
              <m:sty m:val="p"/>
            </m:rPr>
            <w:rPr>
              <w:rFonts w:ascii="Cambria Math" w:hAnsi="Cambria Math" w:cs="Times New Roman"/>
            </w:rPr>
            <m:t>-log</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oMath>
      </m:oMathPara>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Here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GBP</m:t>
                </m:r>
              </m:sup>
            </m:sSubSup>
          </m:e>
        </m:d>
      </m:oMath>
      <w:r w:rsidRPr="002277CE">
        <w:rPr>
          <w:rFonts w:ascii="Times New Roman" w:hAnsi="Times New Roman" w:cs="Times New Roman"/>
        </w:rPr>
        <w:t xml:space="preserve"> is the present value of the income-contingent UK loan, £22,200 is the average post-Brexit price, and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sidRPr="002277CE">
        <w:rPr>
          <w:rFonts w:ascii="Times New Roman" w:hAnsi="Times New Roman" w:cs="Times New Roman"/>
        </w:rPr>
        <w:t xml:space="preserve"> is the average annual salary in pounds (2024, converted from euros at 0.85)</w:t>
      </w:r>
      <w:r w:rsidRPr="002277CE">
        <w:rPr>
          <w:rStyle w:val="FootnoteReference"/>
          <w:rFonts w:ascii="Times New Roman" w:hAnsi="Times New Roman" w:cs="Times New Roman"/>
        </w:rPr>
        <w:footnoteReference w:id="1"/>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 xml:space="preserve">Intuitively, read the calculation from the perspective of a 2024 graduate asking how much they would actually repay under the old income-contingent system given their expected first wage. We take the 2024 wage, project it over 30 years, compute annual repayments under the loan rule, and discount them back to 2024, giving the effective price of the old </w:t>
      </w:r>
      <w:r w:rsidRPr="002277CE">
        <w:rPr>
          <w:rFonts w:ascii="Times New Roman" w:hAnsi="Times New Roman" w:cs="Times New Roman"/>
        </w:rPr>
        <w:lastRenderedPageBreak/>
        <w:t>regime. Discounting the £22,200 price would be inappropriate, since it would recast a current tuition obligation as a deferred repayment stream. The asymmetry is institutional, not arbitrary: the old price is mediated through a future repayment contract, while the new price is a direct posted fee.</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 xml:space="preserve">Discounting matters because under the standard shift from £9,250 with no heterogeneity, </w:t>
      </w:r>
      <m:oMath>
        <m:r>
          <w:rPr>
            <w:rFonts w:ascii="Cambria Math" w:hAnsi="Cambria Math" w:cs="Times New Roman"/>
          </w:rPr>
          <m:t>k</m:t>
        </m:r>
      </m:oMath>
      <w:r w:rsidRPr="002277CE">
        <w:rPr>
          <w:rFonts w:ascii="Times New Roman" w:hAnsi="Times New Roman" w:cs="Times New Roman"/>
        </w:rPr>
        <w:t xml:space="preserve"> is 0.875. Clifton-Sprigg (2025) assumes one price change (£9,250 to £22,200), whereas the equation above relaxes that. The extension is especially relevant given Solís’s (2017) finding that credit access raises immediate college enrollment by 100 percent and ever-enrolling by 50 percent.</w:t>
      </w:r>
    </w:p>
    <w:p w:rsidR="002277CE"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2277CE" w:rsidRPr="002277CE" w:rsidTr="002277CE">
        <w:tc>
          <w:tcPr>
            <w:tcW w:w="8500" w:type="dxa"/>
          </w:tcPr>
          <w:p w:rsidR="002277CE" w:rsidRPr="002277CE" w:rsidRDefault="00BE721F" w:rsidP="002277CE">
            <w:pPr>
              <w:spacing w:line="360" w:lineRule="auto"/>
              <w:rPr>
                <w:rFonts w:ascii="Times New Roman" w:eastAsia="Times New Roman" w:hAnsi="Times New Roman" w:cs="Times New Roman"/>
                <w:kern w:val="0"/>
                <w:lang w:eastAsia="en-GB"/>
                <w14:ligatures w14:val="none"/>
              </w:rPr>
            </w:pPr>
            <m:oMathPara>
              <m:oMathParaPr>
                <m:jc m:val="left"/>
              </m:oMathParaPr>
              <m:oMath>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+γ</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X</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ρ+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rsidR="002277CE" w:rsidRPr="002277CE" w:rsidRDefault="002277CE" w:rsidP="002277CE">
            <w:pPr>
              <w:spacing w:line="360" w:lineRule="auto"/>
              <w:rPr>
                <w:rFonts w:ascii="Times New Roman" w:eastAsia="Times New Roman" w:hAnsi="Times New Roman" w:cs="Times New Roman"/>
                <w:kern w:val="0"/>
                <w:lang w:eastAsia="en-GB"/>
                <w14:ligatures w14:val="none"/>
              </w:rPr>
            </w:pPr>
            <w:r w:rsidRPr="002277CE">
              <w:rPr>
                <w:rFonts w:ascii="Times New Roman" w:eastAsia="Times New Roman" w:hAnsi="Times New Roman" w:cs="Times New Roman"/>
                <w:kern w:val="0"/>
                <w:lang w:eastAsia="en-GB"/>
                <w14:ligatures w14:val="none"/>
              </w:rPr>
              <w:t>(4)</w:t>
            </w:r>
          </w:p>
        </w:tc>
      </w:tr>
    </w:tbl>
    <w:p w:rsidR="00F47729"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Here </w:t>
      </w:r>
      <m:oMath>
        <m:sSup>
          <m:sSupPr>
            <m:ctrlPr>
              <w:rPr>
                <w:rFonts w:ascii="Cambria Math" w:hAnsi="Cambria Math" w:cs="Times New Roman"/>
              </w:rPr>
            </m:ctrlPr>
          </m:sSupPr>
          <m:e>
            <m:r>
              <w:rPr>
                <w:rFonts w:ascii="Cambria Math" w:hAnsi="Cambria Math" w:cs="Times New Roman"/>
              </w:rPr>
              <m:t>ρ</m:t>
            </m:r>
          </m:e>
          <m:sup>
            <m:r>
              <m:rPr>
                <m:sty m:val="p"/>
              </m:rPr>
              <w:rPr>
                <w:rFonts w:ascii="Cambria Math" w:hAnsi="Cambria Math" w:cs="Times New Roman"/>
              </w:rPr>
              <m:t>'</m:t>
            </m:r>
          </m:sup>
        </m:sSup>
        <m:r>
          <w:rPr>
            <w:rFonts w:ascii="Cambria Math" w:hAnsi="Cambria Math" w:cs="Times New Roman"/>
          </w:rPr>
          <m:t>X</m:t>
        </m:r>
      </m:oMath>
      <w:r w:rsidRPr="002277CE">
        <w:rPr>
          <w:rFonts w:ascii="Times New Roman" w:hAnsi="Times New Roman" w:cs="Times New Roman"/>
        </w:rPr>
        <w:t xml:space="preserve"> lists country-specific covariates for structural characteristics. This documents that income strongly predicts the size of the shock, consistent with a segmented market in which price sensitivity varies with economic fundamentals.</w:t>
      </w:r>
    </w:p>
    <w:p w:rsidR="00014EA4" w:rsidRPr="002277CE" w:rsidRDefault="00014EA4" w:rsidP="002277CE">
      <w:pPr>
        <w:spacing w:line="360" w:lineRule="auto"/>
        <w:rPr>
          <w:rFonts w:ascii="Times New Roman" w:hAnsi="Times New Roman" w:cs="Times New Roman"/>
        </w:rPr>
      </w:pPr>
    </w:p>
    <w:p w:rsidR="00F47729" w:rsidRPr="00014EA4" w:rsidRDefault="002277CE" w:rsidP="000E4FD1">
      <w:pPr>
        <w:numPr>
          <w:ilvl w:val="0"/>
          <w:numId w:val="6"/>
        </w:numPr>
        <w:spacing w:line="360" w:lineRule="auto"/>
        <w:rPr>
          <w:rFonts w:ascii="Times New Roman" w:hAnsi="Times New Roman" w:cs="Times New Roman"/>
        </w:rPr>
      </w:pPr>
      <w:r w:rsidRPr="002277CE">
        <w:rPr>
          <w:rFonts w:ascii="Times New Roman" w:hAnsi="Times New Roman" w:cs="Times New Roman"/>
          <w:b/>
          <w:bCs/>
          <w:i/>
          <w:iCs/>
        </w:rPr>
        <w:t>Results</w:t>
      </w:r>
    </w:p>
    <w:p w:rsidR="00014EA4" w:rsidRPr="002277CE" w:rsidRDefault="00014EA4" w:rsidP="00014EA4">
      <w:pPr>
        <w:spacing w:line="360" w:lineRule="auto"/>
        <w:ind w:left="240"/>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Estimated baseline elasticities</w:t>
      </w:r>
    </w:p>
    <w:p w:rsidR="00F47729" w:rsidRDefault="002277CE" w:rsidP="002277CE">
      <w:pPr>
        <w:spacing w:line="360" w:lineRule="auto"/>
        <w:rPr>
          <w:ins w:id="79" w:author="Stoycho Rusinov" w:date="2026-07-27T13:42:00Z"/>
          <w:rFonts w:ascii="Times New Roman" w:hAnsi="Times New Roman" w:cs="Times New Roman"/>
        </w:rPr>
      </w:pPr>
      <w:r w:rsidRPr="002277CE">
        <w:rPr>
          <w:rFonts w:ascii="Times New Roman" w:hAnsi="Times New Roman" w:cs="Times New Roman"/>
        </w:rPr>
        <w:t>Figure 4 reports country-specific elasticities from the difference-in-differences estimates, translating the treatment effects into implied demand responses to the Brexit shock.</w:t>
      </w:r>
    </w:p>
    <w:p w:rsidR="003F3E2E" w:rsidRDefault="003F3E2E" w:rsidP="002277CE">
      <w:pPr>
        <w:spacing w:line="360" w:lineRule="auto"/>
        <w:rPr>
          <w:ins w:id="80" w:author="Stoycho Rusinov" w:date="2026-07-27T13:42:00Z"/>
          <w:rFonts w:ascii="Times New Roman" w:hAnsi="Times New Roman" w:cs="Times New Roman"/>
        </w:rPr>
      </w:pPr>
    </w:p>
    <w:p w:rsidR="003F3E2E" w:rsidRDefault="003F3E2E" w:rsidP="002277CE">
      <w:pPr>
        <w:spacing w:line="360" w:lineRule="auto"/>
        <w:rPr>
          <w:ins w:id="81" w:author="Stoycho Rusinov" w:date="2026-07-27T13:42:00Z"/>
          <w:rFonts w:ascii="Times New Roman" w:hAnsi="Times New Roman" w:cs="Times New Roman"/>
        </w:rPr>
      </w:pPr>
    </w:p>
    <w:p w:rsidR="003F3E2E" w:rsidRDefault="003F3E2E" w:rsidP="002277CE">
      <w:pPr>
        <w:spacing w:line="360" w:lineRule="auto"/>
        <w:rPr>
          <w:ins w:id="82" w:author="Stoycho Rusinov" w:date="2026-07-27T13:42:00Z"/>
          <w:rFonts w:ascii="Times New Roman" w:hAnsi="Times New Roman" w:cs="Times New Roman"/>
        </w:rPr>
      </w:pPr>
    </w:p>
    <w:p w:rsidR="003F3E2E" w:rsidRDefault="003F3E2E" w:rsidP="002277CE">
      <w:pPr>
        <w:spacing w:line="360" w:lineRule="auto"/>
        <w:rPr>
          <w:ins w:id="83" w:author="Stoycho Rusinov" w:date="2026-07-27T13:42:00Z"/>
          <w:rFonts w:ascii="Times New Roman" w:hAnsi="Times New Roman" w:cs="Times New Roman"/>
        </w:rPr>
      </w:pPr>
    </w:p>
    <w:p w:rsidR="003F3E2E" w:rsidRDefault="003F3E2E" w:rsidP="002277CE">
      <w:pPr>
        <w:spacing w:line="360" w:lineRule="auto"/>
        <w:rPr>
          <w:ins w:id="84" w:author="Stoycho Rusinov" w:date="2026-07-27T13:42:00Z"/>
          <w:rFonts w:ascii="Times New Roman" w:hAnsi="Times New Roman" w:cs="Times New Roman"/>
        </w:rPr>
      </w:pPr>
    </w:p>
    <w:p w:rsidR="003F3E2E" w:rsidRDefault="003F3E2E" w:rsidP="002277CE">
      <w:pPr>
        <w:spacing w:line="360" w:lineRule="auto"/>
        <w:rPr>
          <w:ins w:id="85" w:author="Stoycho Rusinov" w:date="2026-07-27T13:42:00Z"/>
          <w:rFonts w:ascii="Times New Roman" w:hAnsi="Times New Roman" w:cs="Times New Roman"/>
        </w:rPr>
      </w:pPr>
    </w:p>
    <w:p w:rsidR="003F3E2E" w:rsidRDefault="003F3E2E" w:rsidP="002277CE">
      <w:pPr>
        <w:spacing w:line="360" w:lineRule="auto"/>
        <w:rPr>
          <w:ins w:id="86" w:author="Stoycho Rusinov" w:date="2026-07-27T13:42:00Z"/>
          <w:rFonts w:ascii="Times New Roman" w:hAnsi="Times New Roman" w:cs="Times New Roman"/>
        </w:rPr>
      </w:pPr>
    </w:p>
    <w:p w:rsidR="003F3E2E" w:rsidRDefault="003F3E2E" w:rsidP="002277CE">
      <w:pPr>
        <w:spacing w:line="360" w:lineRule="auto"/>
        <w:rPr>
          <w:ins w:id="87" w:author="Stoycho Rusinov" w:date="2026-07-27T13:42:00Z"/>
          <w:rFonts w:ascii="Times New Roman" w:hAnsi="Times New Roman" w:cs="Times New Roman"/>
        </w:rPr>
      </w:pPr>
    </w:p>
    <w:p w:rsidR="003F3E2E" w:rsidRDefault="003F3E2E" w:rsidP="002277CE">
      <w:pPr>
        <w:spacing w:line="360" w:lineRule="auto"/>
        <w:rPr>
          <w:ins w:id="88" w:author="Stoycho Rusinov" w:date="2026-07-27T13:42:00Z"/>
          <w:rFonts w:ascii="Times New Roman" w:hAnsi="Times New Roman" w:cs="Times New Roman"/>
        </w:rPr>
      </w:pPr>
    </w:p>
    <w:p w:rsidR="003F3E2E" w:rsidRDefault="003F3E2E" w:rsidP="002277CE">
      <w:pPr>
        <w:spacing w:line="360" w:lineRule="auto"/>
        <w:rPr>
          <w:ins w:id="89" w:author="Stoycho Rusinov" w:date="2026-07-27T13:42:00Z"/>
          <w:rFonts w:ascii="Times New Roman" w:hAnsi="Times New Roman" w:cs="Times New Roman"/>
        </w:rPr>
      </w:pPr>
    </w:p>
    <w:p w:rsidR="003F3E2E" w:rsidRDefault="003F3E2E" w:rsidP="002277CE">
      <w:pPr>
        <w:spacing w:line="360" w:lineRule="auto"/>
        <w:rPr>
          <w:ins w:id="90" w:author="Stoycho Rusinov" w:date="2026-07-27T13:42:00Z"/>
          <w:rFonts w:ascii="Times New Roman" w:hAnsi="Times New Roman" w:cs="Times New Roman"/>
        </w:rPr>
      </w:pPr>
    </w:p>
    <w:p w:rsidR="003F3E2E" w:rsidRDefault="003F3E2E" w:rsidP="002277CE">
      <w:pPr>
        <w:spacing w:line="360" w:lineRule="auto"/>
        <w:rPr>
          <w:ins w:id="91" w:author="Stoycho Rusinov" w:date="2026-07-27T13:42:00Z"/>
          <w:rFonts w:ascii="Times New Roman" w:hAnsi="Times New Roman" w:cs="Times New Roman"/>
        </w:rPr>
      </w:pPr>
    </w:p>
    <w:p w:rsidR="003F3E2E" w:rsidRDefault="003F3E2E" w:rsidP="002277CE">
      <w:pPr>
        <w:spacing w:line="360" w:lineRule="auto"/>
        <w:rPr>
          <w:ins w:id="92" w:author="Stoycho Rusinov" w:date="2026-07-27T13:42:00Z"/>
          <w:rFonts w:ascii="Times New Roman" w:hAnsi="Times New Roman" w:cs="Times New Roman"/>
        </w:rPr>
      </w:pPr>
    </w:p>
    <w:p w:rsidR="003F3E2E" w:rsidRDefault="003F3E2E" w:rsidP="002277CE">
      <w:pPr>
        <w:spacing w:line="360" w:lineRule="auto"/>
        <w:rPr>
          <w:ins w:id="93" w:author="Stoycho Rusinov" w:date="2026-07-27T13:42:00Z"/>
          <w:rFonts w:ascii="Times New Roman" w:hAnsi="Times New Roman" w:cs="Times New Roman"/>
        </w:rPr>
      </w:pPr>
    </w:p>
    <w:p w:rsidR="003F3E2E" w:rsidRDefault="003F3E2E" w:rsidP="002277CE">
      <w:pPr>
        <w:spacing w:line="360" w:lineRule="auto"/>
        <w:rPr>
          <w:ins w:id="94" w:author="Stoycho Rusinov" w:date="2026-07-27T13:42:00Z"/>
          <w:rFonts w:ascii="Times New Roman" w:hAnsi="Times New Roman" w:cs="Times New Roman"/>
        </w:rPr>
      </w:pPr>
    </w:p>
    <w:p w:rsidR="003F3E2E" w:rsidRPr="002277CE" w:rsidRDefault="003F3E2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4.</w:t>
      </w:r>
      <w:r w:rsidRPr="002277CE">
        <w:rPr>
          <w:rFonts w:ascii="Times New Roman" w:hAnsi="Times New Roman" w:cs="Times New Roman"/>
        </w:rPr>
        <w:t xml:space="preserve"> Decomposition of the post-Brexit demand elasticities by treated country.</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409121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1"/>
                    <a:stretch>
                      <a:fillRect/>
                    </a:stretch>
                  </pic:blipFill>
                  <pic:spPr bwMode="auto">
                    <a:xfrm>
                      <a:off x="0" y="0"/>
                      <a:ext cx="5727700" cy="4091214"/>
                    </a:xfrm>
                    <a:prstGeom prst="rect">
                      <a:avLst/>
                    </a:prstGeom>
                    <a:noFill/>
                    <a:ln w="9525">
                      <a:noFill/>
                      <a:headEnd/>
                      <a:tailEnd/>
                    </a:ln>
                  </pic:spPr>
                </pic:pic>
              </a:graphicData>
            </a:graphic>
          </wp:inline>
        </w:drawing>
      </w:r>
    </w:p>
    <w:p w:rsidR="00F47729" w:rsidRDefault="002277CE" w:rsidP="002277CE">
      <w:pPr>
        <w:spacing w:line="360" w:lineRule="auto"/>
        <w:rPr>
          <w:rFonts w:ascii="Times New Roman" w:hAnsi="Times New Roman" w:cs="Times New Roman"/>
        </w:rPr>
      </w:pPr>
      <w:r w:rsidRPr="002277CE">
        <w:rPr>
          <w:rFonts w:ascii="Times New Roman" w:hAnsi="Times New Roman" w:cs="Times New Roman"/>
        </w:rPr>
        <w:t>Note: The structural log elasticities are obtained from the division of the country-specific effect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r>
          <m:rPr>
            <m:sty m:val="p"/>
          </m:rPr>
          <w:rPr>
            <w:rFonts w:ascii="Cambria Math" w:hAnsi="Cambria Math" w:cs="Times New Roman"/>
          </w:rPr>
          <m:t>)</m:t>
        </m:r>
      </m:oMath>
      <w:r w:rsidRPr="002277CE">
        <w:rPr>
          <w:rFonts w:ascii="Times New Roman" w:hAnsi="Times New Roman" w:cs="Times New Roman"/>
        </w:rPr>
        <w:t xml:space="preserve"> by 0.875. The Arc elasticities are obtained by </w:t>
      </w: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β</m:t>
                </m:r>
              </m:sup>
            </m:sSup>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1.4</m:t>
        </m:r>
      </m:oMath>
      <w:r w:rsidRPr="002277CE">
        <w:rPr>
          <w:rFonts w:ascii="Times New Roman" w:hAnsi="Times New Roman" w:cs="Times New Roman"/>
        </w:rPr>
        <w:t xml:space="preserve"> and the mechanical arc elasticities by </w:t>
      </w:r>
      <m:oMath>
        <m:r>
          <w:rPr>
            <w:rFonts w:ascii="Cambria Math" w:hAnsi="Cambria Math" w:cs="Times New Roman"/>
          </w:rPr>
          <m:t>ΔApplication</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2020</m:t>
            </m:r>
          </m:sub>
          <m:sup>
            <m:r>
              <w:rPr>
                <w:rFonts w:ascii="Cambria Math" w:hAnsi="Cambria Math" w:cs="Times New Roman"/>
              </w:rPr>
              <m:t>2021</m:t>
            </m:r>
          </m:sup>
        </m:sSubSup>
        <m:r>
          <m:rPr>
            <m:sty m:val="p"/>
          </m:rPr>
          <w:rPr>
            <w:rFonts w:ascii="Cambria Math" w:hAnsi="Cambria Math" w:cs="Times New Roman"/>
          </w:rPr>
          <m:t>/</m:t>
        </m:r>
        <m:r>
          <w:rPr>
            <w:rFonts w:ascii="Cambria Math" w:hAnsi="Cambria Math" w:cs="Times New Roman"/>
          </w:rPr>
          <m:t>1.40</m:t>
        </m:r>
      </m:oMath>
      <w:r w:rsidRPr="002277CE">
        <w:rPr>
          <w:rFonts w:ascii="Times New Roman" w:hAnsi="Times New Roman" w:cs="Times New Roman"/>
        </w:rPr>
        <w:t xml:space="preserve">. The transformation of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β</m:t>
            </m:r>
          </m:sup>
        </m:sSup>
        <m:r>
          <m:rPr>
            <m:sty m:val="p"/>
          </m:rPr>
          <w:rPr>
            <w:rFonts w:ascii="Cambria Math" w:hAnsi="Cambria Math" w:cs="Times New Roman"/>
          </w:rPr>
          <m:t>-</m:t>
        </m:r>
        <m:r>
          <w:rPr>
            <w:rFonts w:ascii="Cambria Math" w:hAnsi="Cambria Math" w:cs="Times New Roman"/>
          </w:rPr>
          <m:t>1</m:t>
        </m:r>
      </m:oMath>
      <w:r w:rsidRPr="002277CE">
        <w:rPr>
          <w:rFonts w:ascii="Times New Roman" w:hAnsi="Times New Roman" w:cs="Times New Roman"/>
        </w:rPr>
        <w:t xml:space="preserve"> is valid only if the software is using logarithmic transformations in natural logarithms. Since R uses natural logarithms as default this transformation is safe. Used are Driscoll-Kraay (L=1) standard errors consistently and across all the presented models. Details in the online appendix.</w:t>
      </w:r>
    </w:p>
    <w:p w:rsidR="0018364B" w:rsidRPr="002277CE" w:rsidRDefault="0018364B" w:rsidP="002277CE">
      <w:pPr>
        <w:spacing w:line="360" w:lineRule="auto"/>
        <w:rPr>
          <w:rFonts w:ascii="Times New Roman" w:hAnsi="Times New Roman" w:cs="Times New Roman"/>
        </w:rPr>
      </w:pPr>
    </w:p>
    <w:p w:rsidR="00F47729" w:rsidRPr="002277CE" w:rsidRDefault="002277CE" w:rsidP="00BE721F">
      <w:pPr>
        <w:spacing w:line="360" w:lineRule="auto"/>
        <w:ind w:firstLine="720"/>
        <w:rPr>
          <w:rFonts w:ascii="Times New Roman" w:hAnsi="Times New Roman" w:cs="Times New Roman"/>
        </w:rPr>
        <w:pPrChange w:id="95" w:author="Stoycho Rusinov" w:date="2026-07-29T16:54:00Z">
          <w:pPr>
            <w:spacing w:line="360" w:lineRule="auto"/>
          </w:pPr>
        </w:pPrChange>
      </w:pPr>
      <w:r w:rsidRPr="002277CE">
        <w:rPr>
          <w:rFonts w:ascii="Times New Roman" w:hAnsi="Times New Roman" w:cs="Times New Roman"/>
        </w:rPr>
        <w:t xml:space="preserve">The results indicate a large and widespread contraction in demand. Across EU countries, applications declined substantially following the introduction of international tuition fees, with estimated effects corresponding to reductions of roughly 30% (Malta) to the worst cases of 89% in Lithuania and 85% in Bulgaria, relative to the control group. The average effect implies a decline of approximately 67%. All DiD elasticities lie strictly below </w:t>
      </w:r>
      <w:r w:rsidRPr="002277CE">
        <w:rPr>
          <w:rFonts w:ascii="Times New Roman" w:hAnsi="Times New Roman" w:cs="Times New Roman"/>
        </w:rPr>
        <w:lastRenderedPageBreak/>
        <w:t>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−0.42 and −0.6, indicating relatively inelastic demand. By contrast, lower-income EU countries – including Bulgaria, Romania, Lithuania, Croatia, and Latvia – exhibit elasticities below −2, with Lithuania approaching −3, indicating relatively elastic demand. This leads to the misleading interpretation that the demand in poorer countries is less resilient to tuition changes as well as that students from such countries are less “motivated” to apply. We later show that this is an incorrect interpretation.</w:t>
      </w:r>
    </w:p>
    <w:p w:rsidR="0018364B" w:rsidRDefault="002277CE" w:rsidP="0018364B">
      <w:pPr>
        <w:spacing w:line="360" w:lineRule="auto"/>
        <w:ind w:firstLine="720"/>
        <w:rPr>
          <w:rFonts w:ascii="Times New Roman" w:hAnsi="Times New Roman" w:cs="Times New Roman"/>
        </w:rPr>
      </w:pPr>
      <w:r w:rsidRPr="002277CE">
        <w:rPr>
          <w:rFonts w:ascii="Times New Roman" w:hAnsi="Times New Roman" w:cs="Times New Roman"/>
        </w:rPr>
        <w:t xml:space="preserve">This heterogeneity also aligns closely with cross-country differences in income. Regressing the estimated country-specific responses on GDP per capita reveals a strong positive relationship where wealthier countries experience smaller declines in applications (Figure 5).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 Furthermore, even when the elasticities are estimated with additional controls, included in the saturated DiD regression, the correlation with GDP per capita remains strong. </w:t>
      </w:r>
    </w:p>
    <w:p w:rsidR="00CA4693" w:rsidRPr="00CA4693" w:rsidRDefault="00CA4693" w:rsidP="00CA4693">
      <w:pPr>
        <w:spacing w:line="360" w:lineRule="auto"/>
        <w:ind w:firstLine="720"/>
        <w:rPr>
          <w:rFonts w:ascii="Times New Roman" w:hAnsi="Times New Roman" w:cs="Times New Roman"/>
        </w:rPr>
      </w:pPr>
      <w:r w:rsidRPr="00CA4693">
        <w:rPr>
          <w:rFonts w:ascii="Times New Roman" w:hAnsi="Times New Roman" w:cs="Times New Roman"/>
        </w:rPr>
        <w:t>The correlations weaken only when (</w:t>
      </w:r>
      <w:proofErr w:type="spellStart"/>
      <w:r w:rsidRPr="00CA4693">
        <w:rPr>
          <w:rFonts w:ascii="Times New Roman" w:hAnsi="Times New Roman" w:cs="Times New Roman"/>
        </w:rPr>
        <w:t>k_j</w:t>
      </w:r>
      <w:proofErr w:type="spellEnd"/>
      <w:r w:rsidRPr="00CA4693">
        <w:rPr>
          <w:rFonts w:ascii="Times New Roman" w:hAnsi="Times New Roman" w:cs="Times New Roman"/>
        </w:rPr>
        <w:t>), calculated under (\delta=3%) and (g=2%), is allowed to vary across countries according to the income-contingent loan systems to which EU students were previously exposed. Under this adjustment, the previously positive income gradient in the TWFE elasticity estimates becomes statistically insignificant</w:t>
      </w:r>
      <w:r w:rsidR="009D3E61">
        <w:rPr>
          <w:rFonts w:ascii="Times New Roman" w:hAnsi="Times New Roman" w:cs="Times New Roman"/>
        </w:rPr>
        <w:t xml:space="preserve">. This, combined with the results presented in the previous paragraph, </w:t>
      </w:r>
      <w:r w:rsidRPr="00CA4693">
        <w:rPr>
          <w:rFonts w:ascii="Times New Roman" w:hAnsi="Times New Roman" w:cs="Times New Roman"/>
        </w:rPr>
        <w:t xml:space="preserve">shows that the estimated income gradient is highly sensitive both to the treatment of loan conditions and to the control of persistent cross-country heterogeneity. </w:t>
      </w:r>
      <w:r w:rsidR="009D3E61">
        <w:rPr>
          <w:rFonts w:ascii="Times New Roman" w:hAnsi="Times New Roman" w:cs="Times New Roman"/>
        </w:rPr>
        <w:t>Therefore, t</w:t>
      </w:r>
      <w:r w:rsidRPr="00CA4693">
        <w:rPr>
          <w:rFonts w:ascii="Times New Roman" w:hAnsi="Times New Roman" w:cs="Times New Roman"/>
        </w:rPr>
        <w:t>he baseline unadjusted estimates may systematically overstate the price elasticity for some country groups and understate it for others. We return to this issue in the discussion section.</w:t>
      </w:r>
    </w:p>
    <w:p w:rsidR="0018364B" w:rsidRDefault="0018364B" w:rsidP="002277CE">
      <w:pPr>
        <w:spacing w:line="360" w:lineRule="auto"/>
        <w:rPr>
          <w:rFonts w:ascii="Times New Roman" w:hAnsi="Times New Roman" w:cs="Times New Roman"/>
          <w:b/>
          <w:bCs/>
        </w:rPr>
      </w:pPr>
    </w:p>
    <w:p w:rsidR="0018364B" w:rsidRDefault="0018364B" w:rsidP="002277CE">
      <w:pPr>
        <w:spacing w:line="360" w:lineRule="auto"/>
        <w:rPr>
          <w:rFonts w:ascii="Times New Roman" w:hAnsi="Times New Roman" w:cs="Times New Roman"/>
          <w:b/>
          <w:bCs/>
        </w:rPr>
      </w:pPr>
    </w:p>
    <w:p w:rsidR="0018364B" w:rsidRDefault="0018364B" w:rsidP="002277CE">
      <w:pPr>
        <w:spacing w:line="360" w:lineRule="auto"/>
        <w:rPr>
          <w:rFonts w:ascii="Times New Roman" w:hAnsi="Times New Roman" w:cs="Times New Roman"/>
          <w:b/>
          <w:bCs/>
        </w:rPr>
      </w:pPr>
    </w:p>
    <w:p w:rsidR="0018364B" w:rsidRDefault="0018364B" w:rsidP="002277CE">
      <w:pPr>
        <w:spacing w:line="360" w:lineRule="auto"/>
        <w:rPr>
          <w:rFonts w:ascii="Times New Roman" w:hAnsi="Times New Roman" w:cs="Times New Roman"/>
          <w:b/>
          <w:bCs/>
        </w:rPr>
      </w:pPr>
    </w:p>
    <w:p w:rsidR="0018364B" w:rsidRDefault="0018364B" w:rsidP="002277CE">
      <w:pPr>
        <w:spacing w:line="360" w:lineRule="auto"/>
        <w:rPr>
          <w:rFonts w:ascii="Times New Roman" w:hAnsi="Times New Roman" w:cs="Times New Roman"/>
          <w:b/>
          <w:bCs/>
        </w:rPr>
      </w:pPr>
    </w:p>
    <w:p w:rsidR="0018364B" w:rsidRDefault="0018364B" w:rsidP="002277CE">
      <w:pPr>
        <w:spacing w:line="360" w:lineRule="auto"/>
        <w:rPr>
          <w:rFonts w:ascii="Times New Roman" w:hAnsi="Times New Roman" w:cs="Times New Roman"/>
          <w:b/>
          <w:bCs/>
        </w:rPr>
      </w:pPr>
    </w:p>
    <w:p w:rsidR="0018364B" w:rsidRDefault="0018364B" w:rsidP="002277CE">
      <w:pPr>
        <w:spacing w:line="360" w:lineRule="auto"/>
        <w:rPr>
          <w:rFonts w:ascii="Times New Roman" w:hAnsi="Times New Roman" w:cs="Times New Roman"/>
          <w:b/>
          <w:bCs/>
        </w:rPr>
      </w:pPr>
    </w:p>
    <w:p w:rsidR="0018364B" w:rsidRDefault="0018364B" w:rsidP="002277CE">
      <w:pPr>
        <w:spacing w:line="360" w:lineRule="auto"/>
        <w:rPr>
          <w:rFonts w:ascii="Times New Roman" w:hAnsi="Times New Roman" w:cs="Times New Roman"/>
          <w:b/>
          <w:bCs/>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5</w:t>
      </w:r>
      <w:r w:rsidRPr="002277CE">
        <w:rPr>
          <w:rFonts w:ascii="Times New Roman" w:hAnsi="Times New Roman" w:cs="Times New Roman"/>
        </w:rPr>
        <w:t>. Correlations between the DiD (FEs and No FEs elasticities) and logarithm of GDP per capita</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322619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edia/image4.png"/>
                    <pic:cNvPicPr>
                      <a:picLocks noChangeAspect="1" noChangeArrowheads="1"/>
                    </pic:cNvPicPr>
                  </pic:nvPicPr>
                  <pic:blipFill>
                    <a:blip r:embed="rId12"/>
                    <a:stretch>
                      <a:fillRect/>
                    </a:stretch>
                  </pic:blipFill>
                  <pic:spPr bwMode="auto">
                    <a:xfrm>
                      <a:off x="0" y="0"/>
                      <a:ext cx="5727700" cy="3226193"/>
                    </a:xfrm>
                    <a:prstGeom prst="rect">
                      <a:avLst/>
                    </a:prstGeom>
                    <a:noFill/>
                    <a:ln w="9525">
                      <a:noFill/>
                      <a:headEnd/>
                      <a:tailEnd/>
                    </a:ln>
                  </pic:spPr>
                </pic:pic>
              </a:graphicData>
            </a:graphic>
          </wp:inline>
        </w:drawing>
      </w:r>
    </w:p>
    <w:p w:rsidR="0018364B" w:rsidRDefault="0018364B" w:rsidP="002277CE">
      <w:pPr>
        <w:spacing w:line="360" w:lineRule="auto"/>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p>
    <w:p w:rsidR="00446968" w:rsidRDefault="002277CE" w:rsidP="00446968">
      <w:pPr>
        <w:numPr>
          <w:ilvl w:val="0"/>
          <w:numId w:val="2"/>
        </w:numPr>
        <w:spacing w:line="360" w:lineRule="auto"/>
        <w:rPr>
          <w:rFonts w:ascii="Times New Roman" w:hAnsi="Times New Roman" w:cs="Times New Roman"/>
        </w:rPr>
      </w:pPr>
      <w:r w:rsidRPr="002277CE">
        <w:rPr>
          <w:rFonts w:ascii="Times New Roman" w:hAnsi="Times New Roman" w:cs="Times New Roman"/>
          <w:b/>
          <w:bCs/>
          <w:i/>
          <w:iCs/>
        </w:rPr>
        <w:t>Estimated COVID specific elasticities</w:t>
      </w:r>
    </w:p>
    <w:p w:rsidR="00446968" w:rsidRPr="00446968" w:rsidRDefault="00446968" w:rsidP="00446968">
      <w:pPr>
        <w:spacing w:line="360" w:lineRule="auto"/>
        <w:ind w:left="240"/>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6</w:t>
      </w:r>
      <w:r w:rsidRPr="002277CE">
        <w:rPr>
          <w:rFonts w:ascii="Times New Roman" w:hAnsi="Times New Roman" w:cs="Times New Roman"/>
        </w:rPr>
        <w:t xml:space="preserve"> compares the immediate post-Brexit demand elasticities with the persistent elasticities observed after pandemic disruptions had abated. The difference between the dots is consistent with the effect derived in the supplementary materials.</w:t>
      </w:r>
    </w:p>
    <w:p w:rsidR="002277CE" w:rsidRPr="002277CE" w:rsidRDefault="002277CE" w:rsidP="002277CE">
      <w:pPr>
        <w:spacing w:line="360" w:lineRule="auto"/>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p>
    <w:p w:rsidR="002277CE" w:rsidRDefault="002277CE" w:rsidP="002277CE">
      <w:pPr>
        <w:spacing w:line="360" w:lineRule="auto"/>
        <w:rPr>
          <w:rFonts w:ascii="Times New Roman" w:hAnsi="Times New Roman" w:cs="Times New Roman"/>
        </w:rPr>
      </w:pPr>
    </w:p>
    <w:p w:rsidR="00014EA4" w:rsidRDefault="00014EA4" w:rsidP="002277CE">
      <w:pPr>
        <w:spacing w:line="360" w:lineRule="auto"/>
        <w:rPr>
          <w:rFonts w:ascii="Times New Roman" w:hAnsi="Times New Roman" w:cs="Times New Roman"/>
        </w:rPr>
      </w:pPr>
    </w:p>
    <w:p w:rsidR="009D3E61" w:rsidRDefault="009D3E61" w:rsidP="002277CE">
      <w:pPr>
        <w:spacing w:line="360" w:lineRule="auto"/>
        <w:rPr>
          <w:rFonts w:ascii="Times New Roman" w:hAnsi="Times New Roman" w:cs="Times New Roman"/>
        </w:rPr>
      </w:pPr>
    </w:p>
    <w:p w:rsidR="009D3E61" w:rsidRDefault="009D3E61" w:rsidP="002277CE">
      <w:pPr>
        <w:spacing w:line="360" w:lineRule="auto"/>
        <w:rPr>
          <w:rFonts w:ascii="Times New Roman" w:hAnsi="Times New Roman" w:cs="Times New Roman"/>
        </w:rPr>
      </w:pPr>
    </w:p>
    <w:p w:rsidR="00014EA4" w:rsidRDefault="00014EA4" w:rsidP="002277CE">
      <w:pPr>
        <w:spacing w:line="360" w:lineRule="auto"/>
        <w:rPr>
          <w:rFonts w:ascii="Times New Roman" w:hAnsi="Times New Roman" w:cs="Times New Roman"/>
        </w:rPr>
      </w:pPr>
    </w:p>
    <w:p w:rsidR="00014EA4" w:rsidRDefault="00014EA4" w:rsidP="002277CE">
      <w:pPr>
        <w:spacing w:line="360" w:lineRule="auto"/>
        <w:rPr>
          <w:rFonts w:ascii="Times New Roman" w:hAnsi="Times New Roman" w:cs="Times New Roman"/>
        </w:rPr>
      </w:pPr>
    </w:p>
    <w:p w:rsidR="00014EA4" w:rsidRDefault="00014EA4" w:rsidP="002277CE">
      <w:pPr>
        <w:spacing w:line="360" w:lineRule="auto"/>
        <w:rPr>
          <w:rFonts w:ascii="Times New Roman" w:hAnsi="Times New Roman" w:cs="Times New Roman"/>
        </w:rPr>
      </w:pPr>
    </w:p>
    <w:p w:rsidR="00014EA4" w:rsidRDefault="00014EA4" w:rsidP="002277CE">
      <w:pPr>
        <w:spacing w:line="360" w:lineRule="auto"/>
        <w:rPr>
          <w:rFonts w:ascii="Times New Roman" w:hAnsi="Times New Roman" w:cs="Times New Roman"/>
        </w:rPr>
      </w:pPr>
    </w:p>
    <w:p w:rsidR="00014EA4" w:rsidRPr="002277CE" w:rsidRDefault="00014EA4"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6.</w:t>
      </w:r>
      <w:r w:rsidRPr="002277CE">
        <w:rPr>
          <w:rFonts w:ascii="Times New Roman" w:hAnsi="Times New Roman" w:cs="Times New Roman"/>
        </w:rPr>
        <w:t xml:space="preserve"> Post Brexit and post-COVID Demand elasticities compared on the same measurement axis.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409121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13"/>
                    <a:stretch>
                      <a:fillRect/>
                    </a:stretch>
                  </pic:blipFill>
                  <pic:spPr bwMode="auto">
                    <a:xfrm>
                      <a:off x="0" y="0"/>
                      <a:ext cx="5727700" cy="4091214"/>
                    </a:xfrm>
                    <a:prstGeom prst="rect">
                      <a:avLst/>
                    </a:prstGeom>
                    <a:noFill/>
                    <a:ln w="9525">
                      <a:noFill/>
                      <a:headEnd/>
                      <a:tailEnd/>
                    </a:ln>
                  </pic:spPr>
                </pic:pic>
              </a:graphicData>
            </a:graphic>
          </wp:inline>
        </w:drawing>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Note: Used are the naïve elasticities across all the models. The COVID coefficients are coded for the period 2021-2023, while 2024 to 2025 are assumed to be only the persistency effects of the Brexit tuition regime. Used are Driscoll-Kraay (L=1) standard errors consistently and across all the presented models. Details in the online appendix.</w:t>
      </w:r>
    </w:p>
    <w:p w:rsidR="00F47729" w:rsidRDefault="002277CE" w:rsidP="002277CE">
      <w:pPr>
        <w:spacing w:line="360" w:lineRule="auto"/>
        <w:rPr>
          <w:rFonts w:ascii="Times New Roman" w:hAnsi="Times New Roman" w:cs="Times New Roman"/>
        </w:rPr>
      </w:pPr>
      <w:r w:rsidRPr="002277CE">
        <w:rPr>
          <w:rFonts w:ascii="Times New Roman" w:hAnsi="Times New Roman" w:cs="Times New Roman"/>
        </w:rPr>
        <w:t>For nearly all EU origin countries the persistent post-COVID elasticities stay strongly negative and close to the initial post-2021 estimates. This persistence confirms that price sensitivity, not short-run volatility, drives the contraction. The 2024-2025 effects are at least as negative as the 2021-2023 effects, so there is little recovery once the COVID window passes, most clearly among lower-income countries though the deepening is visible across much of the income distribution.</w:t>
      </w:r>
    </w:p>
    <w:p w:rsidR="00014EA4" w:rsidRPr="002277CE" w:rsidRDefault="00014EA4"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The COVID-specific ATT coefficients run from −0.42 (down from −0.32) for Malta to −2.39 (down from −2.03) for Lithuania. Excluding Portugal for its data issue, the post-COVID </w:t>
      </w:r>
      <w:r w:rsidRPr="002277CE">
        <w:rPr>
          <w:rFonts w:ascii="Times New Roman" w:hAnsi="Times New Roman" w:cs="Times New Roman"/>
        </w:rPr>
        <w:lastRenderedPageBreak/>
        <w:t>coefficients are 2% to 42% larger in absolute magnitude. This contradicts a COVID-driven or mobility-attraction story and implies UK higher education grew steadily less popular among EU students until the system reached a stable equilibrium.</w:t>
      </w:r>
    </w:p>
    <w:p w:rsidR="002277CE" w:rsidRPr="002277CE" w:rsidRDefault="002277CE" w:rsidP="002277CE">
      <w:pPr>
        <w:spacing w:line="360" w:lineRule="auto"/>
        <w:rPr>
          <w:rFonts w:ascii="Times New Roman" w:hAnsi="Times New Roman" w:cs="Times New Roman"/>
        </w:rPr>
      </w:pPr>
    </w:p>
    <w:p w:rsidR="00F47729" w:rsidRPr="002277CE" w:rsidRDefault="002277CE" w:rsidP="000E4FD1">
      <w:pPr>
        <w:numPr>
          <w:ilvl w:val="0"/>
          <w:numId w:val="3"/>
        </w:numPr>
        <w:spacing w:line="360" w:lineRule="auto"/>
        <w:rPr>
          <w:rFonts w:ascii="Times New Roman" w:hAnsi="Times New Roman" w:cs="Times New Roman"/>
        </w:rPr>
      </w:pPr>
      <w:r w:rsidRPr="002277CE">
        <w:rPr>
          <w:rFonts w:ascii="Times New Roman" w:hAnsi="Times New Roman" w:cs="Times New Roman"/>
          <w:b/>
          <w:bCs/>
          <w:i/>
          <w:iCs/>
        </w:rPr>
        <w:t>ATT wealth heterogeneity</w:t>
      </w: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Table 3.</w:t>
      </w:r>
      <w:r w:rsidRPr="002277CE">
        <w:rPr>
          <w:rFonts w:ascii="Times New Roman" w:hAnsi="Times New Roman" w:cs="Times New Roman"/>
        </w:rPr>
        <w:t xml:space="preserve"> ATE coefficient and interactions. FEs are always entity and time. Standard errors are Driscoll &amp; Kraay (1998) (L=1)</w:t>
      </w:r>
    </w:p>
    <w:tbl>
      <w:tblPr>
        <w:tblStyle w:val="Style1"/>
        <w:tblW w:w="4920" w:type="pct"/>
        <w:tblLook w:val="0020" w:firstRow="1" w:lastRow="0" w:firstColumn="0" w:lastColumn="0" w:noHBand="0" w:noVBand="0"/>
      </w:tblPr>
      <w:tblGrid>
        <w:gridCol w:w="2971"/>
        <w:gridCol w:w="1193"/>
        <w:gridCol w:w="1065"/>
        <w:gridCol w:w="1193"/>
        <w:gridCol w:w="1193"/>
        <w:gridCol w:w="1237"/>
      </w:tblGrid>
      <w:tr w:rsidR="00F47729" w:rsidRPr="002277CE" w:rsidTr="005807A3">
        <w:trPr>
          <w:cnfStyle w:val="100000000000" w:firstRow="1" w:lastRow="0" w:firstColumn="0" w:lastColumn="0" w:oddVBand="0" w:evenVBand="0" w:oddHBand="0" w:evenHBand="0" w:firstRowFirstColumn="0" w:firstRowLastColumn="0" w:lastRowFirstColumn="0" w:lastRowLastColumn="0"/>
        </w:trPr>
        <w:tc>
          <w:tcPr>
            <w:tcW w:w="0" w:type="auto"/>
          </w:tcPr>
          <w:p w:rsidR="00F47729" w:rsidRPr="002277CE" w:rsidRDefault="00F47729" w:rsidP="002277CE">
            <w:pPr>
              <w:spacing w:line="360" w:lineRule="auto"/>
              <w:rPr>
                <w:rFonts w:ascii="Times New Roman" w:hAnsi="Times New Roman" w:cs="Times New Roman"/>
              </w:rPr>
            </w:pPr>
          </w:p>
        </w:tc>
        <w:tc>
          <w:tcPr>
            <w:tcW w:w="0" w:type="auto"/>
            <w:vAlign w:val="center"/>
          </w:tcPr>
          <w:p w:rsidR="00F47729" w:rsidRPr="002277CE" w:rsidRDefault="002277CE" w:rsidP="005807A3">
            <w:pPr>
              <w:spacing w:line="360" w:lineRule="auto"/>
              <w:jc w:val="center"/>
              <w:rPr>
                <w:rFonts w:ascii="Times New Roman" w:hAnsi="Times New Roman" w:cs="Times New Roman"/>
              </w:rPr>
            </w:pPr>
            <w:r w:rsidRPr="002277CE">
              <w:rPr>
                <w:rFonts w:ascii="Times New Roman" w:hAnsi="Times New Roman" w:cs="Times New Roman"/>
                <w:b/>
                <w:bCs/>
              </w:rPr>
              <w:t>(I)</w:t>
            </w:r>
          </w:p>
        </w:tc>
        <w:tc>
          <w:tcPr>
            <w:tcW w:w="0" w:type="auto"/>
            <w:vAlign w:val="center"/>
          </w:tcPr>
          <w:p w:rsidR="00F47729" w:rsidRPr="002277CE" w:rsidRDefault="002277CE" w:rsidP="005807A3">
            <w:pPr>
              <w:spacing w:line="360" w:lineRule="auto"/>
              <w:jc w:val="center"/>
              <w:rPr>
                <w:rFonts w:ascii="Times New Roman" w:hAnsi="Times New Roman" w:cs="Times New Roman"/>
              </w:rPr>
            </w:pPr>
            <w:r w:rsidRPr="002277CE">
              <w:rPr>
                <w:rFonts w:ascii="Times New Roman" w:hAnsi="Times New Roman" w:cs="Times New Roman"/>
                <w:b/>
                <w:bCs/>
              </w:rPr>
              <w:t>(II)</w:t>
            </w:r>
          </w:p>
        </w:tc>
        <w:tc>
          <w:tcPr>
            <w:tcW w:w="0" w:type="auto"/>
            <w:vAlign w:val="center"/>
          </w:tcPr>
          <w:p w:rsidR="00F47729" w:rsidRPr="002277CE" w:rsidRDefault="002277CE" w:rsidP="005807A3">
            <w:pPr>
              <w:spacing w:line="360" w:lineRule="auto"/>
              <w:jc w:val="center"/>
              <w:rPr>
                <w:rFonts w:ascii="Times New Roman" w:hAnsi="Times New Roman" w:cs="Times New Roman"/>
              </w:rPr>
            </w:pPr>
            <w:r w:rsidRPr="002277CE">
              <w:rPr>
                <w:rFonts w:ascii="Times New Roman" w:hAnsi="Times New Roman" w:cs="Times New Roman"/>
                <w:b/>
                <w:bCs/>
              </w:rPr>
              <w:t>(III)</w:t>
            </w:r>
          </w:p>
        </w:tc>
        <w:tc>
          <w:tcPr>
            <w:tcW w:w="0" w:type="auto"/>
            <w:vAlign w:val="center"/>
          </w:tcPr>
          <w:p w:rsidR="00F47729" w:rsidRPr="002277CE" w:rsidRDefault="002277CE" w:rsidP="005807A3">
            <w:pPr>
              <w:spacing w:line="360" w:lineRule="auto"/>
              <w:jc w:val="center"/>
              <w:rPr>
                <w:rFonts w:ascii="Times New Roman" w:hAnsi="Times New Roman" w:cs="Times New Roman"/>
              </w:rPr>
            </w:pPr>
            <w:r w:rsidRPr="002277CE">
              <w:rPr>
                <w:rFonts w:ascii="Times New Roman" w:hAnsi="Times New Roman" w:cs="Times New Roman"/>
                <w:b/>
                <w:bCs/>
              </w:rPr>
              <w:t>(IV)</w:t>
            </w:r>
          </w:p>
        </w:tc>
        <w:tc>
          <w:tcPr>
            <w:tcW w:w="0" w:type="auto"/>
            <w:vAlign w:val="center"/>
          </w:tcPr>
          <w:p w:rsidR="00F47729" w:rsidRPr="002277CE" w:rsidRDefault="002277CE" w:rsidP="005807A3">
            <w:pPr>
              <w:spacing w:line="360" w:lineRule="auto"/>
              <w:jc w:val="center"/>
              <w:rPr>
                <w:rFonts w:ascii="Times New Roman" w:hAnsi="Times New Roman" w:cs="Times New Roman"/>
              </w:rPr>
            </w:pPr>
            <w:r w:rsidRPr="002277CE">
              <w:rPr>
                <w:rFonts w:ascii="Times New Roman" w:hAnsi="Times New Roman" w:cs="Times New Roman"/>
                <w:b/>
                <w:bCs/>
              </w:rPr>
              <w:t>(V)</w:t>
            </w:r>
          </w:p>
        </w:tc>
      </w:tr>
      <w:tr w:rsidR="00F47729" w:rsidRPr="002277CE" w:rsidTr="005807A3">
        <w:tc>
          <w:tcPr>
            <w:tcW w:w="0" w:type="auto"/>
            <w:vAlign w:val="center"/>
          </w:tcPr>
          <w:p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oMath>
            <w:r w:rsidR="005807A3">
              <w:rPr>
                <w:rFonts w:ascii="Times New Roman" w:eastAsiaTheme="minorEastAsia" w:hAnsi="Times New Roman" w:cs="Times New Roman"/>
              </w:rPr>
              <w:t xml:space="preserve"> </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-1.109</w:t>
            </w:r>
            <w:r w:rsidRPr="002277CE">
              <w:rPr>
                <w:rFonts w:ascii="Times New Roman" w:hAnsi="Times New Roman" w:cs="Times New Roman"/>
                <w:vertAlign w:val="superscript"/>
              </w:rPr>
              <w:t>***</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-1.05</w:t>
            </w:r>
            <w:r w:rsidRPr="002277CE">
              <w:rPr>
                <w:rFonts w:ascii="Times New Roman" w:hAnsi="Times New Roman" w:cs="Times New Roman"/>
                <w:vertAlign w:val="superscript"/>
              </w:rPr>
              <w:t>***</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-0.981</w:t>
            </w:r>
            <w:r w:rsidRPr="002277CE">
              <w:rPr>
                <w:rFonts w:ascii="Times New Roman" w:hAnsi="Times New Roman" w:cs="Times New Roman"/>
                <w:vertAlign w:val="superscript"/>
              </w:rPr>
              <w:t>***</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-0.961</w:t>
            </w:r>
            <w:r w:rsidRPr="002277CE">
              <w:rPr>
                <w:rFonts w:ascii="Times New Roman" w:hAnsi="Times New Roman" w:cs="Times New Roman"/>
                <w:vertAlign w:val="superscript"/>
              </w:rPr>
              <w:t>***</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-1.211</w:t>
            </w:r>
            <w:r w:rsidRPr="002277CE">
              <w:rPr>
                <w:rFonts w:ascii="Times New Roman" w:hAnsi="Times New Roman" w:cs="Times New Roman"/>
                <w:vertAlign w:val="superscript"/>
              </w:rPr>
              <w:t>***</w:t>
            </w:r>
          </w:p>
        </w:tc>
      </w:tr>
      <w:tr w:rsidR="00F47729" w:rsidRPr="002277CE" w:rsidTr="005807A3">
        <w:tc>
          <w:tcPr>
            <w:tcW w:w="0" w:type="auto"/>
            <w:vAlign w:val="center"/>
          </w:tcPr>
          <w:p w:rsidR="00F47729" w:rsidRPr="002277CE" w:rsidRDefault="00F47729" w:rsidP="005807A3">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(0.098)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(0.110)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(0.101)</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(0.092)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(0.120)</w:t>
            </w:r>
          </w:p>
        </w:tc>
      </w:tr>
      <w:tr w:rsidR="00F47729" w:rsidRPr="002277CE" w:rsidTr="005807A3">
        <w:tc>
          <w:tcPr>
            <w:tcW w:w="0" w:type="auto"/>
            <w:vAlign w:val="center"/>
          </w:tcPr>
          <w:p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log</m:t>
              </m:r>
              <m:d>
                <m:dPr>
                  <m:ctrlPr>
                    <w:rPr>
                      <w:rFonts w:ascii="Cambria Math" w:hAnsi="Cambria Math" w:cs="Times New Roman"/>
                    </w:rPr>
                  </m:ctrlPr>
                </m:dPr>
                <m:e>
                  <m:r>
                    <w:rPr>
                      <w:rFonts w:ascii="Cambria Math" w:hAnsi="Cambria Math" w:cs="Times New Roman"/>
                    </w:rPr>
                    <m:t>GDPpc</m:t>
                  </m:r>
                </m:e>
              </m:d>
            </m:oMath>
            <w:r w:rsidR="005807A3">
              <w:rPr>
                <w:rFonts w:ascii="Times New Roman" w:eastAsiaTheme="minorEastAsia" w:hAnsi="Times New Roman" w:cs="Times New Roman"/>
              </w:rPr>
              <w:t xml:space="preserve"> </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-0.720</w:t>
            </w:r>
            <w:r w:rsidRPr="002277CE">
              <w:rPr>
                <w:rFonts w:ascii="Times New Roman" w:hAnsi="Times New Roman" w:cs="Times New Roman"/>
                <w:vertAlign w:val="superscript"/>
              </w:rPr>
              <w:t>*</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-0.447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-0.687</w:t>
            </w:r>
            <w:r w:rsidRPr="002277CE">
              <w:rPr>
                <w:rFonts w:ascii="Times New Roman" w:hAnsi="Times New Roman" w:cs="Times New Roman"/>
                <w:vertAlign w:val="superscript"/>
              </w:rPr>
              <w:t>*</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0.018</w:t>
            </w:r>
          </w:p>
        </w:tc>
      </w:tr>
      <w:tr w:rsidR="00F47729" w:rsidRPr="002277CE" w:rsidTr="005807A3">
        <w:tc>
          <w:tcPr>
            <w:tcW w:w="0" w:type="auto"/>
            <w:vAlign w:val="center"/>
          </w:tcPr>
          <w:p w:rsidR="00F47729" w:rsidRPr="002277CE" w:rsidRDefault="00F47729" w:rsidP="005807A3">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(0.265)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(0.266)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(0.290)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(0.300)</w:t>
            </w:r>
          </w:p>
        </w:tc>
      </w:tr>
      <w:tr w:rsidR="00F47729" w:rsidRPr="002277CE" w:rsidTr="005807A3">
        <w:tc>
          <w:tcPr>
            <w:tcW w:w="0" w:type="auto"/>
            <w:vAlign w:val="center"/>
          </w:tcPr>
          <w:p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64</m:t>
                  </m:r>
                </m:e>
              </m:d>
            </m:oMath>
            <w:r w:rsidR="005807A3">
              <w:rPr>
                <w:rFonts w:ascii="Times New Roman" w:eastAsiaTheme="minorEastAsia" w:hAnsi="Times New Roman" w:cs="Times New Roman"/>
              </w:rPr>
              <w:t xml:space="preserve"> </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3.077</w:t>
            </w:r>
            <w:r w:rsidRPr="002277CE">
              <w:rPr>
                <w:rFonts w:ascii="Times New Roman" w:hAnsi="Times New Roman" w:cs="Times New Roman"/>
                <w:vertAlign w:val="superscript"/>
              </w:rPr>
              <w:t>***</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3.213</w:t>
            </w:r>
            <w:r w:rsidRPr="002277CE">
              <w:rPr>
                <w:rFonts w:ascii="Times New Roman" w:hAnsi="Times New Roman" w:cs="Times New Roman"/>
                <w:vertAlign w:val="superscript"/>
              </w:rPr>
              <w:t>***</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2.631</w:t>
            </w:r>
            <w:r w:rsidRPr="002277CE">
              <w:rPr>
                <w:rFonts w:ascii="Times New Roman" w:hAnsi="Times New Roman" w:cs="Times New Roman"/>
                <w:vertAlign w:val="superscript"/>
              </w:rPr>
              <w:t>***</w:t>
            </w:r>
          </w:p>
        </w:tc>
      </w:tr>
      <w:tr w:rsidR="00F47729" w:rsidRPr="002277CE" w:rsidTr="005807A3">
        <w:tc>
          <w:tcPr>
            <w:tcW w:w="0" w:type="auto"/>
            <w:vAlign w:val="center"/>
          </w:tcPr>
          <w:p w:rsidR="00F47729" w:rsidRPr="002277CE" w:rsidRDefault="00F47729" w:rsidP="005807A3">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(0.460)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(0.519)</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(0.462)</w:t>
            </w:r>
          </w:p>
        </w:tc>
      </w:tr>
      <w:tr w:rsidR="00F47729" w:rsidRPr="002277CE" w:rsidTr="005807A3">
        <w:tc>
          <w:tcPr>
            <w:tcW w:w="0" w:type="auto"/>
            <w:vAlign w:val="center"/>
          </w:tcPr>
          <w:p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sidR="005807A3">
              <w:rPr>
                <w:rFonts w:ascii="Times New Roman" w:eastAsiaTheme="minorEastAsia" w:hAnsi="Times New Roman" w:cs="Times New Roman"/>
              </w:rPr>
              <w:t xml:space="preserve"> </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-0.014*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-0.008+</w:t>
            </w:r>
          </w:p>
        </w:tc>
      </w:tr>
      <w:tr w:rsidR="00F47729" w:rsidRPr="002277CE" w:rsidTr="005807A3">
        <w:tc>
          <w:tcPr>
            <w:tcW w:w="0" w:type="auto"/>
            <w:vAlign w:val="center"/>
          </w:tcPr>
          <w:p w:rsidR="00F47729" w:rsidRPr="002277CE" w:rsidRDefault="00F47729" w:rsidP="005807A3">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(0.004)</w:t>
            </w:r>
          </w:p>
        </w:tc>
      </w:tr>
      <w:tr w:rsidR="00F47729" w:rsidRPr="002277CE" w:rsidTr="005807A3">
        <w:tc>
          <w:tcPr>
            <w:tcW w:w="0" w:type="auto"/>
            <w:vAlign w:val="center"/>
          </w:tcPr>
          <w:p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GDPpc</m:t>
                  </m:r>
                </m:e>
              </m:d>
            </m:oMath>
            <w:r w:rsidR="005807A3">
              <w:rPr>
                <w:rFonts w:ascii="Times New Roman" w:eastAsiaTheme="minorEastAsia" w:hAnsi="Times New Roman" w:cs="Times New Roman"/>
              </w:rPr>
              <w:t xml:space="preserve"> </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0.808</w:t>
            </w:r>
            <w:r w:rsidRPr="002277CE">
              <w:rPr>
                <w:rFonts w:ascii="Times New Roman" w:hAnsi="Times New Roman" w:cs="Times New Roman"/>
                <w:vertAlign w:val="superscript"/>
              </w:rPr>
              <w:t>***</w:t>
            </w:r>
          </w:p>
        </w:tc>
      </w:tr>
      <w:tr w:rsidR="00F47729" w:rsidRPr="002277CE" w:rsidTr="005807A3">
        <w:tc>
          <w:tcPr>
            <w:tcW w:w="0" w:type="auto"/>
            <w:vAlign w:val="center"/>
          </w:tcPr>
          <w:p w:rsidR="00F47729" w:rsidRPr="002277CE" w:rsidRDefault="00F47729" w:rsidP="005807A3">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(0.136)</w:t>
            </w:r>
          </w:p>
        </w:tc>
      </w:tr>
      <w:tr w:rsidR="00F47729" w:rsidRPr="002277CE" w:rsidTr="005807A3">
        <w:tc>
          <w:tcPr>
            <w:tcW w:w="0" w:type="auto"/>
            <w:vAlign w:val="center"/>
          </w:tcPr>
          <w:p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_log</m:t>
              </m:r>
              <m:d>
                <m:dPr>
                  <m:ctrlPr>
                    <w:rPr>
                      <w:rFonts w:ascii="Cambria Math" w:hAnsi="Cambria Math" w:cs="Times New Roman"/>
                    </w:rPr>
                  </m:ctrlPr>
                </m:dPr>
                <m:e>
                  <m:r>
                    <w:rPr>
                      <w:rFonts w:ascii="Cambria Math" w:hAnsi="Cambria Math" w:cs="Times New Roman"/>
                    </w:rPr>
                    <m:t>Pop15</m:t>
                  </m:r>
                  <m:r>
                    <m:rPr>
                      <m:sty m:val="p"/>
                    </m:rPr>
                    <w:rPr>
                      <w:rFonts w:ascii="Cambria Math" w:hAnsi="Cambria Math" w:cs="Times New Roman"/>
                    </w:rPr>
                    <m:t>_</m:t>
                  </m:r>
                  <m:r>
                    <w:rPr>
                      <w:rFonts w:ascii="Cambria Math" w:hAnsi="Cambria Math" w:cs="Times New Roman"/>
                    </w:rPr>
                    <m:t>65</m:t>
                  </m:r>
                </m:e>
              </m:d>
            </m:oMath>
            <w:r w:rsidR="005807A3">
              <w:rPr>
                <w:rFonts w:ascii="Times New Roman" w:eastAsiaTheme="minorEastAsia" w:hAnsi="Times New Roman" w:cs="Times New Roman"/>
              </w:rPr>
              <w:t xml:space="preserve"> </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0.100</w:t>
            </w:r>
            <w:r w:rsidRPr="002277CE">
              <w:rPr>
                <w:rFonts w:ascii="Times New Roman" w:hAnsi="Times New Roman" w:cs="Times New Roman"/>
                <w:vertAlign w:val="superscript"/>
              </w:rPr>
              <w:t>***</w:t>
            </w:r>
          </w:p>
        </w:tc>
      </w:tr>
      <w:tr w:rsidR="00F47729" w:rsidRPr="002277CE" w:rsidTr="005807A3">
        <w:tc>
          <w:tcPr>
            <w:tcW w:w="0" w:type="auto"/>
            <w:vAlign w:val="center"/>
          </w:tcPr>
          <w:p w:rsidR="00F47729" w:rsidRPr="002277CE" w:rsidRDefault="00F47729" w:rsidP="005807A3">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(0.013)</w:t>
            </w:r>
          </w:p>
        </w:tc>
      </w:tr>
      <w:tr w:rsidR="00F47729" w:rsidRPr="002277CE" w:rsidTr="005807A3">
        <w:tc>
          <w:tcPr>
            <w:tcW w:w="0" w:type="auto"/>
            <w:vAlign w:val="center"/>
          </w:tcPr>
          <w:p w:rsidR="00F47729" w:rsidRPr="002277CE" w:rsidRDefault="002277CE" w:rsidP="005807A3">
            <w:pPr>
              <w:spacing w:line="360" w:lineRule="auto"/>
              <w:rPr>
                <w:rFonts w:ascii="Times New Roman" w:hAnsi="Times New Roman" w:cs="Times New Roman"/>
              </w:rPr>
            </w:pPr>
            <m:oMath>
              <m:r>
                <w:rPr>
                  <w:rFonts w:ascii="Cambria Math" w:hAnsi="Cambria Math" w:cs="Times New Roman"/>
                </w:rPr>
                <m:t>ATT</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_</m:t>
              </m:r>
              <m:r>
                <w:rPr>
                  <w:rFonts w:ascii="Cambria Math" w:hAnsi="Cambria Math" w:cs="Times New Roman"/>
                </w:rPr>
                <m:t>YU</m:t>
              </m:r>
            </m:oMath>
            <w:r w:rsidR="005807A3">
              <w:rPr>
                <w:rFonts w:ascii="Times New Roman" w:eastAsiaTheme="minorEastAsia" w:hAnsi="Times New Roman" w:cs="Times New Roman"/>
              </w:rPr>
              <w:t xml:space="preserve"> </w:t>
            </w: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0.011</w:t>
            </w:r>
          </w:p>
        </w:tc>
      </w:tr>
      <w:tr w:rsidR="00F47729" w:rsidRPr="002277CE" w:rsidTr="005807A3">
        <w:tc>
          <w:tcPr>
            <w:tcW w:w="0" w:type="auto"/>
            <w:vAlign w:val="center"/>
          </w:tcPr>
          <w:p w:rsidR="00F47729" w:rsidRPr="002277CE" w:rsidRDefault="00F47729" w:rsidP="005807A3">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(0.006)</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Obs.</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520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468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468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468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468</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R2 Adj</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0.957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0.958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0.964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0.964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0.970</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R2 Within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0.585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0.586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0.644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0.652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0.708</w:t>
            </w:r>
          </w:p>
        </w:tc>
      </w:tr>
    </w:tbl>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Note:</w:t>
      </w:r>
      <w:r w:rsidRPr="002277CE">
        <w:rPr>
          <w:rFonts w:ascii="Times New Roman" w:hAnsi="Times New Roman" w:cs="Times New Roman"/>
        </w:rPr>
        <w:t xml:space="preserve"> Models (I) through (V) are estimated with the standard TWFE estimator. The data is sourced from the World Bank API resources where Model (I) uses the full panel of 520 observations (52 countries over the 2016 to 2025 window), while the specifications with World Bank controls (Models II to V) use 468 observations (52 countries over the 2016 to 2024 window), because the World Bank PPP GDP series carries no 2025 value so those </w:t>
      </w:r>
      <w:r w:rsidRPr="002277CE">
        <w:rPr>
          <w:rFonts w:ascii="Times New Roman" w:hAnsi="Times New Roman" w:cs="Times New Roman"/>
        </w:rPr>
        <w:lastRenderedPageBreak/>
        <w:t xml:space="preserve">country-years drop out. The c_log variables are demeaned before being included in the regression so the interactions with the ATT in model (V) will be comparable. The formula used for the demeaning was </w:t>
      </w:r>
      <m:oMath>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bar>
      </m:oMath>
      <w:r w:rsidRPr="002277CE">
        <w:rPr>
          <w:rFonts w:ascii="Times New Roman" w:hAnsi="Times New Roman" w:cs="Times New Roman"/>
        </w:rPr>
        <w:t xml:space="preserve"> removing the entir3e cross-sectional mean, not the within-group one, which allows the entity fixed effects to retain their original meaning. Used are Driscoll-Kraay (L=1) standard errors consistently and across all the presented models. Significance is marked as + p&lt;0.1, * p&lt;0.05, ** p&lt;0.01, *** p&lt;0.001. Details in the online appendix. The panel regressions use GDP per capita in purchasing power parity terms (constant international dollars)</w:t>
      </w:r>
    </w:p>
    <w:p w:rsidR="002277CE" w:rsidRPr="002277CE" w:rsidRDefault="002277CE" w:rsidP="002277CE">
      <w:pPr>
        <w:spacing w:line="360" w:lineRule="auto"/>
        <w:rPr>
          <w:rFonts w:ascii="Times New Roman" w:hAnsi="Times New Roman" w:cs="Times New Roman"/>
        </w:rPr>
      </w:pPr>
    </w:p>
    <w:p w:rsidR="00F47729" w:rsidRPr="002277CE" w:rsidRDefault="002277CE" w:rsidP="00BE721F">
      <w:pPr>
        <w:spacing w:line="360" w:lineRule="auto"/>
        <w:ind w:firstLine="720"/>
        <w:rPr>
          <w:rFonts w:ascii="Times New Roman" w:hAnsi="Times New Roman" w:cs="Times New Roman"/>
        </w:rPr>
        <w:pPrChange w:id="96" w:author="Stoycho Rusinov" w:date="2026-07-29T16:56:00Z">
          <w:pPr>
            <w:spacing w:line="360" w:lineRule="auto"/>
          </w:pPr>
        </w:pPrChange>
      </w:pPr>
      <w:del w:id="97" w:author="Stoycho Rusinov" w:date="2026-07-29T16:55:00Z">
        <w:r w:rsidRPr="002277CE" w:rsidDel="00BE721F">
          <w:rPr>
            <w:rFonts w:ascii="Times New Roman" w:hAnsi="Times New Roman" w:cs="Times New Roman"/>
          </w:rPr>
          <w:delText>First,</w:delText>
        </w:r>
      </w:del>
      <w:ins w:id="98" w:author="Stoycho Rusinov" w:date="2026-07-29T16:55:00Z">
        <w:r w:rsidR="00BE721F">
          <w:rPr>
            <w:rFonts w:ascii="Times New Roman" w:hAnsi="Times New Roman" w:cs="Times New Roman"/>
          </w:rPr>
          <w:t>Based on Table 3,</w:t>
        </w:r>
      </w:ins>
      <w:r w:rsidRPr="002277CE">
        <w:rPr>
          <w:rFonts w:ascii="Times New Roman" w:hAnsi="Times New Roman" w:cs="Times New Roman"/>
        </w:rPr>
        <w:t xml:space="preserve"> the ATT of</w:t>
      </w:r>
      <w:ins w:id="99" w:author="Stoycho Rusinov" w:date="2026-07-29T16:55:00Z">
        <w:r w:rsidR="00BE721F">
          <w:rPr>
            <w:rFonts w:ascii="Times New Roman" w:hAnsi="Times New Roman" w:cs="Times New Roman"/>
          </w:rPr>
          <w:t xml:space="preserve"> the uncontrolled model is</w:t>
        </w:r>
      </w:ins>
      <w:r w:rsidRPr="002277CE">
        <w:rPr>
          <w:rFonts w:ascii="Times New Roman" w:hAnsi="Times New Roman" w:cs="Times New Roman"/>
        </w:rPr>
        <w:t xml:space="preserve"> −1.109</w:t>
      </w:r>
      <w:del w:id="100" w:author="Stoycho Rusinov" w:date="2026-07-29T16:55:00Z">
        <w:r w:rsidRPr="002277CE" w:rsidDel="00BE721F">
          <w:rPr>
            <w:rFonts w:ascii="Times New Roman" w:hAnsi="Times New Roman" w:cs="Times New Roman"/>
          </w:rPr>
          <w:delText xml:space="preserve"> (Table 3)</w:delText>
        </w:r>
      </w:del>
      <w:r w:rsidRPr="002277CE">
        <w:rPr>
          <w:rFonts w:ascii="Times New Roman" w:hAnsi="Times New Roman" w:cs="Times New Roman"/>
        </w:rPr>
        <w:t xml:space="preserve">, or </w:t>
      </w:r>
      <w:proofErr w:type="gramStart"/>
      <w:r w:rsidRPr="002277CE">
        <w:rPr>
          <w:rFonts w:ascii="Times New Roman" w:hAnsi="Times New Roman" w:cs="Times New Roman"/>
        </w:rPr>
        <w:t>exp(</w:t>
      </w:r>
      <w:proofErr w:type="gramEnd"/>
      <w:r w:rsidRPr="002277CE">
        <w:rPr>
          <w:rFonts w:ascii="Times New Roman" w:hAnsi="Times New Roman" w:cs="Times New Roman"/>
        </w:rPr>
        <w:t>−1.109) − 1 = −67.0 percent, reconciles with the long-run −0.354 of Conlon et al. (2021) only under a specific attribution. Given the gross 140 percent fee increase, that coefficient assigns a log change of −0.354 × ln(2.4) = −0.310 to price, or exp(−0.310) − 1 = −26.7 percent, 27.9 percent of our effect. The residual of −0.799 falls to non-price components, exp(−0.799) − 1 = −55.0 percent. At their elastic bound of −0.648 the price channel absorbs 51.2 percent and the residual is exp(−0.542) − 1 = −41.8 percent. The heterogeneity results bound what a large non-price shock can do, since COVID produces at most a 43 percent effect for the most affected countries.</w:t>
      </w:r>
    </w:p>
    <w:p w:rsidR="00F47729" w:rsidRPr="002277CE" w:rsidRDefault="002277CE" w:rsidP="00014EA4">
      <w:pPr>
        <w:spacing w:line="360" w:lineRule="auto"/>
        <w:ind w:firstLine="720"/>
        <w:rPr>
          <w:rFonts w:ascii="Times New Roman" w:hAnsi="Times New Roman" w:cs="Times New Roman"/>
        </w:rPr>
      </w:pPr>
      <w:r w:rsidRPr="002277CE">
        <w:rPr>
          <w:rFonts w:ascii="Times New Roman" w:hAnsi="Times New Roman" w:cs="Times New Roman"/>
        </w:rPr>
        <w:t>The same arithmetic runs in reverse. Attributing the whole of our ATT to price, the annual fee increase required for an elasticity of −0.354 to generate it is exp(1.11/0.354) =22.9</w:t>
      </w:r>
      <w:r w:rsidRPr="002277CE">
        <w:rPr>
          <w:rStyle w:val="FootnoteReference"/>
          <w:rFonts w:ascii="Times New Roman" w:hAnsi="Times New Roman" w:cs="Times New Roman"/>
        </w:rPr>
        <w:footnoteReference w:id="2"/>
      </w:r>
      <w:r w:rsidRPr="002277CE">
        <w:rPr>
          <w:rFonts w:ascii="Times New Roman" w:hAnsi="Times New Roman" w:cs="Times New Roman"/>
        </w:rPr>
        <w:t xml:space="preserve">, a rise of 2,194 percent. Against the pre-Brexit home fee of £9,250, that implies an annual charge of approximately £212,200 rather than the roughly £22,200 actually levied once EU applicants moved to international rates. Even the elastic bound of −0.648 requires exp(1.109 / 0.648) = 5.5, an increase of 454 percent, or about £51,200 a year. However, such change will be possible only for countries where the income-contingent loan is effectively equal to zero in present value terms. To obtain Conlon et al. (2021) number of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0.354</m:t>
        </m:r>
      </m:oMath>
      <w:r w:rsidRPr="002277CE">
        <w:rPr>
          <w:rFonts w:ascii="Times New Roman" w:hAnsi="Times New Roman" w:cs="Times New Roman"/>
        </w:rPr>
        <w:t xml:space="preserve"> we have to solve for a denominator that gives </w:t>
      </w:r>
      <m:oMath>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1.109</m:t>
            </m:r>
          </m:num>
          <m:den>
            <m:r>
              <w:rPr>
                <w:rFonts w:ascii="Cambria Math" w:hAnsi="Cambria Math" w:cs="Times New Roman"/>
              </w:rPr>
              <m:t>0.354</m:t>
            </m:r>
          </m:den>
        </m:f>
        <m:r>
          <m:rPr>
            <m:sty m:val="p"/>
          </m:rPr>
          <w:rPr>
            <w:rFonts w:ascii="Cambria Math" w:hAnsi="Cambria Math" w:cs="Times New Roman"/>
          </w:rPr>
          <m:t>=</m:t>
        </m:r>
        <m:r>
          <w:rPr>
            <w:rFonts w:ascii="Cambria Math" w:hAnsi="Cambria Math" w:cs="Times New Roman"/>
          </w:rPr>
          <m:t>3.13</m:t>
        </m:r>
      </m:oMath>
      <w:r w:rsidRPr="002277CE">
        <w:rPr>
          <w:rFonts w:ascii="Times New Roman" w:hAnsi="Times New Roman" w:cs="Times New Roman"/>
        </w:rPr>
        <w:t xml:space="preserve">, so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loan</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22</m:t>
            </m:r>
            <m:r>
              <m:rPr>
                <m:sty m:val="p"/>
              </m:rPr>
              <w:rPr>
                <w:rFonts w:ascii="Cambria Math" w:hAnsi="Cambria Math" w:cs="Times New Roman"/>
              </w:rPr>
              <m:t>,</m:t>
            </m:r>
            <m:r>
              <w:rPr>
                <w:rFonts w:ascii="Cambria Math" w:hAnsi="Cambria Math" w:cs="Times New Roman"/>
              </w:rPr>
              <m:t>200</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3.13</m:t>
                </m:r>
              </m:sup>
            </m:sSup>
          </m:den>
        </m:f>
        <m:r>
          <m:rPr>
            <m:sty m:val="p"/>
          </m:rPr>
          <w:rPr>
            <w:rFonts w:ascii="Cambria Math" w:hAnsi="Cambria Math" w:cs="Times New Roman"/>
          </w:rPr>
          <m:t>=£</m:t>
        </m:r>
        <m:r>
          <w:rPr>
            <w:rFonts w:ascii="Cambria Math" w:hAnsi="Cambria Math" w:cs="Times New Roman"/>
          </w:rPr>
          <m:t>968</m:t>
        </m:r>
      </m:oMath>
      <w:r w:rsidRPr="002277CE">
        <w:rPr>
          <w:rFonts w:ascii="Times New Roman" w:hAnsi="Times New Roman" w:cs="Times New Roman"/>
        </w:rPr>
        <w:t xml:space="preserve">. That is 10.5 percent of the £9,250 principal, and under our baseline calibration it corresponds to an expected graduate wage of about £18,250 a year. Therefore, the estimates are equal only </w:t>
      </w:r>
      <w:r w:rsidRPr="002277CE">
        <w:rPr>
          <w:rFonts w:ascii="Times New Roman" w:hAnsi="Times New Roman" w:cs="Times New Roman"/>
        </w:rPr>
        <w:lastRenderedPageBreak/>
        <w:t>for an applicant whose income-contingent loan was worth about a tenth of its face value in present-value terms.</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Table 3 also reports regressions that relate the magnitude of the Brexit demand shock to country-level economic characteristics. Across all specifications, the baseline effect remains large, negative, and statistically significant, showing negligible change when additional controls were added. At the same time, there is clear evidence of heterogeneity. The interaction between the Brexit treatment and GDP per capita is positive and statistically significant, indicating that higher-income countries experience smaller declines in applications. This is consistent with lower price sensitivity in wealthier contexts. Working-age population also plays an important role. The interaction with population is positive and precisely estimated, which demonstrates that the contraction was further attenuated in demographically larger origin countries, where UK higher education is one option among a broader domestic and international set. By contrast, the interaction with youth unemployment is positive but statistically indistinguishable from zero in the fully interacted specification, so weaker youth labour markets do not measurably change the response to the fee shock.</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 xml:space="preserve">Figure 7 reports country-specific elasticities under homogeneous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 showing no meaningful change in the estimates beyond a slight downward shift in the ATT that does not warrant further investigation.</w:t>
      </w:r>
    </w:p>
    <w:p w:rsidR="002277CE" w:rsidDel="00BE721F" w:rsidRDefault="002277CE" w:rsidP="002277CE">
      <w:pPr>
        <w:spacing w:line="360" w:lineRule="auto"/>
        <w:rPr>
          <w:del w:id="101" w:author="Stoycho Rusinov" w:date="2026-07-29T16:56:00Z"/>
          <w:rFonts w:ascii="Times New Roman" w:hAnsi="Times New Roman" w:cs="Times New Roman"/>
        </w:rPr>
      </w:pPr>
    </w:p>
    <w:p w:rsidR="00BE721F" w:rsidRDefault="00BE721F" w:rsidP="002277CE">
      <w:pPr>
        <w:spacing w:line="360" w:lineRule="auto"/>
        <w:ind w:firstLine="720"/>
        <w:rPr>
          <w:ins w:id="102" w:author="Stoycho Rusinov" w:date="2026-07-29T16:56:00Z"/>
          <w:rFonts w:ascii="Times New Roman" w:hAnsi="Times New Roman" w:cs="Times New Roman"/>
        </w:rPr>
      </w:pPr>
    </w:p>
    <w:p w:rsidR="00BE721F" w:rsidRDefault="00BE721F" w:rsidP="002277CE">
      <w:pPr>
        <w:spacing w:line="360" w:lineRule="auto"/>
        <w:ind w:firstLine="720"/>
        <w:rPr>
          <w:ins w:id="103" w:author="Stoycho Rusinov" w:date="2026-07-29T16:56:00Z"/>
          <w:rFonts w:ascii="Times New Roman" w:hAnsi="Times New Roman" w:cs="Times New Roman"/>
        </w:rPr>
      </w:pPr>
    </w:p>
    <w:p w:rsidR="00BE721F" w:rsidRDefault="00BE721F" w:rsidP="002277CE">
      <w:pPr>
        <w:spacing w:line="360" w:lineRule="auto"/>
        <w:ind w:firstLine="720"/>
        <w:rPr>
          <w:ins w:id="104" w:author="Stoycho Rusinov" w:date="2026-07-29T16:56:00Z"/>
          <w:rFonts w:ascii="Times New Roman" w:hAnsi="Times New Roman" w:cs="Times New Roman"/>
        </w:rPr>
      </w:pPr>
    </w:p>
    <w:p w:rsidR="00BE721F" w:rsidRDefault="00BE721F" w:rsidP="002277CE">
      <w:pPr>
        <w:spacing w:line="360" w:lineRule="auto"/>
        <w:ind w:firstLine="720"/>
        <w:rPr>
          <w:ins w:id="105" w:author="Stoycho Rusinov" w:date="2026-07-29T16:56:00Z"/>
          <w:rFonts w:ascii="Times New Roman" w:hAnsi="Times New Roman" w:cs="Times New Roman"/>
        </w:rPr>
      </w:pPr>
    </w:p>
    <w:p w:rsidR="00BE721F" w:rsidRDefault="00BE721F" w:rsidP="002277CE">
      <w:pPr>
        <w:spacing w:line="360" w:lineRule="auto"/>
        <w:ind w:firstLine="720"/>
        <w:rPr>
          <w:ins w:id="106" w:author="Stoycho Rusinov" w:date="2026-07-29T16:56:00Z"/>
          <w:rFonts w:ascii="Times New Roman" w:hAnsi="Times New Roman" w:cs="Times New Roman"/>
        </w:rPr>
      </w:pPr>
    </w:p>
    <w:p w:rsidR="00BE721F" w:rsidRDefault="00BE721F" w:rsidP="002277CE">
      <w:pPr>
        <w:spacing w:line="360" w:lineRule="auto"/>
        <w:ind w:firstLine="720"/>
        <w:rPr>
          <w:ins w:id="107" w:author="Stoycho Rusinov" w:date="2026-07-29T16:56:00Z"/>
          <w:rFonts w:ascii="Times New Roman" w:hAnsi="Times New Roman" w:cs="Times New Roman"/>
        </w:rPr>
      </w:pPr>
    </w:p>
    <w:p w:rsidR="00BE721F" w:rsidRDefault="00BE721F" w:rsidP="002277CE">
      <w:pPr>
        <w:spacing w:line="360" w:lineRule="auto"/>
        <w:ind w:firstLine="720"/>
        <w:rPr>
          <w:ins w:id="108" w:author="Stoycho Rusinov" w:date="2026-07-29T16:56:00Z"/>
          <w:rFonts w:ascii="Times New Roman" w:hAnsi="Times New Roman" w:cs="Times New Roman"/>
        </w:rPr>
      </w:pPr>
    </w:p>
    <w:p w:rsidR="00BE721F" w:rsidRDefault="00BE721F" w:rsidP="002277CE">
      <w:pPr>
        <w:spacing w:line="360" w:lineRule="auto"/>
        <w:ind w:firstLine="720"/>
        <w:rPr>
          <w:ins w:id="109" w:author="Stoycho Rusinov" w:date="2026-07-29T16:56:00Z"/>
          <w:rFonts w:ascii="Times New Roman" w:hAnsi="Times New Roman" w:cs="Times New Roman"/>
        </w:rPr>
      </w:pPr>
    </w:p>
    <w:p w:rsidR="00BE721F" w:rsidRDefault="00BE721F" w:rsidP="002277CE">
      <w:pPr>
        <w:spacing w:line="360" w:lineRule="auto"/>
        <w:ind w:firstLine="720"/>
        <w:rPr>
          <w:ins w:id="110" w:author="Stoycho Rusinov" w:date="2026-07-29T16:56:00Z"/>
          <w:rFonts w:ascii="Times New Roman" w:hAnsi="Times New Roman" w:cs="Times New Roman"/>
        </w:rPr>
      </w:pPr>
    </w:p>
    <w:p w:rsidR="00BE721F" w:rsidRDefault="00BE721F" w:rsidP="002277CE">
      <w:pPr>
        <w:spacing w:line="360" w:lineRule="auto"/>
        <w:ind w:firstLine="720"/>
        <w:rPr>
          <w:ins w:id="111" w:author="Stoycho Rusinov" w:date="2026-07-29T16:56:00Z"/>
          <w:rFonts w:ascii="Times New Roman" w:hAnsi="Times New Roman" w:cs="Times New Roman"/>
        </w:rPr>
      </w:pPr>
    </w:p>
    <w:p w:rsidR="00BE721F" w:rsidRDefault="00BE721F" w:rsidP="002277CE">
      <w:pPr>
        <w:spacing w:line="360" w:lineRule="auto"/>
        <w:ind w:firstLine="720"/>
        <w:rPr>
          <w:ins w:id="112" w:author="Stoycho Rusinov" w:date="2026-07-29T16:56:00Z"/>
          <w:rFonts w:ascii="Times New Roman" w:hAnsi="Times New Roman" w:cs="Times New Roman"/>
        </w:rPr>
      </w:pPr>
    </w:p>
    <w:p w:rsidR="00BE721F" w:rsidRDefault="00BE721F" w:rsidP="002277CE">
      <w:pPr>
        <w:spacing w:line="360" w:lineRule="auto"/>
        <w:ind w:firstLine="720"/>
        <w:rPr>
          <w:ins w:id="113" w:author="Stoycho Rusinov" w:date="2026-07-29T16:56:00Z"/>
          <w:rFonts w:ascii="Times New Roman" w:hAnsi="Times New Roman" w:cs="Times New Roman"/>
        </w:rPr>
      </w:pPr>
    </w:p>
    <w:p w:rsidR="00BE721F" w:rsidRPr="002277CE" w:rsidRDefault="00BE721F" w:rsidP="002277CE">
      <w:pPr>
        <w:spacing w:line="360" w:lineRule="auto"/>
        <w:ind w:firstLine="720"/>
        <w:rPr>
          <w:ins w:id="114"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15"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16"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17"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18"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19"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20"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21"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22"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23"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24"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25" w:author="Stoycho Rusinov" w:date="2026-07-29T16:56:00Z"/>
          <w:rFonts w:ascii="Times New Roman" w:hAnsi="Times New Roman" w:cs="Times New Roman"/>
        </w:rPr>
      </w:pPr>
    </w:p>
    <w:p w:rsidR="002277CE" w:rsidRPr="002277CE" w:rsidDel="00BE721F" w:rsidRDefault="002277CE" w:rsidP="002277CE">
      <w:pPr>
        <w:spacing w:line="360" w:lineRule="auto"/>
        <w:ind w:firstLine="720"/>
        <w:rPr>
          <w:del w:id="126" w:author="Stoycho Rusinov" w:date="2026-07-29T16:56:00Z"/>
          <w:rFonts w:ascii="Times New Roman" w:hAnsi="Times New Roman" w:cs="Times New Roman"/>
        </w:rPr>
      </w:pPr>
    </w:p>
    <w:p w:rsidR="002277CE" w:rsidDel="00BE721F" w:rsidRDefault="002277CE" w:rsidP="002277CE">
      <w:pPr>
        <w:spacing w:line="360" w:lineRule="auto"/>
        <w:ind w:firstLine="720"/>
        <w:rPr>
          <w:del w:id="127" w:author="Stoycho Rusinov" w:date="2026-07-29T16:56:00Z"/>
          <w:rFonts w:ascii="Times New Roman" w:hAnsi="Times New Roman" w:cs="Times New Roman"/>
        </w:rPr>
      </w:pPr>
    </w:p>
    <w:p w:rsidR="000E4FD1" w:rsidDel="00BE721F" w:rsidRDefault="000E4FD1" w:rsidP="002277CE">
      <w:pPr>
        <w:spacing w:line="360" w:lineRule="auto"/>
        <w:ind w:firstLine="720"/>
        <w:rPr>
          <w:del w:id="128" w:author="Stoycho Rusinov" w:date="2026-07-29T16:56:00Z"/>
          <w:rFonts w:ascii="Times New Roman" w:hAnsi="Times New Roman" w:cs="Times New Roman"/>
        </w:rPr>
      </w:pPr>
    </w:p>
    <w:p w:rsidR="000E4FD1" w:rsidDel="00BE721F" w:rsidRDefault="000E4FD1" w:rsidP="002277CE">
      <w:pPr>
        <w:spacing w:line="360" w:lineRule="auto"/>
        <w:ind w:firstLine="720"/>
        <w:rPr>
          <w:del w:id="129" w:author="Stoycho Rusinov" w:date="2026-07-29T16:56:00Z"/>
          <w:rFonts w:ascii="Times New Roman" w:hAnsi="Times New Roman" w:cs="Times New Roman"/>
        </w:rPr>
      </w:pPr>
    </w:p>
    <w:p w:rsidR="000E4FD1" w:rsidDel="00BE721F" w:rsidRDefault="000E4FD1" w:rsidP="002277CE">
      <w:pPr>
        <w:spacing w:line="360" w:lineRule="auto"/>
        <w:ind w:firstLine="720"/>
        <w:rPr>
          <w:del w:id="130" w:author="Stoycho Rusinov" w:date="2026-07-29T16:56:00Z"/>
          <w:rFonts w:ascii="Times New Roman" w:hAnsi="Times New Roman" w:cs="Times New Roman"/>
        </w:rPr>
      </w:pPr>
    </w:p>
    <w:p w:rsidR="000E4FD1" w:rsidDel="00BE721F" w:rsidRDefault="000E4FD1" w:rsidP="002277CE">
      <w:pPr>
        <w:spacing w:line="360" w:lineRule="auto"/>
        <w:ind w:firstLine="720"/>
        <w:rPr>
          <w:del w:id="131" w:author="Stoycho Rusinov" w:date="2026-07-29T16:56:00Z"/>
          <w:rFonts w:ascii="Times New Roman" w:hAnsi="Times New Roman" w:cs="Times New Roman"/>
        </w:rPr>
      </w:pPr>
    </w:p>
    <w:p w:rsidR="000E4FD1" w:rsidDel="00BE721F" w:rsidRDefault="000E4FD1" w:rsidP="002277CE">
      <w:pPr>
        <w:spacing w:line="360" w:lineRule="auto"/>
        <w:ind w:firstLine="720"/>
        <w:rPr>
          <w:del w:id="132" w:author="Stoycho Rusinov" w:date="2026-07-29T16:56:00Z"/>
          <w:rFonts w:ascii="Times New Roman" w:hAnsi="Times New Roman" w:cs="Times New Roman"/>
        </w:rPr>
      </w:pPr>
    </w:p>
    <w:p w:rsidR="000E4FD1" w:rsidRPr="002277CE" w:rsidDel="00BE721F" w:rsidRDefault="000E4FD1" w:rsidP="002277CE">
      <w:pPr>
        <w:spacing w:line="360" w:lineRule="auto"/>
        <w:ind w:firstLine="720"/>
        <w:rPr>
          <w:del w:id="133" w:author="Stoycho Rusinov" w:date="2026-07-29T16:56:00Z"/>
          <w:rFonts w:ascii="Times New Roman" w:hAnsi="Times New Roman" w:cs="Times New Roman"/>
        </w:rPr>
      </w:pPr>
    </w:p>
    <w:p w:rsidR="00446968" w:rsidDel="00BE721F" w:rsidRDefault="00446968" w:rsidP="002277CE">
      <w:pPr>
        <w:spacing w:line="360" w:lineRule="auto"/>
        <w:rPr>
          <w:del w:id="134" w:author="Stoycho Rusinov" w:date="2026-07-29T16:56:00Z"/>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del w:id="135" w:author="Stoycho Rusinov" w:date="2026-07-29T16:56:00Z">
        <w:r w:rsidRPr="002277CE" w:rsidDel="00BE721F">
          <w:rPr>
            <w:rFonts w:ascii="Times New Roman" w:hAnsi="Times New Roman" w:cs="Times New Roman"/>
            <w:b/>
            <w:bCs/>
          </w:rPr>
          <w:delText>F</w:delText>
        </w:r>
      </w:del>
      <w:ins w:id="136" w:author="Stoycho Rusinov" w:date="2026-07-29T16:56:00Z">
        <w:r w:rsidR="00BE721F">
          <w:rPr>
            <w:rFonts w:ascii="Times New Roman" w:hAnsi="Times New Roman" w:cs="Times New Roman"/>
            <w:b/>
            <w:bCs/>
          </w:rPr>
          <w:t>F</w:t>
        </w:r>
      </w:ins>
      <w:r w:rsidRPr="002277CE">
        <w:rPr>
          <w:rFonts w:ascii="Times New Roman" w:hAnsi="Times New Roman" w:cs="Times New Roman"/>
          <w:b/>
          <w:bCs/>
        </w:rPr>
        <w:t>igure 7.</w:t>
      </w:r>
      <w:r w:rsidRPr="002277CE">
        <w:rPr>
          <w:rFonts w:ascii="Times New Roman" w:hAnsi="Times New Roman" w:cs="Times New Roman"/>
        </w:rPr>
        <w:t xml:space="preserve"> Saturated DiD specifications with macroeconomic controls added. Namely GDP per capita (PPP, constant prices), population and the percentage of youth unemployment as separate models.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409121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dia/image6.png"/>
                    <pic:cNvPicPr>
                      <a:picLocks noChangeAspect="1" noChangeArrowheads="1"/>
                    </pic:cNvPicPr>
                  </pic:nvPicPr>
                  <pic:blipFill>
                    <a:blip r:embed="rId14"/>
                    <a:stretch>
                      <a:fillRect/>
                    </a:stretch>
                  </pic:blipFill>
                  <pic:spPr bwMode="auto">
                    <a:xfrm>
                      <a:off x="0" y="0"/>
                      <a:ext cx="5727700" cy="4091214"/>
                    </a:xfrm>
                    <a:prstGeom prst="rect">
                      <a:avLst/>
                    </a:prstGeom>
                    <a:noFill/>
                    <a:ln w="9525">
                      <a:noFill/>
                      <a:headEnd/>
                      <a:tailEnd/>
                    </a:ln>
                  </pic:spPr>
                </pic:pic>
              </a:graphicData>
            </a:graphic>
          </wp:inline>
        </w:drawing>
      </w:r>
    </w:p>
    <w:p w:rsidR="002277CE"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Note:</w:t>
      </w:r>
      <w:r w:rsidRPr="002277CE">
        <w:rPr>
          <w:rFonts w:ascii="Times New Roman" w:hAnsi="Times New Roman" w:cs="Times New Roman"/>
        </w:rPr>
        <w:t xml:space="preserve"> All saturated models use the demeaned version of the free covariates – namely, the GDP per capita, the population and the youth unemployment. Used are Driscoll-Kraay (L=1) standard errors consistently and across all the presented models. Details in the online appendix.</w:t>
      </w:r>
    </w:p>
    <w:p w:rsidR="002277CE" w:rsidRPr="002277CE" w:rsidRDefault="002277CE" w:rsidP="002277CE">
      <w:pPr>
        <w:spacing w:line="360" w:lineRule="auto"/>
        <w:rPr>
          <w:rFonts w:ascii="Times New Roman" w:hAnsi="Times New Roman" w:cs="Times New Roman"/>
        </w:rPr>
      </w:pPr>
    </w:p>
    <w:p w:rsidR="00F47729" w:rsidRPr="002277CE" w:rsidRDefault="002277CE" w:rsidP="0078390D">
      <w:pPr>
        <w:numPr>
          <w:ilvl w:val="0"/>
          <w:numId w:val="7"/>
        </w:numPr>
        <w:spacing w:line="360" w:lineRule="auto"/>
        <w:rPr>
          <w:rFonts w:ascii="Times New Roman" w:hAnsi="Times New Roman" w:cs="Times New Roman"/>
        </w:rPr>
      </w:pPr>
      <w:r w:rsidRPr="002277CE">
        <w:rPr>
          <w:rFonts w:ascii="Times New Roman" w:hAnsi="Times New Roman" w:cs="Times New Roman"/>
          <w:b/>
          <w:bCs/>
          <w:i/>
          <w:iCs/>
        </w:rPr>
        <w:t>Robustness</w:t>
      </w:r>
    </w:p>
    <w:p w:rsidR="002277CE" w:rsidRPr="00BE721F" w:rsidRDefault="002277CE" w:rsidP="002277CE">
      <w:pPr>
        <w:spacing w:line="360" w:lineRule="auto"/>
        <w:rPr>
          <w:rFonts w:ascii="Times New Roman" w:hAnsi="Times New Roman" w:cs="Times New Roman"/>
          <w:b/>
          <w:bCs/>
          <w:i/>
          <w:rPrChange w:id="137" w:author="Stoycho Rusinov" w:date="2026-07-29T16:56:00Z">
            <w:rPr>
              <w:rFonts w:ascii="Times New Roman" w:hAnsi="Times New Roman" w:cs="Times New Roman"/>
              <w:b/>
              <w:bCs/>
            </w:rPr>
          </w:rPrChange>
        </w:rPr>
      </w:pPr>
    </w:p>
    <w:p w:rsidR="00F47729" w:rsidRPr="00BE721F" w:rsidRDefault="002277CE" w:rsidP="002277CE">
      <w:pPr>
        <w:spacing w:line="360" w:lineRule="auto"/>
        <w:rPr>
          <w:rFonts w:ascii="Times New Roman" w:hAnsi="Times New Roman" w:cs="Times New Roman"/>
          <w:i/>
          <w:rPrChange w:id="138" w:author="Stoycho Rusinov" w:date="2026-07-29T16:56:00Z">
            <w:rPr>
              <w:rFonts w:ascii="Times New Roman" w:hAnsi="Times New Roman" w:cs="Times New Roman"/>
            </w:rPr>
          </w:rPrChange>
        </w:rPr>
      </w:pPr>
      <w:r w:rsidRPr="00BE721F">
        <w:rPr>
          <w:rFonts w:ascii="Times New Roman" w:hAnsi="Times New Roman" w:cs="Times New Roman"/>
          <w:b/>
          <w:bCs/>
          <w:i/>
          <w:rPrChange w:id="139" w:author="Stoycho Rusinov" w:date="2026-07-29T16:56:00Z">
            <w:rPr>
              <w:rFonts w:ascii="Times New Roman" w:hAnsi="Times New Roman" w:cs="Times New Roman"/>
              <w:b/>
              <w:bCs/>
            </w:rPr>
          </w:rPrChange>
        </w:rPr>
        <w:t>Control group robustness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We test robustness mainly against the choice of control group, since prior work has already confirmed (Clifton-Sprigg et al., 2025):</w:t>
      </w:r>
    </w:p>
    <w:p w:rsidR="00F47729" w:rsidRPr="002277CE" w:rsidRDefault="002277CE" w:rsidP="0078390D">
      <w:pPr>
        <w:numPr>
          <w:ilvl w:val="0"/>
          <w:numId w:val="8"/>
        </w:numPr>
        <w:spacing w:line="360" w:lineRule="auto"/>
        <w:rPr>
          <w:rFonts w:ascii="Times New Roman" w:hAnsi="Times New Roman" w:cs="Times New Roman"/>
        </w:rPr>
      </w:pPr>
      <w:r w:rsidRPr="002277CE">
        <w:rPr>
          <w:rFonts w:ascii="Times New Roman" w:hAnsi="Times New Roman" w:cs="Times New Roman"/>
        </w:rPr>
        <w:t>The Brexit shock was indeed a valid quasi-experiment with stable pre-trends</w:t>
      </w:r>
    </w:p>
    <w:p w:rsidR="00F47729" w:rsidRPr="002277CE" w:rsidRDefault="002277CE" w:rsidP="0078390D">
      <w:pPr>
        <w:numPr>
          <w:ilvl w:val="0"/>
          <w:numId w:val="8"/>
        </w:numPr>
        <w:spacing w:line="360" w:lineRule="auto"/>
        <w:rPr>
          <w:rFonts w:ascii="Times New Roman" w:hAnsi="Times New Roman" w:cs="Times New Roman"/>
        </w:rPr>
      </w:pPr>
      <w:r w:rsidRPr="002277CE">
        <w:rPr>
          <w:rFonts w:ascii="Times New Roman" w:hAnsi="Times New Roman" w:cs="Times New Roman"/>
        </w:rPr>
        <w:t>There were no anticipation effects and no major spillovers from the Brexit referendum in 2016</w:t>
      </w:r>
    </w:p>
    <w:p w:rsidR="00F47729" w:rsidRPr="002277CE" w:rsidRDefault="002277CE" w:rsidP="0078390D">
      <w:pPr>
        <w:numPr>
          <w:ilvl w:val="0"/>
          <w:numId w:val="8"/>
        </w:numPr>
        <w:spacing w:line="360" w:lineRule="auto"/>
        <w:rPr>
          <w:rFonts w:ascii="Times New Roman" w:hAnsi="Times New Roman" w:cs="Times New Roman"/>
        </w:rPr>
      </w:pPr>
      <w:r w:rsidRPr="002277CE">
        <w:rPr>
          <w:rFonts w:ascii="Times New Roman" w:hAnsi="Times New Roman" w:cs="Times New Roman"/>
        </w:rPr>
        <w:t>Clifton-Sprigg even performed a robustness exercise by using the Croatian case that in itself created quasi-experimental evidence when the country joined the Union.</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lastRenderedPageBreak/>
        <w:t>What remains is to show the result does not depend on control-group construction. We build four alternatives to our own: very poor countries (14), very rich countries (13), OECD countries (14), and Ireland as a single-country comparison. The three multi-country groups are detailed in Table 4.</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Table 4.</w:t>
      </w:r>
      <w:r w:rsidRPr="002277CE">
        <w:rPr>
          <w:rFonts w:ascii="Times New Roman" w:hAnsi="Times New Roman" w:cs="Times New Roman"/>
        </w:rPr>
        <w:t xml:space="preserve"> Sample compositions for the alternative control groups</w:t>
      </w:r>
    </w:p>
    <w:tbl>
      <w:tblPr>
        <w:tblStyle w:val="Style1"/>
        <w:tblW w:w="4792" w:type="pct"/>
        <w:tblLook w:val="0020" w:firstRow="1" w:lastRow="0" w:firstColumn="0" w:lastColumn="0" w:noHBand="0" w:noVBand="0"/>
      </w:tblPr>
      <w:tblGrid>
        <w:gridCol w:w="1551"/>
        <w:gridCol w:w="2369"/>
        <w:gridCol w:w="2339"/>
        <w:gridCol w:w="2363"/>
      </w:tblGrid>
      <w:tr w:rsidR="00F47729" w:rsidRPr="002277CE" w:rsidTr="002277CE">
        <w:trPr>
          <w:cnfStyle w:val="100000000000" w:firstRow="1" w:lastRow="0" w:firstColumn="0" w:lastColumn="0" w:oddVBand="0" w:evenVBand="0" w:oddHBand="0" w:evenHBand="0" w:firstRowFirstColumn="0" w:firstRowLastColumn="0" w:lastRowFirstColumn="0" w:lastRowLastColumn="0"/>
        </w:trPr>
        <w:tc>
          <w:tcPr>
            <w:tcW w:w="0" w:type="auto"/>
          </w:tcPr>
          <w:p w:rsidR="00F47729" w:rsidRPr="002277CE" w:rsidRDefault="00F47729" w:rsidP="002277CE">
            <w:pPr>
              <w:spacing w:line="360" w:lineRule="auto"/>
              <w:rPr>
                <w:rFonts w:ascii="Times New Roman" w:hAnsi="Times New Roman" w:cs="Times New Roman"/>
              </w:rPr>
            </w:pP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Poor</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Rich</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OECD</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Control group co mposition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Pakistan, Nepal, Bangladesh, Ethiopia, Uganda,</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Tanzania, United Republic of, Rwanda, Mozambique, Malawi,</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Sierra Leone, Ghana, Nigeria, Kenya, Zimbabwe</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United States of America, Canada, Australia, Norway, Switzerland,</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Singapore, Qatar, United Arab Emirates, Kuwait, Saudi Arabia,</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Israel, Japan, Hong Kong</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Australia, Canada, Chile, Colombia, Iceland, Israel, Japan,</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Korea, Republic of, Mexico, New Zealand, Norway, Switzerland,</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Turkey, United States of America</w:t>
            </w:r>
          </w:p>
        </w:tc>
      </w:tr>
      <w:tr w:rsidR="005807A3" w:rsidRPr="002277CE" w:rsidTr="005807A3">
        <w:tc>
          <w:tcPr>
            <w:tcW w:w="0" w:type="auto"/>
          </w:tcPr>
          <w:p w:rsidR="005807A3" w:rsidRPr="002277CE" w:rsidRDefault="005807A3" w:rsidP="002277CE">
            <w:pPr>
              <w:spacing w:line="360" w:lineRule="auto"/>
              <w:rPr>
                <w:rFonts w:ascii="Times New Roman" w:hAnsi="Times New Roman" w:cs="Times New Roman"/>
              </w:rPr>
            </w:pPr>
            <w:r w:rsidRPr="002277CE">
              <w:rPr>
                <w:rFonts w:ascii="Times New Roman" w:hAnsi="Times New Roman" w:cs="Times New Roman"/>
              </w:rPr>
              <w:t>EU group</w:t>
            </w:r>
          </w:p>
        </w:tc>
        <w:tc>
          <w:tcPr>
            <w:tcW w:w="0" w:type="auto"/>
            <w:gridSpan w:val="3"/>
            <w:vAlign w:val="center"/>
          </w:tcPr>
          <w:p w:rsidR="005807A3" w:rsidRPr="002277CE" w:rsidRDefault="005807A3" w:rsidP="005807A3">
            <w:pPr>
              <w:spacing w:line="360" w:lineRule="auto"/>
              <w:jc w:val="center"/>
              <w:rPr>
                <w:rFonts w:ascii="Times New Roman" w:hAnsi="Times New Roman" w:cs="Times New Roman"/>
              </w:rPr>
            </w:pPr>
            <w:r w:rsidRPr="002277CE">
              <w:rPr>
                <w:rFonts w:ascii="Times New Roman" w:hAnsi="Times New Roman" w:cs="Times New Roman"/>
              </w:rPr>
              <w:t>26</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Obs ervations</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400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390</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400</w:t>
            </w:r>
          </w:p>
        </w:tc>
      </w:tr>
    </w:tbl>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Note: To avoid the proliferation of too many tables detailed statistical description of the used groups is provided in the supplementary materials section.</w:t>
      </w:r>
    </w:p>
    <w:p w:rsidR="00446968" w:rsidRDefault="00446968" w:rsidP="002277CE">
      <w:pPr>
        <w:spacing w:line="360" w:lineRule="auto"/>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A further concern is that the Graduate Route, introduced in July 2021, may have raised the appeal of UK study independently of tuition by letting international graduates stay up to two years after finishing (Home Office, 2021)</w:t>
      </w:r>
      <w:ins w:id="140" w:author="Stoycho Rusinov" w:date="2026-07-29T16:57:00Z">
        <w:r w:rsidR="0055453E">
          <w:rPr>
            <w:rFonts w:ascii="Times New Roman" w:hAnsi="Times New Roman" w:cs="Times New Roman"/>
          </w:rPr>
          <w:t>, therefore treating the control group and biasing the effect downwards</w:t>
        </w:r>
      </w:ins>
      <w:r w:rsidRPr="002277CE">
        <w:rPr>
          <w:rFonts w:ascii="Times New Roman" w:hAnsi="Times New Roman" w:cs="Times New Roman"/>
        </w:rPr>
        <w:t xml:space="preserve">. This is mitigated in two ways. </w:t>
      </w:r>
      <w:ins w:id="141" w:author="Stoycho Rusinov" w:date="2026-07-29T16:59:00Z">
        <w:r w:rsidR="0055453E">
          <w:rPr>
            <w:rFonts w:ascii="Times New Roman" w:hAnsi="Times New Roman" w:cs="Times New Roman"/>
          </w:rPr>
          <w:t>First, b</w:t>
        </w:r>
      </w:ins>
      <w:del w:id="142" w:author="Stoycho Rusinov" w:date="2026-07-29T16:59:00Z">
        <w:r w:rsidRPr="002277CE" w:rsidDel="0055453E">
          <w:rPr>
            <w:rFonts w:ascii="Times New Roman" w:hAnsi="Times New Roman" w:cs="Times New Roman"/>
          </w:rPr>
          <w:delText>B</w:delText>
        </w:r>
      </w:del>
      <w:r w:rsidRPr="002277CE">
        <w:rPr>
          <w:rFonts w:ascii="Times New Roman" w:hAnsi="Times New Roman" w:cs="Times New Roman"/>
        </w:rPr>
        <w:t xml:space="preserve">ecause the Route reached treated and control countries alike after 2021, any common increase in appeal is absorbed by year fixed effects and cannot identify the </w:t>
      </w:r>
      <w:proofErr w:type="spellStart"/>
      <w:r w:rsidRPr="002277CE">
        <w:rPr>
          <w:rFonts w:ascii="Times New Roman" w:hAnsi="Times New Roman" w:cs="Times New Roman"/>
        </w:rPr>
        <w:t>DiD</w:t>
      </w:r>
      <w:proofErr w:type="spellEnd"/>
      <w:r w:rsidRPr="002277CE">
        <w:rPr>
          <w:rFonts w:ascii="Times New Roman" w:hAnsi="Times New Roman" w:cs="Times New Roman"/>
        </w:rPr>
        <w:t xml:space="preserve"> coefficient.</w:t>
      </w:r>
      <w:ins w:id="143" w:author="Stoycho Rusinov" w:date="2026-07-29T16:59:00Z">
        <w:r w:rsidR="0055453E">
          <w:rPr>
            <w:rFonts w:ascii="Times New Roman" w:hAnsi="Times New Roman" w:cs="Times New Roman"/>
          </w:rPr>
          <w:t xml:space="preserve"> Second,</w:t>
        </w:r>
      </w:ins>
      <w:r w:rsidRPr="002277CE">
        <w:rPr>
          <w:rFonts w:ascii="Times New Roman" w:hAnsi="Times New Roman" w:cs="Times New Roman"/>
        </w:rPr>
        <w:t xml:space="preserve"> </w:t>
      </w:r>
      <w:ins w:id="144" w:author="Stoycho Rusinov" w:date="2026-07-29T16:59:00Z">
        <w:r w:rsidR="0055453E">
          <w:rPr>
            <w:rFonts w:ascii="Times New Roman" w:hAnsi="Times New Roman" w:cs="Times New Roman"/>
          </w:rPr>
          <w:t>t</w:t>
        </w:r>
      </w:ins>
      <w:del w:id="145" w:author="Stoycho Rusinov" w:date="2026-07-29T16:59:00Z">
        <w:r w:rsidRPr="002277CE" w:rsidDel="0055453E">
          <w:rPr>
            <w:rFonts w:ascii="Times New Roman" w:hAnsi="Times New Roman" w:cs="Times New Roman"/>
          </w:rPr>
          <w:delText>T</w:delText>
        </w:r>
      </w:del>
      <w:r w:rsidRPr="002277CE">
        <w:rPr>
          <w:rFonts w:ascii="Times New Roman" w:hAnsi="Times New Roman" w:cs="Times New Roman"/>
        </w:rPr>
        <w:t xml:space="preserve">he Ireland-only specification </w:t>
      </w:r>
      <w:del w:id="146" w:author="Stoycho Rusinov" w:date="2026-07-29T16:58:00Z">
        <w:r w:rsidRPr="002277CE" w:rsidDel="0055453E">
          <w:rPr>
            <w:rFonts w:ascii="Times New Roman" w:hAnsi="Times New Roman" w:cs="Times New Roman"/>
          </w:rPr>
          <w:delText>adds insurance</w:delText>
        </w:r>
      </w:del>
      <w:ins w:id="147" w:author="Stoycho Rusinov" w:date="2026-07-29T16:58:00Z">
        <w:r w:rsidR="0055453E">
          <w:rPr>
            <w:rFonts w:ascii="Times New Roman" w:hAnsi="Times New Roman" w:cs="Times New Roman"/>
          </w:rPr>
          <w:t>is also introduced specifically for that purpose</w:t>
        </w:r>
      </w:ins>
      <w:r w:rsidRPr="002277CE">
        <w:rPr>
          <w:rFonts w:ascii="Times New Roman" w:hAnsi="Times New Roman" w:cs="Times New Roman"/>
        </w:rPr>
        <w:t>, since Irish citizens kept Common Travel Area rights and did not rely on the Route as other international students did, which limits control-group contamination.</w:t>
      </w:r>
    </w:p>
    <w:p w:rsidR="00F47729" w:rsidRPr="002277CE" w:rsidRDefault="002277CE" w:rsidP="00446968">
      <w:pPr>
        <w:spacing w:line="360" w:lineRule="auto"/>
        <w:ind w:firstLine="720"/>
        <w:rPr>
          <w:rFonts w:ascii="Times New Roman" w:hAnsi="Times New Roman" w:cs="Times New Roman"/>
        </w:rPr>
      </w:pPr>
      <w:r w:rsidRPr="002277CE">
        <w:rPr>
          <w:rFonts w:ascii="Times New Roman" w:hAnsi="Times New Roman" w:cs="Times New Roman"/>
        </w:rPr>
        <w:t>Because this design does not build the control group by constrained optimization, we weight the counterfactual as:</w:t>
      </w:r>
    </w:p>
    <w:p w:rsidR="00F47729" w:rsidRPr="002277CE" w:rsidRDefault="00BE721F" w:rsidP="002277CE">
      <w:pPr>
        <w:spacing w:line="360" w:lineRule="auto"/>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t>
          </m:r>
          <m:f>
            <m:fPr>
              <m:ctrlPr>
                <w:rPr>
                  <w:rFonts w:ascii="Cambria Math" w:hAnsi="Cambria Math" w:cs="Times New Roman"/>
                </w:rPr>
              </m:ctrlPr>
            </m:fPr>
            <m:num>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0.001</m:t>
                  </m:r>
                </m:den>
              </m:f>
            </m:num>
            <m:den>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J</m:t>
                  </m:r>
                </m:den>
              </m:f>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J</m:t>
                  </m:r>
                </m:sup>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0.001</m:t>
                      </m:r>
                    </m:den>
                  </m:f>
                </m:e>
              </m:nary>
            </m:den>
          </m:f>
        </m:oMath>
      </m:oMathPara>
    </w:p>
    <w:p w:rsidR="00F47729"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sSup>
              <m:sSupPr>
                <m:ctrlPr>
                  <w:rPr>
                    <w:rFonts w:ascii="Cambria Math" w:hAnsi="Cambria Math" w:cs="Times New Roman"/>
                  </w:rPr>
                </m:ctrlPr>
              </m:sSupPr>
              <m:e>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&lt;</m:t>
                    </m:r>
                    <m:r>
                      <w:rPr>
                        <w:rFonts w:ascii="Cambria Math" w:hAnsi="Cambria Math" w:cs="Times New Roman"/>
                      </w:rPr>
                      <m:t>2021</m:t>
                    </m:r>
                  </m:sub>
                  <m:sup>
                    <m:r>
                      <w:rPr>
                        <w:rFonts w:ascii="Cambria Math" w:hAnsi="Cambria Math" w:cs="Times New Roman"/>
                      </w:rPr>
                      <m:t> </m:t>
                    </m:r>
                  </m:sup>
                  <m:e>
                    <m:d>
                      <m:dPr>
                        <m:ctrlPr>
                          <w:rPr>
                            <w:rFonts w:ascii="Cambria Math" w:hAnsi="Cambria Math" w:cs="Times New Roman"/>
                          </w:rPr>
                        </m:ctrlPr>
                      </m:dPr>
                      <m:e>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jt</m:t>
                                </m:r>
                              </m:sub>
                            </m:sSub>
                          </m:e>
                        </m:d>
                        <m:r>
                          <m:rPr>
                            <m:sty m:val="p"/>
                          </m:rPr>
                          <w:rPr>
                            <w:rFonts w:ascii="Cambria Math" w:hAnsi="Cambria Math" w:cs="Times New Roman"/>
                          </w:rPr>
                          <m:t>-</m:t>
                        </m:r>
                        <m:bar>
                          <m:barPr>
                            <m:pos m:val="top"/>
                            <m:ctrlPr>
                              <w:rPr>
                                <w:rFonts w:ascii="Cambria Math" w:hAnsi="Cambria Math" w:cs="Times New Roman"/>
                              </w:rPr>
                            </m:ctrlPr>
                          </m:barPr>
                          <m:e>
                            <m:r>
                              <m:rPr>
                                <m:sty m:val="p"/>
                              </m:rPr>
                              <w:rPr>
                                <w:rFonts w:ascii="Cambria Math" w:hAnsi="Cambria Math" w:cs="Times New Roman"/>
                              </w:rPr>
                              <m:t>log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t</m:t>
                                    </m:r>
                                  </m:sub>
                                  <m:sup>
                                    <m:r>
                                      <w:rPr>
                                        <w:rFonts w:ascii="Cambria Math" w:hAnsi="Cambria Math" w:cs="Times New Roman"/>
                                      </w:rPr>
                                      <m:t>EU</m:t>
                                    </m:r>
                                  </m:sup>
                                </m:sSubSup>
                              </m:e>
                            </m:d>
                          </m:e>
                        </m:bar>
                      </m:e>
                    </m:d>
                  </m:e>
                </m:nary>
              </m:e>
              <m:sup>
                <m:r>
                  <w:rPr>
                    <w:rFonts w:ascii="Cambria Math" w:hAnsi="Cambria Math" w:cs="Times New Roman"/>
                  </w:rPr>
                  <m:t>2</m:t>
                </m:r>
              </m:sup>
            </m:sSup>
          </m:e>
        </m:rad>
      </m:oMath>
      <w:r w:rsidRPr="002277CE">
        <w:rPr>
          <w:rFonts w:ascii="Times New Roman" w:hAnsi="Times New Roman" w:cs="Times New Roman"/>
        </w:rPr>
        <w:t>. The results are presented in Figures 8 and 9 for the ATT and the country-specific responses, respectively.</w:t>
      </w:r>
    </w:p>
    <w:p w:rsidR="00446968" w:rsidRPr="002277CE" w:rsidRDefault="00446968"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8.</w:t>
      </w:r>
      <w:r w:rsidRPr="002277CE">
        <w:rPr>
          <w:rFonts w:ascii="Times New Roman" w:hAnsi="Times New Roman" w:cs="Times New Roman"/>
        </w:rPr>
        <w:t xml:space="preserve"> Robustness of the Brexit effect across alternative control-group definitions (pooled DiD estimates).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409121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15"/>
                    <a:stretch>
                      <a:fillRect/>
                    </a:stretch>
                  </pic:blipFill>
                  <pic:spPr bwMode="auto">
                    <a:xfrm>
                      <a:off x="0" y="0"/>
                      <a:ext cx="5727700" cy="4091214"/>
                    </a:xfrm>
                    <a:prstGeom prst="rect">
                      <a:avLst/>
                    </a:prstGeom>
                    <a:noFill/>
                    <a:ln w="9525">
                      <a:noFill/>
                      <a:headEnd/>
                      <a:tailEnd/>
                    </a:ln>
                  </pic:spPr>
                </pic:pic>
              </a:graphicData>
            </a:graphic>
          </wp:inline>
        </w:drawing>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Note:</w:t>
      </w:r>
      <w:r w:rsidRPr="002277CE">
        <w:rPr>
          <w:rFonts w:ascii="Times New Roman" w:hAnsi="Times New Roman" w:cs="Times New Roman"/>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rsidR="002277CE" w:rsidRPr="002277CE" w:rsidRDefault="002277CE" w:rsidP="002277CE">
      <w:pPr>
        <w:spacing w:line="360" w:lineRule="auto"/>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9.</w:t>
      </w:r>
      <w:r w:rsidRPr="002277CE">
        <w:rPr>
          <w:rFonts w:ascii="Times New Roman" w:hAnsi="Times New Roman" w:cs="Times New Roman"/>
        </w:rPr>
        <w:t xml:space="preserve"> Saturated difference-in-differences robustness across control-group specifications.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4091214"/>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16"/>
                    <a:stretch>
                      <a:fillRect/>
                    </a:stretch>
                  </pic:blipFill>
                  <pic:spPr bwMode="auto">
                    <a:xfrm>
                      <a:off x="0" y="0"/>
                      <a:ext cx="5727700" cy="4091214"/>
                    </a:xfrm>
                    <a:prstGeom prst="rect">
                      <a:avLst/>
                    </a:prstGeom>
                    <a:noFill/>
                    <a:ln w="9525">
                      <a:noFill/>
                      <a:headEnd/>
                      <a:tailEnd/>
                    </a:ln>
                  </pic:spPr>
                </pic:pic>
              </a:graphicData>
            </a:graphic>
          </wp:inline>
        </w:drawing>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Note:</w:t>
      </w:r>
      <w:r w:rsidRPr="002277CE">
        <w:rPr>
          <w:rFonts w:ascii="Times New Roman" w:hAnsi="Times New Roman" w:cs="Times New Roman"/>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Figures 8 and 9 show the estimated effect is not an artifact of a particular donor pool. Across all alternatives the EU × Post coefficient stays large, negative, and far from zero. Whether the control group is the baseline synthetic pool, OECD, high-income, low-income, or Ireland alone, the estimated collapse is of similar order. Point estimates move because each pool implies a different benchmark, but none changes the substantive conclusion.</w:t>
      </w: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ind w:firstLine="240"/>
        <w:rPr>
          <w:rFonts w:ascii="Times New Roman" w:hAnsi="Times New Roman" w:cs="Times New Roman"/>
        </w:rPr>
      </w:pPr>
      <w:r w:rsidRPr="002277CE">
        <w:rPr>
          <w:rFonts w:ascii="Times New Roman" w:hAnsi="Times New Roman" w:cs="Times New Roman"/>
        </w:rPr>
        <w:t xml:space="preserve">The poor-country control group generates the most negative estimates. This is informative because it shows that the decline is not a generic post-pandemic fall in applications from low-income origins. If that were the mechanism, low-income non-EU countries should absorb much of the EU decline and push the coefficient toward zero. </w:t>
      </w:r>
      <w:ins w:id="148" w:author="Stoycho Rusinov" w:date="2026-07-29T17:01:00Z">
        <w:r w:rsidR="0055453E">
          <w:rPr>
            <w:rFonts w:ascii="Times New Roman" w:hAnsi="Times New Roman" w:cs="Times New Roman"/>
          </w:rPr>
          <w:t xml:space="preserve">The Irish case also survives as a robustness check against the Graduate route visa in 2021. Thereby demonstrating that </w:t>
        </w:r>
      </w:ins>
      <w:del w:id="149" w:author="Stoycho Rusinov" w:date="2026-07-29T17:00:00Z">
        <w:r w:rsidRPr="002277CE" w:rsidDel="0055453E">
          <w:rPr>
            <w:rFonts w:ascii="Times New Roman" w:hAnsi="Times New Roman" w:cs="Times New Roman"/>
          </w:rPr>
          <w:delText xml:space="preserve">The Ireland-only specification is also useful as a diagnostic. Ireland is deeply connected to the UK higher-education market through language, proximity, and institutional familiarity, so it provides a demanding comparison. It is also the only EU country not affected by the shift in tuitions. </w:delText>
        </w:r>
      </w:del>
      <w:ins w:id="150" w:author="Stoycho Rusinov" w:date="2026-07-29T17:01:00Z">
        <w:r w:rsidR="0055453E">
          <w:rPr>
            <w:rFonts w:ascii="Times New Roman" w:hAnsi="Times New Roman" w:cs="Times New Roman"/>
          </w:rPr>
          <w:t>i</w:t>
        </w:r>
      </w:ins>
      <w:del w:id="151" w:author="Stoycho Rusinov" w:date="2026-07-29T17:01:00Z">
        <w:r w:rsidRPr="002277CE" w:rsidDel="0055453E">
          <w:rPr>
            <w:rFonts w:ascii="Times New Roman" w:hAnsi="Times New Roman" w:cs="Times New Roman"/>
          </w:rPr>
          <w:delText>I</w:delText>
        </w:r>
      </w:del>
      <w:r w:rsidRPr="002277CE">
        <w:rPr>
          <w:rFonts w:ascii="Times New Roman" w:hAnsi="Times New Roman" w:cs="Times New Roman"/>
        </w:rPr>
        <w:t>f the result were driven by common shocks to nearby or culturally connected markets</w:t>
      </w:r>
      <w:ins w:id="152" w:author="Stoycho Rusinov" w:date="2026-07-29T17:02:00Z">
        <w:r w:rsidR="0055453E">
          <w:rPr>
            <w:rFonts w:ascii="Times New Roman" w:hAnsi="Times New Roman" w:cs="Times New Roman"/>
          </w:rPr>
          <w:t xml:space="preserve"> or the Graduate route visa</w:t>
        </w:r>
      </w:ins>
      <w:r w:rsidRPr="002277CE">
        <w:rPr>
          <w:rFonts w:ascii="Times New Roman" w:hAnsi="Times New Roman" w:cs="Times New Roman"/>
        </w:rPr>
        <w:t xml:space="preserve">, the comparison with Ireland should substantially weaken the estimate. It </w:t>
      </w:r>
      <w:r w:rsidRPr="002277CE">
        <w:rPr>
          <w:rFonts w:ascii="Times New Roman" w:hAnsi="Times New Roman" w:cs="Times New Roman"/>
        </w:rPr>
        <w:lastRenderedPageBreak/>
        <w:t>does not. The estimate remains close to the other robustness results, reinforcing the interpretation that the post-2021 break reflects the EU-specific loss of Home Fee status and loan access. Figure 9 also strengthens the robustness of the main results by showing that the ranking of the post-Brexit responses is preserved regardless of the chosen baseline. Another important point is that the weighting of the control group appears to affect the final estimates only at the margin, providing robust evidence that both the order and the magnitude of the collapse were stable enough for the inferences made in this paper. As a further check that does not rely on the constrained donor weights, we estimate the average treatment effect on the full donor pool with the standalone synthetic difference-in-differences estimator of Arkhangelsky et al. (2021). The estimator returns an ATT of -1.23 (jackknife standard error 0.10, with a 95% confidence interval from -1.43 to -1.02), which falls squarely within the range of the pooled and saturated estimates reported above and confirms that the headline collapse in EU applications does not hinge on how the counterfactual is weighted.</w:t>
      </w:r>
    </w:p>
    <w:p w:rsidR="002277CE" w:rsidRPr="002277CE" w:rsidRDefault="002277CE" w:rsidP="002277CE">
      <w:pPr>
        <w:spacing w:line="360" w:lineRule="auto"/>
        <w:rPr>
          <w:rFonts w:ascii="Times New Roman" w:eastAsiaTheme="minorEastAsia" w:hAnsi="Times New Roman" w:cs="Times New Roman"/>
        </w:rPr>
      </w:pPr>
    </w:p>
    <w:p w:rsidR="00F47729" w:rsidRPr="0055453E" w:rsidRDefault="00BE721F" w:rsidP="002277CE">
      <w:pPr>
        <w:spacing w:line="360" w:lineRule="auto"/>
        <w:rPr>
          <w:rFonts w:ascii="Times New Roman" w:hAnsi="Times New Roman" w:cs="Times New Roman"/>
          <w:i/>
          <w:rPrChange w:id="153" w:author="Stoycho Rusinov" w:date="2026-07-29T17:04:00Z">
            <w:rPr>
              <w:rFonts w:ascii="Times New Roman" w:hAnsi="Times New Roman" w:cs="Times New Roman"/>
            </w:rPr>
          </w:rPrChange>
        </w:rPr>
      </w:pPr>
      <m:oMath>
        <m:sSub>
          <m:sSubPr>
            <m:ctrlPr>
              <w:rPr>
                <w:rFonts w:ascii="Cambria Math" w:hAnsi="Cambria Math" w:cs="Times New Roman"/>
                <w:i/>
                <w:rPrChange w:id="154" w:author="Stoycho Rusinov" w:date="2026-07-29T17:04:00Z">
                  <w:rPr>
                    <w:rFonts w:ascii="Cambria Math" w:hAnsi="Cambria Math" w:cs="Times New Roman"/>
                  </w:rPr>
                </w:rPrChange>
              </w:rPr>
            </m:ctrlPr>
          </m:sSubPr>
          <m:e>
            <m:r>
              <m:rPr>
                <m:sty m:val="bi"/>
              </m:rPr>
              <w:rPr>
                <w:rFonts w:ascii="Cambria Math" w:hAnsi="Cambria Math" w:cs="Times New Roman"/>
                <w:rPrChange w:id="155" w:author="Stoycho Rusinov" w:date="2026-07-29T17:04:00Z">
                  <w:rPr>
                    <w:rFonts w:ascii="Cambria Math" w:hAnsi="Cambria Math" w:cs="Times New Roman"/>
                  </w:rPr>
                </w:rPrChange>
              </w:rPr>
              <m:t>k</m:t>
            </m:r>
          </m:e>
          <m:sub>
            <m:r>
              <m:rPr>
                <m:sty m:val="bi"/>
              </m:rPr>
              <w:rPr>
                <w:rFonts w:ascii="Cambria Math" w:hAnsi="Cambria Math" w:cs="Times New Roman"/>
                <w:rPrChange w:id="156" w:author="Stoycho Rusinov" w:date="2026-07-29T17:04:00Z">
                  <w:rPr>
                    <w:rFonts w:ascii="Cambria Math" w:hAnsi="Cambria Math" w:cs="Times New Roman"/>
                  </w:rPr>
                </w:rPrChange>
              </w:rPr>
              <m:t>j</m:t>
            </m:r>
          </m:sub>
        </m:sSub>
      </m:oMath>
      <w:r w:rsidR="002277CE" w:rsidRPr="0055453E">
        <w:rPr>
          <w:rFonts w:ascii="Times New Roman" w:hAnsi="Times New Roman" w:cs="Times New Roman"/>
          <w:i/>
          <w:rPrChange w:id="157" w:author="Stoycho Rusinov" w:date="2026-07-29T17:04:00Z">
            <w:rPr>
              <w:rFonts w:ascii="Times New Roman" w:hAnsi="Times New Roman" w:cs="Times New Roman"/>
            </w:rPr>
          </w:rPrChange>
        </w:rPr>
        <w:t xml:space="preserve"> </w:t>
      </w:r>
      <w:r w:rsidR="002277CE" w:rsidRPr="0055453E">
        <w:rPr>
          <w:rFonts w:ascii="Times New Roman" w:hAnsi="Times New Roman" w:cs="Times New Roman"/>
          <w:b/>
          <w:bCs/>
          <w:i/>
          <w:rPrChange w:id="158" w:author="Stoycho Rusinov" w:date="2026-07-29T17:04:00Z">
            <w:rPr>
              <w:rFonts w:ascii="Times New Roman" w:hAnsi="Times New Roman" w:cs="Times New Roman"/>
              <w:b/>
              <w:bCs/>
            </w:rPr>
          </w:rPrChange>
        </w:rPr>
        <w:t>robustness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A natural objection to the loan correction is mechanical: because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 xml:space="preserve"> falls with income, dividing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oMath>
      <w:r w:rsidRPr="002277CE">
        <w:rPr>
          <w:rFonts w:ascii="Times New Roman" w:hAnsi="Times New Roman" w:cs="Times New Roman"/>
        </w:rPr>
        <w:t xml:space="preserve"> by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 xml:space="preserve"> attenuates any income gradient almost automatically, so the collapse could be mere division by an income-correlated quantity. To separate these, we build a placebo denominator carrying the income dependence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 xml:space="preserve"> but none of its structure. We take log wages as a pure monotone income signal, with no threshold, horizon, or discounting, and rescale by a min-max transform onto the exact range spanned by the real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w:t>
      </w:r>
    </w:p>
    <w:p w:rsidR="00F47729" w:rsidRPr="002277CE" w:rsidRDefault="00BE721F" w:rsidP="002277CE">
      <w:pPr>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-min</m:t>
                  </m:r>
                  <m:d>
                    <m:dPr>
                      <m:ctrlPr>
                        <w:rPr>
                          <w:rFonts w:ascii="Cambria Math" w:hAnsi="Cambria Math" w:cs="Times New Roman"/>
                        </w:rPr>
                      </m:ctrlPr>
                    </m:d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d>
                </m:num>
                <m:den>
                  <m:r>
                    <m:rPr>
                      <m:sty m:val="p"/>
                    </m:rPr>
                    <w:rPr>
                      <w:rFonts w:ascii="Cambria Math" w:hAnsi="Cambria Math" w:cs="Times New Roman"/>
                    </w:rPr>
                    <m:t>max(log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)-min(</m:t>
                  </m:r>
                  <m: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den>
              </m:f>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m:oMathPara>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By construction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sidRPr="002277CE">
        <w:rPr>
          <w:rFonts w:ascii="Times New Roman" w:hAnsi="Times New Roman" w:cs="Times New Roman"/>
        </w:rPr>
        <w:t xml:space="preserve"> spans the same interval as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 xml:space="preserve">, with minimum and maximum pinned to </w:t>
      </w:r>
      <m:oMath>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2277CE">
        <w:rPr>
          <w:rFonts w:ascii="Times New Roman" w:hAnsi="Times New Roman" w:cs="Times New Roman"/>
        </w:rPr>
        <w:t xml:space="preserve"> and </w:t>
      </w:r>
      <m:oMath>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2277CE">
        <w:rPr>
          <w:rFonts w:ascii="Times New Roman" w:hAnsi="Times New Roman" w:cs="Times New Roman"/>
        </w:rPr>
        <w:t xml:space="preserve">, so the two denominators differ only in how they map income onto that interval, not in scale. The real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 xml:space="preserve"> bends through the present value of the loan, saturating at higher incomes as graduates repay the full principal, whereas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sidRPr="002277CE">
        <w:rPr>
          <w:rFonts w:ascii="Times New Roman" w:hAnsi="Times New Roman" w:cs="Times New Roman"/>
        </w:rPr>
        <w:t xml:space="preserve"> rises monotonically in log income without saturating. We then form placebo elasticities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oMath>
      <w:r w:rsidRPr="002277CE">
        <w:rPr>
          <w:rFonts w:ascii="Times New Roman" w:hAnsi="Times New Roman" w:cs="Times New Roman"/>
        </w:rPr>
        <w:t xml:space="preserve"> over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j</m:t>
            </m:r>
          </m:sub>
          <m:sup>
            <m:r>
              <w:rPr>
                <w:rFonts w:ascii="Cambria Math" w:hAnsi="Cambria Math" w:cs="Times New Roman"/>
              </w:rPr>
              <m:t>placebo</m:t>
            </m:r>
          </m:sup>
        </m:sSubSup>
      </m:oMath>
      <w:r w:rsidRPr="002277CE">
        <w:rPr>
          <w:rFonts w:ascii="Times New Roman" w:hAnsi="Times New Roman" w:cs="Times New Roman"/>
        </w:rPr>
        <w:t xml:space="preserve"> and re-estimate the gradient.</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The results isolate the loan mechanism. Under a common price change the gradient is steep and significant (</w:t>
      </w:r>
      <m:oMath>
        <m:r>
          <w:rPr>
            <w:rFonts w:ascii="Cambria Math" w:hAnsi="Cambria Math" w:cs="Times New Roman"/>
          </w:rPr>
          <m:t>γ</m:t>
        </m:r>
      </m:oMath>
      <w:r w:rsidRPr="002277CE">
        <w:rPr>
          <w:rFonts w:ascii="Times New Roman" w:hAnsi="Times New Roman" w:cs="Times New Roman"/>
        </w:rPr>
        <w:t xml:space="preserve">= 1.11, p = 0.001, n=25). Under the real loan-adjusted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 xml:space="preserve"> it flattens to insignificance (</w:t>
      </w:r>
      <m:oMath>
        <m:r>
          <w:rPr>
            <w:rFonts w:ascii="Cambria Math" w:hAnsi="Cambria Math" w:cs="Times New Roman"/>
          </w:rPr>
          <m:t>γ</m:t>
        </m:r>
      </m:oMath>
      <w:r w:rsidRPr="002277CE">
        <w:rPr>
          <w:rFonts w:ascii="Times New Roman" w:hAnsi="Times New Roman" w:cs="Times New Roman"/>
        </w:rPr>
        <w:t xml:space="preserve"> = -0.37, p = 0.23, CI spanning zero, n=25). Under the placebo income-only </w:t>
      </w:r>
      <w:r w:rsidRPr="002277CE">
        <w:rPr>
          <w:rFonts w:ascii="Times New Roman" w:hAnsi="Times New Roman" w:cs="Times New Roman"/>
        </w:rPr>
        <w:lastRenderedPageBreak/>
        <w:t>denominator, rescaled to the same range, it stays steep and significant (</w:t>
      </w:r>
      <m:oMath>
        <m:r>
          <w:rPr>
            <w:rFonts w:ascii="Cambria Math" w:hAnsi="Cambria Math" w:cs="Times New Roman"/>
          </w:rPr>
          <m:t>γ</m:t>
        </m:r>
      </m:oMath>
      <w:r w:rsidRPr="002277CE">
        <w:rPr>
          <w:rFonts w:ascii="Times New Roman" w:hAnsi="Times New Roman" w:cs="Times New Roman"/>
        </w:rPr>
        <w:t xml:space="preserve"> = 0.87, p = 0.038, n=25). A monotone income divisor therefore does not reproduce the collapse. What dissolves the gradient is not division by an income-correlated quantity in general but the curvature the income-contingent loan imposes on the effective price change, in particular its saturation at higher earnings. This is direct evidence that the loan-valuation channel, not the mechanical rescaling, drives the disappearance of the gradient, and it is the strongest defence of the mechanism.</w:t>
      </w: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A further peer-review concern is the sensitivity of the present value to calibration. We recompute the present values and re-estimate the correlations across loan-correction settings (Figure 10). Across the discount-rate sweep the loan-adjusted gradient stays insignificant throughout, its p-value above 5% at every calibration. The wage-growth sweep is more nuanced: the gradient is significant only at the two lowest calibrations, g = 0 (p ≈ 0.04) and g = 0.5% (p ≈ 0.05), and insignificant from g = 1% on. The underlying slope runs from about −0.722 at g = 0% to about 0.291 at 4%, reversing sign, while standard errors barely move. The disappearance of the gradient therefore holds across the discount-rate sweep and the baseline and most plausible positive wage-growth calibrations, though not the entire parameter space.</w:t>
      </w:r>
    </w:p>
    <w:p w:rsidR="002277CE" w:rsidRPr="002277CE" w:rsidRDefault="002277CE" w:rsidP="002277CE">
      <w:pPr>
        <w:spacing w:line="360" w:lineRule="auto"/>
        <w:ind w:firstLine="720"/>
        <w:rPr>
          <w:rFonts w:ascii="Times New Roman" w:hAnsi="Times New Roman" w:cs="Times New Roman"/>
        </w:rPr>
      </w:pPr>
    </w:p>
    <w:p w:rsidR="002277CE" w:rsidRDefault="002277CE"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rFonts w:ascii="Times New Roman" w:hAnsi="Times New Roman" w:cs="Times New Roman"/>
        </w:rPr>
      </w:pPr>
    </w:p>
    <w:p w:rsidR="00014EA4" w:rsidRDefault="00014EA4" w:rsidP="002277CE">
      <w:pPr>
        <w:spacing w:line="360" w:lineRule="auto"/>
        <w:ind w:firstLine="720"/>
        <w:rPr>
          <w:ins w:id="159" w:author="Stoycho Rusinov" w:date="2026-07-29T17:04:00Z"/>
          <w:rFonts w:ascii="Times New Roman" w:hAnsi="Times New Roman" w:cs="Times New Roman"/>
        </w:rPr>
      </w:pPr>
    </w:p>
    <w:p w:rsidR="0055453E" w:rsidRDefault="0055453E" w:rsidP="002277CE">
      <w:pPr>
        <w:spacing w:line="360" w:lineRule="auto"/>
        <w:ind w:firstLine="720"/>
        <w:rPr>
          <w:ins w:id="160" w:author="Stoycho Rusinov" w:date="2026-07-29T17:04:00Z"/>
          <w:rFonts w:ascii="Times New Roman" w:hAnsi="Times New Roman" w:cs="Times New Roman"/>
        </w:rPr>
      </w:pPr>
    </w:p>
    <w:p w:rsidR="0055453E" w:rsidRDefault="0055453E" w:rsidP="002277CE">
      <w:pPr>
        <w:spacing w:line="360" w:lineRule="auto"/>
        <w:ind w:firstLine="720"/>
        <w:rPr>
          <w:ins w:id="161" w:author="Stoycho Rusinov" w:date="2026-07-29T17:04:00Z"/>
          <w:rFonts w:ascii="Times New Roman" w:hAnsi="Times New Roman" w:cs="Times New Roman"/>
        </w:rPr>
      </w:pPr>
    </w:p>
    <w:p w:rsidR="0055453E" w:rsidRDefault="0055453E" w:rsidP="002277CE">
      <w:pPr>
        <w:spacing w:line="360" w:lineRule="auto"/>
        <w:ind w:firstLine="720"/>
        <w:rPr>
          <w:rFonts w:ascii="Times New Roman" w:hAnsi="Times New Roman" w:cs="Times New Roman"/>
        </w:rPr>
      </w:pPr>
    </w:p>
    <w:p w:rsidR="000E4FD1" w:rsidRDefault="000E4FD1"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lastRenderedPageBreak/>
        <w:t>Figure 10.</w:t>
      </w:r>
      <w:r w:rsidRPr="002277CE">
        <w:rPr>
          <w:rFonts w:ascii="Times New Roman" w:hAnsi="Times New Roman" w:cs="Times New Roman"/>
        </w:rPr>
        <w:t xml:space="preserve"> Sensitivity of the loan-corrected income gradient to the discount rate and wage growth rate assumptions.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327297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edia/image9.png"/>
                    <pic:cNvPicPr>
                      <a:picLocks noChangeAspect="1" noChangeArrowheads="1"/>
                    </pic:cNvPicPr>
                  </pic:nvPicPr>
                  <pic:blipFill>
                    <a:blip r:embed="rId17"/>
                    <a:stretch>
                      <a:fillRect/>
                    </a:stretch>
                  </pic:blipFill>
                  <pic:spPr bwMode="auto">
                    <a:xfrm>
                      <a:off x="0" y="0"/>
                      <a:ext cx="5727700" cy="3272971"/>
                    </a:xfrm>
                    <a:prstGeom prst="rect">
                      <a:avLst/>
                    </a:prstGeom>
                    <a:noFill/>
                    <a:ln w="9525">
                      <a:noFill/>
                      <a:headEnd/>
                      <a:tailEnd/>
                    </a:ln>
                  </pic:spPr>
                </pic:pic>
              </a:graphicData>
            </a:graphic>
          </wp:inline>
        </w:drawing>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Note:</w:t>
      </w:r>
      <w:r w:rsidRPr="002277CE">
        <w:rPr>
          <w:rFonts w:ascii="Times New Roman" w:hAnsi="Times New Roman" w:cs="Times New Roman"/>
        </w:rPr>
        <w:t xml:space="preserve"> The figure plots the p-value of the income gradient, that is the slope of the loan-corrected elasticity on log GDP per capita (PPP) as the discount rate (δ) and the annual wage growth rate (g) are varied around their baseline calibration (δ = 3%, g = 2%), holding all other parameters at the values described in the main text. GDP per capita is in PPP terms (constant international dollars) with data from 2022. The dashed line marks the 5% significance level, so points above it indicate calibrations where the income gradient is not statistically significant.</w:t>
      </w:r>
    </w:p>
    <w:p w:rsidR="002277CE" w:rsidRPr="002277CE" w:rsidRDefault="002277CE" w:rsidP="002277CE">
      <w:pPr>
        <w:spacing w:line="360" w:lineRule="auto"/>
        <w:rPr>
          <w:rFonts w:ascii="Times New Roman" w:hAnsi="Times New Roman" w:cs="Times New Roman"/>
        </w:rPr>
      </w:pPr>
    </w:p>
    <w:p w:rsidR="00F47729" w:rsidRPr="003F3E2E" w:rsidRDefault="002277CE" w:rsidP="002277CE">
      <w:pPr>
        <w:spacing w:line="360" w:lineRule="auto"/>
        <w:rPr>
          <w:rFonts w:ascii="Times New Roman" w:hAnsi="Times New Roman" w:cs="Times New Roman"/>
          <w:i/>
          <w:rPrChange w:id="162" w:author="Stoycho Rusinov" w:date="2026-07-27T13:43:00Z">
            <w:rPr>
              <w:rFonts w:ascii="Times New Roman" w:hAnsi="Times New Roman" w:cs="Times New Roman"/>
            </w:rPr>
          </w:rPrChange>
        </w:rPr>
      </w:pPr>
      <w:r w:rsidRPr="003F3E2E">
        <w:rPr>
          <w:rFonts w:ascii="Times New Roman" w:hAnsi="Times New Roman" w:cs="Times New Roman"/>
          <w:b/>
          <w:bCs/>
          <w:i/>
          <w:rPrChange w:id="163" w:author="Stoycho Rusinov" w:date="2026-07-27T13:43:00Z">
            <w:rPr>
              <w:rFonts w:ascii="Times New Roman" w:hAnsi="Times New Roman" w:cs="Times New Roman"/>
              <w:b/>
              <w:bCs/>
            </w:rPr>
          </w:rPrChange>
        </w:rPr>
        <w:t>Rambachan-Roth parallel-trends checks and synthetic difference-in-differences comparison</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highlight w:val="yellow"/>
        </w:rPr>
        <w:t>In response to a further round of peer review we run two additional robustness checks. The first re-examines the parallel-trends assumption behind the event study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w:t>
      </w:r>
      <w:r w:rsidRPr="002277CE">
        <w:rPr>
          <w:rFonts w:ascii="Times New Roman" w:hAnsi="Times New Roman" w:cs="Times New Roman"/>
        </w:rPr>
        <w:t xml:space="preserve"> Because the pre-treatment leads are jointly indistinguishable from zero (a joint Wald test gives p = 0.96) and are about two orders of magnitude smaller than the post-treatment coefficients, the loan-driven collapse in EU applications survives the relative-magnitudes sensitivity analysis across the full range of violations we examine. The robust confidence set </w:t>
      </w:r>
      <w:r w:rsidRPr="002277CE">
        <w:rPr>
          <w:rFonts w:ascii="Times New Roman" w:hAnsi="Times New Roman" w:cs="Times New Roman"/>
        </w:rPr>
        <w:lastRenderedPageBreak/>
        <w:t>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The second check re-estimates 26 separate synthetic difference-in-differences regressions, one per treated country, so the Arkhangelsky et al. (2021) estimator collapses to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tr</m:t>
            </m:r>
          </m:sub>
        </m:sSub>
        <m:r>
          <m:rPr>
            <m:sty m:val="p"/>
          </m:rPr>
          <w:rPr>
            <w:rFonts w:ascii="Cambria Math" w:hAnsi="Cambria Math" w:cs="Times New Roman"/>
          </w:rPr>
          <m:t>=</m:t>
        </m:r>
        <m:r>
          <w:rPr>
            <w:rFonts w:ascii="Cambria Math" w:hAnsi="Cambria Math" w:cs="Times New Roman"/>
          </w:rPr>
          <m:t>1</m:t>
        </m:r>
      </m:oMath>
      <w:r w:rsidRPr="002277CE">
        <w:rPr>
          <w:rFonts w:ascii="Times New Roman" w:hAnsi="Times New Roman" w:cs="Times New Roman"/>
        </w:rPr>
        <w:t>:</w:t>
      </w:r>
    </w:p>
    <w:p w:rsidR="00F47729" w:rsidRPr="002277CE" w:rsidRDefault="00BE721F" w:rsidP="002277CE">
      <w:pPr>
        <w:spacing w:line="360" w:lineRule="auto"/>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τ</m:t>
                  </m:r>
                </m:e>
              </m:acc>
            </m:e>
            <m:sub>
              <m:r>
                <w:rPr>
                  <w:rFonts w:ascii="Cambria Math" w:hAnsi="Cambria Math" w:cs="Times New Roman"/>
                </w:rPr>
                <m:t>j</m:t>
              </m:r>
            </m:sub>
            <m:sup>
              <m:r>
                <w:rPr>
                  <w:rFonts w:ascii="Cambria Math" w:hAnsi="Cambria Math" w:cs="Times New Roman"/>
                </w:rPr>
                <m:t>sdid</m:t>
              </m:r>
            </m:sup>
          </m:sSub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post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 </m:t>
                  </m:r>
                </m:sup>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j</m:t>
                      </m:r>
                    </m:sup>
                  </m:sSubSup>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jt</m:t>
                  </m:r>
                </m:sub>
              </m:sSub>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D</m:t>
              </m:r>
            </m:sub>
            <m:sup>
              <m:r>
                <w:rPr>
                  <w:rFonts w:ascii="Cambria Math" w:hAnsi="Cambria Math" w:cs="Times New Roman"/>
                </w:rPr>
                <m:t>​</m:t>
              </m:r>
            </m:sup>
            <m:e>
              <m:acc>
                <m:accPr>
                  <m:ctrlPr>
                    <w:rPr>
                      <w:rFonts w:ascii="Cambria Math" w:hAnsi="Cambria Math" w:cs="Times New Roman"/>
                    </w:rPr>
                  </m:ctrlPr>
                </m:acc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i</m:t>
                      </m:r>
                    </m:sub>
                    <m:sup>
                      <m:r>
                        <w:rPr>
                          <w:rFonts w:ascii="Cambria Math" w:hAnsi="Cambria Math" w:cs="Times New Roman"/>
                        </w:rPr>
                        <m:t>j</m:t>
                      </m:r>
                    </m:sup>
                  </m:sSubSup>
                </m:e>
              </m:acc>
            </m:e>
          </m:nary>
          <m:d>
            <m:dPr>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Y</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 post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 </m:t>
                  </m:r>
                </m:sup>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j</m:t>
                      </m:r>
                    </m:sup>
                  </m:sSubSup>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it</m:t>
                  </m:r>
                </m:sub>
              </m:sSub>
            </m:e>
          </m:d>
        </m:oMath>
      </m:oMathPara>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We then compare these estimated coefficients to the ones obtained from the saturated weighted DiD regression. This comparison is reported in Table 5. As the table shows, the difference between the two estimators is small, with a mean absolute difference of 0.13 log points and a correlation of 0.97 across the 26 countries, and the ranking of the country-specific effects is preserved across both designs. The largest single discrepancy is Portugal (0.41 log points), which is consistent with the UCAS reporting issue for the 2021 Portuguese cycle documented earlier. This provides a further and perhaps final confirmation of the robustness of the results reported above.</w:t>
      </w: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Table 5.</w:t>
      </w:r>
      <w:r w:rsidRPr="002277CE">
        <w:rPr>
          <w:rFonts w:ascii="Times New Roman" w:hAnsi="Times New Roman" w:cs="Times New Roman"/>
        </w:rPr>
        <w:t xml:space="preserve"> Per-country saturated DiD (TWFE) and synthetic difference-in-differences estimates</w:t>
      </w:r>
    </w:p>
    <w:tbl>
      <w:tblPr>
        <w:tblStyle w:val="Style1"/>
        <w:tblW w:w="4867" w:type="pct"/>
        <w:tblLook w:val="0020" w:firstRow="1" w:lastRow="0" w:firstColumn="0" w:lastColumn="0" w:noHBand="0" w:noVBand="0"/>
      </w:tblPr>
      <w:tblGrid>
        <w:gridCol w:w="3213"/>
        <w:gridCol w:w="2148"/>
        <w:gridCol w:w="1877"/>
        <w:gridCol w:w="1519"/>
      </w:tblGrid>
      <w:tr w:rsidR="00F47729" w:rsidRPr="002277CE" w:rsidTr="002277CE">
        <w:trPr>
          <w:cnfStyle w:val="100000000000" w:firstRow="1" w:lastRow="0" w:firstColumn="0" w:lastColumn="0" w:oddVBand="0" w:evenVBand="0" w:oddHBand="0" w:evenHBand="0" w:firstRowFirstColumn="0" w:firstRowLastColumn="0" w:lastRowFirstColumn="0" w:lastRowLastColumn="0"/>
        </w:trPr>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Country</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Saturated TWFE</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Synthetic DiD</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Difference</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Lithuania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-2.173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-2.203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0.03</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Bulgaria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-1.887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-1.876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-0.011</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Finland</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-1.756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-1.721</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-0.035</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Romania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-1.711</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-1.883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0.172</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Poland</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-1.668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-1.948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0.28</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Croatia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-1.655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-1.768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0.114</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Slovakia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-1.516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-1.851</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0.335</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Latvia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-1.512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-1.715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0.203</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Estonia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-1.447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-1.504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0.056</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Slovenia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-1.28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-1.25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-0.029</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Czech Republic</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-1.137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-1.388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0.251</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lastRenderedPageBreak/>
              <w:t>Hungary</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-1.114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-1.352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0.237</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Denmark</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-1.046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-1.085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0.039</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Sweden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-0.967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-0.998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0.032</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Portugal</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-0.939</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-1.353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0.413</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Italy</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-0.925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-0.948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0.023</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Cyprus (European Union)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-0.902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-0.907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0.004</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Greece</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-0.866</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-0.963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0.097</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Germany</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-0.681</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-0.731</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0.05</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Belgium</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-0.603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-0.664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0.061</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France</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-0.597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-0.707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0.11</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Austria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-0.549</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-0.587</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0.039</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Netherlands</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-0.535</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-0.64</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0.105</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Spain</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-0.508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-0.808</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0.3</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Luxembourg</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-0.493</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-0.572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0.079</w:t>
            </w:r>
          </w:p>
        </w:tc>
      </w:tr>
      <w:tr w:rsidR="00F47729" w:rsidRPr="002277CE" w:rsidTr="002277CE">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Malta</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-0.362</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-0.569</w:t>
            </w:r>
          </w:p>
        </w:tc>
        <w:tc>
          <w:tcPr>
            <w:tcW w:w="0" w:type="auto"/>
          </w:tcPr>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0.208</w:t>
            </w:r>
          </w:p>
        </w:tc>
      </w:tr>
    </w:tbl>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Note: Coefficients are on the log applicant scale. Saturated TWFE effects are the country-specific EU × Post coefficients from the weighted saturated difference-in-differences model (520 country-year observations). Synthetic DiD effects are 26 separate single-treated-unit synthetic difference-in-differences estimates (Arkhangelsky et al., 2021), each identified against the full non-EU donor pool. Across the 26 countries the two sets of estimates correlate at 0.97, with a mean absolute difference of 0.13 log points.</w:t>
      </w:r>
    </w:p>
    <w:p w:rsidR="002277CE" w:rsidRPr="002277CE" w:rsidRDefault="002277CE" w:rsidP="002277CE">
      <w:pPr>
        <w:spacing w:line="360" w:lineRule="auto"/>
        <w:rPr>
          <w:rFonts w:ascii="Times New Roman" w:hAnsi="Times New Roman" w:cs="Times New Roman"/>
        </w:rPr>
      </w:pPr>
    </w:p>
    <w:p w:rsidR="00F47729" w:rsidRPr="002277CE" w:rsidRDefault="002277CE" w:rsidP="000E4FD1">
      <w:pPr>
        <w:numPr>
          <w:ilvl w:val="0"/>
          <w:numId w:val="9"/>
        </w:numPr>
        <w:spacing w:line="360" w:lineRule="auto"/>
        <w:rPr>
          <w:rFonts w:ascii="Times New Roman" w:hAnsi="Times New Roman" w:cs="Times New Roman"/>
        </w:rPr>
      </w:pPr>
      <w:r w:rsidRPr="002277CE">
        <w:rPr>
          <w:rFonts w:ascii="Times New Roman" w:hAnsi="Times New Roman" w:cs="Times New Roman"/>
          <w:b/>
          <w:bCs/>
          <w:i/>
          <w:iCs/>
        </w:rPr>
        <w:t>Discussion</w:t>
      </w:r>
    </w:p>
    <w:p w:rsidR="002277CE" w:rsidRPr="002277CE" w:rsidRDefault="002277CE" w:rsidP="002277CE">
      <w:pPr>
        <w:spacing w:line="360" w:lineRule="auto"/>
        <w:rPr>
          <w:rFonts w:ascii="Times New Roman" w:hAnsi="Times New Roman" w:cs="Times New Roman"/>
          <w:b/>
          <w:bCs/>
          <w:i/>
          <w:iCs/>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Were poor EU students really priced out because of elastic demand?</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A natural reading is that students from lower-income EU countries have more elastic demand. But this assumes the reform generated the same effective price change everywhere, which is unlikely. Before Brexit, tuition was financed through income-contingent loans, so the relevant price depended on expected earnings </w:t>
      </w:r>
      <w:del w:id="164" w:author="Stoycho Rusinov" w:date="2026-07-29T17:04:00Z">
        <w:r w:rsidRPr="002277CE" w:rsidDel="0055453E">
          <w:rPr>
            <w:rFonts w:ascii="Times New Roman" w:hAnsi="Times New Roman" w:cs="Times New Roman"/>
          </w:rPr>
          <w:delText>rather than</w:delText>
        </w:r>
      </w:del>
      <w:ins w:id="165" w:author="Stoycho Rusinov" w:date="2026-07-29T17:04:00Z">
        <w:r w:rsidR="0055453E">
          <w:rPr>
            <w:rFonts w:ascii="Times New Roman" w:hAnsi="Times New Roman" w:cs="Times New Roman"/>
          </w:rPr>
          <w:t>not</w:t>
        </w:r>
      </w:ins>
      <w:r w:rsidRPr="002277CE">
        <w:rPr>
          <w:rFonts w:ascii="Times New Roman" w:hAnsi="Times New Roman" w:cs="Times New Roman"/>
        </w:rPr>
        <w:t xml:space="preserve"> the nominal fee, and removing the loans generated larger effective price increases for lower-income applicants.</w:t>
      </w:r>
    </w:p>
    <w:p w:rsidR="00F47729" w:rsidRPr="002277CE" w:rsidRDefault="002277CE" w:rsidP="0055453E">
      <w:pPr>
        <w:spacing w:line="360" w:lineRule="auto"/>
        <w:ind w:firstLine="720"/>
        <w:rPr>
          <w:rFonts w:ascii="Times New Roman" w:hAnsi="Times New Roman" w:cs="Times New Roman"/>
        </w:rPr>
        <w:pPrChange w:id="166" w:author="Stoycho Rusinov" w:date="2026-07-29T17:04:00Z">
          <w:pPr>
            <w:spacing w:line="360" w:lineRule="auto"/>
          </w:pPr>
        </w:pPrChange>
      </w:pPr>
      <w:r w:rsidRPr="002277CE">
        <w:rPr>
          <w:rFonts w:ascii="Times New Roman" w:hAnsi="Times New Roman" w:cs="Times New Roman"/>
        </w:rPr>
        <w:t xml:space="preserve">To show how elasticities depend on loan valuation, we map the ATT coefficient </w:t>
      </w:r>
      <m:oMath>
        <m:r>
          <w:ins w:id="167" w:author="Stoycho Rusinov" w:date="2026-07-29T17:04:00Z">
            <w:rPr>
              <w:rFonts w:ascii="Cambria Math" w:hAnsi="Cambria Math" w:cs="Times New Roman"/>
            </w:rPr>
            <m:t>(</m:t>
          </w:ins>
        </m:r>
        <m:r>
          <w:rPr>
            <w:rFonts w:ascii="Cambria Math" w:hAnsi="Cambria Math" w:cs="Times New Roman"/>
          </w:rPr>
          <m:t>β</m:t>
        </m:r>
        <m:r>
          <m:rPr>
            <m:sty m:val="p"/>
          </m:rPr>
          <w:rPr>
            <w:rFonts w:ascii="Cambria Math" w:hAnsi="Cambria Math" w:cs="Times New Roman"/>
          </w:rPr>
          <m:t>=-</m:t>
        </m:r>
        <m:r>
          <w:rPr>
            <w:rFonts w:ascii="Cambria Math" w:hAnsi="Cambria Math" w:cs="Times New Roman"/>
          </w:rPr>
          <m:t>1.109</m:t>
        </m:r>
        <m:r>
          <w:ins w:id="168" w:author="Stoycho Rusinov" w:date="2026-07-29T17:04:00Z">
            <w:rPr>
              <w:rFonts w:ascii="Cambria Math" w:hAnsi="Cambria Math" w:cs="Times New Roman"/>
            </w:rPr>
            <m:t>)</m:t>
          </w:ins>
        </m:r>
      </m:oMath>
      <w:r w:rsidRPr="002277CE">
        <w:rPr>
          <w:rFonts w:ascii="Times New Roman" w:hAnsi="Times New Roman" w:cs="Times New Roman"/>
        </w:rPr>
        <w:t xml:space="preserve"> across a range of starting incomes (Figure 11). When the loan has low present value </w:t>
      </w:r>
      <w:r w:rsidRPr="002277CE">
        <w:rPr>
          <w:rFonts w:ascii="Times New Roman" w:hAnsi="Times New Roman" w:cs="Times New Roman"/>
        </w:rPr>
        <w:lastRenderedPageBreak/>
        <w:t>(low expected earnings), Brexit is a large effective shock and the implied elasticity is mechanically smaller in magnitude (about −0.4). When the present value approaches the nominal amount (high earnings), the effective shock is smaller and the implied elasticity larger in magnitude.</w:t>
      </w:r>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11.</w:t>
      </w:r>
      <w:r w:rsidRPr="002277CE">
        <w:rPr>
          <w:rFonts w:ascii="Times New Roman" w:hAnsi="Times New Roman" w:cs="Times New Roman"/>
        </w:rPr>
        <w:t xml:space="preserve"> Implied demand elasticity as a function of the economic value of the UK student loan.</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119494" cy="365678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edia/image10.png"/>
                    <pic:cNvPicPr>
                      <a:picLocks noChangeAspect="1" noChangeArrowheads="1"/>
                    </pic:cNvPicPr>
                  </pic:nvPicPr>
                  <pic:blipFill>
                    <a:blip r:embed="rId18"/>
                    <a:stretch>
                      <a:fillRect/>
                    </a:stretch>
                  </pic:blipFill>
                  <pic:spPr bwMode="auto">
                    <a:xfrm>
                      <a:off x="0" y="0"/>
                      <a:ext cx="5119494" cy="3656781"/>
                    </a:xfrm>
                    <a:prstGeom prst="rect">
                      <a:avLst/>
                    </a:prstGeom>
                    <a:noFill/>
                    <a:ln w="9525">
                      <a:noFill/>
                      <a:headEnd/>
                      <a:tailEnd/>
                    </a:ln>
                  </pic:spPr>
                </pic:pic>
              </a:graphicData>
            </a:graphic>
          </wp:inline>
        </w:drawing>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Note: The figure translates the estimated treatment effect into implied demand elasticities under different assumptions about the present value of the UK student loan to EU applicants. Points correspond to elasticity estimates implied by alternative expected graduate earning scenarios. The elasticity here is multiplied by -1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k</m:t>
            </m:r>
          </m:e>
          <m:sub>
            <m:r>
              <w:rPr>
                <w:rFonts w:ascii="Cambria Math" w:hAnsi="Cambria Math" w:cs="Times New Roman"/>
              </w:rPr>
              <m:t>j</m:t>
            </m:r>
          </m:sub>
        </m:sSub>
      </m:oMath>
      <w:r w:rsidRPr="002277CE">
        <w:rPr>
          <w:rFonts w:ascii="Times New Roman" w:hAnsi="Times New Roman" w:cs="Times New Roman"/>
        </w:rPr>
        <w:t>) for illustrative purposes.</w:t>
      </w:r>
    </w:p>
    <w:p w:rsidR="00014EA4" w:rsidRDefault="00014EA4" w:rsidP="002277CE">
      <w:pPr>
        <w:spacing w:line="360" w:lineRule="auto"/>
        <w:ind w:firstLine="720"/>
        <w:rPr>
          <w:rFonts w:ascii="Times New Roman" w:hAnsi="Times New Roman" w:cs="Times New Roman"/>
        </w:rPr>
      </w:pPr>
    </w:p>
    <w:p w:rsidR="00F47729" w:rsidRPr="002277CE" w:rsidRDefault="002277CE" w:rsidP="002277CE">
      <w:pPr>
        <w:spacing w:line="360" w:lineRule="auto"/>
        <w:ind w:firstLine="720"/>
        <w:rPr>
          <w:rFonts w:ascii="Times New Roman" w:hAnsi="Times New Roman" w:cs="Times New Roman"/>
        </w:rPr>
      </w:pPr>
      <w:r w:rsidRPr="002277CE">
        <w:rPr>
          <w:rFonts w:ascii="Times New Roman" w:hAnsi="Times New Roman" w:cs="Times New Roman"/>
        </w:rPr>
        <w:t>To examine whether structural heterogeneity in demand persists after accounting for this mechanism, we define corrected elasticities as</w:t>
      </w:r>
      <w:ins w:id="169" w:author="Stoycho Rusinov" w:date="2026-07-29T17:05:00Z">
        <w:r w:rsidR="0055453E">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sub>
                  </m:sSub>
                </m:den>
              </m:f>
            </m:e>
            <m:sub>
              <m:r>
                <w:rPr>
                  <w:rFonts w:ascii="Cambria Math" w:hAnsi="Cambria Math" w:cs="Times New Roman"/>
                </w:rPr>
                <m:t xml:space="preserve"> </m:t>
              </m:r>
            </m:sub>
          </m:sSub>
          <m:r>
            <w:rPr>
              <w:rFonts w:ascii="Cambria Math" w:hAnsi="Cambria Math" w:cs="Times New Roman"/>
            </w:rPr>
            <m:t xml:space="preserve"> </m:t>
          </m:r>
        </m:oMath>
      </w:ins>
      <w:r w:rsidRPr="002277CE">
        <w:rPr>
          <w:rFonts w:ascii="Times New Roman" w:hAnsi="Times New Roman" w:cs="Times New Roman"/>
        </w:rPr>
        <w:t xml:space="preserve">. As we mentioned earlier, dividing by heterogeneous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w:rPr>
            <w:rFonts w:ascii="Cambria Math" w:hAnsi="Cambria Math" w:cs="Times New Roman"/>
          </w:rPr>
          <m:t> </m:t>
        </m:r>
      </m:oMath>
      <w:r w:rsidRPr="002277CE">
        <w:rPr>
          <w:rFonts w:ascii="Times New Roman" w:hAnsi="Times New Roman" w:cs="Times New Roman"/>
        </w:rPr>
        <w:t>removes the portion of elasticity variation that is mechanically induced by differential effective price shocks</w:t>
      </w:r>
      <w:ins w:id="170" w:author="Stoycho Rusinov" w:date="2026-07-29T17:05:00Z">
        <w:r w:rsidR="0055453E">
          <w:rPr>
            <w:rFonts w:ascii="Times New Roman" w:hAnsi="Times New Roman" w:cs="Times New Roman"/>
          </w:rPr>
          <w:t xml:space="preserve"> in the results</w:t>
        </w:r>
      </w:ins>
      <w:r w:rsidRPr="002277CE">
        <w:rPr>
          <w:rFonts w:ascii="Times New Roman" w:hAnsi="Times New Roman" w:cs="Times New Roman"/>
        </w:rPr>
        <w:t xml:space="preserve">. We showed that after recomputing the elasticities using heterogeneous price changes across the Union, </w:t>
      </w:r>
      <w:del w:id="171" w:author="Stoycho Rusinov" w:date="2026-07-29T17:06:00Z">
        <w:r w:rsidRPr="002277CE" w:rsidDel="0055453E">
          <w:rPr>
            <w:rFonts w:ascii="Times New Roman" w:hAnsi="Times New Roman" w:cs="Times New Roman"/>
          </w:rPr>
          <w:delText xml:space="preserve">we re-estimated </w:delText>
        </w:r>
      </w:del>
      <w:r w:rsidRPr="002277CE">
        <w:rPr>
          <w:rFonts w:ascii="Times New Roman" w:hAnsi="Times New Roman" w:cs="Times New Roman"/>
        </w:rPr>
        <w:t>the correlation with GDP per capita</w:t>
      </w:r>
      <w:ins w:id="172" w:author="Stoycho Rusinov" w:date="2026-07-29T17:06:00Z">
        <w:r w:rsidR="0055453E">
          <w:rPr>
            <w:rFonts w:ascii="Times New Roman" w:hAnsi="Times New Roman" w:cs="Times New Roman"/>
          </w:rPr>
          <w:t xml:space="preserve"> vanishes</w:t>
        </w:r>
      </w:ins>
      <w:r w:rsidRPr="002277CE">
        <w:rPr>
          <w:rFonts w:ascii="Times New Roman" w:hAnsi="Times New Roman" w:cs="Times New Roman"/>
        </w:rPr>
        <w:t xml:space="preserve">. Figure 12 shows the exact ways in which the point </w:t>
      </w:r>
      <w:r w:rsidRPr="002277CE">
        <w:rPr>
          <w:rFonts w:ascii="Times New Roman" w:hAnsi="Times New Roman" w:cs="Times New Roman"/>
        </w:rPr>
        <w:lastRenderedPageBreak/>
        <w:t xml:space="preserve">estimates changed from the old fixed </w:t>
      </w:r>
      <m:oMath>
        <m:r>
          <w:rPr>
            <w:rFonts w:ascii="Cambria Math" w:hAnsi="Cambria Math" w:cs="Times New Roman"/>
          </w:rPr>
          <m:t>k</m:t>
        </m:r>
      </m:oMath>
      <w:r w:rsidRPr="002277CE">
        <w:rPr>
          <w:rFonts w:ascii="Times New Roman" w:hAnsi="Times New Roman" w:cs="Times New Roman"/>
        </w:rPr>
        <w:t xml:space="preserve"> to the new loan corrected </w:t>
      </w:r>
      <m:oMath>
        <m:r>
          <w:rPr>
            <w:rFonts w:ascii="Cambria Math" w:hAnsi="Cambria Math" w:cs="Times New Roman"/>
          </w:rPr>
          <m:t>k</m:t>
        </m:r>
      </m:oMath>
      <w:r w:rsidRPr="002277CE">
        <w:rPr>
          <w:rFonts w:ascii="Times New Roman" w:hAnsi="Times New Roman" w:cs="Times New Roman"/>
        </w:rPr>
        <w:t xml:space="preserve">. For simplicity we kept the main assumption of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0.03</m:t>
        </m:r>
        <m:r>
          <m:rPr>
            <m:sty m:val="p"/>
          </m:rPr>
          <w:rPr>
            <w:rFonts w:ascii="Cambria Math" w:hAnsi="Cambria Math" w:cs="Times New Roman"/>
          </w:rPr>
          <m:t>,</m:t>
        </m:r>
      </m:oMath>
      <w:r w:rsidRPr="002277CE">
        <w:rPr>
          <w:rFonts w:ascii="Times New Roman" w:hAnsi="Times New Roman" w:cs="Times New Roman"/>
        </w:rPr>
        <w:t xml:space="preserve"> the repayment rate above threshold as 9%, the nominal wage growth at 2% and the repayment horizon at 30 years. In the robustness section we showed that the result is robust to changes in the discount rate and growth rates.</w:t>
      </w:r>
    </w:p>
    <w:p w:rsidR="002277CE" w:rsidRPr="002277CE" w:rsidRDefault="002277CE" w:rsidP="002277CE">
      <w:pPr>
        <w:spacing w:line="360" w:lineRule="auto"/>
        <w:ind w:firstLine="720"/>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12.</w:t>
      </w:r>
      <w:r w:rsidRPr="002277CE">
        <w:rPr>
          <w:rFonts w:ascii="Times New Roman" w:hAnsi="Times New Roman" w:cs="Times New Roman"/>
        </w:rPr>
        <w:t xml:space="preserve"> Income gradient in demand elasticity.</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4091214"/>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edia/image11.png"/>
                    <pic:cNvPicPr>
                      <a:picLocks noChangeAspect="1" noChangeArrowheads="1"/>
                    </pic:cNvPicPr>
                  </pic:nvPicPr>
                  <pic:blipFill>
                    <a:blip r:embed="rId19"/>
                    <a:stretch>
                      <a:fillRect/>
                    </a:stretch>
                  </pic:blipFill>
                  <pic:spPr bwMode="auto">
                    <a:xfrm>
                      <a:off x="0" y="0"/>
                      <a:ext cx="5727700" cy="4091214"/>
                    </a:xfrm>
                    <a:prstGeom prst="rect">
                      <a:avLst/>
                    </a:prstGeom>
                    <a:noFill/>
                    <a:ln w="9525">
                      <a:noFill/>
                      <a:headEnd/>
                      <a:tailEnd/>
                    </a:ln>
                  </pic:spPr>
                </pic:pic>
              </a:graphicData>
            </a:graphic>
          </wp:inline>
        </w:drawing>
      </w:r>
    </w:p>
    <w:p w:rsidR="00F47729" w:rsidRPr="002277CE" w:rsidRDefault="002277CE" w:rsidP="002277CE">
      <w:pPr>
        <w:spacing w:line="360" w:lineRule="auto"/>
        <w:rPr>
          <w:rFonts w:ascii="Times New Roman" w:eastAsiaTheme="minorEastAsia" w:hAnsi="Times New Roman" w:cs="Times New Roman"/>
        </w:rPr>
      </w:pPr>
      <w:r w:rsidRPr="002277CE">
        <w:rPr>
          <w:rFonts w:ascii="Times New Roman" w:hAnsi="Times New Roman" w:cs="Times New Roman"/>
          <w:b/>
          <w:bCs/>
        </w:rPr>
        <w:t>Note:</w:t>
      </w:r>
      <w:r w:rsidRPr="002277CE">
        <w:rPr>
          <w:rFonts w:ascii="Times New Roman" w:hAnsi="Times New Roman" w:cs="Times New Roman"/>
        </w:rPr>
        <w:t xml:space="preserve"> The figure compares baseline elasticity estimates with elasticities corrected for heterogeneous loan value across countries. The horizontal axis orders the treated countries from lowest to highest log GDP per capita (PPP) and is labelled with country names, so it is a country-ranking axis and not a continuous GDP scale. The two fitted lines are estimated against this income ordering. Elasticities here are strictly negative as the direct ATT coefficient was divided by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2277CE">
        <w:rPr>
          <w:rFonts w:ascii="Times New Roman" w:hAnsi="Times New Roman" w:cs="Times New Roman"/>
        </w:rPr>
        <w:t xml:space="preserve"> </w:t>
      </w: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j</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den>
                </m:f>
              </m:e>
              <m:sub>
                <m:r>
                  <w:rPr>
                    <w:rFonts w:ascii="Cambria Math" w:hAnsi="Cambria Math" w:cs="Times New Roman"/>
                  </w:rPr>
                  <m:t> </m:t>
                </m:r>
              </m:sub>
            </m:sSub>
          </m:e>
        </m:d>
      </m:oMath>
    </w:p>
    <w:p w:rsidR="002277CE" w:rsidRPr="002277CE" w:rsidRDefault="002277CE"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Before correcting for treatment intensity, elasticities show a strong, significant positive relationship with origin-country income (</w:t>
      </w:r>
      <m:oMath>
        <m:r>
          <w:rPr>
            <w:rFonts w:ascii="Cambria Math" w:hAnsi="Cambria Math" w:cs="Times New Roman"/>
          </w:rPr>
          <m:t>γ</m:t>
        </m:r>
        <m:r>
          <m:rPr>
            <m:sty m:val="p"/>
          </m:rPr>
          <w:rPr>
            <w:rFonts w:ascii="Cambria Math" w:hAnsi="Cambria Math" w:cs="Times New Roman"/>
          </w:rPr>
          <m:t>=</m:t>
        </m:r>
        <m:r>
          <w:rPr>
            <w:rFonts w:ascii="Cambria Math" w:hAnsi="Cambria Math" w:cs="Times New Roman"/>
          </w:rPr>
          <m:t>1.11</m:t>
        </m:r>
      </m:oMath>
      <w:r w:rsidRPr="002277CE">
        <w:rPr>
          <w:rFonts w:ascii="Times New Roman" w:hAnsi="Times New Roman" w:cs="Times New Roman"/>
        </w:rPr>
        <w:t>, highly significant). Once rescaled by the country-specific effective price shocks from the loan’s present value, the gradient collapses to insignificance (</w:t>
      </w:r>
      <m:oMath>
        <m:r>
          <w:rPr>
            <w:rFonts w:ascii="Cambria Math" w:hAnsi="Cambria Math" w:cs="Times New Roman"/>
          </w:rPr>
          <m:t>γ</m:t>
        </m:r>
      </m:oMath>
      <w:r w:rsidRPr="002277CE">
        <w:rPr>
          <w:rFonts w:ascii="Times New Roman" w:hAnsi="Times New Roman" w:cs="Times New Roman"/>
        </w:rPr>
        <w:t xml:space="preserve"> = −0.37). As the robustness section established, the difference between the </w:t>
      </w:r>
      <w:r w:rsidRPr="002277CE">
        <w:rPr>
          <w:rFonts w:ascii="Times New Roman" w:hAnsi="Times New Roman" w:cs="Times New Roman"/>
        </w:rPr>
        <w:lastRenderedPageBreak/>
        <w:t>two gradients shows that much of the observed heterogeneity reflects treatment intensity, not structural differences in preferences.</w:t>
      </w:r>
    </w:p>
    <w:p w:rsidR="00F47729" w:rsidRPr="002277CE" w:rsidDel="00FC7E0B" w:rsidRDefault="002277CE" w:rsidP="00FC7E0B">
      <w:pPr>
        <w:spacing w:line="360" w:lineRule="auto"/>
        <w:ind w:firstLine="720"/>
        <w:rPr>
          <w:del w:id="173" w:author="Stoycho Rusinov" w:date="2026-07-29T17:07:00Z"/>
          <w:rFonts w:ascii="Times New Roman" w:hAnsi="Times New Roman" w:cs="Times New Roman"/>
        </w:rPr>
        <w:pPrChange w:id="174" w:author="Stoycho Rusinov" w:date="2026-07-29T17:07:00Z">
          <w:pPr>
            <w:spacing w:line="360" w:lineRule="auto"/>
          </w:pPr>
        </w:pPrChange>
      </w:pPr>
      <w:r w:rsidRPr="002277CE">
        <w:rPr>
          <w:rFonts w:ascii="Times New Roman" w:hAnsi="Times New Roman" w:cs="Times New Roman"/>
        </w:rPr>
        <w:t>After correction, Finland, Denmark, Slovenia, Germany, and Luxembourg show the largest elasticities. These are precisely the countries with substantial high-quality domestic alternatives, where UK study is one option among many and demand adjusts readily to price. Lower-income applicants instead face fewer domestic alternatives and may view UK education as a path to much higher lifetime earnings, so their behavior is less responsive to tuition than raw responses suggest.</w:t>
      </w:r>
    </w:p>
    <w:p w:rsidR="002277CE" w:rsidRPr="002277CE" w:rsidRDefault="002277CE" w:rsidP="00FC7E0B">
      <w:pPr>
        <w:spacing w:line="360" w:lineRule="auto"/>
        <w:ind w:firstLine="720"/>
        <w:rPr>
          <w:rFonts w:ascii="Times New Roman" w:hAnsi="Times New Roman" w:cs="Times New Roman"/>
        </w:rPr>
        <w:pPrChange w:id="175" w:author="Stoycho Rusinov" w:date="2026-07-29T17:07:00Z">
          <w:pPr>
            <w:spacing w:line="360" w:lineRule="auto"/>
          </w:pPr>
        </w:pPrChange>
      </w:pPr>
    </w:p>
    <w:p w:rsidR="00F47729" w:rsidRPr="002277CE" w:rsidRDefault="002277CE" w:rsidP="00FC7E0B">
      <w:pPr>
        <w:spacing w:line="360" w:lineRule="auto"/>
        <w:ind w:firstLine="720"/>
        <w:rPr>
          <w:rFonts w:ascii="Times New Roman" w:hAnsi="Times New Roman" w:cs="Times New Roman"/>
        </w:rPr>
        <w:pPrChange w:id="176" w:author="Stoycho Rusinov" w:date="2026-07-29T17:07:00Z">
          <w:pPr>
            <w:spacing w:line="360" w:lineRule="auto"/>
          </w:pPr>
        </w:pPrChange>
      </w:pPr>
      <w:r w:rsidRPr="002277CE">
        <w:rPr>
          <w:rFonts w:ascii="Times New Roman" w:hAnsi="Times New Roman" w:cs="Times New Roman"/>
        </w:rPr>
        <w:t>Politically, the decline from poorer EU countries reflects the withdrawal of an institution that had quietly equalized opportunity across Europe. The income-contingent loan meant students did not need to arrive with wealth, only the expectation of future earnings. When it disappeared for EU applicants, the effective cost of UK study rose sharply for those from poorer economies. What looks like elastic demand is better understood as the sudden loss of a mechanism that let talent travel without immediate financial means. In that sense the reform did not simply reveal price sensitivity; it exposed how fragile educational mobility is once the supporting institutions are removed.</w:t>
      </w:r>
    </w:p>
    <w:p w:rsidR="002277CE" w:rsidRDefault="002277CE"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Default="00014EA4" w:rsidP="002277CE">
      <w:pPr>
        <w:spacing w:line="360" w:lineRule="auto"/>
        <w:rPr>
          <w:rFonts w:ascii="Times New Roman" w:hAnsi="Times New Roman" w:cs="Times New Roman"/>
          <w:b/>
          <w:bCs/>
          <w:i/>
          <w:iCs/>
        </w:rPr>
      </w:pPr>
    </w:p>
    <w:p w:rsidR="00014EA4" w:rsidRPr="002277CE" w:rsidRDefault="00014EA4" w:rsidP="002277CE">
      <w:pPr>
        <w:spacing w:line="360" w:lineRule="auto"/>
        <w:rPr>
          <w:rFonts w:ascii="Times New Roman" w:hAnsi="Times New Roman" w:cs="Times New Roman"/>
          <w:b/>
          <w:bCs/>
          <w:i/>
          <w:iCs/>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What are the real determinants of the corrected elasticity?</w:t>
      </w:r>
    </w:p>
    <w:p w:rsidR="002277CE" w:rsidRPr="002277CE" w:rsidRDefault="002277CE" w:rsidP="002277CE">
      <w:pPr>
        <w:spacing w:line="360" w:lineRule="auto"/>
        <w:rPr>
          <w:rFonts w:ascii="Times New Roman" w:hAnsi="Times New Roman" w:cs="Times New Roman"/>
          <w:b/>
          <w:bCs/>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rPr>
        <w:t>Figure 13.</w:t>
      </w:r>
      <w:r w:rsidRPr="002277CE">
        <w:rPr>
          <w:rFonts w:ascii="Times New Roman" w:hAnsi="Times New Roman" w:cs="Times New Roman"/>
        </w:rPr>
        <w:t xml:space="preserve"> Alternative correlations between the corrected income elasticity and macroeconomic fundamentals.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noProof/>
        </w:rPr>
        <w:drawing>
          <wp:inline distT="0" distB="0" distL="0" distR="0">
            <wp:extent cx="5727700" cy="4091214"/>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edia/image12.png"/>
                    <pic:cNvPicPr>
                      <a:picLocks noChangeAspect="1" noChangeArrowheads="1"/>
                    </pic:cNvPicPr>
                  </pic:nvPicPr>
                  <pic:blipFill>
                    <a:blip r:embed="rId20"/>
                    <a:stretch>
                      <a:fillRect/>
                    </a:stretch>
                  </pic:blipFill>
                  <pic:spPr bwMode="auto">
                    <a:xfrm>
                      <a:off x="0" y="0"/>
                      <a:ext cx="5727700" cy="4091214"/>
                    </a:xfrm>
                    <a:prstGeom prst="rect">
                      <a:avLst/>
                    </a:prstGeom>
                    <a:noFill/>
                    <a:ln w="9525">
                      <a:noFill/>
                      <a:headEnd/>
                      <a:tailEnd/>
                    </a:ln>
                  </pic:spPr>
                </pic:pic>
              </a:graphicData>
            </a:graphic>
          </wp:inline>
        </w:drawing>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Note: Performed is simple cross-sectional OLS with HC1 robust standard errors. World bank data is from the year 2022. Elasticities are negative values.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Figure 13 shows most standard macroeconomic indicators explain little of the residual variation in the rescaled elasticities. GDP per capita, tertiary enrollment, net migration, youth unemployment, and inequality all have wide confidence intervals crossing zero and low explanatory power. The corrected elasticity is therefore no longer a disguised income measure: once the loan channel is removed, richer countries are not systematically more or less responsive.</w:t>
      </w:r>
    </w:p>
    <w:p w:rsidR="002277CE" w:rsidRPr="002277CE" w:rsidRDefault="002277CE" w:rsidP="002277CE">
      <w:pPr>
        <w:spacing w:line="360" w:lineRule="auto"/>
        <w:rPr>
          <w:rFonts w:ascii="Times New Roman" w:hAnsi="Times New Roman" w:cs="Times New Roman"/>
        </w:rPr>
      </w:pPr>
    </w:p>
    <w:p w:rsidR="00F47729" w:rsidRPr="002277CE" w:rsidRDefault="002277CE" w:rsidP="00FC7E0B">
      <w:pPr>
        <w:spacing w:line="360" w:lineRule="auto"/>
        <w:ind w:firstLine="720"/>
        <w:rPr>
          <w:rFonts w:ascii="Times New Roman" w:hAnsi="Times New Roman" w:cs="Times New Roman"/>
        </w:rPr>
        <w:pPrChange w:id="177" w:author="Stoycho Rusinov" w:date="2026-07-29T17:07:00Z">
          <w:pPr>
            <w:spacing w:line="360" w:lineRule="auto"/>
          </w:pPr>
        </w:pPrChange>
      </w:pPr>
      <w:r w:rsidRPr="002277CE">
        <w:rPr>
          <w:rFonts w:ascii="Times New Roman" w:hAnsi="Times New Roman" w:cs="Times New Roman"/>
        </w:rPr>
        <w:t xml:space="preserve">The only variable that clearly moves the loan-corrected elasticity is education spending as a share of GDP, with a negative, significant coefficient and the largest explanatory power among those tested. Countries investing more in education show stronger residual price responsiveness to UK tuition increases, which also reframes the post-Brexit </w:t>
      </w:r>
      <w:r w:rsidRPr="002277CE">
        <w:rPr>
          <w:rFonts w:ascii="Times New Roman" w:hAnsi="Times New Roman" w:cs="Times New Roman"/>
        </w:rPr>
        <w:lastRenderedPageBreak/>
        <w:t xml:space="preserve">heterogeneity. Before correction, poorer countries looked most elastic because their application declines were largest against a uniform nominal fee shock. After correcting for the unequal value of the lost loan, the remaining elasticity is better explained by the structure of educational opportunity </w:t>
      </w:r>
      <w:del w:id="178" w:author="Stoycho Rusinov" w:date="2026-07-29T17:08:00Z">
        <w:r w:rsidRPr="002277CE" w:rsidDel="00FC7E0B">
          <w:rPr>
            <w:rFonts w:ascii="Times New Roman" w:hAnsi="Times New Roman" w:cs="Times New Roman"/>
          </w:rPr>
          <w:delText>than by income</w:delText>
        </w:r>
      </w:del>
      <w:ins w:id="179" w:author="Stoycho Rusinov" w:date="2026-07-29T17:08:00Z">
        <w:r w:rsidR="00FC7E0B">
          <w:rPr>
            <w:rFonts w:ascii="Times New Roman" w:hAnsi="Times New Roman" w:cs="Times New Roman"/>
          </w:rPr>
          <w:t>within the home-country</w:t>
        </w:r>
      </w:ins>
      <w:r w:rsidRPr="002277CE">
        <w:rPr>
          <w:rFonts w:ascii="Times New Roman" w:hAnsi="Times New Roman" w:cs="Times New Roman"/>
        </w:rPr>
        <w:t>. This points to a two-stage mechanism</w:t>
      </w:r>
      <w:ins w:id="180" w:author="Stoycho Rusinov" w:date="2026-07-29T17:08:00Z">
        <w:r w:rsidR="00FC7E0B">
          <w:rPr>
            <w:rFonts w:ascii="Times New Roman" w:hAnsi="Times New Roman" w:cs="Times New Roman"/>
          </w:rPr>
          <w:t xml:space="preserve"> where</w:t>
        </w:r>
      </w:ins>
      <w:del w:id="181" w:author="Stoycho Rusinov" w:date="2026-07-29T17:08:00Z">
        <w:r w:rsidRPr="002277CE" w:rsidDel="00FC7E0B">
          <w:rPr>
            <w:rFonts w:ascii="Times New Roman" w:hAnsi="Times New Roman" w:cs="Times New Roman"/>
          </w:rPr>
          <w:delText>:</w:delText>
        </w:r>
      </w:del>
      <w:r w:rsidRPr="002277CE">
        <w:rPr>
          <w:rFonts w:ascii="Times New Roman" w:hAnsi="Times New Roman" w:cs="Times New Roman"/>
        </w:rPr>
        <w:t xml:space="preserve"> the raw collapse from lower-income countries reflects the removal of an equalizing credit institution, while the remaining variation in corrected elasticities reflects the substitution possibilities national education systems create. Brexit first removed the financial bridge to UK study, and after that correction the strongest determinant of residual responsiveness is whether the origin country already invests enough in education to make exit </w:t>
      </w:r>
      <w:del w:id="182" w:author="Stoycho Rusinov" w:date="2026-07-29T17:08:00Z">
        <w:r w:rsidRPr="002277CE" w:rsidDel="00FC7E0B">
          <w:rPr>
            <w:rFonts w:ascii="Times New Roman" w:hAnsi="Times New Roman" w:cs="Times New Roman"/>
          </w:rPr>
          <w:delText>easier.</w:delText>
        </w:r>
      </w:del>
      <w:ins w:id="183" w:author="Stoycho Rusinov" w:date="2026-07-29T17:08:00Z">
        <w:r w:rsidR="00FC7E0B">
          <w:rPr>
            <w:rFonts w:ascii="Times New Roman" w:hAnsi="Times New Roman" w:cs="Times New Roman"/>
          </w:rPr>
          <w:t>financially less plausible.</w:t>
        </w:r>
      </w:ins>
    </w:p>
    <w:p w:rsidR="00F47729" w:rsidDel="00FC7E0B" w:rsidRDefault="00FC7E0B" w:rsidP="002277CE">
      <w:pPr>
        <w:spacing w:line="360" w:lineRule="auto"/>
        <w:ind w:firstLine="720"/>
        <w:rPr>
          <w:del w:id="184" w:author="Stoycho Rusinov" w:date="2026-07-29T17:11:00Z"/>
          <w:rFonts w:ascii="Times New Roman" w:hAnsi="Times New Roman" w:cs="Times New Roman"/>
        </w:rPr>
      </w:pPr>
      <w:ins w:id="185" w:author="Stoycho Rusinov" w:date="2026-07-29T17:11:00Z">
        <w:r w:rsidRPr="00FC7E0B">
          <w:rPr>
            <w:rFonts w:ascii="Times New Roman" w:hAnsi="Times New Roman" w:cs="Times New Roman"/>
          </w:rPr>
          <w:t>Ultimately, this result is more naturally interpreted as a mobility argument than a pure price argument. Greater investment in the domestic higher education system is consistent with students having more credible local educational alternatives. Under the common corrected price shock, these additional alternatives a</w:t>
        </w:r>
        <w:bookmarkStart w:id="186" w:name="_GoBack"/>
        <w:bookmarkEnd w:id="186"/>
        <w:r w:rsidRPr="00FC7E0B">
          <w:rPr>
            <w:rFonts w:ascii="Times New Roman" w:hAnsi="Times New Roman" w:cs="Times New Roman"/>
          </w:rPr>
          <w:t>re associated with greater measured responsiveness to UK tuition because students face a genuine choice between remaining at home and studying abroad. Conversely, lower corrected elasticities may indicate that applicants have fewer viable domestic options and therefore weaker ability to substitute away from UK study. In this sense, the corrected elasticity may capture not only price responsiveness, but also the degree of educational mobility created by the origin country's higher education system.</w:t>
        </w:r>
      </w:ins>
      <w:del w:id="187" w:author="Stoycho Rusinov" w:date="2026-07-29T17:11:00Z">
        <w:r w:rsidR="002277CE" w:rsidRPr="002277CE" w:rsidDel="00FC7E0B">
          <w:rPr>
            <w:rFonts w:ascii="Times New Roman" w:hAnsi="Times New Roman" w:cs="Times New Roman"/>
          </w:rPr>
          <w:delText>Ultimately this is a sovereignty argument. Countries that invest in their own systems give students</w:delText>
        </w:r>
      </w:del>
      <w:del w:id="188" w:author="Stoycho Rusinov" w:date="2026-07-29T17:09:00Z">
        <w:r w:rsidR="002277CE" w:rsidRPr="002277CE" w:rsidDel="00FC7E0B">
          <w:rPr>
            <w:rFonts w:ascii="Times New Roman" w:hAnsi="Times New Roman" w:cs="Times New Roman"/>
          </w:rPr>
          <w:delText xml:space="preserve"> exit</w:delText>
        </w:r>
      </w:del>
      <w:del w:id="189" w:author="Stoycho Rusinov" w:date="2026-07-29T17:11:00Z">
        <w:r w:rsidR="002277CE" w:rsidRPr="002277CE" w:rsidDel="00FC7E0B">
          <w:rPr>
            <w:rFonts w:ascii="Times New Roman" w:hAnsi="Times New Roman" w:cs="Times New Roman"/>
          </w:rPr>
          <w:delText xml:space="preserve"> options, which mechanically makes them look price-sensitive to UK tuition, not because they are poorer or more fragile but because they are not captive. That inverts the usual reading: the resilient applicants from poor countries with high measured elasticity-after-correction are not fragile, they are the ones with somewhere else to go.</w:delText>
        </w:r>
      </w:del>
    </w:p>
    <w:p w:rsidR="00FC7E0B" w:rsidRDefault="00FC7E0B" w:rsidP="002277CE">
      <w:pPr>
        <w:spacing w:line="360" w:lineRule="auto"/>
        <w:ind w:firstLine="720"/>
        <w:rPr>
          <w:ins w:id="190" w:author="Stoycho Rusinov" w:date="2026-07-29T17:11:00Z"/>
          <w:rFonts w:ascii="Times New Roman" w:hAnsi="Times New Roman" w:cs="Times New Roman"/>
        </w:rPr>
      </w:pPr>
    </w:p>
    <w:p w:rsidR="00FF59F5" w:rsidRPr="002277CE" w:rsidRDefault="00FF59F5" w:rsidP="002277CE">
      <w:pPr>
        <w:spacing w:line="360" w:lineRule="auto"/>
        <w:ind w:firstLine="720"/>
        <w:rPr>
          <w:rFonts w:ascii="Times New Roman" w:hAnsi="Times New Roman" w:cs="Times New Roman"/>
        </w:rPr>
      </w:pPr>
    </w:p>
    <w:p w:rsidR="00FF59F5" w:rsidRPr="00FC7E0B" w:rsidRDefault="000E4FD1" w:rsidP="00FF59F5">
      <w:pPr>
        <w:numPr>
          <w:ilvl w:val="0"/>
          <w:numId w:val="9"/>
        </w:numPr>
        <w:spacing w:line="360" w:lineRule="auto"/>
        <w:rPr>
          <w:rFonts w:ascii="Times New Roman" w:hAnsi="Times New Roman" w:cs="Times New Roman"/>
          <w:b/>
          <w:rPrChange w:id="191" w:author="Stoycho Rusinov" w:date="2026-07-29T17:11:00Z">
            <w:rPr>
              <w:rFonts w:ascii="Times New Roman" w:hAnsi="Times New Roman" w:cs="Times New Roman"/>
            </w:rPr>
          </w:rPrChange>
        </w:rPr>
      </w:pPr>
      <w:r w:rsidRPr="00FC7E0B">
        <w:rPr>
          <w:rFonts w:ascii="Times New Roman" w:hAnsi="Times New Roman" w:cs="Times New Roman"/>
          <w:b/>
          <w:bCs/>
          <w:i/>
          <w:iCs/>
        </w:rPr>
        <w:t>C</w:t>
      </w:r>
      <w:r w:rsidR="00FF59F5" w:rsidRPr="00FC7E0B">
        <w:rPr>
          <w:rFonts w:ascii="Times New Roman" w:hAnsi="Times New Roman" w:cs="Times New Roman"/>
          <w:b/>
          <w:bCs/>
          <w:i/>
          <w:iCs/>
        </w:rPr>
        <w:t>onclusion</w:t>
      </w:r>
    </w:p>
    <w:p w:rsidR="00FF59F5" w:rsidRDefault="00FF59F5" w:rsidP="00FF59F5">
      <w:pPr>
        <w:spacing w:line="360" w:lineRule="auto"/>
        <w:rPr>
          <w:rFonts w:ascii="Times New Roman" w:hAnsi="Times New Roman" w:cs="Times New Roman"/>
        </w:rPr>
      </w:pPr>
    </w:p>
    <w:p w:rsidR="005807A3" w:rsidRPr="005807A3" w:rsidRDefault="005807A3" w:rsidP="005807A3">
      <w:pPr>
        <w:spacing w:line="360" w:lineRule="auto"/>
        <w:rPr>
          <w:rFonts w:ascii="Times New Roman" w:hAnsi="Times New Roman" w:cs="Times New Roman"/>
        </w:rPr>
      </w:pPr>
      <w:r w:rsidRPr="005807A3">
        <w:rPr>
          <w:rFonts w:ascii="Times New Roman" w:hAnsi="Times New Roman" w:cs="Times New Roman"/>
        </w:rPr>
        <w:t>This manuscript establishes three main findings. First, the estimated price elasticities of international student demand are considerably larger than the ranges of 0.10-0.40 commonly reported in the literature, with absolute magnitudes exceeding 2 for some EU-origin countries. Second, the cross-country ordering of these elasticities changes once they are rescaled using country-specific valuations of the lost income-contingent loan. Under a common price shock, applicants from lower-income countries appear substantially more responsive. Once the effective price change incorporates the heterogeneous value of the loan, the relationship between elasticity and national income becomes statistically insignificant.</w:t>
      </w:r>
    </w:p>
    <w:p w:rsidR="005807A3" w:rsidRPr="005807A3" w:rsidRDefault="005807A3" w:rsidP="005807A3">
      <w:pPr>
        <w:spacing w:line="360" w:lineRule="auto"/>
        <w:ind w:firstLine="720"/>
        <w:rPr>
          <w:rFonts w:ascii="Times New Roman" w:hAnsi="Times New Roman" w:cs="Times New Roman"/>
        </w:rPr>
      </w:pPr>
      <w:r w:rsidRPr="005807A3">
        <w:rPr>
          <w:rFonts w:ascii="Times New Roman" w:hAnsi="Times New Roman" w:cs="Times New Roman"/>
        </w:rPr>
        <w:t xml:space="preserve">Much of the initial heterogeneity therefore reflects differences in the financial intensity of the Brexit shock instead of stable differences in preferences. Third, the remaining variation in the corrected elasticities is most strongly associated with the share of GDP </w:t>
      </w:r>
      <w:r w:rsidRPr="005807A3">
        <w:rPr>
          <w:rFonts w:ascii="Times New Roman" w:hAnsi="Times New Roman" w:cs="Times New Roman"/>
        </w:rPr>
        <w:lastRenderedPageBreak/>
        <w:t>allocated to education. One possible interpretation is that countries investing less in their own higher education systems provide students with fewer credible domestic alternatives. External study may consequently become a more persistent form of educational exit, increasing the risk that young people enter other national systems and subsequently remain there.</w:t>
      </w:r>
    </w:p>
    <w:p w:rsidR="005807A3" w:rsidRPr="005807A3" w:rsidRDefault="005807A3" w:rsidP="005807A3">
      <w:pPr>
        <w:spacing w:line="360" w:lineRule="auto"/>
        <w:ind w:firstLine="720"/>
        <w:rPr>
          <w:rFonts w:ascii="Times New Roman" w:hAnsi="Times New Roman" w:cs="Times New Roman"/>
        </w:rPr>
      </w:pPr>
      <w:r w:rsidRPr="005807A3">
        <w:rPr>
          <w:rFonts w:ascii="Times New Roman" w:hAnsi="Times New Roman" w:cs="Times New Roman"/>
        </w:rPr>
        <w:t xml:space="preserve">These findings open a wider research agenda concerning the effects of Brexit on higher education mobility across the European Union. One immediate question </w:t>
      </w:r>
      <w:proofErr w:type="gramStart"/>
      <w:r w:rsidRPr="005807A3">
        <w:rPr>
          <w:rFonts w:ascii="Times New Roman" w:hAnsi="Times New Roman" w:cs="Times New Roman"/>
        </w:rPr>
        <w:t>concerns</w:t>
      </w:r>
      <w:proofErr w:type="gramEnd"/>
      <w:r w:rsidRPr="005807A3">
        <w:rPr>
          <w:rFonts w:ascii="Times New Roman" w:hAnsi="Times New Roman" w:cs="Times New Roman"/>
        </w:rPr>
        <w:t xml:space="preserve"> what happened to the demand displaced from the United Kingdom. If these applicants did not abandon international study and instead moved towards adjacent systems, the contraction in UK demand may have generated significant pressures elsewhere. Ireland is an especially relevant case because it remained inside the European Union while offering an English-language higher education system close to the United Kingdom. The reallocation of demand towards Ireland or similar destinations may have placed pressure on university capacity, student accommodation, staffing, and other parts of the receiving system. Establishing whether such displacement occurred, and whether the receiving systems were able to absorb it, would extend the analysis from the loss of demand in the United Kingdom to the wider European consequences of the reform.</w:t>
      </w:r>
    </w:p>
    <w:p w:rsidR="005807A3" w:rsidRPr="005807A3" w:rsidRDefault="005807A3" w:rsidP="005807A3">
      <w:pPr>
        <w:spacing w:line="360" w:lineRule="auto"/>
        <w:ind w:firstLine="720"/>
        <w:rPr>
          <w:rFonts w:ascii="Times New Roman" w:hAnsi="Times New Roman" w:cs="Times New Roman"/>
        </w:rPr>
      </w:pPr>
      <w:r w:rsidRPr="005807A3">
        <w:rPr>
          <w:rFonts w:ascii="Times New Roman" w:hAnsi="Times New Roman" w:cs="Times New Roman"/>
        </w:rPr>
        <w:t>A second question concerns the difference between domestic and cross-border demand elasticities. Most studies of higher education demand examine decisions made within the borders of the provider country and predominantly involve domestic students. These students are more closely tied to their national institutional environment and are often protected by financial mechanisms specifically designed around the domestic tuition system. This may help explain why conventional estimates are smaller than those obtained here. International applicants face a different choice. They can substitute between national education systems, while the financial support available in their home country may not cover the heterogeneous tuition fees charged abroad. National student-support systems are generally designed for domestic education and are rarely portable across the European Union.</w:t>
      </w:r>
    </w:p>
    <w:p w:rsidR="005807A3" w:rsidRPr="005807A3" w:rsidRDefault="005807A3" w:rsidP="005807A3">
      <w:pPr>
        <w:spacing w:line="360" w:lineRule="auto"/>
        <w:ind w:firstLine="720"/>
        <w:rPr>
          <w:rFonts w:ascii="Times New Roman" w:hAnsi="Times New Roman" w:cs="Times New Roman"/>
        </w:rPr>
      </w:pPr>
      <w:r w:rsidRPr="005807A3">
        <w:rPr>
          <w:rFonts w:ascii="Times New Roman" w:hAnsi="Times New Roman" w:cs="Times New Roman"/>
        </w:rPr>
        <w:t xml:space="preserve">The same percentage increase in tuition can therefore produce very different responses depending on the applicant’s origin and available alternatives. An increase in the price of UK higher education for a Lithuanian applicant is economically different from an equivalent increase faced by a domestic UK student. The Lithuanian applicant can redirect the application towards another European system, yet does not have access to the financial support provided to domestic UK students. The resulting elasticity reflects the tuition increase, the availability of alternative destinations, and the absence of portable financial support. The large elasticities estimated in this manuscript may therefore reveal a broader </w:t>
      </w:r>
      <w:r w:rsidRPr="005807A3">
        <w:rPr>
          <w:rFonts w:ascii="Times New Roman" w:hAnsi="Times New Roman" w:cs="Times New Roman"/>
        </w:rPr>
        <w:lastRenderedPageBreak/>
        <w:t>distinction between domestic and international student demand. Price responsiveness depends on the geographical scope of the choice, the alternatives available to applicants, and the institutions that allow educational finance to cross national borders.</w:t>
      </w:r>
    </w:p>
    <w:p w:rsidR="005807A3" w:rsidRPr="005807A3" w:rsidRDefault="005807A3" w:rsidP="005807A3">
      <w:pPr>
        <w:spacing w:line="360" w:lineRule="auto"/>
        <w:rPr>
          <w:rFonts w:ascii="Times New Roman" w:hAnsi="Times New Roman" w:cs="Times New Roman"/>
        </w:rPr>
      </w:pPr>
      <w:r w:rsidRPr="005807A3">
        <w:rPr>
          <w:rFonts w:ascii="Times New Roman" w:hAnsi="Times New Roman" w:cs="Times New Roman"/>
        </w:rPr>
        <w:br/>
      </w:r>
    </w:p>
    <w:p w:rsidR="002277CE" w:rsidRDefault="002277CE" w:rsidP="002277CE">
      <w:pPr>
        <w:spacing w:line="360" w:lineRule="auto"/>
        <w:rPr>
          <w:rFonts w:ascii="Times New Roman" w:hAnsi="Times New Roman" w:cs="Times New Roman"/>
        </w:rPr>
      </w:pPr>
    </w:p>
    <w:p w:rsidR="005807A3" w:rsidRPr="005807A3" w:rsidRDefault="005807A3" w:rsidP="002277CE">
      <w:pPr>
        <w:spacing w:line="360" w:lineRule="auto"/>
        <w:rPr>
          <w:rFonts w:ascii="Times New Roman" w:hAnsi="Times New Roman" w:cs="Times New Roman"/>
        </w:rPr>
      </w:pP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b/>
          <w:bCs/>
          <w:i/>
          <w:iCs/>
        </w:rPr>
        <w:t>References</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Arel-Bundock, V. (2022). WDI: World Development Indicators and other World Bank data (R package version 2.7.8) [Computer software]. </w:t>
      </w:r>
      <w:hyperlink r:id="rId21">
        <w:r w:rsidRPr="002277CE">
          <w:rPr>
            <w:rStyle w:val="Hyperlink"/>
            <w:rFonts w:ascii="Times New Roman" w:hAnsi="Times New Roman" w:cs="Times New Roman"/>
          </w:rPr>
          <w:t>https://CRAN.R-project.org/package=WDI</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Arel-Bundock, V., Enevoldsen, N., &amp; Yetman, C. J. (2018). countrycode: An R package to convert country names and country codes. </w:t>
      </w:r>
      <w:r w:rsidRPr="002277CE">
        <w:rPr>
          <w:rFonts w:ascii="Times New Roman" w:hAnsi="Times New Roman" w:cs="Times New Roman"/>
          <w:i/>
          <w:iCs/>
        </w:rPr>
        <w:t>Journal of Open Source Software</w:t>
      </w:r>
      <w:r w:rsidRPr="002277CE">
        <w:rPr>
          <w:rFonts w:ascii="Times New Roman" w:hAnsi="Times New Roman" w:cs="Times New Roman"/>
        </w:rPr>
        <w:t xml:space="preserve">, 3(28), 848. </w:t>
      </w:r>
      <w:hyperlink r:id="rId22">
        <w:r w:rsidRPr="002277CE">
          <w:rPr>
            <w:rStyle w:val="Hyperlink"/>
            <w:rFonts w:ascii="Times New Roman" w:hAnsi="Times New Roman" w:cs="Times New Roman"/>
          </w:rPr>
          <w:t>https://doi.org/10.21105/joss.00848</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Arkhangelsky, D., Athey, S., Hirshberg, D. A., Imbens, G. W., &amp; Wager, S. (2021). Synthetic difference-in-differences. </w:t>
      </w:r>
      <w:r w:rsidRPr="002277CE">
        <w:rPr>
          <w:rFonts w:ascii="Times New Roman" w:hAnsi="Times New Roman" w:cs="Times New Roman"/>
          <w:i/>
          <w:iCs/>
        </w:rPr>
        <w:t>American Economic Review, 111</w:t>
      </w:r>
      <w:r w:rsidRPr="002277CE">
        <w:rPr>
          <w:rFonts w:ascii="Times New Roman" w:hAnsi="Times New Roman" w:cs="Times New Roman"/>
        </w:rPr>
        <w:t xml:space="preserve">(12), 4088–4118. </w:t>
      </w:r>
      <w:hyperlink r:id="rId23">
        <w:r w:rsidRPr="002277CE">
          <w:rPr>
            <w:rStyle w:val="Hyperlink"/>
            <w:rFonts w:ascii="Times New Roman" w:hAnsi="Times New Roman" w:cs="Times New Roman"/>
          </w:rPr>
          <w:t>https://doi.org/10.1257/aer.20190159</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Abadie, A. (2021). Using synthetic controls: Feasibility, data requirements, and methodological aspects. Journal of Economic Literature, 59(2), 391–425. </w:t>
      </w:r>
      <w:hyperlink r:id="rId24">
        <w:r w:rsidRPr="002277CE">
          <w:rPr>
            <w:rStyle w:val="Hyperlink"/>
            <w:rFonts w:ascii="Times New Roman" w:hAnsi="Times New Roman" w:cs="Times New Roman"/>
          </w:rPr>
          <w:t>https://doi.org/10.1257/jel.20191450</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Bound, J., Lovenheim, M. F., &amp; Turner, S. (2010). Why have college completion rates declined? </w:t>
      </w:r>
      <w:r w:rsidRPr="002277CE">
        <w:rPr>
          <w:rFonts w:ascii="Times New Roman" w:hAnsi="Times New Roman" w:cs="Times New Roman"/>
          <w:i/>
          <w:iCs/>
        </w:rPr>
        <w:t>American Economic Journal: Applied Economics</w:t>
      </w:r>
      <w:r w:rsidRPr="002277CE">
        <w:rPr>
          <w:rFonts w:ascii="Times New Roman" w:hAnsi="Times New Roman" w:cs="Times New Roman"/>
        </w:rPr>
        <w:t xml:space="preserve">, 2(3), 129–157. </w:t>
      </w:r>
      <w:hyperlink r:id="rId25">
        <w:r w:rsidRPr="002277CE">
          <w:rPr>
            <w:rStyle w:val="Hyperlink"/>
            <w:rFonts w:ascii="Times New Roman" w:hAnsi="Times New Roman" w:cs="Times New Roman"/>
          </w:rPr>
          <w:t>https://doi.org/10.1257/app.2.3.129</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highlight w:val="yellow"/>
        </w:rPr>
        <w:t xml:space="preserve">Bresnahan, T. F. (1982). The oligopoly solution concept is identified. </w:t>
      </w:r>
      <w:r w:rsidRPr="002277CE">
        <w:rPr>
          <w:rFonts w:ascii="Times New Roman" w:hAnsi="Times New Roman" w:cs="Times New Roman"/>
          <w:i/>
          <w:iCs/>
          <w:highlight w:val="yellow"/>
        </w:rPr>
        <w:t>Economics Letters</w:t>
      </w:r>
      <w:r w:rsidRPr="002277CE">
        <w:rPr>
          <w:rFonts w:ascii="Times New Roman" w:hAnsi="Times New Roman" w:cs="Times New Roman"/>
          <w:highlight w:val="yellow"/>
        </w:rPr>
        <w:t xml:space="preserve">, 10(1–2), 87–92. </w:t>
      </w:r>
      <w:hyperlink r:id="rId26">
        <w:r w:rsidRPr="002277CE">
          <w:rPr>
            <w:rStyle w:val="Hyperlink"/>
            <w:rFonts w:ascii="Times New Roman" w:hAnsi="Times New Roman" w:cs="Times New Roman"/>
            <w:highlight w:val="yellow"/>
          </w:rPr>
          <w:t>https://doi.org/10.1016/0165-1765(82)90121-5</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Brown, R. (2011). After Browne: The new competitive regime for English higher education (CSHE Research &amp; Occasional Paper Series No. CSHE.5.10). Center for Studies in Higher Education, University of California, Berkeley. </w:t>
      </w:r>
      <w:hyperlink r:id="rId27">
        <w:r w:rsidRPr="002277CE">
          <w:rPr>
            <w:rStyle w:val="Hyperlink"/>
            <w:rFonts w:ascii="Times New Roman" w:hAnsi="Times New Roman" w:cs="Times New Roman"/>
          </w:rPr>
          <w:t>https://escholarship.org/uc/item/9569q5n5</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Calhoun, C. (2017). Populism, nationalism and Brexit. In W. Outhwaite (Ed.), </w:t>
      </w:r>
      <w:r w:rsidRPr="002277CE">
        <w:rPr>
          <w:rFonts w:ascii="Times New Roman" w:hAnsi="Times New Roman" w:cs="Times New Roman"/>
          <w:i/>
          <w:iCs/>
        </w:rPr>
        <w:t>Brexit: Sociological responses</w:t>
      </w:r>
      <w:r w:rsidRPr="002277CE">
        <w:rPr>
          <w:rFonts w:ascii="Times New Roman" w:hAnsi="Times New Roman" w:cs="Times New Roman"/>
        </w:rPr>
        <w:t xml:space="preserve"> (pp. 57–76). Anthem Press. Stable link: </w:t>
      </w:r>
      <w:hyperlink r:id="rId28">
        <w:r w:rsidRPr="002277CE">
          <w:rPr>
            <w:rStyle w:val="Hyperlink"/>
            <w:rFonts w:ascii="Times New Roman" w:hAnsi="Times New Roman" w:cs="Times New Roman"/>
          </w:rPr>
          <w:t>https://calhoun.faculty.asu.edu/sites/g/files/litvpz3321/files/publications/articles/populism_brexit.pdf</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Campbell, R., &amp; Siegel, B. (1967). The Demand for higher education in the United States, 1919–1964. </w:t>
      </w:r>
      <w:r w:rsidRPr="002277CE">
        <w:rPr>
          <w:rFonts w:ascii="Times New Roman" w:hAnsi="Times New Roman" w:cs="Times New Roman"/>
          <w:i/>
          <w:iCs/>
        </w:rPr>
        <w:t>American Economic Review</w:t>
      </w:r>
      <w:r w:rsidRPr="002277CE">
        <w:rPr>
          <w:rFonts w:ascii="Times New Roman" w:hAnsi="Times New Roman" w:cs="Times New Roman"/>
        </w:rPr>
        <w:t xml:space="preserve">, 57(3), 482–494. Stable link: </w:t>
      </w:r>
      <w:hyperlink r:id="rId29">
        <w:r w:rsidRPr="002277CE">
          <w:rPr>
            <w:rStyle w:val="Hyperlink"/>
            <w:rFonts w:ascii="Times New Roman" w:hAnsi="Times New Roman" w:cs="Times New Roman"/>
          </w:rPr>
          <w:t>https://www.jstor.org/stable/1812115</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lastRenderedPageBreak/>
        <w:t xml:space="preserve">Clifton-Sprigg, J., Homburg, I., Huyghe, A., &amp; Vujić, S. (2025). </w:t>
      </w:r>
      <w:r w:rsidRPr="002277CE">
        <w:rPr>
          <w:rFonts w:ascii="Times New Roman" w:hAnsi="Times New Roman" w:cs="Times New Roman"/>
          <w:i/>
          <w:iCs/>
        </w:rPr>
        <w:t>International student migration: Did Brexit close the door to EU students?</w:t>
      </w:r>
      <w:r w:rsidRPr="002277CE">
        <w:rPr>
          <w:rFonts w:ascii="Times New Roman" w:hAnsi="Times New Roman" w:cs="Times New Roman"/>
        </w:rPr>
        <w:t xml:space="preserve"> (IZA Discussion Paper No. 18178). IZA Institute of Labor Economics. Stable link: </w:t>
      </w:r>
      <w:hyperlink r:id="rId30">
        <w:r w:rsidRPr="002277CE">
          <w:rPr>
            <w:rStyle w:val="Hyperlink"/>
            <w:rFonts w:ascii="Times New Roman" w:hAnsi="Times New Roman" w:cs="Times New Roman"/>
          </w:rPr>
          <w:t>https://www.iza.org/publications/dp/18178/international-student-migration-did-brexit-close-the-door-to-eu-students</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Cuibus, M., &amp; Walsh, P. W. &amp; Němeček F. (2025). Student migration to the UK. The migration Observatory, COMPAS, University of Oxford. </w:t>
      </w:r>
      <w:hyperlink r:id="rId31">
        <w:r w:rsidRPr="002277CE">
          <w:rPr>
            <w:rStyle w:val="Hyperlink"/>
            <w:rFonts w:ascii="Times New Roman" w:hAnsi="Times New Roman" w:cs="Times New Roman"/>
          </w:rPr>
          <w:t>https://migrationobservatory.ox.ac.uk/resources/briefings/student-migration-to-the-uk/</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Driscoll, J. C., &amp; Kraay, A. C. (1998). Consistent covariance matrix estimation with spatially dependent panel data. </w:t>
      </w:r>
      <w:r w:rsidRPr="002277CE">
        <w:rPr>
          <w:rFonts w:ascii="Times New Roman" w:hAnsi="Times New Roman" w:cs="Times New Roman"/>
          <w:i/>
          <w:iCs/>
        </w:rPr>
        <w:t>Review of Economics and Statistics</w:t>
      </w:r>
      <w:r w:rsidRPr="002277CE">
        <w:rPr>
          <w:rFonts w:ascii="Times New Roman" w:hAnsi="Times New Roman" w:cs="Times New Roman"/>
        </w:rPr>
        <w:t xml:space="preserve">, 80(4), 549–560. </w:t>
      </w:r>
      <w:hyperlink r:id="rId32">
        <w:r w:rsidRPr="002277CE">
          <w:rPr>
            <w:rStyle w:val="Hyperlink"/>
            <w:rFonts w:ascii="Times New Roman" w:hAnsi="Times New Roman" w:cs="Times New Roman"/>
          </w:rPr>
          <w:t>https://doi.org/10.1162/003465398557825</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Dwenger, N., Storck, J., &amp; Wrohlich, K. (2012). Do tuition fees affect the mobility of university applicants? Evidence from a natural experiment. </w:t>
      </w:r>
      <w:r w:rsidRPr="002277CE">
        <w:rPr>
          <w:rFonts w:ascii="Times New Roman" w:hAnsi="Times New Roman" w:cs="Times New Roman"/>
          <w:i/>
          <w:iCs/>
        </w:rPr>
        <w:t>Economics of Education Review</w:t>
      </w:r>
      <w:r w:rsidRPr="002277CE">
        <w:rPr>
          <w:rFonts w:ascii="Times New Roman" w:hAnsi="Times New Roman" w:cs="Times New Roman"/>
        </w:rPr>
        <w:t xml:space="preserve">, 31(1), 155–167. </w:t>
      </w:r>
      <w:hyperlink r:id="rId33">
        <w:r w:rsidRPr="002277CE">
          <w:rPr>
            <w:rStyle w:val="Hyperlink"/>
            <w:rFonts w:ascii="Times New Roman" w:hAnsi="Times New Roman" w:cs="Times New Roman"/>
          </w:rPr>
          <w:t>https://doi.org/10.1016/j.econedurev.2011.10.004</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Eurostat. (2025). </w:t>
      </w:r>
      <w:r w:rsidRPr="002277CE">
        <w:rPr>
          <w:rFonts w:ascii="Times New Roman" w:hAnsi="Times New Roman" w:cs="Times New Roman"/>
          <w:i/>
          <w:iCs/>
        </w:rPr>
        <w:t>Average full-time adjusted salary per employee</w:t>
      </w:r>
      <w:r w:rsidRPr="002277CE">
        <w:rPr>
          <w:rFonts w:ascii="Times New Roman" w:hAnsi="Times New Roman" w:cs="Times New Roman"/>
        </w:rPr>
        <w:t xml:space="preserve"> [Data set]. </w:t>
      </w:r>
      <w:hyperlink r:id="rId34">
        <w:r w:rsidRPr="002277CE">
          <w:rPr>
            <w:rStyle w:val="Hyperlink"/>
            <w:rFonts w:ascii="Times New Roman" w:hAnsi="Times New Roman" w:cs="Times New Roman"/>
          </w:rPr>
          <w:t>https://doi.org/10.2908/NAMA_10_FTE</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Findlay, A., King, R., Stam, A., &amp; Ruiz-Gelices, E. (2006). Ever reluctant Europeans: The changing geographies of UK students studying and working abroad. </w:t>
      </w:r>
      <w:r w:rsidRPr="002277CE">
        <w:rPr>
          <w:rFonts w:ascii="Times New Roman" w:hAnsi="Times New Roman" w:cs="Times New Roman"/>
          <w:i/>
          <w:iCs/>
        </w:rPr>
        <w:t>European Urban and Regional Studies</w:t>
      </w:r>
      <w:r w:rsidRPr="002277CE">
        <w:rPr>
          <w:rFonts w:ascii="Times New Roman" w:hAnsi="Times New Roman" w:cs="Times New Roman"/>
        </w:rPr>
        <w:t xml:space="preserve">, 13(4), 291–318. </w:t>
      </w:r>
      <w:hyperlink r:id="rId35">
        <w:r w:rsidRPr="002277CE">
          <w:rPr>
            <w:rStyle w:val="Hyperlink"/>
            <w:rFonts w:ascii="Times New Roman" w:hAnsi="Times New Roman" w:cs="Times New Roman"/>
          </w:rPr>
          <w:t>https://doi.org/10.1177/0969776406065429</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Heller, D. E. (1997). Student price response in higher education: An update to Leslie and Brinkman. </w:t>
      </w:r>
      <w:r w:rsidRPr="002277CE">
        <w:rPr>
          <w:rFonts w:ascii="Times New Roman" w:hAnsi="Times New Roman" w:cs="Times New Roman"/>
          <w:i/>
          <w:iCs/>
        </w:rPr>
        <w:t>Journal of Higher Education</w:t>
      </w:r>
      <w:r w:rsidRPr="002277CE">
        <w:rPr>
          <w:rFonts w:ascii="Times New Roman" w:hAnsi="Times New Roman" w:cs="Times New Roman"/>
        </w:rPr>
        <w:t xml:space="preserve">, 68(6), 624–659. Stable link: </w:t>
      </w:r>
      <w:hyperlink r:id="rId36">
        <w:r w:rsidRPr="002277CE">
          <w:rPr>
            <w:rStyle w:val="Hyperlink"/>
            <w:rFonts w:ascii="Times New Roman" w:hAnsi="Times New Roman" w:cs="Times New Roman"/>
          </w:rPr>
          <w:t>https://www.jstor.org/stable/2959966</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Hemelt, S. W., &amp; Marcotte, D. E. (2011). The impact of tuition increases on enrollment at public colleges and universities. </w:t>
      </w:r>
      <w:r w:rsidRPr="002277CE">
        <w:rPr>
          <w:rFonts w:ascii="Times New Roman" w:hAnsi="Times New Roman" w:cs="Times New Roman"/>
          <w:i/>
          <w:iCs/>
        </w:rPr>
        <w:t>Educational Evaluation and Policy Analysis</w:t>
      </w:r>
      <w:r w:rsidRPr="002277CE">
        <w:rPr>
          <w:rFonts w:ascii="Times New Roman" w:hAnsi="Times New Roman" w:cs="Times New Roman"/>
        </w:rPr>
        <w:t xml:space="preserve">, 33(4), 435–457. </w:t>
      </w:r>
      <w:hyperlink r:id="rId37">
        <w:r w:rsidRPr="002277CE">
          <w:rPr>
            <w:rStyle w:val="Hyperlink"/>
            <w:rFonts w:ascii="Times New Roman" w:hAnsi="Times New Roman" w:cs="Times New Roman"/>
          </w:rPr>
          <w:t>https://doi.org/10.3102/0162373711415261</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Hoxby, C. M. (1997). </w:t>
      </w:r>
      <w:r w:rsidRPr="002277CE">
        <w:rPr>
          <w:rFonts w:ascii="Times New Roman" w:hAnsi="Times New Roman" w:cs="Times New Roman"/>
          <w:i/>
          <w:iCs/>
        </w:rPr>
        <w:t>How the changing market structure of U.S. higher education explains college tuition</w:t>
      </w:r>
      <w:r w:rsidRPr="002277CE">
        <w:rPr>
          <w:rFonts w:ascii="Times New Roman" w:hAnsi="Times New Roman" w:cs="Times New Roman"/>
        </w:rPr>
        <w:t xml:space="preserve"> (NBER Working Paper No. 6323). National Bureau of Economic Research. Stable link: </w:t>
      </w:r>
      <w:hyperlink r:id="rId38">
        <w:r w:rsidRPr="002277CE">
          <w:rPr>
            <w:rStyle w:val="Hyperlink"/>
            <w:rFonts w:ascii="Times New Roman" w:hAnsi="Times New Roman" w:cs="Times New Roman"/>
          </w:rPr>
          <w:t>https://www.nber.org/system/files/working_papers/w6323/w6323.pdf</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Hubble, S., &amp; Bolton, P. (2018). Higher education tuition fees in England (House of Commons Library Briefing Paper No. 8151). House of Commons Library. </w:t>
      </w:r>
      <w:hyperlink r:id="rId39">
        <w:r w:rsidRPr="002277CE">
          <w:rPr>
            <w:rStyle w:val="Hyperlink"/>
            <w:rFonts w:ascii="Times New Roman" w:hAnsi="Times New Roman" w:cs="Times New Roman"/>
          </w:rPr>
          <w:t>https://commonslibrary.parliament.uk/research-briefings/cbp-8151/</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Leslie, D. (2003). Using success to measure quality in British higher education: Which subjects attract the best-qualified students? </w:t>
      </w:r>
      <w:r w:rsidRPr="002277CE">
        <w:rPr>
          <w:rFonts w:ascii="Times New Roman" w:hAnsi="Times New Roman" w:cs="Times New Roman"/>
          <w:i/>
          <w:iCs/>
        </w:rPr>
        <w:t>Journal of the Royal Statistical Society: Series A (Statistics in Society)</w:t>
      </w:r>
      <w:r w:rsidRPr="002277CE">
        <w:rPr>
          <w:rFonts w:ascii="Times New Roman" w:hAnsi="Times New Roman" w:cs="Times New Roman"/>
        </w:rPr>
        <w:t xml:space="preserve">, 166(3), 329–347. </w:t>
      </w:r>
      <w:hyperlink r:id="rId40">
        <w:r w:rsidRPr="002277CE">
          <w:rPr>
            <w:rStyle w:val="Hyperlink"/>
            <w:rFonts w:ascii="Times New Roman" w:hAnsi="Times New Roman" w:cs="Times New Roman"/>
          </w:rPr>
          <w:t>https://doi.org/10.1111/1467-985X.00280</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lastRenderedPageBreak/>
        <w:t xml:space="preserve">Leslie, L. L., &amp; Brinkman, P. T. (1987). Student price response in higher education: The student demand studies. </w:t>
      </w:r>
      <w:r w:rsidRPr="002277CE">
        <w:rPr>
          <w:rFonts w:ascii="Times New Roman" w:hAnsi="Times New Roman" w:cs="Times New Roman"/>
          <w:i/>
          <w:iCs/>
        </w:rPr>
        <w:t>Journal of Higher Education</w:t>
      </w:r>
      <w:r w:rsidRPr="002277CE">
        <w:rPr>
          <w:rFonts w:ascii="Times New Roman" w:hAnsi="Times New Roman" w:cs="Times New Roman"/>
        </w:rPr>
        <w:t xml:space="preserve">, 58(2), 181–204. </w:t>
      </w:r>
      <w:hyperlink r:id="rId41">
        <w:r w:rsidRPr="002277CE">
          <w:rPr>
            <w:rStyle w:val="Hyperlink"/>
            <w:rFonts w:ascii="Times New Roman" w:hAnsi="Times New Roman" w:cs="Times New Roman"/>
          </w:rPr>
          <w:t>https://doi.org/10.1080/00221546.1987.11778239</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Locke, W., &amp; Marini, G. (2021). The rapid increase in faculty from the European Union in UK higher education institutions and the possible impact of Brexit. In F. Huang &amp; A. R. Welch (Eds.), </w:t>
      </w:r>
      <w:r w:rsidRPr="002277CE">
        <w:rPr>
          <w:rFonts w:ascii="Times New Roman" w:hAnsi="Times New Roman" w:cs="Times New Roman"/>
          <w:i/>
          <w:iCs/>
        </w:rPr>
        <w:t>International faculty in Asia</w:t>
      </w:r>
      <w:r w:rsidRPr="002277CE">
        <w:rPr>
          <w:rFonts w:ascii="Times New Roman" w:hAnsi="Times New Roman" w:cs="Times New Roman"/>
        </w:rPr>
        <w:t xml:space="preserve"> (Vol. 21). Springer. </w:t>
      </w:r>
      <w:hyperlink r:id="rId42">
        <w:r w:rsidRPr="002277CE">
          <w:rPr>
            <w:rStyle w:val="Hyperlink"/>
            <w:rFonts w:ascii="Times New Roman" w:hAnsi="Times New Roman" w:cs="Times New Roman"/>
          </w:rPr>
          <w:t>https://doi.org/10.1007/978-981-33-4980-3_12</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Luthra, R. R. (2020). Mitigating the hostile environment: The role of the workplace in EU migrant experience of Brexit. </w:t>
      </w:r>
      <w:r w:rsidRPr="002277CE">
        <w:rPr>
          <w:rFonts w:ascii="Times New Roman" w:hAnsi="Times New Roman" w:cs="Times New Roman"/>
          <w:i/>
          <w:iCs/>
        </w:rPr>
        <w:t>Journal of Ethnic and Migration Studies</w:t>
      </w:r>
      <w:r w:rsidRPr="002277CE">
        <w:rPr>
          <w:rFonts w:ascii="Times New Roman" w:hAnsi="Times New Roman" w:cs="Times New Roman"/>
        </w:rPr>
        <w:t xml:space="preserve">, 47(1), 190–207. </w:t>
      </w:r>
      <w:hyperlink r:id="rId43">
        <w:r w:rsidRPr="002277CE">
          <w:rPr>
            <w:rStyle w:val="Hyperlink"/>
            <w:rFonts w:ascii="Times New Roman" w:hAnsi="Times New Roman" w:cs="Times New Roman"/>
          </w:rPr>
          <w:t>https://doi.org/10.1080/1369183x.2020.1726173</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Macdonald, C., &amp; Stratta, E. (2001). From access to widening participation: Responses to the changing population in higher education in the UK. </w:t>
      </w:r>
      <w:r w:rsidRPr="002277CE">
        <w:rPr>
          <w:rFonts w:ascii="Times New Roman" w:hAnsi="Times New Roman" w:cs="Times New Roman"/>
          <w:i/>
          <w:iCs/>
        </w:rPr>
        <w:t>Journal of Further and Higher Education</w:t>
      </w:r>
      <w:r w:rsidRPr="002277CE">
        <w:rPr>
          <w:rFonts w:ascii="Times New Roman" w:hAnsi="Times New Roman" w:cs="Times New Roman"/>
        </w:rPr>
        <w:t xml:space="preserve">, 25(2), 249–258. </w:t>
      </w:r>
      <w:hyperlink r:id="rId44">
        <w:r w:rsidRPr="002277CE">
          <w:rPr>
            <w:rStyle w:val="Hyperlink"/>
            <w:rFonts w:ascii="Times New Roman" w:hAnsi="Times New Roman" w:cs="Times New Roman"/>
          </w:rPr>
          <w:t>https://doi.org/10.1080/03098770120050909</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Mayhew, K. (2022). Brexit and UK higher education. </w:t>
      </w:r>
      <w:r w:rsidRPr="002277CE">
        <w:rPr>
          <w:rFonts w:ascii="Times New Roman" w:hAnsi="Times New Roman" w:cs="Times New Roman"/>
          <w:i/>
          <w:iCs/>
        </w:rPr>
        <w:t>Oxford Review of Economic Policy</w:t>
      </w:r>
      <w:r w:rsidRPr="002277CE">
        <w:rPr>
          <w:rFonts w:ascii="Times New Roman" w:hAnsi="Times New Roman" w:cs="Times New Roman"/>
        </w:rPr>
        <w:t xml:space="preserve">, 38(1), 179–187. </w:t>
      </w:r>
      <w:hyperlink r:id="rId45">
        <w:r w:rsidRPr="002277CE">
          <w:rPr>
            <w:rStyle w:val="Hyperlink"/>
            <w:rFonts w:ascii="Times New Roman" w:hAnsi="Times New Roman" w:cs="Times New Roman"/>
          </w:rPr>
          <w:t>https://doi.org/10.1093/oxrep/grab043</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McFadden, D. (1974). Conditional logit analysis of qualitative choice behavior. In P. Zarembka (Ed.), </w:t>
      </w:r>
      <w:r w:rsidRPr="002277CE">
        <w:rPr>
          <w:rFonts w:ascii="Times New Roman" w:hAnsi="Times New Roman" w:cs="Times New Roman"/>
          <w:i/>
          <w:iCs/>
        </w:rPr>
        <w:t>Frontiers in econometrics</w:t>
      </w:r>
      <w:r w:rsidRPr="002277CE">
        <w:rPr>
          <w:rFonts w:ascii="Times New Roman" w:hAnsi="Times New Roman" w:cs="Times New Roman"/>
        </w:rPr>
        <w:t xml:space="preserve"> (pp. 105–142). Academic Press. Stable link: </w:t>
      </w:r>
      <w:hyperlink r:id="rId46">
        <w:r w:rsidRPr="002277CE">
          <w:rPr>
            <w:rStyle w:val="Hyperlink"/>
            <w:rFonts w:ascii="Times New Roman" w:hAnsi="Times New Roman" w:cs="Times New Roman"/>
          </w:rPr>
          <w:t>https://eml.berkeley.edu/reprints/mcfadden/zarembka.pdf</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Neville, R., Rowe, F., &amp; Singleton, A. (2024). Unraveling the Brexit–COVID-19 nexus: Assessing the decline of EU student applications into UK universities. </w:t>
      </w:r>
      <w:r w:rsidRPr="002277CE">
        <w:rPr>
          <w:rFonts w:ascii="Times New Roman" w:hAnsi="Times New Roman" w:cs="Times New Roman"/>
          <w:i/>
          <w:iCs/>
        </w:rPr>
        <w:t>Data &amp; Policy</w:t>
      </w:r>
      <w:r w:rsidRPr="002277CE">
        <w:rPr>
          <w:rFonts w:ascii="Times New Roman" w:hAnsi="Times New Roman" w:cs="Times New Roman"/>
        </w:rPr>
        <w:t xml:space="preserve">, </w:t>
      </w:r>
      <w:r w:rsidRPr="002277CE">
        <w:rPr>
          <w:rFonts w:ascii="Times New Roman" w:hAnsi="Times New Roman" w:cs="Times New Roman"/>
          <w:i/>
          <w:iCs/>
        </w:rPr>
        <w:t>6</w:t>
      </w:r>
      <w:r w:rsidRPr="002277CE">
        <w:rPr>
          <w:rFonts w:ascii="Times New Roman" w:hAnsi="Times New Roman" w:cs="Times New Roman"/>
        </w:rPr>
        <w:t xml:space="preserve">, Article e45. </w:t>
      </w:r>
      <w:hyperlink r:id="rId47">
        <w:r w:rsidRPr="002277CE">
          <w:rPr>
            <w:rStyle w:val="Hyperlink"/>
            <w:rFonts w:ascii="Times New Roman" w:hAnsi="Times New Roman" w:cs="Times New Roman"/>
          </w:rPr>
          <w:t>https://doi.org/10.1017/dap.2024.42</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Rambachan, A., &amp; Roth, J. (2023). A more credible approach to parallel trends. </w:t>
      </w:r>
      <w:r w:rsidRPr="002277CE">
        <w:rPr>
          <w:rFonts w:ascii="Times New Roman" w:hAnsi="Times New Roman" w:cs="Times New Roman"/>
          <w:i/>
          <w:iCs/>
        </w:rPr>
        <w:t>Review of Economic Studies</w:t>
      </w:r>
      <w:r w:rsidRPr="002277CE">
        <w:rPr>
          <w:rFonts w:ascii="Times New Roman" w:hAnsi="Times New Roman" w:cs="Times New Roman"/>
        </w:rPr>
        <w:t>, 90(5), 2555–2591. https://doi.org/10.1093/restud/rdad018</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Roth, J. (2022). Pretest with caution: Event-study estimates after testing for parallel trends. </w:t>
      </w:r>
      <w:r w:rsidRPr="002277CE">
        <w:rPr>
          <w:rFonts w:ascii="Times New Roman" w:hAnsi="Times New Roman" w:cs="Times New Roman"/>
          <w:i/>
          <w:iCs/>
        </w:rPr>
        <w:t>American Economic Review: Insights</w:t>
      </w:r>
      <w:r w:rsidRPr="002277CE">
        <w:rPr>
          <w:rFonts w:ascii="Times New Roman" w:hAnsi="Times New Roman" w:cs="Times New Roman"/>
        </w:rPr>
        <w:t>, 4(3), 305–322. https://doi.org/10.1257/aeri.20210236</w:t>
      </w:r>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Savoca, E. (1990). Another look at the demand for higher education: Measuring the price sensitivity of the decision to apply to college. </w:t>
      </w:r>
      <w:r w:rsidRPr="002277CE">
        <w:rPr>
          <w:rFonts w:ascii="Times New Roman" w:hAnsi="Times New Roman" w:cs="Times New Roman"/>
          <w:i/>
          <w:iCs/>
        </w:rPr>
        <w:t>Economics of Education Review</w:t>
      </w:r>
      <w:r w:rsidRPr="002277CE">
        <w:rPr>
          <w:rFonts w:ascii="Times New Roman" w:hAnsi="Times New Roman" w:cs="Times New Roman"/>
        </w:rPr>
        <w:t xml:space="preserve">, 9(2), 123–134. </w:t>
      </w:r>
      <w:hyperlink r:id="rId48">
        <w:r w:rsidRPr="002277CE">
          <w:rPr>
            <w:rStyle w:val="Hyperlink"/>
            <w:rFonts w:ascii="Times New Roman" w:hAnsi="Times New Roman" w:cs="Times New Roman"/>
          </w:rPr>
          <w:t>https://doi.org/10.1016/0272-7757(90)90040-C</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Solís, A. (2017). Credit access and college enrollment. </w:t>
      </w:r>
      <w:r w:rsidRPr="002277CE">
        <w:rPr>
          <w:rFonts w:ascii="Times New Roman" w:hAnsi="Times New Roman" w:cs="Times New Roman"/>
          <w:i/>
          <w:iCs/>
        </w:rPr>
        <w:t>Journal of Political Economy</w:t>
      </w:r>
      <w:r w:rsidRPr="002277CE">
        <w:rPr>
          <w:rFonts w:ascii="Times New Roman" w:hAnsi="Times New Roman" w:cs="Times New Roman"/>
        </w:rPr>
        <w:t xml:space="preserve">, 125(2), 562–622. </w:t>
      </w:r>
      <w:hyperlink r:id="rId49">
        <w:r w:rsidRPr="002277CE">
          <w:rPr>
            <w:rStyle w:val="Hyperlink"/>
            <w:rFonts w:ascii="Times New Roman" w:hAnsi="Times New Roman" w:cs="Times New Roman"/>
          </w:rPr>
          <w:t>https://doi.org/10.1086/690829</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UCAS. (2022). </w:t>
      </w:r>
      <w:r w:rsidRPr="002277CE">
        <w:rPr>
          <w:rFonts w:ascii="Times New Roman" w:hAnsi="Times New Roman" w:cs="Times New Roman"/>
          <w:i/>
          <w:iCs/>
        </w:rPr>
        <w:t>UCAS undergraduate sector-level end of cycle data resources 2021</w:t>
      </w:r>
      <w:r w:rsidRPr="002277CE">
        <w:rPr>
          <w:rFonts w:ascii="Times New Roman" w:hAnsi="Times New Roman" w:cs="Times New Roman"/>
        </w:rPr>
        <w:t xml:space="preserve"> [Data set]. </w:t>
      </w:r>
      <w:hyperlink r:id="rId50">
        <w:r w:rsidRPr="002277CE">
          <w:rPr>
            <w:rStyle w:val="Hyperlink"/>
            <w:rFonts w:ascii="Times New Roman" w:hAnsi="Times New Roman" w:cs="Times New Roman"/>
          </w:rPr>
          <w:t>https://www.ucas.com/data-and-analysis/undergraduate-statistics-and-reports/ucas-undergraduate-sector-level-end-of-cycle-data-resources-2021</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lastRenderedPageBreak/>
        <w:t xml:space="preserve">UK Government. (n.d.-a). </w:t>
      </w:r>
      <w:r w:rsidRPr="002277CE">
        <w:rPr>
          <w:rFonts w:ascii="Times New Roman" w:hAnsi="Times New Roman" w:cs="Times New Roman"/>
          <w:i/>
          <w:iCs/>
        </w:rPr>
        <w:t>Repaying your student loan: What you pay.</w:t>
      </w:r>
      <w:r w:rsidRPr="002277CE">
        <w:rPr>
          <w:rFonts w:ascii="Times New Roman" w:hAnsi="Times New Roman" w:cs="Times New Roman"/>
        </w:rPr>
        <w:t xml:space="preserve"> GOV.UK. </w:t>
      </w:r>
      <w:hyperlink r:id="rId51">
        <w:r w:rsidRPr="002277CE">
          <w:rPr>
            <w:rStyle w:val="Hyperlink"/>
            <w:rFonts w:ascii="Times New Roman" w:hAnsi="Times New Roman" w:cs="Times New Roman"/>
          </w:rPr>
          <w:t>https://www.gov.uk/repaying-your-student-loan/what-you-pay</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UK Government. (n.d.-b). </w:t>
      </w:r>
      <w:r w:rsidRPr="002277CE">
        <w:rPr>
          <w:rFonts w:ascii="Times New Roman" w:hAnsi="Times New Roman" w:cs="Times New Roman"/>
          <w:i/>
          <w:iCs/>
        </w:rPr>
        <w:t>When your student loan gets written off or cancelled.</w:t>
      </w:r>
      <w:r w:rsidRPr="002277CE">
        <w:rPr>
          <w:rFonts w:ascii="Times New Roman" w:hAnsi="Times New Roman" w:cs="Times New Roman"/>
        </w:rPr>
        <w:t xml:space="preserve"> GOV.UK. </w:t>
      </w:r>
      <w:hyperlink r:id="rId52">
        <w:r w:rsidRPr="002277CE">
          <w:rPr>
            <w:rStyle w:val="Hyperlink"/>
            <w:rFonts w:ascii="Times New Roman" w:hAnsi="Times New Roman" w:cs="Times New Roman"/>
          </w:rPr>
          <w:t>https://www.gov.uk/repaying-your-student-loan/when-your-student-loan-gets-written-off</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UK Government. (n.d.-c). </w:t>
      </w:r>
      <w:r w:rsidRPr="002277CE">
        <w:rPr>
          <w:rFonts w:ascii="Times New Roman" w:hAnsi="Times New Roman" w:cs="Times New Roman"/>
          <w:i/>
          <w:iCs/>
        </w:rPr>
        <w:t>How interest is calculated (Plan 2).</w:t>
      </w:r>
      <w:r w:rsidRPr="002277CE">
        <w:rPr>
          <w:rFonts w:ascii="Times New Roman" w:hAnsi="Times New Roman" w:cs="Times New Roman"/>
        </w:rPr>
        <w:t xml:space="preserve"> GOV.UK. </w:t>
      </w:r>
      <w:hyperlink r:id="rId53">
        <w:r w:rsidRPr="002277CE">
          <w:rPr>
            <w:rStyle w:val="Hyperlink"/>
            <w:rFonts w:ascii="Times New Roman" w:hAnsi="Times New Roman" w:cs="Times New Roman"/>
          </w:rPr>
          <w:t>https://www.gov.uk/guidance/how-interest-is-calculated-plan-2</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World Bank. (2025). </w:t>
      </w:r>
      <w:r w:rsidRPr="002277CE">
        <w:rPr>
          <w:rFonts w:ascii="Times New Roman" w:hAnsi="Times New Roman" w:cs="Times New Roman"/>
          <w:i/>
          <w:iCs/>
        </w:rPr>
        <w:t>World Development Indicators</w:t>
      </w:r>
      <w:r w:rsidRPr="002277CE">
        <w:rPr>
          <w:rFonts w:ascii="Times New Roman" w:hAnsi="Times New Roman" w:cs="Times New Roman"/>
        </w:rPr>
        <w:t xml:space="preserve"> [Data set]. </w:t>
      </w:r>
      <w:hyperlink r:id="rId54">
        <w:r w:rsidRPr="002277CE">
          <w:rPr>
            <w:rStyle w:val="Hyperlink"/>
            <w:rFonts w:ascii="Times New Roman" w:hAnsi="Times New Roman" w:cs="Times New Roman"/>
          </w:rPr>
          <w:t>https://databank.worldbank.org/source/world-development-indicators</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Conlon, G., Lader, R., Halterbeck, M., &amp; Hedges, S. (2021). EU exit: Estimating the impact on UK higher education (Research Report No. DFE-RR1093). Department for Education. </w:t>
      </w:r>
      <w:hyperlink r:id="rId55">
        <w:r w:rsidRPr="002277CE">
          <w:rPr>
            <w:rStyle w:val="Hyperlink"/>
            <w:rFonts w:ascii="Times New Roman" w:hAnsi="Times New Roman" w:cs="Times New Roman"/>
          </w:rPr>
          <w:t>https://assets.publishing.service.gov.uk/government/uploads/system/uploads/attachment_data/file/958998/EU_exit_estimating_the_impact_on_UK_higher_education.pdf</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European Central Bank. (2021, July 8). ECB’s Governing Council approves its new monetary policy strategy. </w:t>
      </w:r>
      <w:hyperlink r:id="rId56">
        <w:r w:rsidRPr="002277CE">
          <w:rPr>
            <w:rStyle w:val="Hyperlink"/>
            <w:rFonts w:ascii="Times New Roman" w:hAnsi="Times New Roman" w:cs="Times New Roman"/>
          </w:rPr>
          <w:t>https://www.ecb.europa.eu/press/pr/date/2021/html/ecb.pr210708~dc78cc4b0d.en.html</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McQuone, R., &amp; Simons, J. (2025). Counting the cost: Modelling the economic impact of a potential levy on international student fees. Public First. </w:t>
      </w:r>
      <w:hyperlink r:id="rId57">
        <w:r w:rsidRPr="002277CE">
          <w:rPr>
            <w:rStyle w:val="Hyperlink"/>
            <w:rFonts w:ascii="Times New Roman" w:hAnsi="Times New Roman" w:cs="Times New Roman"/>
          </w:rPr>
          <w:t>https://www.publicfirst.co.uk/couting-the-cost</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Sá, F. (2014). The effect of tuition fees on university applications and attendance: Evidence from the UK. SSRN. </w:t>
      </w:r>
      <w:hyperlink r:id="rId58">
        <w:r w:rsidRPr="002277CE">
          <w:rPr>
            <w:rStyle w:val="Hyperlink"/>
            <w:rFonts w:ascii="Times New Roman" w:hAnsi="Times New Roman" w:cs="Times New Roman"/>
          </w:rPr>
          <w:t>https://doi.org/10.2139/ssrn.2481553</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Sá, F. (2017). The effect of university fees on applications, attendance and course choice: Evidence from a natural experiment in the UK [Accepted manuscript]. King’s College London. </w:t>
      </w:r>
      <w:hyperlink r:id="rId59">
        <w:r w:rsidRPr="002277CE">
          <w:rPr>
            <w:rStyle w:val="Hyperlink"/>
            <w:rFonts w:ascii="Times New Roman" w:hAnsi="Times New Roman" w:cs="Times New Roman"/>
          </w:rPr>
          <w:t>https://kclpure.kcl.ac.uk/ws/files/97277490/The_E_ect_of_University_Fees_SA_Accepted13July2017_GREEN_AAM.pdf</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Sá, F. (2019). The effect of university fees on applications, attendance and course choice: Evidence from a natural experiment in the UK. Economica, 86(343), 607–634. </w:t>
      </w:r>
      <w:hyperlink r:id="rId60">
        <w:r w:rsidRPr="002277CE">
          <w:rPr>
            <w:rStyle w:val="Hyperlink"/>
            <w:rFonts w:ascii="Times New Roman" w:hAnsi="Times New Roman" w:cs="Times New Roman"/>
          </w:rPr>
          <w:t>https://doi.org/10.1111/ecca.12278</w:t>
        </w:r>
      </w:hyperlink>
    </w:p>
    <w:p w:rsidR="00F47729" w:rsidRPr="002277CE" w:rsidRDefault="002277CE" w:rsidP="002277CE">
      <w:pPr>
        <w:spacing w:line="360" w:lineRule="auto"/>
        <w:rPr>
          <w:rFonts w:ascii="Times New Roman" w:hAnsi="Times New Roman" w:cs="Times New Roman"/>
        </w:rPr>
      </w:pPr>
      <w:r w:rsidRPr="002277CE">
        <w:rPr>
          <w:rFonts w:ascii="Times New Roman" w:hAnsi="Times New Roman" w:cs="Times New Roman"/>
        </w:rPr>
        <w:t xml:space="preserve">Home Office. (2021, July 1). Graduate route for best and brightest launches. GOV.UK. </w:t>
      </w:r>
      <w:hyperlink r:id="rId61">
        <w:r w:rsidRPr="002277CE">
          <w:rPr>
            <w:rStyle w:val="Hyperlink"/>
            <w:rFonts w:ascii="Times New Roman" w:hAnsi="Times New Roman" w:cs="Times New Roman"/>
          </w:rPr>
          <w:t>https://www.gov.uk/government/news/graduate-route-for-best-and-brightest-launches</w:t>
        </w:r>
      </w:hyperlink>
      <w:bookmarkEnd w:id="0"/>
    </w:p>
    <w:sectPr w:rsidR="00F47729" w:rsidRPr="002277CE">
      <w:headerReference w:type="default" r:id="rId62"/>
      <w:footerReference w:type="default" r:id="rId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5413" w:rsidRDefault="00845413">
      <w:r>
        <w:separator/>
      </w:r>
    </w:p>
  </w:endnote>
  <w:endnote w:type="continuationSeparator" w:id="0">
    <w:p w:rsidR="00845413" w:rsidRDefault="00845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721F" w:rsidRDefault="00BE7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5413" w:rsidRDefault="00845413">
      <w:r>
        <w:separator/>
      </w:r>
    </w:p>
  </w:footnote>
  <w:footnote w:type="continuationSeparator" w:id="0">
    <w:p w:rsidR="00845413" w:rsidRDefault="00845413">
      <w:r>
        <w:continuationSeparator/>
      </w:r>
    </w:p>
  </w:footnote>
  <w:footnote w:id="1">
    <w:p w:rsidR="00BE721F" w:rsidRDefault="00BE721F">
      <w:pPr>
        <w:pStyle w:val="FootnoteText"/>
      </w:pPr>
      <w:r>
        <w:rPr>
          <w:rStyle w:val="FootnoteReference"/>
        </w:rPr>
        <w:footnoteRef/>
      </w:r>
      <w:r>
        <w:t xml:space="preserve"> </w:t>
      </w:r>
      <w:hyperlink r:id="rId1">
        <w:r>
          <w:rPr>
            <w:rStyle w:val="Hyperlink"/>
          </w:rPr>
          <w:t>https://www.exchangerates.org.uk/EUR-GBP-spot-exchange-rates-history-2024.html</w:t>
        </w:r>
      </w:hyperlink>
    </w:p>
  </w:footnote>
  <w:footnote w:id="2">
    <w:p w:rsidR="00BE721F" w:rsidRDefault="00BE721F">
      <w:pPr>
        <w:pStyle w:val="FootnoteText"/>
      </w:pPr>
      <w:r>
        <w:rPr>
          <w:rStyle w:val="FootnoteReference"/>
        </w:rPr>
        <w:footnoteRef/>
      </w:r>
      <w:r>
        <w:t xml:space="preserve"> From </w:t>
      </w:r>
      <m:oMath>
        <m:f>
          <m:fPr>
            <m:ctrlPr>
              <w:rPr>
                <w:rFonts w:ascii="Cambria Math" w:hAnsi="Cambria Math"/>
              </w:rPr>
            </m:ctrlPr>
          </m:fPr>
          <m:num>
            <m:r>
              <w:rPr>
                <w:rFonts w:ascii="Cambria Math" w:hAnsi="Cambria Math"/>
              </w:rPr>
              <m:t>Δ</m:t>
            </m:r>
            <m:r>
              <m:rPr>
                <m:sty m:val="p"/>
              </m:rPr>
              <w:rPr>
                <w:rFonts w:ascii="Cambria Math" w:hAnsi="Cambria Math"/>
              </w:rPr>
              <m:t>ln</m:t>
            </m:r>
            <m:r>
              <w:rPr>
                <w:rFonts w:ascii="Cambria Math" w:hAnsi="Cambria Math"/>
              </w:rPr>
              <m:t>Q</m:t>
            </m:r>
          </m:num>
          <m:den>
            <m:r>
              <w:rPr>
                <w:rFonts w:ascii="Cambria Math" w:hAnsi="Cambria Math"/>
              </w:rPr>
              <m:t>Δ</m:t>
            </m:r>
            <m:r>
              <m:rPr>
                <m:sty m:val="p"/>
              </m:rPr>
              <w:rPr>
                <w:rFonts w:ascii="Cambria Math" w:hAnsi="Cambria Math"/>
              </w:rPr>
              <m:t>ln</m:t>
            </m:r>
            <m:r>
              <w:rPr>
                <w:rFonts w:ascii="Cambria Math" w:hAnsi="Cambria Math"/>
              </w:rPr>
              <m:t>P</m:t>
            </m:r>
          </m:den>
        </m:f>
        <m:r>
          <m:rPr>
            <m:sty m:val="p"/>
          </m:rPr>
          <w:rPr>
            <w:rFonts w:ascii="Cambria Math" w:hAnsi="Cambria Math"/>
          </w:rPr>
          <m:t>=</m:t>
        </m:r>
        <m:r>
          <w:rPr>
            <w:rFonts w:ascii="Cambria Math" w:hAnsi="Cambria Math"/>
          </w:rPr>
          <m:t>β</m:t>
        </m:r>
      </m:oMath>
      <w:r>
        <w:t xml:space="preserve"> we have that </w:t>
      </w:r>
      <m:oMath>
        <m:r>
          <w:rPr>
            <w:rFonts w:ascii="Cambria Math" w:hAnsi="Cambria Math"/>
          </w:rPr>
          <m:t>Δ</m:t>
        </m:r>
        <m:r>
          <m:rPr>
            <m:sty m:val="p"/>
          </m:rPr>
          <w:rPr>
            <w:rFonts w:ascii="Cambria Math" w:hAnsi="Cambria Math"/>
          </w:rPr>
          <m:t>ln</m:t>
        </m:r>
        <m:r>
          <w:rPr>
            <w:rFonts w:ascii="Cambria Math" w:hAnsi="Cambria Math"/>
          </w:rPr>
          <m:t>Q</m:t>
        </m:r>
        <m:r>
          <m:rPr>
            <m:sty m:val="p"/>
          </m:rPr>
          <w:rPr>
            <w:rFonts w:ascii="Cambria Math" w:hAnsi="Cambria Math"/>
          </w:rPr>
          <m:t>=-</m:t>
        </m:r>
        <m:r>
          <w:rPr>
            <w:rFonts w:ascii="Cambria Math" w:hAnsi="Cambria Math"/>
          </w:rPr>
          <m:t>1.109</m:t>
        </m:r>
      </m:oMath>
      <w:r>
        <w:t xml:space="preserve">, hence </w:t>
      </w:r>
      <m:oMath>
        <m:r>
          <w:rPr>
            <w:rFonts w:ascii="Cambria Math" w:hAnsi="Cambria Math"/>
          </w:rPr>
          <m:t>Δ</m:t>
        </m:r>
        <m:r>
          <m:rPr>
            <m:sty m:val="p"/>
          </m:rPr>
          <w:rPr>
            <w:rFonts w:ascii="Cambria Math" w:hAnsi="Cambria Math"/>
          </w:rPr>
          <m:t>ln</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1.109</m:t>
            </m:r>
          </m:num>
          <m:den>
            <m:r>
              <w:rPr>
                <w:rFonts w:ascii="Cambria Math" w:hAnsi="Cambria Math"/>
              </w:rPr>
              <m:t>0.354</m:t>
            </m:r>
          </m:den>
        </m:f>
        <m:r>
          <m:rPr>
            <m:sty m:val="p"/>
          </m:rPr>
          <w:rPr>
            <w:rFonts w:ascii="Cambria Math" w:hAnsi="Cambria Math"/>
          </w:rPr>
          <m:t>=</m:t>
        </m:r>
        <m:r>
          <w:rPr>
            <w:rFonts w:ascii="Cambria Math" w:hAnsi="Cambria Math"/>
          </w:rPr>
          <m:t>3.13</m:t>
        </m:r>
      </m:oMath>
      <w:r>
        <w:t xml:space="preserve">, therefore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3.13</m:t>
            </m:r>
          </m:sup>
        </m:sSup>
        <m:r>
          <m:rPr>
            <m:sty m:val="p"/>
          </m:rPr>
          <w:rPr>
            <w:rFonts w:ascii="Cambria Math" w:hAnsi="Cambria Math"/>
          </w:rPr>
          <m:t>=</m:t>
        </m:r>
        <m:r>
          <w:rPr>
            <w:rFonts w:ascii="Cambria Math" w:hAnsi="Cambria Math"/>
          </w:rPr>
          <m:t>22.94</m:t>
        </m:r>
      </m:oMath>
      <w:r>
        <w:t xml:space="preserve"> and subtracting 1 gives 2194%.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721F" w:rsidRDefault="00BE72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4"/>
  </w:num>
  <w:num w:numId="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729"/>
    <w:rsid w:val="00014EA4"/>
    <w:rsid w:val="000E4FD1"/>
    <w:rsid w:val="00100685"/>
    <w:rsid w:val="00124AF4"/>
    <w:rsid w:val="0018364B"/>
    <w:rsid w:val="002277CE"/>
    <w:rsid w:val="002D2DAD"/>
    <w:rsid w:val="0039097C"/>
    <w:rsid w:val="003F3E2E"/>
    <w:rsid w:val="004053F8"/>
    <w:rsid w:val="00420601"/>
    <w:rsid w:val="00446968"/>
    <w:rsid w:val="004956E0"/>
    <w:rsid w:val="004F4BA6"/>
    <w:rsid w:val="0055453E"/>
    <w:rsid w:val="005807A3"/>
    <w:rsid w:val="005A215C"/>
    <w:rsid w:val="005D02AD"/>
    <w:rsid w:val="0078390D"/>
    <w:rsid w:val="00793F0B"/>
    <w:rsid w:val="00845413"/>
    <w:rsid w:val="009D3E61"/>
    <w:rsid w:val="00A71635"/>
    <w:rsid w:val="00BE721F"/>
    <w:rsid w:val="00CA4693"/>
    <w:rsid w:val="00D01090"/>
    <w:rsid w:val="00D06BB8"/>
    <w:rsid w:val="00DA10AA"/>
    <w:rsid w:val="00DB29FE"/>
    <w:rsid w:val="00E238E9"/>
    <w:rsid w:val="00F47729"/>
    <w:rsid w:val="00FC7E0B"/>
    <w:rsid w:val="00FF59F5"/>
    <w:rsid w:val="00FF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985D"/>
  <w15:docId w15:val="{E75739F8-124F-41A3-9678-B00E167C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 w:type="character" w:customStyle="1" w:styleId="ntpebdom">
    <w:name w:val="ntpebdom"/>
    <w:basedOn w:val="DefaultParagraphFont"/>
    <w:rsid w:val="00AA0A6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90096">
      <w:bodyDiv w:val="1"/>
      <w:marLeft w:val="0"/>
      <w:marRight w:val="0"/>
      <w:marTop w:val="0"/>
      <w:marBottom w:val="0"/>
      <w:divBdr>
        <w:top w:val="none" w:sz="0" w:space="0" w:color="auto"/>
        <w:left w:val="none" w:sz="0" w:space="0" w:color="auto"/>
        <w:bottom w:val="none" w:sz="0" w:space="0" w:color="auto"/>
        <w:right w:val="none" w:sz="0" w:space="0" w:color="auto"/>
      </w:divBdr>
      <w:divsChild>
        <w:div w:id="799883382">
          <w:marLeft w:val="3150"/>
          <w:marRight w:val="0"/>
          <w:marTop w:val="0"/>
          <w:marBottom w:val="0"/>
          <w:divBdr>
            <w:top w:val="none" w:sz="0" w:space="0" w:color="auto"/>
            <w:left w:val="none" w:sz="0" w:space="0" w:color="auto"/>
            <w:bottom w:val="none" w:sz="0" w:space="0" w:color="auto"/>
            <w:right w:val="none" w:sz="0" w:space="0" w:color="auto"/>
          </w:divBdr>
        </w:div>
        <w:div w:id="11686044">
          <w:marLeft w:val="3150"/>
          <w:marRight w:val="0"/>
          <w:marTop w:val="0"/>
          <w:marBottom w:val="0"/>
          <w:divBdr>
            <w:top w:val="none" w:sz="0" w:space="0" w:color="auto"/>
            <w:left w:val="none" w:sz="0" w:space="0" w:color="auto"/>
            <w:bottom w:val="none" w:sz="0" w:space="0" w:color="auto"/>
            <w:right w:val="none" w:sz="0" w:space="0" w:color="auto"/>
          </w:divBdr>
        </w:div>
      </w:divsChild>
    </w:div>
    <w:div w:id="97532776">
      <w:bodyDiv w:val="1"/>
      <w:marLeft w:val="0"/>
      <w:marRight w:val="0"/>
      <w:marTop w:val="0"/>
      <w:marBottom w:val="0"/>
      <w:divBdr>
        <w:top w:val="none" w:sz="0" w:space="0" w:color="auto"/>
        <w:left w:val="none" w:sz="0" w:space="0" w:color="auto"/>
        <w:bottom w:val="none" w:sz="0" w:space="0" w:color="auto"/>
        <w:right w:val="none" w:sz="0" w:space="0" w:color="auto"/>
      </w:divBdr>
    </w:div>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35780422">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73744682">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04163165">
      <w:bodyDiv w:val="1"/>
      <w:marLeft w:val="0"/>
      <w:marRight w:val="0"/>
      <w:marTop w:val="0"/>
      <w:marBottom w:val="0"/>
      <w:divBdr>
        <w:top w:val="none" w:sz="0" w:space="0" w:color="auto"/>
        <w:left w:val="none" w:sz="0" w:space="0" w:color="auto"/>
        <w:bottom w:val="none" w:sz="0" w:space="0" w:color="auto"/>
        <w:right w:val="none" w:sz="0" w:space="0" w:color="auto"/>
      </w:divBdr>
    </w:div>
    <w:div w:id="1012992696">
      <w:bodyDiv w:val="1"/>
      <w:marLeft w:val="0"/>
      <w:marRight w:val="0"/>
      <w:marTop w:val="0"/>
      <w:marBottom w:val="0"/>
      <w:divBdr>
        <w:top w:val="none" w:sz="0" w:space="0" w:color="auto"/>
        <w:left w:val="none" w:sz="0" w:space="0" w:color="auto"/>
        <w:bottom w:val="none" w:sz="0" w:space="0" w:color="auto"/>
        <w:right w:val="none" w:sz="0" w:space="0" w:color="auto"/>
      </w:divBdr>
    </w:div>
    <w:div w:id="1018893091">
      <w:bodyDiv w:val="1"/>
      <w:marLeft w:val="0"/>
      <w:marRight w:val="0"/>
      <w:marTop w:val="0"/>
      <w:marBottom w:val="0"/>
      <w:divBdr>
        <w:top w:val="none" w:sz="0" w:space="0" w:color="auto"/>
        <w:left w:val="none" w:sz="0" w:space="0" w:color="auto"/>
        <w:bottom w:val="none" w:sz="0" w:space="0" w:color="auto"/>
        <w:right w:val="none" w:sz="0" w:space="0" w:color="auto"/>
      </w:divBdr>
      <w:divsChild>
        <w:div w:id="409548927">
          <w:marLeft w:val="3150"/>
          <w:marRight w:val="0"/>
          <w:marTop w:val="0"/>
          <w:marBottom w:val="0"/>
          <w:divBdr>
            <w:top w:val="none" w:sz="0" w:space="0" w:color="auto"/>
            <w:left w:val="none" w:sz="0" w:space="0" w:color="auto"/>
            <w:bottom w:val="none" w:sz="0" w:space="0" w:color="auto"/>
            <w:right w:val="none" w:sz="0" w:space="0" w:color="auto"/>
          </w:divBdr>
        </w:div>
        <w:div w:id="74515155">
          <w:marLeft w:val="3150"/>
          <w:marRight w:val="0"/>
          <w:marTop w:val="0"/>
          <w:marBottom w:val="0"/>
          <w:divBdr>
            <w:top w:val="none" w:sz="0" w:space="0" w:color="auto"/>
            <w:left w:val="none" w:sz="0" w:space="0" w:color="auto"/>
            <w:bottom w:val="none" w:sz="0" w:space="0" w:color="auto"/>
            <w:right w:val="none" w:sz="0" w:space="0" w:color="auto"/>
          </w:divBdr>
        </w:div>
        <w:div w:id="1630626647">
          <w:marLeft w:val="3150"/>
          <w:marRight w:val="0"/>
          <w:marTop w:val="0"/>
          <w:marBottom w:val="0"/>
          <w:divBdr>
            <w:top w:val="none" w:sz="0" w:space="0" w:color="auto"/>
            <w:left w:val="none" w:sz="0" w:space="0" w:color="auto"/>
            <w:bottom w:val="none" w:sz="0" w:space="0" w:color="auto"/>
            <w:right w:val="none" w:sz="0" w:space="0" w:color="auto"/>
          </w:divBdr>
        </w:div>
        <w:div w:id="810290569">
          <w:marLeft w:val="3150"/>
          <w:marRight w:val="0"/>
          <w:marTop w:val="0"/>
          <w:marBottom w:val="0"/>
          <w:divBdr>
            <w:top w:val="none" w:sz="0" w:space="0" w:color="auto"/>
            <w:left w:val="none" w:sz="0" w:space="0" w:color="auto"/>
            <w:bottom w:val="none" w:sz="0" w:space="0" w:color="auto"/>
            <w:right w:val="none" w:sz="0" w:space="0" w:color="auto"/>
          </w:divBdr>
        </w:div>
      </w:divsChild>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49672522">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85058882">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06798766">
      <w:bodyDiv w:val="1"/>
      <w:marLeft w:val="0"/>
      <w:marRight w:val="0"/>
      <w:marTop w:val="0"/>
      <w:marBottom w:val="0"/>
      <w:divBdr>
        <w:top w:val="none" w:sz="0" w:space="0" w:color="auto"/>
        <w:left w:val="none" w:sz="0" w:space="0" w:color="auto"/>
        <w:bottom w:val="none" w:sz="0" w:space="0" w:color="auto"/>
        <w:right w:val="none" w:sz="0" w:space="0" w:color="auto"/>
      </w:divBdr>
      <w:divsChild>
        <w:div w:id="1631782760">
          <w:marLeft w:val="3150"/>
          <w:marRight w:val="0"/>
          <w:marTop w:val="0"/>
          <w:marBottom w:val="0"/>
          <w:divBdr>
            <w:top w:val="none" w:sz="0" w:space="0" w:color="auto"/>
            <w:left w:val="none" w:sz="0" w:space="0" w:color="auto"/>
            <w:bottom w:val="none" w:sz="0" w:space="0" w:color="auto"/>
            <w:right w:val="none" w:sz="0" w:space="0" w:color="auto"/>
          </w:divBdr>
        </w:div>
        <w:div w:id="922881993">
          <w:marLeft w:val="3150"/>
          <w:marRight w:val="0"/>
          <w:marTop w:val="0"/>
          <w:marBottom w:val="0"/>
          <w:divBdr>
            <w:top w:val="none" w:sz="0" w:space="0" w:color="auto"/>
            <w:left w:val="none" w:sz="0" w:space="0" w:color="auto"/>
            <w:bottom w:val="none" w:sz="0" w:space="0" w:color="auto"/>
            <w:right w:val="none" w:sz="0" w:space="0" w:color="auto"/>
          </w:divBdr>
        </w:div>
        <w:div w:id="236286481">
          <w:marLeft w:val="3150"/>
          <w:marRight w:val="0"/>
          <w:marTop w:val="0"/>
          <w:marBottom w:val="0"/>
          <w:divBdr>
            <w:top w:val="none" w:sz="0" w:space="0" w:color="auto"/>
            <w:left w:val="none" w:sz="0" w:space="0" w:color="auto"/>
            <w:bottom w:val="none" w:sz="0" w:space="0" w:color="auto"/>
            <w:right w:val="none" w:sz="0" w:space="0" w:color="auto"/>
          </w:divBdr>
        </w:div>
        <w:div w:id="579566005">
          <w:marLeft w:val="3150"/>
          <w:marRight w:val="0"/>
          <w:marTop w:val="0"/>
          <w:marBottom w:val="0"/>
          <w:divBdr>
            <w:top w:val="none" w:sz="0" w:space="0" w:color="auto"/>
            <w:left w:val="none" w:sz="0" w:space="0" w:color="auto"/>
            <w:bottom w:val="none" w:sz="0" w:space="0" w:color="auto"/>
            <w:right w:val="none" w:sz="0" w:space="0" w:color="auto"/>
          </w:divBdr>
        </w:div>
        <w:div w:id="1194030344">
          <w:marLeft w:val="3150"/>
          <w:marRight w:val="0"/>
          <w:marTop w:val="0"/>
          <w:marBottom w:val="0"/>
          <w:divBdr>
            <w:top w:val="none" w:sz="0" w:space="0" w:color="auto"/>
            <w:left w:val="none" w:sz="0" w:space="0" w:color="auto"/>
            <w:bottom w:val="none" w:sz="0" w:space="0" w:color="auto"/>
            <w:right w:val="none" w:sz="0" w:space="0" w:color="auto"/>
          </w:divBdr>
        </w:div>
        <w:div w:id="1800565764">
          <w:marLeft w:val="3150"/>
          <w:marRight w:val="0"/>
          <w:marTop w:val="0"/>
          <w:marBottom w:val="0"/>
          <w:divBdr>
            <w:top w:val="none" w:sz="0" w:space="0" w:color="auto"/>
            <w:left w:val="none" w:sz="0" w:space="0" w:color="auto"/>
            <w:bottom w:val="none" w:sz="0" w:space="0" w:color="auto"/>
            <w:right w:val="none" w:sz="0" w:space="0" w:color="auto"/>
          </w:divBdr>
        </w:div>
        <w:div w:id="1561332575">
          <w:marLeft w:val="3150"/>
          <w:marRight w:val="0"/>
          <w:marTop w:val="0"/>
          <w:marBottom w:val="0"/>
          <w:divBdr>
            <w:top w:val="none" w:sz="0" w:space="0" w:color="auto"/>
            <w:left w:val="none" w:sz="0" w:space="0" w:color="auto"/>
            <w:bottom w:val="none" w:sz="0" w:space="0" w:color="auto"/>
            <w:right w:val="none" w:sz="0" w:space="0" w:color="auto"/>
          </w:divBdr>
        </w:div>
      </w:divsChild>
    </w:div>
    <w:div w:id="1408305859">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0564131">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354465">
      <w:bodyDiv w:val="1"/>
      <w:marLeft w:val="0"/>
      <w:marRight w:val="0"/>
      <w:marTop w:val="0"/>
      <w:marBottom w:val="0"/>
      <w:divBdr>
        <w:top w:val="none" w:sz="0" w:space="0" w:color="auto"/>
        <w:left w:val="none" w:sz="0" w:space="0" w:color="auto"/>
        <w:bottom w:val="none" w:sz="0" w:space="0" w:color="auto"/>
        <w:right w:val="none" w:sz="0" w:space="0" w:color="auto"/>
      </w:divBdr>
      <w:divsChild>
        <w:div w:id="758870573">
          <w:marLeft w:val="3150"/>
          <w:marRight w:val="0"/>
          <w:marTop w:val="0"/>
          <w:marBottom w:val="0"/>
          <w:divBdr>
            <w:top w:val="none" w:sz="0" w:space="0" w:color="auto"/>
            <w:left w:val="none" w:sz="0" w:space="0" w:color="auto"/>
            <w:bottom w:val="none" w:sz="0" w:space="0" w:color="auto"/>
            <w:right w:val="none" w:sz="0" w:space="0" w:color="auto"/>
          </w:divBdr>
        </w:div>
        <w:div w:id="1682123347">
          <w:marLeft w:val="3150"/>
          <w:marRight w:val="0"/>
          <w:marTop w:val="0"/>
          <w:marBottom w:val="0"/>
          <w:divBdr>
            <w:top w:val="none" w:sz="0" w:space="0" w:color="auto"/>
            <w:left w:val="none" w:sz="0" w:space="0" w:color="auto"/>
            <w:bottom w:val="none" w:sz="0" w:space="0" w:color="auto"/>
            <w:right w:val="none" w:sz="0" w:space="0" w:color="auto"/>
          </w:divBdr>
        </w:div>
        <w:div w:id="1207063161">
          <w:marLeft w:val="3150"/>
          <w:marRight w:val="0"/>
          <w:marTop w:val="0"/>
          <w:marBottom w:val="0"/>
          <w:divBdr>
            <w:top w:val="none" w:sz="0" w:space="0" w:color="auto"/>
            <w:left w:val="none" w:sz="0" w:space="0" w:color="auto"/>
            <w:bottom w:val="none" w:sz="0" w:space="0" w:color="auto"/>
            <w:right w:val="none" w:sz="0" w:space="0" w:color="auto"/>
          </w:divBdr>
        </w:div>
        <w:div w:id="346062029">
          <w:marLeft w:val="3150"/>
          <w:marRight w:val="0"/>
          <w:marTop w:val="0"/>
          <w:marBottom w:val="0"/>
          <w:divBdr>
            <w:top w:val="none" w:sz="0" w:space="0" w:color="auto"/>
            <w:left w:val="none" w:sz="0" w:space="0" w:color="auto"/>
            <w:bottom w:val="none" w:sz="0" w:space="0" w:color="auto"/>
            <w:right w:val="none" w:sz="0" w:space="0" w:color="auto"/>
          </w:divBdr>
        </w:div>
        <w:div w:id="1805539089">
          <w:marLeft w:val="3150"/>
          <w:marRight w:val="0"/>
          <w:marTop w:val="0"/>
          <w:marBottom w:val="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771852263">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34763139">
      <w:bodyDiv w:val="1"/>
      <w:marLeft w:val="0"/>
      <w:marRight w:val="0"/>
      <w:marTop w:val="0"/>
      <w:marBottom w:val="0"/>
      <w:divBdr>
        <w:top w:val="none" w:sz="0" w:space="0" w:color="auto"/>
        <w:left w:val="none" w:sz="0" w:space="0" w:color="auto"/>
        <w:bottom w:val="none" w:sz="0" w:space="0" w:color="auto"/>
        <w:right w:val="none" w:sz="0" w:space="0" w:color="auto"/>
      </w:divBdr>
      <w:divsChild>
        <w:div w:id="2006129864">
          <w:marLeft w:val="3150"/>
          <w:marRight w:val="0"/>
          <w:marTop w:val="0"/>
          <w:marBottom w:val="0"/>
          <w:divBdr>
            <w:top w:val="none" w:sz="0" w:space="0" w:color="auto"/>
            <w:left w:val="none" w:sz="0" w:space="0" w:color="auto"/>
            <w:bottom w:val="none" w:sz="0" w:space="0" w:color="auto"/>
            <w:right w:val="none" w:sz="0" w:space="0" w:color="auto"/>
          </w:divBdr>
        </w:div>
        <w:div w:id="772212412">
          <w:marLeft w:val="3150"/>
          <w:marRight w:val="0"/>
          <w:marTop w:val="0"/>
          <w:marBottom w:val="0"/>
          <w:divBdr>
            <w:top w:val="none" w:sz="0" w:space="0" w:color="auto"/>
            <w:left w:val="none" w:sz="0" w:space="0" w:color="auto"/>
            <w:bottom w:val="none" w:sz="0" w:space="0" w:color="auto"/>
            <w:right w:val="none" w:sz="0" w:space="0" w:color="auto"/>
          </w:divBdr>
        </w:div>
        <w:div w:id="1722056315">
          <w:marLeft w:val="3150"/>
          <w:marRight w:val="0"/>
          <w:marTop w:val="0"/>
          <w:marBottom w:val="0"/>
          <w:divBdr>
            <w:top w:val="none" w:sz="0" w:space="0" w:color="auto"/>
            <w:left w:val="none" w:sz="0" w:space="0" w:color="auto"/>
            <w:bottom w:val="none" w:sz="0" w:space="0" w:color="auto"/>
            <w:right w:val="none" w:sz="0" w:space="0" w:color="auto"/>
          </w:divBdr>
        </w:div>
      </w:divsChild>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04233998">
      <w:bodyDiv w:val="1"/>
      <w:marLeft w:val="0"/>
      <w:marRight w:val="0"/>
      <w:marTop w:val="0"/>
      <w:marBottom w:val="0"/>
      <w:divBdr>
        <w:top w:val="none" w:sz="0" w:space="0" w:color="auto"/>
        <w:left w:val="none" w:sz="0" w:space="0" w:color="auto"/>
        <w:bottom w:val="none" w:sz="0" w:space="0" w:color="auto"/>
        <w:right w:val="none" w:sz="0" w:space="0" w:color="auto"/>
      </w:divBdr>
      <w:divsChild>
        <w:div w:id="1901594628">
          <w:marLeft w:val="3150"/>
          <w:marRight w:val="0"/>
          <w:marTop w:val="0"/>
          <w:marBottom w:val="0"/>
          <w:divBdr>
            <w:top w:val="none" w:sz="0" w:space="0" w:color="auto"/>
            <w:left w:val="none" w:sz="0" w:space="0" w:color="auto"/>
            <w:bottom w:val="none" w:sz="0" w:space="0" w:color="auto"/>
            <w:right w:val="none" w:sz="0" w:space="0" w:color="auto"/>
          </w:divBdr>
        </w:div>
        <w:div w:id="508721639">
          <w:marLeft w:val="3150"/>
          <w:marRight w:val="0"/>
          <w:marTop w:val="0"/>
          <w:marBottom w:val="0"/>
          <w:divBdr>
            <w:top w:val="none" w:sz="0" w:space="0" w:color="auto"/>
            <w:left w:val="none" w:sz="0" w:space="0" w:color="auto"/>
            <w:bottom w:val="none" w:sz="0" w:space="0" w:color="auto"/>
            <w:right w:val="none" w:sz="0" w:space="0" w:color="auto"/>
          </w:divBdr>
        </w:div>
        <w:div w:id="1033504685">
          <w:marLeft w:val="3150"/>
          <w:marRight w:val="0"/>
          <w:marTop w:val="0"/>
          <w:marBottom w:val="0"/>
          <w:divBdr>
            <w:top w:val="none" w:sz="0" w:space="0" w:color="auto"/>
            <w:left w:val="none" w:sz="0" w:space="0" w:color="auto"/>
            <w:bottom w:val="none" w:sz="0" w:space="0" w:color="auto"/>
            <w:right w:val="none" w:sz="0" w:space="0" w:color="auto"/>
          </w:divBdr>
        </w:div>
      </w:divsChild>
    </w:div>
    <w:div w:id="2027248465">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165-1765(82)90121-5" TargetMode="External"/><Relationship Id="rId21" Type="http://schemas.openxmlformats.org/officeDocument/2006/relationships/hyperlink" Target="https://CRAN.R-project.org/package=WDI" TargetMode="External"/><Relationship Id="rId34" Type="http://schemas.openxmlformats.org/officeDocument/2006/relationships/hyperlink" Target="https://doi.org/10.2908/NAMA_10_FTE" TargetMode="External"/><Relationship Id="rId42" Type="http://schemas.openxmlformats.org/officeDocument/2006/relationships/hyperlink" Target="https://doi.org/10.1007/978-981-33-4980-3_12" TargetMode="External"/><Relationship Id="rId47" Type="http://schemas.openxmlformats.org/officeDocument/2006/relationships/hyperlink" Target="https://doi.org/10.1017/dap.2024.42" TargetMode="External"/><Relationship Id="rId50" Type="http://schemas.openxmlformats.org/officeDocument/2006/relationships/hyperlink" Target="https://www.ucas.com/data-and-analysis/undergraduate-statistics-and-reports/ucas-undergraduate-sector-level-end-of-cycle-data-resources-2021" TargetMode="External"/><Relationship Id="rId55" Type="http://schemas.openxmlformats.org/officeDocument/2006/relationships/hyperlink" Target="https://assets.publishing.service.gov.uk/government/uploads/system/uploads/attachment_data/file/958998/EU_exit_estimating_the_impact_on_UK_higher_education.pdf"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jstor.org/stable/1812115" TargetMode="External"/><Relationship Id="rId11" Type="http://schemas.openxmlformats.org/officeDocument/2006/relationships/image" Target="media/image3.png"/><Relationship Id="rId24" Type="http://schemas.openxmlformats.org/officeDocument/2006/relationships/hyperlink" Target="https://doi.org/10.1257/jel.20191450" TargetMode="External"/><Relationship Id="rId32" Type="http://schemas.openxmlformats.org/officeDocument/2006/relationships/hyperlink" Target="https://doi.org/10.1162/003465398557825" TargetMode="External"/><Relationship Id="rId37" Type="http://schemas.openxmlformats.org/officeDocument/2006/relationships/hyperlink" Target="https://doi.org/10.3102/0162373711415261" TargetMode="External"/><Relationship Id="rId40" Type="http://schemas.openxmlformats.org/officeDocument/2006/relationships/hyperlink" Target="https://doi.org/10.1111/1467-985X.00280" TargetMode="External"/><Relationship Id="rId45" Type="http://schemas.openxmlformats.org/officeDocument/2006/relationships/hyperlink" Target="https://doi.org/10.1093/oxrep/grab043" TargetMode="External"/><Relationship Id="rId53" Type="http://schemas.openxmlformats.org/officeDocument/2006/relationships/hyperlink" Target="https://www.gov.uk/guidance/how-interest-is-calculated-plan-2" TargetMode="External"/><Relationship Id="rId58" Type="http://schemas.openxmlformats.org/officeDocument/2006/relationships/hyperlink" Target="https://doi.org/10.2139/ssrn.2481553"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gov.uk/government/news/graduate-route-for-best-and-brightest-launches"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doi.org/10.21105/joss.00848" TargetMode="External"/><Relationship Id="rId27" Type="http://schemas.openxmlformats.org/officeDocument/2006/relationships/hyperlink" Target="https://escholarship.org/uc/item/9569q5n5" TargetMode="External"/><Relationship Id="rId30" Type="http://schemas.openxmlformats.org/officeDocument/2006/relationships/hyperlink" Target="https://www.iza.org/publications/dp/18178/international-student-migration-did-brexit-close-the-door-to-eu-students" TargetMode="External"/><Relationship Id="rId35" Type="http://schemas.openxmlformats.org/officeDocument/2006/relationships/hyperlink" Target="https://doi.org/10.1177/0969776406065429" TargetMode="External"/><Relationship Id="rId43" Type="http://schemas.openxmlformats.org/officeDocument/2006/relationships/hyperlink" Target="https://doi.org/10.1080/1369183x.2020.1726173" TargetMode="External"/><Relationship Id="rId48" Type="http://schemas.openxmlformats.org/officeDocument/2006/relationships/hyperlink" Target="https://doi.org/10.1016/0272-7757(90)90040-C" TargetMode="External"/><Relationship Id="rId56" Type="http://schemas.openxmlformats.org/officeDocument/2006/relationships/hyperlink" Target="https://www.ecb.europa.eu/press/pr/date/2021/html/ecb.pr210708~dc78cc4b0d.en.html" TargetMode="External"/><Relationship Id="rId64" Type="http://schemas.openxmlformats.org/officeDocument/2006/relationships/fontTable" Target="fontTable.xml"/><Relationship Id="rId8" Type="http://schemas.openxmlformats.org/officeDocument/2006/relationships/hyperlink" Target="mailto:stoycho.rusinov@csd.eu" TargetMode="External"/><Relationship Id="rId51" Type="http://schemas.openxmlformats.org/officeDocument/2006/relationships/hyperlink" Target="https://www.gov.uk/repaying-your-student-loan/what-you-pay"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57/app.2.3.129" TargetMode="External"/><Relationship Id="rId33" Type="http://schemas.openxmlformats.org/officeDocument/2006/relationships/hyperlink" Target="https://doi.org/10.1016/j.econedurev.2011.10.004" TargetMode="External"/><Relationship Id="rId38" Type="http://schemas.openxmlformats.org/officeDocument/2006/relationships/hyperlink" Target="https://www.nber.org/system/files/working_papers/w6323/w6323.pdf" TargetMode="External"/><Relationship Id="rId46" Type="http://schemas.openxmlformats.org/officeDocument/2006/relationships/hyperlink" Target="https://eml.berkeley.edu/reprints/mcfadden/zarembka.pdf" TargetMode="External"/><Relationship Id="rId59" Type="http://schemas.openxmlformats.org/officeDocument/2006/relationships/hyperlink" Target="https://kclpure.kcl.ac.uk/ws/files/97277490/The_E_ect_of_University_Fees_SA_Accepted13July2017_GREEN_AAM.pdf" TargetMode="External"/><Relationship Id="rId20" Type="http://schemas.openxmlformats.org/officeDocument/2006/relationships/image" Target="media/image12.png"/><Relationship Id="rId41" Type="http://schemas.openxmlformats.org/officeDocument/2006/relationships/hyperlink" Target="https://doi.org/10.1080/00221546.1987.11778239" TargetMode="External"/><Relationship Id="rId54" Type="http://schemas.openxmlformats.org/officeDocument/2006/relationships/hyperlink" Target="https://databank.worldbank.org/source/world-development-indicators"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57/aer.20190159" TargetMode="External"/><Relationship Id="rId28" Type="http://schemas.openxmlformats.org/officeDocument/2006/relationships/hyperlink" Target="https://calhoun.faculty.asu.edu/sites/g/files/litvpz3321/files/publications/articles/populism_brexit.pdf" TargetMode="External"/><Relationship Id="rId36" Type="http://schemas.openxmlformats.org/officeDocument/2006/relationships/hyperlink" Target="https://www.jstor.org/stable/2959966" TargetMode="External"/><Relationship Id="rId49" Type="http://schemas.openxmlformats.org/officeDocument/2006/relationships/hyperlink" Target="https://doi.org/10.1086/690829" TargetMode="External"/><Relationship Id="rId57" Type="http://schemas.openxmlformats.org/officeDocument/2006/relationships/hyperlink" Target="https://www.publicfirst.co.uk/couting-the-cost" TargetMode="External"/><Relationship Id="rId10" Type="http://schemas.openxmlformats.org/officeDocument/2006/relationships/image" Target="media/image2.png"/><Relationship Id="rId31" Type="http://schemas.openxmlformats.org/officeDocument/2006/relationships/hyperlink" Target="https://migrationobservatory.ox.ac.uk/resources/briefings/student-migration-to-the-uk/" TargetMode="External"/><Relationship Id="rId44" Type="http://schemas.openxmlformats.org/officeDocument/2006/relationships/hyperlink" Target="https://doi.org/10.1080/03098770120050909" TargetMode="External"/><Relationship Id="rId52" Type="http://schemas.openxmlformats.org/officeDocument/2006/relationships/hyperlink" Target="https://www.gov.uk/repaying-your-student-loan/when-your-student-loan-gets-written-off" TargetMode="External"/><Relationship Id="rId60" Type="http://schemas.openxmlformats.org/officeDocument/2006/relationships/hyperlink" Target="https://doi.org/10.1111/ecca.12278" TargetMode="External"/><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commonslibrary.parliament.uk/research-briefings/cbp-815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exchangerates.org.uk/EUR-GBP-spot-exchange-rates-history-202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66E82-D13F-429A-9C50-9EF8DBDC1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8215</TotalTime>
  <Pages>42</Pages>
  <Words>12447</Words>
  <Characters>70952</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Stoycho Rusinov</cp:lastModifiedBy>
  <cp:revision>18</cp:revision>
  <cp:lastPrinted>2026-07-29T14:13:00Z</cp:lastPrinted>
  <dcterms:created xsi:type="dcterms:W3CDTF">2026-07-26T20:46:00Z</dcterms:created>
  <dcterms:modified xsi:type="dcterms:W3CDTF">2026-07-29T14:14:00Z</dcterms:modified>
</cp:coreProperties>
</file>