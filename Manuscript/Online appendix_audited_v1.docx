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78F300" w14:textId="77777777" w:rsidR="00236015" w:rsidRPr="00C3586C" w:rsidRDefault="008B0A6B" w:rsidP="00C3586C">
      <w:pPr>
        <w:spacing w:line="360" w:lineRule="auto"/>
        <w:jc w:val="center"/>
        <w:rPr>
          <w:rFonts w:asciiTheme="minorHAnsi" w:hAnsiTheme="minorHAnsi" w:cstheme="minorHAnsi"/>
        </w:rPr>
      </w:pPr>
      <w:r>
        <w:rPr>
          <w:b/>
          <w:bCs/>
          <w:sz w:val="32"/>
          <w:szCs w:val="32"/>
        </w:rPr>
        <w:t>O</w:t>
      </w:r>
      <w:r>
        <w:rPr>
          <w:rFonts w:asciiTheme="minorHAnsi" w:hAnsiTheme="minorHAnsi" w:cstheme="minorHAnsi"/>
          <w:b/>
          <w:bCs/>
          <w:sz w:val="32"/>
          <w:szCs w:val="32"/>
        </w:rPr>
        <w:t>nline appendix</w:t>
      </w:r>
    </w:p>
    <w:p w14:paraId="7C0F28C7" w14:textId="77777777" w:rsidR="00236015" w:rsidRPr="00C3586C" w:rsidRDefault="008B0A6B" w:rsidP="00C3586C">
      <w:pPr>
        <w:pStyle w:val="Heading1"/>
        <w:spacing w:after="0" w:line="360" w:lineRule="auto"/>
        <w:rPr>
          <w:rFonts w:asciiTheme="minorHAnsi" w:hAnsiTheme="minorHAnsi" w:cstheme="minorHAnsi"/>
        </w:rPr>
      </w:pPr>
      <w:r>
        <w:rPr>
          <w:rFonts w:asciiTheme="minorHAnsi" w:hAnsiTheme="minorHAnsi" w:cstheme="minorHAnsi"/>
        </w:rPr>
        <w:t>I. Control group construction</w:t>
      </w:r>
    </w:p>
    <w:p w14:paraId="6C9C5C11" w14:textId="3C3E2695" w:rsidR="00D22D75" w:rsidRPr="00C3586C" w:rsidRDefault="001F394D" w:rsidP="00C3586C">
      <w:pPr>
        <w:pStyle w:val="FirstParagraph"/>
        <w:spacing w:before="0" w:after="0" w:line="360" w:lineRule="auto"/>
        <w:rPr>
          <w:rFonts w:asciiTheme="minorHAnsi" w:hAnsiTheme="minorHAnsi" w:cstheme="minorHAnsi"/>
        </w:rPr>
      </w:pPr>
      <w:r>
        <w:rPr>
          <w:rFonts w:asciiTheme="minorHAnsi" w:hAnsiTheme="minorHAnsi" w:cstheme="minorHAnsi"/>
        </w:rPr>
        <w:t xml:space="preserve">Let </w:t>
      </w:r>
      <m:oMath>
        <m:r>
          <m:rPr>
            <m:scr m:val="script"/>
            <m:sty m:val="p"/>
          </m:rPr>
          <w:rPr>
            <w:rFonts w:ascii="Cambria Math" w:hAnsi="Cambria Math" w:cstheme="minorHAnsi"/>
          </w:rPr>
          <m:t>C</m:t>
        </m:r>
      </m:oMath>
      <w:r>
        <w:rPr>
          <w:rFonts w:asciiTheme="minorHAnsi" w:hAnsiTheme="minorHAnsi" w:cstheme="minorHAnsi"/>
        </w:rPr>
        <w:t xml:space="preserve"> denote the set of origin countries, partitioned into the treated EU markets such that </w:t>
      </w:r>
      <m:oMath>
        <m:r>
          <m:rPr>
            <m:sty m:val="p"/>
          </m:rPr>
          <w:rPr>
            <w:rFonts w:ascii="Cambria Math" w:hAnsi="Cambria Math" w:cstheme="minorHAnsi"/>
          </w:rPr>
          <m:t>Ω⊂</m:t>
        </m:r>
        <m:r>
          <m:rPr>
            <m:scr m:val="script"/>
            <m:sty m:val="p"/>
          </m:rPr>
          <w:rPr>
            <w:rFonts w:ascii="Cambria Math" w:hAnsi="Cambria Math" w:cstheme="minorHAnsi"/>
          </w:rPr>
          <m:t>C</m:t>
        </m:r>
      </m:oMath>
      <w:r>
        <w:rPr>
          <w:rFonts w:asciiTheme="minorHAnsi" w:hAnsiTheme="minorHAnsi" w:cstheme="minorHAnsi"/>
        </w:rPr>
        <w:t xml:space="preserve">, with </w:t>
      </w:r>
      <m:oMath>
        <m:r>
          <w:rPr>
            <w:rFonts w:ascii="Cambria Math" w:hAnsi="Cambria Math" w:cstheme="minorHAnsi"/>
          </w:rPr>
          <m:t>J</m:t>
        </m:r>
        <m:r>
          <m:rPr>
            <m:sty m:val="p"/>
          </m:rPr>
          <w:rPr>
            <w:rFonts w:ascii="Cambria Math" w:hAnsi="Cambria Math" w:cstheme="minorHAnsi"/>
          </w:rPr>
          <m:t>=|Ω|</m:t>
        </m:r>
      </m:oMath>
      <w:r>
        <w:rPr>
          <w:rFonts w:asciiTheme="minorHAnsi" w:hAnsiTheme="minorHAnsi" w:cstheme="minorHAnsi"/>
        </w:rPr>
        <w:t xml:space="preserve">, and the candidate donor pool </w:t>
      </w:r>
      <m:oMath>
        <m:r>
          <m:rPr>
            <m:scr m:val="script"/>
            <m:sty m:val="p"/>
          </m:rPr>
          <w:rPr>
            <w:rFonts w:ascii="Cambria Math" w:hAnsi="Cambria Math" w:cstheme="minorHAnsi"/>
          </w:rPr>
          <m:t>D=C</m:t>
        </m:r>
        <m:r>
          <m:rPr>
            <m:sty m:val="p"/>
          </m:rPr>
          <w:rPr>
            <w:rFonts w:ascii="Cambria Math" w:hAnsi="Cambria Math" w:cstheme="minorHAnsi"/>
          </w:rPr>
          <m:t>\Ω</m:t>
        </m:r>
      </m:oMath>
      <w:r>
        <w:rPr>
          <w:rFonts w:asciiTheme="minorHAnsi" w:hAnsiTheme="minorHAnsi" w:cstheme="minorHAnsi"/>
        </w:rPr>
        <w:t xml:space="preserve"> of non-EU markets. For each </w:t>
      </w:r>
      <m:oMath>
        <m:r>
          <w:rPr>
            <w:rFonts w:ascii="Cambria Math" w:hAnsi="Cambria Math" w:cstheme="minorHAnsi"/>
          </w:rPr>
          <m:t>c</m:t>
        </m:r>
        <m:r>
          <m:rPr>
            <m:scr m:val="script"/>
            <m:sty m:val="p"/>
          </m:rPr>
          <w:rPr>
            <w:rFonts w:ascii="Cambria Math" w:hAnsi="Cambria Math" w:cstheme="minorHAnsi"/>
          </w:rPr>
          <m:t>∈C</m:t>
        </m:r>
      </m:oMath>
      <w:r>
        <w:rPr>
          <w:rFonts w:asciiTheme="minorHAnsi" w:hAnsiTheme="minorHAnsi" w:cstheme="minorHAnsi"/>
        </w:rPr>
        <w:t xml:space="preserve">, let </w:t>
      </w:r>
      <m:oMath>
        <m:sSub>
          <m:sSubPr>
            <m:ctrlPr>
              <w:rPr>
                <w:rFonts w:ascii="Cambria Math" w:hAnsi="Cambria Math" w:cstheme="minorHAnsi"/>
              </w:rPr>
            </m:ctrlPr>
          </m:sSubPr>
          <m:e>
            <m:r>
              <m:rPr>
                <m:sty m:val="p"/>
              </m:rPr>
              <w:rPr>
                <w:rFonts w:ascii="Cambria Math" w:hAnsi="Cambria Math" w:cstheme="minorHAnsi"/>
              </w:rPr>
              <m:t>App</m:t>
            </m:r>
          </m:e>
          <m:sub>
            <m:r>
              <w:rPr>
                <w:rFonts w:ascii="Cambria Math" w:hAnsi="Cambria Math" w:cstheme="minorHAnsi"/>
              </w:rPr>
              <m:t>ct</m:t>
            </m:r>
          </m:sub>
        </m:sSub>
      </m:oMath>
      <w:r>
        <w:rPr>
          <w:rFonts w:asciiTheme="minorHAnsi" w:hAnsiTheme="minorHAnsi" w:cstheme="minorHAnsi"/>
        </w:rPr>
        <w:t xml:space="preserve"> denote the number of UCAS applicants from country </w:t>
      </w:r>
      <m:oMath>
        <m:r>
          <w:rPr>
            <w:rFonts w:ascii="Cambria Math" w:hAnsi="Cambria Math" w:cstheme="minorHAnsi"/>
          </w:rPr>
          <m:t>c</m:t>
        </m:r>
      </m:oMath>
      <w:r>
        <w:rPr>
          <w:rFonts w:asciiTheme="minorHAnsi" w:hAnsiTheme="minorHAnsi" w:cstheme="minorHAnsi"/>
        </w:rPr>
        <w:t xml:space="preserve"> in cycle </w:t>
      </w:r>
      <m:oMath>
        <m:r>
          <w:rPr>
            <w:rFonts w:ascii="Cambria Math" w:hAnsi="Cambria Math" w:cstheme="minorHAnsi"/>
          </w:rPr>
          <m:t>t</m:t>
        </m:r>
      </m:oMath>
      <w:r>
        <w:rPr>
          <w:rFonts w:asciiTheme="minorHAnsi" w:hAnsiTheme="minorHAnsi" w:cstheme="minorHAnsi"/>
        </w:rPr>
        <w:t>. The outcome series is the logged application count,</w:t>
      </w:r>
    </w:p>
    <w:p w14:paraId="7192CDE4" w14:textId="2C39943E" w:rsidR="00D22D75" w:rsidRPr="00C3586C" w:rsidRDefault="00683078" w:rsidP="00C3586C">
      <w:pPr>
        <w:pStyle w:val="BodyText"/>
        <w:spacing w:after="0" w:line="360" w:lineRule="auto"/>
        <w:jc w:val="center"/>
        <w:rPr>
          <w:rFonts w:asciiTheme="minorHAnsi" w:hAnsiTheme="minorHAnsi" w:cstheme="minorHAnsi"/>
        </w:rPr>
        <w:pPrChange w:id="0" w:author="Stoycho Rusinov" w:date="2026-08-08T17:14:00Z">
          <w:pPr>
            <w:pStyle w:val="BodyText"/>
            <w:spacing w:after="0" w:line="360" w:lineRule="auto"/>
          </w:pPr>
        </w:pPrChange>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ct</m:t>
              </m:r>
            </m:sub>
          </m:sSub>
          <m:r>
            <m:rPr>
              <m:sty m:val="p"/>
            </m:rPr>
            <w:rPr>
              <w:rFonts w:ascii="Cambria Math" w:hAnsi="Cambria Math"/>
            </w:rPr>
            <m:t>=log</m:t>
          </m:r>
          <m:r>
            <w:del w:id="1" w:author="Stoycho Rusinov" w:date="2026-08-08T17:14:00Z">
              <w:rPr>
                <w:rFonts w:ascii="Cambria Math" w:hAnsi="Cambria Math" w:cstheme="minorHAnsi"/>
              </w:rPr>
              <m:t>​</m:t>
            </w:del>
          </m:r>
          <m:d>
            <m:dPr>
              <m:ctrlPr>
                <w:del w:id="2" w:author="Stoycho Rusinov" w:date="2026-08-08T17:14:00Z">
                  <w:rPr>
                    <w:rFonts w:ascii="Cambria Math" w:hAnsi="Cambria Math" w:cstheme="minorHAnsi"/>
                  </w:rPr>
                </w:del>
              </m:ctrlPr>
            </m:dPr>
            <m:e>
              <m:sSub>
                <m:sSubPr>
                  <m:ctrlPr>
                    <w:del w:id="3" w:author="Stoycho Rusinov" w:date="2026-08-08T17:14:00Z">
                      <w:rPr>
                        <w:rFonts w:ascii="Cambria Math" w:hAnsi="Cambria Math" w:cstheme="minorHAnsi"/>
                      </w:rPr>
                    </w:del>
                  </m:ctrlPr>
                </m:sSubPr>
                <m:e>
                  <m:r>
                    <w:del w:id="4" w:author="Stoycho Rusinov" w:date="2026-08-08T17:14:00Z">
                      <m:rPr>
                        <m:sty m:val="p"/>
                      </m:rPr>
                      <w:rPr>
                        <w:rFonts w:ascii="Cambria Math" w:hAnsi="Cambria Math" w:cstheme="minorHAnsi"/>
                      </w:rPr>
                      <m:t>App</m:t>
                    </w:del>
                  </m:r>
                </m:e>
                <m:sub>
                  <m:r>
                    <w:del w:id="5" w:author="Stoycho Rusinov" w:date="2026-08-08T17:14:00Z">
                      <w:rPr>
                        <w:rFonts w:ascii="Cambria Math" w:hAnsi="Cambria Math" w:cstheme="minorHAnsi"/>
                      </w:rPr>
                      <m:t>ct</m:t>
                    </w:del>
                  </m:r>
                </m:sub>
              </m:sSub>
            </m:e>
          </m:d>
          <m:r>
            <w:del w:id="6" w:author="Stoycho Rusinov" w:date="2026-08-08T17:14:00Z">
              <m:rPr>
                <m:sty m:val="p"/>
              </m:rPr>
              <w:rPr>
                <w:rFonts w:ascii="Cambria Math" w:hAnsi="Cambria Math" w:cstheme="minorHAnsi"/>
              </w:rPr>
              <m:t>,</m:t>
            </w:del>
          </m:r>
          <m:d>
            <m:dPr>
              <m:ctrlPr>
                <w:ins w:id="7" w:author="Stoycho Rusinov" w:date="2026-08-08T17:14:00Z">
                  <w:rPr>
                    <w:rFonts w:ascii="Cambria Math" w:hAnsi="Cambria Math"/>
                  </w:rPr>
                </w:ins>
              </m:ctrlPr>
            </m:dPr>
            <m:e>
              <m:sSub>
                <m:sSubPr>
                  <m:ctrlPr>
                    <w:ins w:id="8" w:author="Stoycho Rusinov" w:date="2026-08-08T17:14:00Z">
                      <w:rPr>
                        <w:rFonts w:ascii="Cambria Math" w:hAnsi="Cambria Math"/>
                      </w:rPr>
                    </w:ins>
                  </m:ctrlPr>
                </m:sSubPr>
                <m:e>
                  <m:r>
                    <w:ins w:id="9" w:author="Stoycho Rusinov" w:date="2026-08-08T17:14:00Z">
                      <m:rPr>
                        <m:sty m:val="p"/>
                      </m:rPr>
                      <w:rPr>
                        <w:rFonts w:ascii="Cambria Math" w:hAnsi="Cambria Math"/>
                      </w:rPr>
                      <m:t>App</m:t>
                    </w:ins>
                  </m:r>
                </m:e>
                <m:sub>
                  <m:r>
                    <w:ins w:id="10" w:author="Stoycho Rusinov" w:date="2026-08-08T17:14:00Z">
                      <w:rPr>
                        <w:rFonts w:ascii="Cambria Math" w:hAnsi="Cambria Math"/>
                      </w:rPr>
                      <m:t>ct</m:t>
                    </w:ins>
                  </m:r>
                </m:sub>
              </m:sSub>
            </m:e>
          </m:d>
          <m:r>
            <w:ins w:id="11" w:author="Stoycho Rusinov" w:date="2026-08-08T17:14:00Z">
              <m:rPr>
                <m:sty m:val="p"/>
              </m:rPr>
              <w:rPr>
                <w:rFonts w:ascii="Cambria Math" w:hAnsi="Cambria Math"/>
              </w:rPr>
              <m:t>.</m:t>
            </w:ins>
          </m:r>
        </m:oMath>
      </m:oMathPara>
    </w:p>
    <w:p w14:paraId="29C2D604" w14:textId="60EBE0FE" w:rsidR="00D22D75" w:rsidRPr="00C3586C" w:rsidRDefault="001F394D" w:rsidP="00C3586C">
      <w:pPr>
        <w:pStyle w:val="FirstParagraph"/>
        <w:spacing w:after="0" w:line="360" w:lineRule="auto"/>
        <w:rPr>
          <w:rFonts w:asciiTheme="minorHAnsi" w:hAnsiTheme="minorHAnsi" w:cstheme="minorHAnsi"/>
        </w:rPr>
      </w:pPr>
      <w:del w:id="12" w:author="Stoycho Rusinov" w:date="2026-08-08T17:14:00Z">
        <w:r>
          <w:rPr>
            <w:rFonts w:asciiTheme="minorHAnsi" w:hAnsiTheme="minorHAnsi" w:cstheme="minorHAnsi"/>
          </w:rPr>
          <w:delText>and the</w:delText>
        </w:r>
      </w:del>
      <w:ins w:id="13" w:author="Stoycho Rusinov" w:date="2026-08-08T17:14:00Z">
        <w:r>
          <w:rPr>
            <w:rFonts w:asciiTheme="minorHAnsi" w:hAnsiTheme="minorHAnsi" w:cstheme="minorHAnsi"/>
          </w:rPr>
          <w:t>The</w:t>
        </w:r>
      </w:ins>
      <w:r>
        <w:rPr>
          <w:rFonts w:asciiTheme="minorHAnsi" w:hAnsiTheme="minorHAnsi" w:cstheme="minorHAnsi"/>
        </w:rPr>
        <w:t xml:space="preserve"> pre-treatment window </w:t>
      </w:r>
      <m:oMath>
        <m:sSub>
          <m:sSubPr>
            <m:ctrlPr>
              <w:del w:id="14" w:author="Stoycho Rusinov" w:date="2026-08-08T17:14:00Z">
                <w:rPr>
                  <w:rFonts w:ascii="Cambria Math" w:hAnsi="Cambria Math" w:cstheme="minorHAnsi"/>
                </w:rPr>
              </w:del>
            </m:ctrlPr>
          </m:sSubPr>
          <m:e>
            <m:r>
              <w:del w:id="15" w:author="Stoycho Rusinov" w:date="2026-08-08T17:14:00Z">
                <m:rPr>
                  <m:scr m:val="script"/>
                  <m:sty m:val="p"/>
                </m:rPr>
                <w:rPr>
                  <w:rFonts w:ascii="Cambria Math" w:hAnsi="Cambria Math" w:cstheme="minorHAnsi"/>
                </w:rPr>
                <m:t>T</m:t>
              </w:del>
            </m:r>
          </m:e>
          <m:sub>
            <m:r>
              <w:del w:id="16" w:author="Stoycho Rusinov" w:date="2026-08-08T17:14:00Z">
                <w:rPr>
                  <w:rFonts w:ascii="Cambria Math" w:hAnsi="Cambria Math" w:cstheme="minorHAnsi"/>
                </w:rPr>
                <m:t>0</m:t>
              </w:del>
            </m:r>
          </m:sub>
        </m:sSub>
        <m:r>
          <w:del w:id="17" w:author="Stoycho Rusinov" w:date="2026-08-08T17:14:00Z">
            <m:rPr>
              <m:sty m:val="p"/>
            </m:rPr>
            <w:rPr>
              <w:rFonts w:ascii="Cambria Math" w:hAnsi="Cambria Math" w:cstheme="minorHAnsi"/>
            </w:rPr>
            <m:t>={</m:t>
          </w:del>
        </m:r>
        <m:r>
          <w:del w:id="18" w:author="Stoycho Rusinov" w:date="2026-08-08T17:14:00Z">
            <w:rPr>
              <w:rFonts w:ascii="Cambria Math" w:hAnsi="Cambria Math" w:cstheme="minorHAnsi"/>
            </w:rPr>
            <m:t>2014</m:t>
          </w:del>
        </m:r>
        <m:r>
          <w:del w:id="19" w:author="Stoycho Rusinov" w:date="2026-08-08T17:14:00Z">
            <m:rPr>
              <m:sty m:val="p"/>
            </m:rPr>
            <w:rPr>
              <w:rFonts w:ascii="Cambria Math" w:hAnsi="Cambria Math" w:cstheme="minorHAnsi"/>
            </w:rPr>
            <m:t>,…,</m:t>
          </w:del>
        </m:r>
        <m:r>
          <w:del w:id="20" w:author="Stoycho Rusinov" w:date="2026-08-08T17:14:00Z">
            <w:rPr>
              <w:rFonts w:ascii="Cambria Math" w:hAnsi="Cambria Math" w:cstheme="minorHAnsi"/>
            </w:rPr>
            <m:t>2020</m:t>
          </w:del>
        </m:r>
        <m:r>
          <w:del w:id="21" w:author="Stoycho Rusinov" w:date="2026-08-08T17:14:00Z">
            <m:rPr>
              <m:sty m:val="p"/>
            </m:rPr>
            <w:rPr>
              <w:rFonts w:ascii="Cambria Math" w:hAnsi="Cambria Math" w:cstheme="minorHAnsi"/>
            </w:rPr>
            <m:t>}</m:t>
          </w:del>
        </m:r>
      </m:oMath>
      <w:del w:id="22" w:author="Stoycho Rusinov" w:date="2026-08-08T17:14:00Z">
        <w:r>
          <w:rPr>
            <w:rFonts w:asciiTheme="minorHAnsi" w:hAnsiTheme="minorHAnsi" w:cstheme="minorHAnsi"/>
          </w:rPr>
          <w:delText xml:space="preserve"> comprises all cycles up to and including 2020, giving </w:delText>
        </w:r>
        <m:oMath>
          <m:sSub>
            <m:sSubPr>
              <m:ctrlPr>
                <w:rPr>
                  <w:rFonts w:ascii="Cambria Math" w:hAnsi="Cambria Math" w:cstheme="minorHAnsi"/>
                </w:rPr>
              </m:ctrlPr>
            </m:sSubPr>
            <m:e>
              <m:r>
                <w:rPr>
                  <w:rFonts w:ascii="Cambria Math" w:hAnsi="Cambria Math" w:cstheme="minorHAnsi"/>
                </w:rPr>
                <m:t>T</m:t>
              </m:r>
            </m:e>
            <m:sub>
              <m:r>
                <w:rPr>
                  <w:rFonts w:ascii="Cambria Math" w:hAnsi="Cambria Math" w:cstheme="minorHAnsi"/>
                </w:rPr>
                <m:t>0</m:t>
              </m:r>
            </m:sub>
          </m:sSub>
          <m:r>
            <m:rPr>
              <m:sty m:val="p"/>
            </m:rPr>
            <w:rPr>
              <w:rFonts w:ascii="Cambria Math" w:hAnsi="Cambria Math" w:cstheme="minorHAnsi"/>
            </w:rPr>
            <m:t>=|</m:t>
          </m:r>
          <m:sSub>
            <m:sSubPr>
              <m:ctrlPr>
                <w:rPr>
                  <w:rFonts w:ascii="Cambria Math" w:hAnsi="Cambria Math" w:cstheme="minorHAnsi"/>
                </w:rPr>
              </m:ctrlPr>
            </m:sSubPr>
            <m:e>
              <m:r>
                <m:rPr>
                  <m:scr m:val="script"/>
                  <m:sty m:val="p"/>
                </m:rPr>
                <w:rPr>
                  <w:rFonts w:ascii="Cambria Math" w:hAnsi="Cambria Math" w:cstheme="minorHAnsi"/>
                </w:rPr>
                <m:t>T</m:t>
              </m:r>
            </m:e>
            <m:sub>
              <m:r>
                <w:rPr>
                  <w:rFonts w:ascii="Cambria Math" w:hAnsi="Cambria Math" w:cstheme="minorHAnsi"/>
                </w:rPr>
                <m:t>0</m:t>
              </m:r>
            </m:sub>
          </m:sSub>
          <m:r>
            <m:rPr>
              <m:sty m:val="p"/>
            </m:rPr>
            <w:rPr>
              <w:rFonts w:ascii="Cambria Math" w:hAnsi="Cambria Math" w:cstheme="minorHAnsi"/>
            </w:rPr>
            <m:t>|=</m:t>
          </m:r>
          <m:r>
            <w:rPr>
              <w:rFonts w:ascii="Cambria Math" w:hAnsi="Cambria Math" w:cstheme="minorHAnsi"/>
            </w:rPr>
            <m:t>7</m:t>
          </m:r>
        </m:oMath>
      </w:del>
      <w:ins w:id="23" w:author="Stoycho Rusinov" w:date="2026-08-08T17:14:00Z">
        <w:r>
          <w:rPr>
            <w:rFonts w:asciiTheme="minorHAnsi" w:hAnsiTheme="minorHAnsi" w:cstheme="minorHAnsi"/>
          </w:rPr>
          <w:t>T0 = {2014, …, 2020} contains seven</w:t>
        </w:r>
      </w:ins>
      <w:r>
        <w:rPr>
          <w:rFonts w:asciiTheme="minorHAnsi" w:hAnsiTheme="minorHAnsi" w:cstheme="minorHAnsi"/>
        </w:rPr>
        <w:t xml:space="preserve"> observations per country.</w:t>
      </w:r>
    </w:p>
    <w:p w14:paraId="15DEA8AA" w14:textId="77777777" w:rsidR="00D22D75" w:rsidRPr="00C3586C" w:rsidRDefault="001F394D" w:rsidP="00C3586C">
      <w:pPr>
        <w:pStyle w:val="BodyText"/>
        <w:spacing w:after="0" w:line="360" w:lineRule="auto"/>
        <w:ind w:firstLine="720"/>
        <w:rPr>
          <w:rFonts w:asciiTheme="minorHAnsi" w:hAnsiTheme="minorHAnsi" w:cstheme="minorHAnsi"/>
        </w:rPr>
      </w:pPr>
      <w:r>
        <w:rPr>
          <w:rFonts w:asciiTheme="minorHAnsi" w:hAnsiTheme="minorHAnsi" w:cstheme="minorHAnsi"/>
        </w:rPr>
        <w:t>Donor selection is based on the shape of each pre-treatment path instead of its absolute level. Each logged series is therefore standardized within country over the pre-treatment window,</w:t>
      </w:r>
    </w:p>
    <w:p w14:paraId="19F94160" w14:textId="54235ECB" w:rsidR="00D22D75" w:rsidRPr="00C3586C" w:rsidRDefault="00683078" w:rsidP="00C3586C">
      <w:pPr>
        <w:pStyle w:val="BodyText"/>
        <w:spacing w:after="0" w:line="360" w:lineRule="auto"/>
        <w:jc w:val="center"/>
        <w:rPr>
          <w:rFonts w:asciiTheme="minorHAnsi" w:hAnsiTheme="minorHAnsi" w:cstheme="minorHAnsi"/>
        </w:rPr>
        <w:pPrChange w:id="24" w:author="Stoycho Rusinov" w:date="2026-08-08T17:14:00Z">
          <w:pPr>
            <w:pStyle w:val="BodyText"/>
            <w:spacing w:after="0" w:line="360" w:lineRule="auto"/>
          </w:pPr>
        </w:pPrChange>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ct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ct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num>
            <m:den>
              <m:sSub>
                <m:sSubPr>
                  <m:ctrlPr>
                    <w:rPr>
                      <w:rFonts w:ascii="Cambria Math" w:hAnsi="Cambria Math"/>
                    </w:rPr>
                  </m:ctrlPr>
                </m:sSubPr>
                <m:e>
                  <m:r>
                    <w:rPr>
                      <w:rFonts w:ascii="Cambria Math" w:hAnsi="Cambria Math"/>
                    </w:rPr>
                    <m:t>σ</m:t>
                  </m:r>
                </m:e>
                <m:sub>
                  <m:r>
                    <w:rPr>
                      <w:rFonts w:ascii="Cambria Math" w:hAnsi="Cambria Math"/>
                    </w:rPr>
                    <m:t>c</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0</m:t>
                  </m:r>
                </m:sub>
              </m:sSub>
            </m:den>
          </m:f>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0</m:t>
                  </m:r>
                </m:sub>
              </m:sSub>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ct</m:t>
                  </m:r>
                </m:sub>
              </m:sSub>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c</m:t>
              </m:r>
            </m:sub>
            <m:sup>
              <m:r>
                <w:rPr>
                  <w:rFonts w:ascii="Cambria Math" w:hAnsi="Cambria Math"/>
                </w:rPr>
                <m:t>2</m:t>
              </m:r>
            </m:sup>
          </m:sSubSup>
          <m:r>
            <m:rPr>
              <m:sty m:val="p"/>
            </m:rPr>
            <w:rPr>
              <w:rFonts w:ascii="Cambria Math" w:hAnsi="Cambria Math"/>
            </w:rPr>
            <m:t>=</m:t>
          </m:r>
          <m:f>
            <m:fPr>
              <m:ctrlPr>
                <w:del w:id="25" w:author="Stoycho Rusinov" w:date="2026-08-08T17:14:00Z">
                  <w:rPr>
                    <w:rFonts w:ascii="Cambria Math" w:hAnsi="Cambria Math" w:cstheme="minorHAnsi"/>
                  </w:rPr>
                </w:del>
              </m:ctrlPr>
            </m:fPr>
            <m:num>
              <m:r>
                <w:del w:id="26" w:author="Stoycho Rusinov" w:date="2026-08-08T17:14:00Z">
                  <w:rPr>
                    <w:rFonts w:ascii="Cambria Math" w:hAnsi="Cambria Math" w:cstheme="minorHAnsi"/>
                  </w:rPr>
                  <m:t>1</m:t>
                </w:del>
              </m:r>
            </m:num>
            <m:den>
              <m:sSub>
                <m:sSubPr>
                  <m:ctrlPr>
                    <w:del w:id="27" w:author="Stoycho Rusinov" w:date="2026-08-08T17:14:00Z">
                      <w:rPr>
                        <w:rFonts w:ascii="Cambria Math" w:hAnsi="Cambria Math" w:cstheme="minorHAnsi"/>
                      </w:rPr>
                    </w:del>
                  </m:ctrlPr>
                </m:sSubPr>
                <m:e>
                  <m:r>
                    <w:del w:id="28" w:author="Stoycho Rusinov" w:date="2026-08-08T17:14:00Z">
                      <w:rPr>
                        <w:rFonts w:ascii="Cambria Math" w:hAnsi="Cambria Math" w:cstheme="minorHAnsi"/>
                      </w:rPr>
                      <m:t>T</m:t>
                    </w:del>
                  </m:r>
                </m:e>
                <m:sub>
                  <m:r>
                    <w:del w:id="29" w:author="Stoycho Rusinov" w:date="2026-08-08T17:14:00Z">
                      <w:rPr>
                        <w:rFonts w:ascii="Cambria Math" w:hAnsi="Cambria Math" w:cstheme="minorHAnsi"/>
                      </w:rPr>
                      <m:t>0</m:t>
                    </w:del>
                  </m:r>
                </m:sub>
              </m:sSub>
            </m:den>
          </m:f>
          <m:nary>
            <m:naryPr>
              <m:chr m:val="∑"/>
              <m:limLoc m:val="undOvr"/>
              <m:supHide m:val="1"/>
              <m:ctrlPr>
                <w:del w:id="30" w:author="Stoycho Rusinov" w:date="2026-08-08T17:14:00Z">
                  <w:rPr>
                    <w:rFonts w:ascii="Cambria Math" w:hAnsi="Cambria Math" w:cstheme="minorHAnsi"/>
                  </w:rPr>
                </w:del>
              </m:ctrlPr>
            </m:naryPr>
            <m:sub>
              <m:r>
                <w:del w:id="31" w:author="Stoycho Rusinov" w:date="2026-08-08T17:14:00Z">
                  <w:rPr>
                    <w:rFonts w:ascii="Cambria Math" w:hAnsi="Cambria Math" w:cstheme="minorHAnsi"/>
                  </w:rPr>
                  <m:t>t</m:t>
                </w:del>
              </m:r>
              <m:r>
                <w:del w:id="32" w:author="Stoycho Rusinov" w:date="2026-08-08T17:14:00Z">
                  <m:rPr>
                    <m:sty m:val="p"/>
                  </m:rPr>
                  <w:rPr>
                    <w:rFonts w:ascii="Cambria Math" w:hAnsi="Cambria Math" w:cstheme="minorHAnsi"/>
                  </w:rPr>
                  <m:t>∈</m:t>
                </w:del>
              </m:r>
              <m:sSub>
                <m:sSubPr>
                  <m:ctrlPr>
                    <w:del w:id="33" w:author="Stoycho Rusinov" w:date="2026-08-08T17:14:00Z">
                      <w:rPr>
                        <w:rFonts w:ascii="Cambria Math" w:hAnsi="Cambria Math" w:cstheme="minorHAnsi"/>
                      </w:rPr>
                    </w:del>
                  </m:ctrlPr>
                </m:sSubPr>
                <m:e>
                  <m:r>
                    <w:del w:id="34" w:author="Stoycho Rusinov" w:date="2026-08-08T17:14:00Z">
                      <m:rPr>
                        <m:scr m:val="script"/>
                        <m:sty m:val="p"/>
                      </m:rPr>
                      <w:rPr>
                        <w:rFonts w:ascii="Cambria Math" w:hAnsi="Cambria Math" w:cstheme="minorHAnsi"/>
                      </w:rPr>
                      <m:t>T</m:t>
                    </w:del>
                  </m:r>
                </m:e>
                <m:sub>
                  <m:r>
                    <w:del w:id="35" w:author="Stoycho Rusinov" w:date="2026-08-08T17:14:00Z">
                      <w:rPr>
                        <w:rFonts w:ascii="Cambria Math" w:hAnsi="Cambria Math" w:cstheme="minorHAnsi"/>
                      </w:rPr>
                      <m:t>0</m:t>
                    </w:del>
                  </m:r>
                </m:sub>
              </m:sSub>
            </m:sub>
            <m:sup>
              <m:r>
                <w:del w:id="36" w:author="Stoycho Rusinov" w:date="2026-08-08T17:14:00Z">
                  <w:rPr>
                    <w:rFonts w:ascii="Cambria Math" w:hAnsi="Cambria Math" w:cstheme="minorHAnsi"/>
                  </w:rPr>
                  <m:t>​</m:t>
                </w:del>
              </m:r>
            </m:sup>
            <m:e>
              <m:sSup>
                <m:sSupPr>
                  <m:ctrlPr>
                    <w:del w:id="37" w:author="Stoycho Rusinov" w:date="2026-08-08T17:14:00Z">
                      <w:rPr>
                        <w:rFonts w:ascii="Cambria Math" w:hAnsi="Cambria Math" w:cstheme="minorHAnsi"/>
                      </w:rPr>
                    </w:del>
                  </m:ctrlPr>
                </m:sSupPr>
                <m:e>
                  <m:d>
                    <m:dPr>
                      <m:ctrlPr>
                        <w:del w:id="38" w:author="Stoycho Rusinov" w:date="2026-08-08T17:14:00Z">
                          <w:rPr>
                            <w:rFonts w:ascii="Cambria Math" w:hAnsi="Cambria Math" w:cstheme="minorHAnsi"/>
                          </w:rPr>
                        </w:del>
                      </m:ctrlPr>
                    </m:dPr>
                    <m:e>
                      <m:sSub>
                        <m:sSubPr>
                          <m:ctrlPr>
                            <w:del w:id="39" w:author="Stoycho Rusinov" w:date="2026-08-08T17:14:00Z">
                              <w:rPr>
                                <w:rFonts w:ascii="Cambria Math" w:hAnsi="Cambria Math" w:cstheme="minorHAnsi"/>
                              </w:rPr>
                            </w:del>
                          </m:ctrlPr>
                        </m:sSubPr>
                        <m:e>
                          <m:r>
                            <w:del w:id="40" w:author="Stoycho Rusinov" w:date="2026-08-08T17:14:00Z">
                              <w:rPr>
                                <w:rFonts w:ascii="Cambria Math" w:hAnsi="Cambria Math" w:cstheme="minorHAnsi"/>
                              </w:rPr>
                              <m:t>Y</m:t>
                            </w:del>
                          </m:r>
                        </m:e>
                        <m:sub>
                          <m:r>
                            <w:del w:id="41" w:author="Stoycho Rusinov" w:date="2026-08-08T17:14:00Z">
                              <w:rPr>
                                <w:rFonts w:ascii="Cambria Math" w:hAnsi="Cambria Math" w:cstheme="minorHAnsi"/>
                              </w:rPr>
                              <m:t>ct</m:t>
                            </w:del>
                          </m:r>
                        </m:sub>
                      </m:sSub>
                      <m:r>
                        <w:del w:id="42" w:author="Stoycho Rusinov" w:date="2026-08-08T17:14:00Z">
                          <m:rPr>
                            <m:sty m:val="p"/>
                          </m:rPr>
                          <w:rPr>
                            <w:rFonts w:ascii="Cambria Math" w:hAnsi="Cambria Math" w:cstheme="minorHAnsi"/>
                          </w:rPr>
                          <m:t>-</m:t>
                        </w:del>
                      </m:r>
                      <m:sSub>
                        <m:sSubPr>
                          <m:ctrlPr>
                            <w:del w:id="43" w:author="Stoycho Rusinov" w:date="2026-08-08T17:14:00Z">
                              <w:rPr>
                                <w:rFonts w:ascii="Cambria Math" w:hAnsi="Cambria Math" w:cstheme="minorHAnsi"/>
                              </w:rPr>
                            </w:del>
                          </m:ctrlPr>
                        </m:sSubPr>
                        <m:e>
                          <m:r>
                            <w:del w:id="44" w:author="Stoycho Rusinov" w:date="2026-08-08T17:14:00Z">
                              <w:rPr>
                                <w:rFonts w:ascii="Cambria Math" w:hAnsi="Cambria Math" w:cstheme="minorHAnsi"/>
                              </w:rPr>
                              <m:t>μ</m:t>
                            </w:del>
                          </m:r>
                        </m:e>
                        <m:sub>
                          <m:r>
                            <w:del w:id="45" w:author="Stoycho Rusinov" w:date="2026-08-08T17:14:00Z">
                              <w:rPr>
                                <w:rFonts w:ascii="Cambria Math" w:hAnsi="Cambria Math" w:cstheme="minorHAnsi"/>
                              </w:rPr>
                              <m:t>c</m:t>
                            </w:del>
                          </m:r>
                        </m:sub>
                      </m:sSub>
                    </m:e>
                  </m:d>
                </m:e>
                <m:sup>
                  <m:r>
                    <w:del w:id="46" w:author="Stoycho Rusinov" w:date="2026-08-08T17:14:00Z">
                      <w:rPr>
                        <w:rFonts w:ascii="Cambria Math" w:hAnsi="Cambria Math" w:cstheme="minorHAnsi"/>
                      </w:rPr>
                      <m:t>2</m:t>
                    </w:del>
                  </m:r>
                </m:sup>
              </m:sSup>
            </m:e>
          </m:nary>
          <m:r>
            <w:del w:id="47" w:author="Stoycho Rusinov" w:date="2026-08-08T17:14:00Z">
              <m:rPr>
                <m:sty m:val="p"/>
              </m:rPr>
              <w:rPr>
                <w:rFonts w:ascii="Cambria Math" w:hAnsi="Cambria Math" w:cstheme="minorHAnsi"/>
              </w:rPr>
              <m:t>,</m:t>
            </w:del>
          </m:r>
          <m:f>
            <m:fPr>
              <m:ctrlPr>
                <w:ins w:id="48" w:author="Stoycho Rusinov" w:date="2026-08-08T17:14:00Z">
                  <w:rPr>
                    <w:rFonts w:ascii="Cambria Math" w:hAnsi="Cambria Math"/>
                  </w:rPr>
                </w:ins>
              </m:ctrlPr>
            </m:fPr>
            <m:num>
              <m:r>
                <w:ins w:id="49" w:author="Stoycho Rusinov" w:date="2026-08-08T17:14:00Z">
                  <w:rPr>
                    <w:rFonts w:ascii="Cambria Math" w:hAnsi="Cambria Math"/>
                  </w:rPr>
                  <m:t>1</m:t>
                </w:ins>
              </m:r>
            </m:num>
            <m:den>
              <m:sSub>
                <m:sSubPr>
                  <m:ctrlPr>
                    <w:ins w:id="50" w:author="Stoycho Rusinov" w:date="2026-08-08T17:14:00Z">
                      <w:rPr>
                        <w:rFonts w:ascii="Cambria Math" w:hAnsi="Cambria Math"/>
                      </w:rPr>
                    </w:ins>
                  </m:ctrlPr>
                </m:sSubPr>
                <m:e>
                  <m:r>
                    <w:ins w:id="51" w:author="Stoycho Rusinov" w:date="2026-08-08T17:14:00Z">
                      <w:rPr>
                        <w:rFonts w:ascii="Cambria Math" w:hAnsi="Cambria Math"/>
                      </w:rPr>
                      <m:t>T</m:t>
                    </w:ins>
                  </m:r>
                </m:e>
                <m:sub>
                  <m:r>
                    <w:ins w:id="52" w:author="Stoycho Rusinov" w:date="2026-08-08T17:14:00Z">
                      <w:rPr>
                        <w:rFonts w:ascii="Cambria Math" w:hAnsi="Cambria Math"/>
                      </w:rPr>
                      <m:t>0</m:t>
                    </w:ins>
                  </m:r>
                </m:sub>
              </m:sSub>
              <m:r>
                <w:ins w:id="53" w:author="Stoycho Rusinov" w:date="2026-08-08T17:14:00Z">
                  <m:rPr>
                    <m:sty m:val="p"/>
                  </m:rPr>
                  <w:rPr>
                    <w:rFonts w:ascii="Cambria Math" w:hAnsi="Cambria Math"/>
                  </w:rPr>
                  <m:t>-</m:t>
                </w:ins>
              </m:r>
              <m:r>
                <w:ins w:id="54" w:author="Stoycho Rusinov" w:date="2026-08-08T17:14:00Z">
                  <w:rPr>
                    <w:rFonts w:ascii="Cambria Math" w:hAnsi="Cambria Math"/>
                  </w:rPr>
                  <m:t>1</m:t>
                </w:ins>
              </m:r>
            </m:den>
          </m:f>
          <m:nary>
            <m:naryPr>
              <m:chr m:val="∑"/>
              <m:limLoc m:val="undOvr"/>
              <m:supHide m:val="1"/>
              <m:ctrlPr>
                <w:ins w:id="55" w:author="Stoycho Rusinov" w:date="2026-08-08T17:14:00Z">
                  <w:rPr>
                    <w:rFonts w:ascii="Cambria Math" w:hAnsi="Cambria Math"/>
                  </w:rPr>
                </w:ins>
              </m:ctrlPr>
            </m:naryPr>
            <m:sub>
              <m:r>
                <w:ins w:id="56" w:author="Stoycho Rusinov" w:date="2026-08-08T17:14:00Z">
                  <w:rPr>
                    <w:rFonts w:ascii="Cambria Math" w:hAnsi="Cambria Math"/>
                  </w:rPr>
                  <m:t>t</m:t>
                </w:ins>
              </m:r>
              <m:r>
                <w:ins w:id="57" w:author="Stoycho Rusinov" w:date="2026-08-08T17:14:00Z">
                  <m:rPr>
                    <m:sty m:val="p"/>
                  </m:rPr>
                  <w:rPr>
                    <w:rFonts w:ascii="Cambria Math" w:hAnsi="Cambria Math"/>
                  </w:rPr>
                  <m:t>∈</m:t>
                </w:ins>
              </m:r>
              <m:sSub>
                <m:sSubPr>
                  <m:ctrlPr>
                    <w:ins w:id="58" w:author="Stoycho Rusinov" w:date="2026-08-08T17:14:00Z">
                      <w:rPr>
                        <w:rFonts w:ascii="Cambria Math" w:hAnsi="Cambria Math"/>
                      </w:rPr>
                    </w:ins>
                  </m:ctrlPr>
                </m:sSubPr>
                <m:e>
                  <m:r>
                    <w:ins w:id="59" w:author="Stoycho Rusinov" w:date="2026-08-08T17:14:00Z">
                      <m:rPr>
                        <m:scr m:val="script"/>
                        <m:sty m:val="p"/>
                      </m:rPr>
                      <w:rPr>
                        <w:rFonts w:ascii="Cambria Math" w:hAnsi="Cambria Math"/>
                      </w:rPr>
                      <m:t>T</m:t>
                    </w:ins>
                  </m:r>
                </m:e>
                <m:sub>
                  <m:r>
                    <w:ins w:id="60" w:author="Stoycho Rusinov" w:date="2026-08-08T17:14:00Z">
                      <w:rPr>
                        <w:rFonts w:ascii="Cambria Math" w:hAnsi="Cambria Math"/>
                      </w:rPr>
                      <m:t>0</m:t>
                    </w:ins>
                  </m:r>
                </m:sub>
              </m:sSub>
            </m:sub>
            <m:sup>
              <m:r>
                <w:ins w:id="61" w:author="Stoycho Rusinov" w:date="2026-08-08T17:14:00Z">
                  <w:rPr>
                    <w:rFonts w:ascii="Cambria Math" w:hAnsi="Cambria Math"/>
                  </w:rPr>
                  <m:t>​</m:t>
                </w:ins>
              </m:r>
            </m:sup>
            <m:e>
              <m:sSup>
                <m:sSupPr>
                  <m:ctrlPr>
                    <w:ins w:id="62" w:author="Stoycho Rusinov" w:date="2026-08-08T17:14:00Z">
                      <w:rPr>
                        <w:rFonts w:ascii="Cambria Math" w:hAnsi="Cambria Math"/>
                      </w:rPr>
                    </w:ins>
                  </m:ctrlPr>
                </m:sSupPr>
                <m:e>
                  <m:d>
                    <m:dPr>
                      <m:ctrlPr>
                        <w:ins w:id="63" w:author="Stoycho Rusinov" w:date="2026-08-08T17:14:00Z">
                          <w:rPr>
                            <w:rFonts w:ascii="Cambria Math" w:hAnsi="Cambria Math"/>
                          </w:rPr>
                        </w:ins>
                      </m:ctrlPr>
                    </m:dPr>
                    <m:e>
                      <m:sSub>
                        <m:sSubPr>
                          <m:ctrlPr>
                            <w:ins w:id="64" w:author="Stoycho Rusinov" w:date="2026-08-08T17:14:00Z">
                              <w:rPr>
                                <w:rFonts w:ascii="Cambria Math" w:hAnsi="Cambria Math"/>
                              </w:rPr>
                            </w:ins>
                          </m:ctrlPr>
                        </m:sSubPr>
                        <m:e>
                          <m:r>
                            <w:ins w:id="65" w:author="Stoycho Rusinov" w:date="2026-08-08T17:14:00Z">
                              <w:rPr>
                                <w:rFonts w:ascii="Cambria Math" w:hAnsi="Cambria Math"/>
                              </w:rPr>
                              <m:t>Y</m:t>
                            </w:ins>
                          </m:r>
                        </m:e>
                        <m:sub>
                          <m:r>
                            <w:ins w:id="66" w:author="Stoycho Rusinov" w:date="2026-08-08T17:14:00Z">
                              <w:rPr>
                                <w:rFonts w:ascii="Cambria Math" w:hAnsi="Cambria Math"/>
                              </w:rPr>
                              <m:t>ct</m:t>
                            </w:ins>
                          </m:r>
                        </m:sub>
                      </m:sSub>
                      <m:r>
                        <w:ins w:id="67" w:author="Stoycho Rusinov" w:date="2026-08-08T17:14:00Z">
                          <m:rPr>
                            <m:sty m:val="p"/>
                          </m:rPr>
                          <w:rPr>
                            <w:rFonts w:ascii="Cambria Math" w:hAnsi="Cambria Math"/>
                          </w:rPr>
                          <m:t>-</m:t>
                        </w:ins>
                      </m:r>
                      <m:sSub>
                        <m:sSubPr>
                          <m:ctrlPr>
                            <w:ins w:id="68" w:author="Stoycho Rusinov" w:date="2026-08-08T17:14:00Z">
                              <w:rPr>
                                <w:rFonts w:ascii="Cambria Math" w:hAnsi="Cambria Math"/>
                              </w:rPr>
                            </w:ins>
                          </m:ctrlPr>
                        </m:sSubPr>
                        <m:e>
                          <m:r>
                            <w:ins w:id="69" w:author="Stoycho Rusinov" w:date="2026-08-08T17:14:00Z">
                              <w:rPr>
                                <w:rFonts w:ascii="Cambria Math" w:hAnsi="Cambria Math"/>
                              </w:rPr>
                              <m:t>μ</m:t>
                            </w:ins>
                          </m:r>
                        </m:e>
                        <m:sub>
                          <m:r>
                            <w:ins w:id="70" w:author="Stoycho Rusinov" w:date="2026-08-08T17:14:00Z">
                              <w:rPr>
                                <w:rFonts w:ascii="Cambria Math" w:hAnsi="Cambria Math"/>
                              </w:rPr>
                              <m:t>c</m:t>
                            </w:ins>
                          </m:r>
                        </m:sub>
                      </m:sSub>
                    </m:e>
                  </m:d>
                </m:e>
                <m:sup>
                  <m:r>
                    <w:ins w:id="71" w:author="Stoycho Rusinov" w:date="2026-08-08T17:14:00Z">
                      <w:rPr>
                        <w:rFonts w:ascii="Cambria Math" w:hAnsi="Cambria Math"/>
                      </w:rPr>
                      <m:t>2</m:t>
                    </w:ins>
                  </m:r>
                </m:sup>
              </m:sSup>
            </m:e>
          </m:nary>
          <m:r>
            <w:ins w:id="72" w:author="Stoycho Rusinov" w:date="2026-08-08T17:14:00Z">
              <m:rPr>
                <m:sty m:val="p"/>
              </m:rPr>
              <w:rPr>
                <w:rFonts w:ascii="Cambria Math" w:hAnsi="Cambria Math"/>
              </w:rPr>
              <m:t>.</m:t>
            </w:ins>
          </m:r>
        </m:oMath>
      </m:oMathPara>
    </w:p>
    <w:p w14:paraId="1EE07C09" w14:textId="77777777"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and each country is represented by its standardized trajectory vector</w:t>
      </w:r>
    </w:p>
    <w:p w14:paraId="6BF86883" w14:textId="77777777" w:rsidR="00D22D75" w:rsidRPr="00C3586C" w:rsidRDefault="00683078" w:rsidP="00C3586C">
      <w:pPr>
        <w:pStyle w:val="BodyText"/>
        <w:spacing w:after="0" w:line="360" w:lineRule="auto"/>
        <w:rPr>
          <w:del w:id="73" w:author="Stoycho Rusinov" w:date="2026-08-08T17:14:00Z"/>
          <w:rFonts w:asciiTheme="minorHAnsi" w:hAnsiTheme="minorHAnsi" w:cstheme="minorHAnsi"/>
        </w:rPr>
      </w:pPr>
      <m:oMathPara>
        <m:oMathParaPr>
          <m:jc m:val="center"/>
        </m:oMathParaPr>
        <m:oMath>
          <m:sSub>
            <m:sSubPr>
              <m:ctrlPr>
                <w:del w:id="74" w:author="Stoycho Rusinov" w:date="2026-08-08T17:14:00Z">
                  <w:rPr>
                    <w:rFonts w:ascii="Cambria Math" w:hAnsi="Cambria Math" w:cstheme="minorHAnsi"/>
                  </w:rPr>
                </w:del>
              </m:ctrlPr>
            </m:sSubPr>
            <m:e>
              <m:r>
                <w:del w:id="75" w:author="Stoycho Rusinov" w:date="2026-08-08T17:14:00Z">
                  <m:rPr>
                    <m:sty m:val="bi"/>
                  </m:rPr>
                  <w:rPr>
                    <w:rFonts w:ascii="Cambria Math" w:hAnsi="Cambria Math" w:cstheme="minorHAnsi"/>
                  </w:rPr>
                  <m:t>Z</m:t>
                </w:del>
              </m:r>
            </m:e>
            <m:sub>
              <m:r>
                <w:del w:id="76" w:author="Stoycho Rusinov" w:date="2026-08-08T17:14:00Z">
                  <w:rPr>
                    <w:rFonts w:ascii="Cambria Math" w:hAnsi="Cambria Math" w:cstheme="minorHAnsi"/>
                  </w:rPr>
                  <m:t>c</m:t>
                </w:del>
              </m:r>
            </m:sub>
          </m:sSub>
          <m:r>
            <w:del w:id="77" w:author="Stoycho Rusinov" w:date="2026-08-08T17:14:00Z">
              <m:rPr>
                <m:sty m:val="p"/>
              </m:rPr>
              <w:rPr>
                <w:rFonts w:ascii="Cambria Math" w:hAnsi="Cambria Math" w:cstheme="minorHAnsi"/>
              </w:rPr>
              <m:t>=</m:t>
            </w:del>
          </m:r>
          <m:d>
            <m:dPr>
              <m:ctrlPr>
                <w:del w:id="78" w:author="Stoycho Rusinov" w:date="2026-08-08T17:14:00Z">
                  <w:rPr>
                    <w:rFonts w:ascii="Cambria Math" w:hAnsi="Cambria Math" w:cstheme="minorHAnsi"/>
                  </w:rPr>
                </w:del>
              </m:ctrlPr>
            </m:dPr>
            <m:e>
              <m:m>
                <m:mPr>
                  <m:mcs>
                    <m:mc>
                      <m:mcPr>
                        <m:count m:val="1"/>
                        <m:mcJc m:val="center"/>
                      </m:mcPr>
                    </m:mc>
                  </m:mcs>
                  <m:ctrlPr>
                    <w:del w:id="79" w:author="Stoycho Rusinov" w:date="2026-08-08T17:14:00Z">
                      <w:rPr>
                        <w:rFonts w:ascii="Cambria Math" w:hAnsi="Cambria Math" w:cstheme="minorHAnsi"/>
                      </w:rPr>
                    </w:del>
                  </m:ctrlPr>
                </m:mPr>
                <m:mr>
                  <m:e>
                    <m:sSub>
                      <m:sSubPr>
                        <m:ctrlPr>
                          <w:del w:id="80" w:author="Stoycho Rusinov" w:date="2026-08-08T17:14:00Z">
                            <w:rPr>
                              <w:rFonts w:ascii="Cambria Math" w:hAnsi="Cambria Math" w:cstheme="minorHAnsi"/>
                            </w:rPr>
                          </w:del>
                        </m:ctrlPr>
                      </m:sSubPr>
                      <m:e>
                        <m:r>
                          <w:del w:id="81" w:author="Stoycho Rusinov" w:date="2026-08-08T17:14:00Z">
                            <w:rPr>
                              <w:rFonts w:ascii="Cambria Math" w:hAnsi="Cambria Math" w:cstheme="minorHAnsi"/>
                            </w:rPr>
                            <m:t>Z</m:t>
                          </w:del>
                        </m:r>
                      </m:e>
                      <m:sub>
                        <m:r>
                          <w:del w:id="82" w:author="Stoycho Rusinov" w:date="2026-08-08T17:14:00Z">
                            <w:rPr>
                              <w:rFonts w:ascii="Cambria Math" w:hAnsi="Cambria Math" w:cstheme="minorHAnsi"/>
                            </w:rPr>
                            <m:t>c</m:t>
                          </w:del>
                        </m:r>
                        <m:r>
                          <w:del w:id="83" w:author="Stoycho Rusinov" w:date="2026-08-08T17:14:00Z">
                            <m:rPr>
                              <m:sty m:val="p"/>
                            </m:rPr>
                            <w:rPr>
                              <w:rFonts w:ascii="Cambria Math" w:hAnsi="Cambria Math" w:cstheme="minorHAnsi"/>
                            </w:rPr>
                            <m:t>,</m:t>
                          </w:del>
                        </m:r>
                        <m:r>
                          <w:del w:id="84" w:author="Stoycho Rusinov" w:date="2026-08-08T17:14:00Z">
                            <w:rPr>
                              <w:rFonts w:ascii="Cambria Math" w:hAnsi="Cambria Math" w:cstheme="minorHAnsi"/>
                            </w:rPr>
                            <m:t>2014</m:t>
                          </w:del>
                        </m:r>
                      </m:sub>
                    </m:sSub>
                  </m:e>
                </m:mr>
                <m:mr>
                  <m:e>
                    <m:r>
                      <w:del w:id="85" w:author="Stoycho Rusinov" w:date="2026-08-08T17:14:00Z">
                        <m:rPr>
                          <m:sty m:val="p"/>
                        </m:rPr>
                        <w:rPr>
                          <w:rFonts w:ascii="Cambria Math" w:hAnsi="Cambria Math" w:cstheme="minorHAnsi"/>
                        </w:rPr>
                        <m:t>…</m:t>
                      </w:del>
                    </m:r>
                  </m:e>
                </m:mr>
                <m:mr>
                  <m:e>
                    <m:sSub>
                      <m:sSubPr>
                        <m:ctrlPr>
                          <w:del w:id="86" w:author="Stoycho Rusinov" w:date="2026-08-08T17:14:00Z">
                            <w:rPr>
                              <w:rFonts w:ascii="Cambria Math" w:hAnsi="Cambria Math" w:cstheme="minorHAnsi"/>
                            </w:rPr>
                          </w:del>
                        </m:ctrlPr>
                      </m:sSubPr>
                      <m:e>
                        <m:r>
                          <w:del w:id="87" w:author="Stoycho Rusinov" w:date="2026-08-08T17:14:00Z">
                            <w:rPr>
                              <w:rFonts w:ascii="Cambria Math" w:hAnsi="Cambria Math" w:cstheme="minorHAnsi"/>
                            </w:rPr>
                            <m:t>Z</m:t>
                          </w:del>
                        </m:r>
                      </m:e>
                      <m:sub>
                        <m:r>
                          <w:del w:id="88" w:author="Stoycho Rusinov" w:date="2026-08-08T17:14:00Z">
                            <w:rPr>
                              <w:rFonts w:ascii="Cambria Math" w:hAnsi="Cambria Math" w:cstheme="minorHAnsi"/>
                            </w:rPr>
                            <m:t>c</m:t>
                          </w:del>
                        </m:r>
                        <m:r>
                          <w:del w:id="89" w:author="Stoycho Rusinov" w:date="2026-08-08T17:14:00Z">
                            <m:rPr>
                              <m:sty m:val="p"/>
                            </m:rPr>
                            <w:rPr>
                              <w:rFonts w:ascii="Cambria Math" w:hAnsi="Cambria Math" w:cstheme="minorHAnsi"/>
                            </w:rPr>
                            <m:t>,</m:t>
                          </w:del>
                        </m:r>
                        <m:r>
                          <w:del w:id="90" w:author="Stoycho Rusinov" w:date="2026-08-08T17:14:00Z">
                            <w:rPr>
                              <w:rFonts w:ascii="Cambria Math" w:hAnsi="Cambria Math" w:cstheme="minorHAnsi"/>
                            </w:rPr>
                            <m:t>2020</m:t>
                          </w:del>
                        </m:r>
                      </m:sub>
                    </m:sSub>
                  </m:e>
                </m:mr>
              </m:m>
              <m:ctrlPr>
                <w:del w:id="91" w:author="Stoycho Rusinov" w:date="2026-08-08T17:14:00Z">
                  <w:rPr>
                    <w:rFonts w:ascii="Cambria Math" w:hAnsi="Cambria Math" w:cstheme="minorHAnsi"/>
                    <w:i/>
                  </w:rPr>
                </w:del>
              </m:ctrlPr>
            </m:e>
          </m:d>
          <m:r>
            <w:del w:id="92" w:author="Stoycho Rusinov" w:date="2026-08-08T17:14:00Z">
              <m:rPr>
                <m:sty m:val="p"/>
              </m:rPr>
              <w:rPr>
                <w:rFonts w:ascii="Cambria Math" w:hAnsi="Cambria Math" w:cstheme="minorHAnsi"/>
              </w:rPr>
              <m:t>∈</m:t>
            </w:del>
          </m:r>
          <m:sSup>
            <m:sSupPr>
              <m:ctrlPr>
                <w:del w:id="93" w:author="Stoycho Rusinov" w:date="2026-08-08T17:14:00Z">
                  <w:rPr>
                    <w:rFonts w:ascii="Cambria Math" w:hAnsi="Cambria Math" w:cstheme="minorHAnsi"/>
                  </w:rPr>
                </w:del>
              </m:ctrlPr>
            </m:sSupPr>
            <m:e>
              <m:r>
                <w:del w:id="94" w:author="Stoycho Rusinov" w:date="2026-08-08T17:14:00Z">
                  <m:rPr>
                    <m:scr m:val="double-struck"/>
                    <m:sty m:val="p"/>
                  </m:rPr>
                  <w:rPr>
                    <w:rFonts w:ascii="Cambria Math" w:hAnsi="Cambria Math" w:cstheme="minorHAnsi"/>
                  </w:rPr>
                  <m:t>R</m:t>
                </w:del>
              </m:r>
            </m:e>
            <m:sup>
              <m:r>
                <w:del w:id="95" w:author="Stoycho Rusinov" w:date="2026-08-08T17:14:00Z">
                  <w:rPr>
                    <w:rFonts w:ascii="Cambria Math" w:hAnsi="Cambria Math" w:cstheme="minorHAnsi"/>
                  </w:rPr>
                  <m:t>7</m:t>
                </w:del>
              </m:r>
            </m:sup>
          </m:sSup>
          <m:r>
            <w:del w:id="96" w:author="Stoycho Rusinov" w:date="2026-08-08T17:14:00Z">
              <m:rPr>
                <m:sty m:val="p"/>
              </m:rPr>
              <w:rPr>
                <w:rFonts w:ascii="Cambria Math" w:hAnsi="Cambria Math" w:cstheme="minorHAnsi"/>
              </w:rPr>
              <m:t>,</m:t>
            </w:del>
          </m:r>
        </m:oMath>
      </m:oMathPara>
    </w:p>
    <w:p w14:paraId="2503276F" w14:textId="33CE5078" w:rsidR="00D22D75" w:rsidRPr="00C3586C" w:rsidRDefault="001F394D" w:rsidP="00C3586C">
      <w:pPr>
        <w:pStyle w:val="BodyText"/>
        <w:spacing w:after="0" w:line="360" w:lineRule="auto"/>
        <w:jc w:val="center"/>
        <w:rPr>
          <w:ins w:id="97" w:author="Stoycho Rusinov" w:date="2026-08-08T17:14:00Z"/>
          <w:rFonts w:asciiTheme="minorHAnsi" w:hAnsiTheme="minorHAnsi" w:cstheme="minorHAnsi"/>
        </w:rPr>
      </w:pPr>
      <w:del w:id="98" w:author="Stoycho Rusinov" w:date="2026-08-08T17:14:00Z">
        <w:r>
          <w:rPr>
            <w:rFonts w:asciiTheme="minorHAnsi" w:hAnsiTheme="minorHAnsi" w:cstheme="minorHAnsi"/>
          </w:rPr>
          <w:delText>The standardisation</w:delText>
        </w:r>
      </w:del>
      <m:oMath>
        <m:sSub>
          <m:sSubPr>
            <m:ctrlPr>
              <w:ins w:id="99" w:author="Stoycho Rusinov" w:date="2026-08-08T17:14:00Z">
                <w:rPr>
                  <w:rFonts w:ascii="Cambria Math" w:hAnsi="Cambria Math"/>
                </w:rPr>
              </w:ins>
            </m:ctrlPr>
          </m:sSubPr>
          <m:e>
            <m:r>
              <w:ins w:id="100" w:author="Stoycho Rusinov" w:date="2026-08-08T17:14:00Z">
                <m:rPr>
                  <m:sty m:val="b"/>
                </m:rPr>
                <w:rPr>
                  <w:rFonts w:ascii="Cambria Math" w:hAnsi="Cambria Math"/>
                </w:rPr>
                <m:t>Z</m:t>
              </w:ins>
            </m:r>
          </m:e>
          <m:sub>
            <m:r>
              <w:ins w:id="101" w:author="Stoycho Rusinov" w:date="2026-08-08T17:14:00Z">
                <w:rPr>
                  <w:rFonts w:ascii="Cambria Math" w:hAnsi="Cambria Math"/>
                </w:rPr>
                <m:t>c</m:t>
              </w:ins>
            </m:r>
          </m:sub>
        </m:sSub>
        <m:r>
          <w:ins w:id="102" w:author="Stoycho Rusinov" w:date="2026-08-08T17:14:00Z">
            <m:rPr>
              <m:sty m:val="p"/>
            </m:rPr>
            <w:rPr>
              <w:rFonts w:ascii="Cambria Math" w:hAnsi="Cambria Math"/>
            </w:rPr>
            <m:t>=</m:t>
          </w:ins>
        </m:r>
        <m:d>
          <m:dPr>
            <m:ctrlPr>
              <w:ins w:id="103" w:author="Stoycho Rusinov" w:date="2026-08-08T17:14:00Z">
                <w:rPr>
                  <w:rFonts w:ascii="Cambria Math" w:hAnsi="Cambria Math"/>
                </w:rPr>
              </w:ins>
            </m:ctrlPr>
          </m:dPr>
          <m:e>
            <m:sSub>
              <m:sSubPr>
                <m:ctrlPr>
                  <w:ins w:id="104" w:author="Stoycho Rusinov" w:date="2026-08-08T17:14:00Z">
                    <w:rPr>
                      <w:rFonts w:ascii="Cambria Math" w:hAnsi="Cambria Math"/>
                    </w:rPr>
                  </w:ins>
                </m:ctrlPr>
              </m:sSubPr>
              <m:e>
                <m:r>
                  <w:ins w:id="105" w:author="Stoycho Rusinov" w:date="2026-08-08T17:14:00Z">
                    <w:rPr>
                      <w:rFonts w:ascii="Cambria Math" w:hAnsi="Cambria Math"/>
                    </w:rPr>
                    <m:t>Z</m:t>
                  </w:ins>
                </m:r>
              </m:e>
              <m:sub>
                <m:r>
                  <w:ins w:id="106" w:author="Stoycho Rusinov" w:date="2026-08-08T17:14:00Z">
                    <w:rPr>
                      <w:rFonts w:ascii="Cambria Math" w:hAnsi="Cambria Math"/>
                    </w:rPr>
                    <m:t>c</m:t>
                  </w:ins>
                </m:r>
                <m:r>
                  <w:ins w:id="107" w:author="Stoycho Rusinov" w:date="2026-08-08T17:14:00Z">
                    <m:rPr>
                      <m:sty m:val="p"/>
                    </m:rPr>
                    <w:rPr>
                      <w:rFonts w:ascii="Cambria Math" w:hAnsi="Cambria Math"/>
                    </w:rPr>
                    <m:t>,</m:t>
                  </w:ins>
                </m:r>
                <m:r>
                  <w:ins w:id="108" w:author="Stoycho Rusinov" w:date="2026-08-08T17:14:00Z">
                    <w:rPr>
                      <w:rFonts w:ascii="Cambria Math" w:hAnsi="Cambria Math"/>
                    </w:rPr>
                    <m:t>2014</m:t>
                  </w:ins>
                </m:r>
              </m:sub>
            </m:sSub>
            <m:r>
              <w:ins w:id="109" w:author="Stoycho Rusinov" w:date="2026-08-08T17:14:00Z">
                <m:rPr>
                  <m:sty m:val="p"/>
                </m:rPr>
                <w:rPr>
                  <w:rFonts w:ascii="Cambria Math" w:hAnsi="Cambria Math"/>
                </w:rPr>
                <m:t>,…,</m:t>
              </w:ins>
            </m:r>
            <m:sSub>
              <m:sSubPr>
                <m:ctrlPr>
                  <w:ins w:id="110" w:author="Stoycho Rusinov" w:date="2026-08-08T17:14:00Z">
                    <w:rPr>
                      <w:rFonts w:ascii="Cambria Math" w:hAnsi="Cambria Math"/>
                    </w:rPr>
                  </w:ins>
                </m:ctrlPr>
              </m:sSubPr>
              <m:e>
                <m:r>
                  <w:ins w:id="111" w:author="Stoycho Rusinov" w:date="2026-08-08T17:14:00Z">
                    <w:rPr>
                      <w:rFonts w:ascii="Cambria Math" w:hAnsi="Cambria Math"/>
                    </w:rPr>
                    <m:t>Z</m:t>
                  </w:ins>
                </m:r>
              </m:e>
              <m:sub>
                <m:r>
                  <w:ins w:id="112" w:author="Stoycho Rusinov" w:date="2026-08-08T17:14:00Z">
                    <w:rPr>
                      <w:rFonts w:ascii="Cambria Math" w:hAnsi="Cambria Math"/>
                    </w:rPr>
                    <m:t>c</m:t>
                  </w:ins>
                </m:r>
                <m:r>
                  <w:ins w:id="113" w:author="Stoycho Rusinov" w:date="2026-08-08T17:14:00Z">
                    <m:rPr>
                      <m:sty m:val="p"/>
                    </m:rPr>
                    <w:rPr>
                      <w:rFonts w:ascii="Cambria Math" w:hAnsi="Cambria Math"/>
                    </w:rPr>
                    <m:t>,</m:t>
                  </w:ins>
                </m:r>
                <m:r>
                  <w:ins w:id="114" w:author="Stoycho Rusinov" w:date="2026-08-08T17:14:00Z">
                    <w:rPr>
                      <w:rFonts w:ascii="Cambria Math" w:hAnsi="Cambria Math"/>
                    </w:rPr>
                    <m:t>2020</m:t>
                  </w:ins>
                </m:r>
              </m:sub>
            </m:sSub>
          </m:e>
        </m:d>
        <m:r>
          <w:ins w:id="115" w:author="Stoycho Rusinov" w:date="2026-08-08T17:14:00Z">
            <m:rPr>
              <m:sty m:val="p"/>
            </m:rPr>
            <w:rPr>
              <w:rFonts w:ascii="Cambria Math" w:hAnsi="Cambria Math"/>
            </w:rPr>
            <m:t>∈</m:t>
          </w:ins>
        </m:r>
        <m:sSup>
          <m:sSupPr>
            <m:ctrlPr>
              <w:ins w:id="116" w:author="Stoycho Rusinov" w:date="2026-08-08T17:14:00Z">
                <w:rPr>
                  <w:rFonts w:ascii="Cambria Math" w:hAnsi="Cambria Math"/>
                </w:rPr>
              </w:ins>
            </m:ctrlPr>
          </m:sSupPr>
          <m:e>
            <m:r>
              <w:ins w:id="117" w:author="Stoycho Rusinov" w:date="2026-08-08T17:14:00Z">
                <m:rPr>
                  <m:scr m:val="double-struck"/>
                  <m:sty m:val="p"/>
                </m:rPr>
                <w:rPr>
                  <w:rFonts w:ascii="Cambria Math" w:hAnsi="Cambria Math"/>
                </w:rPr>
                <m:t>R</m:t>
              </w:ins>
            </m:r>
          </m:e>
          <m:sup>
            <m:r>
              <w:ins w:id="118" w:author="Stoycho Rusinov" w:date="2026-08-08T17:14:00Z">
                <w:rPr>
                  <w:rFonts w:ascii="Cambria Math" w:hAnsi="Cambria Math"/>
                </w:rPr>
                <m:t>7</m:t>
              </w:ins>
            </m:r>
          </m:sup>
        </m:sSup>
        <m:r>
          <w:ins w:id="119" w:author="Stoycho Rusinov" w:date="2026-08-08T17:14:00Z">
            <m:rPr>
              <m:sty m:val="p"/>
            </m:rPr>
            <w:rPr>
              <w:rFonts w:ascii="Cambria Math" w:hAnsi="Cambria Math"/>
            </w:rPr>
            <m:t>.</m:t>
          </w:ins>
        </m:r>
      </m:oMath>
    </w:p>
    <w:p w14:paraId="0D622C1F" w14:textId="62394FE9" w:rsidR="00C3586C" w:rsidRPr="00C3586C" w:rsidRDefault="001F394D" w:rsidP="00C3586C">
      <w:pPr>
        <w:pStyle w:val="FirstParagraph"/>
        <w:spacing w:after="0" w:line="360" w:lineRule="auto"/>
        <w:rPr>
          <w:rFonts w:asciiTheme="minorHAnsi" w:hAnsiTheme="minorHAnsi" w:cstheme="minorHAnsi"/>
        </w:rPr>
      </w:pPr>
      <w:ins w:id="120" w:author="Stoycho Rusinov" w:date="2026-08-08T17:14:00Z">
        <w:r>
          <w:rPr>
            <w:rFonts w:asciiTheme="minorHAnsi" w:hAnsiTheme="minorHAnsi" w:cstheme="minorHAnsi"/>
          </w:rPr>
          <w:t>Standardization</w:t>
        </w:r>
      </w:ins>
      <w:r>
        <w:rPr>
          <w:rFonts w:asciiTheme="minorHAnsi" w:hAnsiTheme="minorHAnsi" w:cstheme="minorHAnsi"/>
        </w:rPr>
        <w:t xml:space="preserve"> removes level differences arising from market size and yields a scale- and location-invariant representation of each path. </w:t>
      </w:r>
      <w:del w:id="121" w:author="Stoycho Rusinov" w:date="2026-08-08T17:14:00Z">
        <w:r>
          <w:rPr>
            <w:rFonts w:asciiTheme="minorHAnsi" w:hAnsiTheme="minorHAnsi" w:cstheme="minorHAnsi"/>
          </w:rPr>
          <w:delText xml:space="preserve">This method is consistent with </w:delText>
        </w:r>
      </w:del>
      <w:ins w:id="122" w:author="Stoycho Rusinov" w:date="2026-08-08T17:14:00Z">
        <w:r>
          <w:rPr>
            <w:rFonts w:asciiTheme="minorHAnsi" w:hAnsiTheme="minorHAnsi" w:cstheme="minorHAnsi"/>
          </w:rPr>
          <w:t xml:space="preserve">The code uses R’s sample </w:t>
        </w:r>
      </w:ins>
      <w:r>
        <w:rPr>
          <w:rFonts w:asciiTheme="minorHAnsi" w:hAnsiTheme="minorHAnsi" w:cstheme="minorHAnsi"/>
        </w:rPr>
        <w:t xml:space="preserve">standard </w:t>
      </w:r>
      <w:del w:id="123" w:author="Stoycho Rusinov" w:date="2026-08-08T17:14:00Z">
        <w:r>
          <w:rPr>
            <w:rFonts w:asciiTheme="minorHAnsi" w:hAnsiTheme="minorHAnsi" w:cstheme="minorHAnsi"/>
          </w:rPr>
          <w:delText xml:space="preserve">practice in time-series similarity analysis (Montero-Manso &amp; Hyndman, 2021). </w:delText>
        </w:r>
        <w:r>
          <w:delText xml:space="preserve">After standardization </w:delText>
        </w:r>
        <m:oMath>
          <m:sSub>
            <m:sSubPr>
              <m:ctrlPr>
                <w:rPr>
                  <w:rFonts w:ascii="Cambria Math" w:hAnsi="Cambria Math"/>
                  <w:i/>
                </w:rPr>
              </m:ctrlPr>
            </m:sSubPr>
            <m:e>
              <m:r>
                <m:rPr>
                  <m:sty m:val="bi"/>
                </m:rPr>
                <w:rPr>
                  <w:rFonts w:ascii="Cambria Math" w:hAnsi="Cambria Math"/>
                </w:rPr>
                <m:t>Z</m:t>
              </m:r>
              <m:ctrlPr>
                <w:rPr>
                  <w:rFonts w:ascii="Cambria Math" w:hAnsi="Cambria Math"/>
                  <w:b/>
                  <w:i/>
                </w:rPr>
              </m:ctrlPr>
            </m:e>
            <m:sub>
              <m:r>
                <w:rPr>
                  <w:rFonts w:ascii="Cambria Math" w:hAnsi="Cambria Math"/>
                </w:rPr>
                <m:t>c</m:t>
              </m:r>
            </m:sub>
          </m:sSub>
        </m:oMath>
        <w:r>
          <w:delText xml:space="preserve"> is taken and used to compute </w:delText>
        </w:r>
        <w:r>
          <w:rPr>
            <w:rFonts w:asciiTheme="minorHAnsi" w:hAnsiTheme="minorHAnsi" w:cstheme="minorHAnsi"/>
          </w:rPr>
          <w:delText>pairwise</w:delText>
        </w:r>
      </w:del>
      <w:ins w:id="124" w:author="Stoycho Rusinov" w:date="2026-08-08T17:14:00Z">
        <w:r>
          <w:rPr>
            <w:rFonts w:asciiTheme="minorHAnsi" w:hAnsiTheme="minorHAnsi" w:cstheme="minorHAnsi"/>
          </w:rPr>
          <w:t>deviation, with denominator T0 − 1. Pairwise</w:t>
        </w:r>
      </w:ins>
      <w:r>
        <w:rPr>
          <w:rFonts w:asciiTheme="minorHAnsi" w:hAnsiTheme="minorHAnsi" w:cstheme="minorHAnsi"/>
        </w:rPr>
        <w:t xml:space="preserve"> Euclidean distances </w:t>
      </w:r>
      <w:ins w:id="125" w:author="Stoycho Rusinov" w:date="2026-08-08T17:14:00Z">
        <w:r>
          <w:rPr>
            <w:rFonts w:asciiTheme="minorHAnsi" w:hAnsiTheme="minorHAnsi" w:cstheme="minorHAnsi"/>
          </w:rPr>
          <w:t xml:space="preserve">are then computed </w:t>
        </w:r>
      </w:ins>
      <w:r>
        <w:rPr>
          <w:rFonts w:asciiTheme="minorHAnsi" w:hAnsiTheme="minorHAnsi" w:cstheme="minorHAnsi"/>
        </w:rPr>
        <w:t>between standardized pre-</w:t>
      </w:r>
      <w:del w:id="126" w:author="Stoycho Rusinov" w:date="2026-08-08T17:14:00Z">
        <w:r>
          <w:rPr>
            <w:rFonts w:asciiTheme="minorHAnsi" w:hAnsiTheme="minorHAnsi" w:cstheme="minorHAnsi"/>
          </w:rPr>
          <w:delText>trend</w:delText>
        </w:r>
      </w:del>
      <w:ins w:id="127" w:author="Stoycho Rusinov" w:date="2026-08-08T17:14:00Z">
        <w:r>
          <w:rPr>
            <w:rFonts w:asciiTheme="minorHAnsi" w:hAnsiTheme="minorHAnsi" w:cstheme="minorHAnsi"/>
          </w:rPr>
          <w:t>treatment</w:t>
        </w:r>
      </w:ins>
      <w:r>
        <w:rPr>
          <w:rFonts w:asciiTheme="minorHAnsi" w:hAnsiTheme="minorHAnsi" w:cstheme="minorHAnsi"/>
        </w:rPr>
        <w:t xml:space="preserve"> paths</w:t>
      </w:r>
      <w:del w:id="128" w:author="Stoycho Rusinov" w:date="2026-08-08T17:14:00Z">
        <w:r>
          <w:rPr>
            <w:rFonts w:asciiTheme="minorHAnsi" w:hAnsiTheme="minorHAnsi" w:cstheme="minorHAnsi"/>
          </w:rPr>
          <w:delText>:</w:delText>
        </w:r>
      </w:del>
      <w:ins w:id="129" w:author="Stoycho Rusinov" w:date="2026-08-08T17:14:00Z">
        <w:r>
          <w:rPr>
            <w:rFonts w:asciiTheme="minorHAnsi" w:hAnsiTheme="minorHAnsi" w:cstheme="minorHAnsi"/>
          </w:rPr>
          <w:t>.</w:t>
        </w:r>
      </w:ins>
    </w:p>
    <w:p w14:paraId="54A7CD8A" w14:textId="4BBB7AEE" w:rsidR="00C3586C" w:rsidRPr="00683078" w:rsidRDefault="00683078" w:rsidP="00C3586C">
      <w:pPr>
        <w:spacing w:line="360" w:lineRule="auto"/>
        <w:ind w:firstLine="720"/>
        <w:jc w:val="center"/>
        <w:rPr>
          <w:rFonts w:asciiTheme="minorHAnsi" w:hAnsiTheme="minorHAnsi"/>
        </w:rPr>
        <w:pPrChange w:id="130" w:author="Stoycho Rusinov" w:date="2026-08-08T17:14:00Z">
          <w:pPr>
            <w:spacing w:line="360" w:lineRule="auto"/>
            <w:ind w:firstLine="720"/>
          </w:pPr>
        </w:pPrChange>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r>
                <w:rPr>
                  <w:rFonts w:ascii="Cambria Math" w:hAnsi="Cambria Math"/>
                </w:rPr>
                <m:t>←</m:t>
              </m:r>
              <m:r>
                <w:rPr>
                  <w:rFonts w:ascii="Cambria Math" w:hAnsi="Cambria Math"/>
                </w:rPr>
                <m:t>k</m:t>
              </m:r>
            </m:sub>
          </m:sSub>
          <m:r>
            <w:rPr>
              <w:rFonts w:ascii="Cambria Math" w:hAnsi="Cambria Math"/>
            </w:rPr>
            <m:t>=</m:t>
          </m:r>
          <m:rad>
            <m:radPr>
              <m:degHide m:val="1"/>
              <m:ctrlPr>
                <w:del w:id="131" w:author="Stoycho Rusinov" w:date="2026-08-08T17:14:00Z">
                  <w:rPr>
                    <w:rFonts w:ascii="Cambria Math" w:hAnsi="Cambria Math" w:cstheme="minorHAnsi"/>
                  </w:rPr>
                </w:del>
              </m:ctrlPr>
            </m:radPr>
            <m:deg/>
            <m:e>
              <m:nary>
                <m:naryPr>
                  <m:chr m:val="∑"/>
                  <m:limLoc m:val="undOvr"/>
                  <m:ctrlPr>
                    <w:del w:id="132" w:author="Stoycho Rusinov" w:date="2026-08-08T17:14:00Z">
                      <w:rPr>
                        <w:rFonts w:ascii="Cambria Math" w:hAnsi="Cambria Math" w:cstheme="minorHAnsi"/>
                      </w:rPr>
                    </w:del>
                  </m:ctrlPr>
                </m:naryPr>
                <m:sub>
                  <m:r>
                    <w:del w:id="133" w:author="Stoycho Rusinov" w:date="2026-08-08T17:14:00Z">
                      <w:rPr>
                        <w:rFonts w:ascii="Cambria Math" w:hAnsi="Cambria Math" w:cstheme="minorHAnsi"/>
                      </w:rPr>
                      <m:t>t≤2020</m:t>
                    </w:del>
                  </m:r>
                </m:sub>
                <m:sup>
                  <m:r>
                    <w:del w:id="134" w:author="Stoycho Rusinov" w:date="2026-08-08T17:14:00Z">
                      <w:rPr>
                        <w:rFonts w:ascii="Cambria Math" w:hAnsi="Cambria Math" w:cstheme="minorHAnsi"/>
                      </w:rPr>
                      <m:t xml:space="preserve"> </m:t>
                    </w:del>
                  </m:r>
                </m:sup>
                <m:e>
                  <m:sSup>
                    <m:sSupPr>
                      <m:ctrlPr>
                        <w:del w:id="135" w:author="Stoycho Rusinov" w:date="2026-08-08T17:14:00Z">
                          <w:rPr>
                            <w:rFonts w:ascii="Cambria Math" w:hAnsi="Cambria Math" w:cstheme="minorHAnsi"/>
                          </w:rPr>
                        </w:del>
                      </m:ctrlPr>
                    </m:sSupPr>
                    <m:e>
                      <m:d>
                        <m:dPr>
                          <m:ctrlPr>
                            <w:del w:id="136" w:author="Stoycho Rusinov" w:date="2026-08-08T17:14:00Z">
                              <w:rPr>
                                <w:rFonts w:ascii="Cambria Math" w:hAnsi="Cambria Math" w:cstheme="minorHAnsi"/>
                              </w:rPr>
                            </w:del>
                          </m:ctrlPr>
                        </m:dPr>
                        <m:e>
                          <m:sSub>
                            <m:sSubPr>
                              <m:ctrlPr>
                                <w:del w:id="137" w:author="Stoycho Rusinov" w:date="2026-08-08T17:14:00Z">
                                  <w:rPr>
                                    <w:rFonts w:ascii="Cambria Math" w:hAnsi="Cambria Math" w:cstheme="minorHAnsi"/>
                                  </w:rPr>
                                </w:del>
                              </m:ctrlPr>
                            </m:sSubPr>
                            <m:e>
                              <m:r>
                                <w:del w:id="138" w:author="Stoycho Rusinov" w:date="2026-08-08T17:14:00Z">
                                  <w:rPr>
                                    <w:rFonts w:ascii="Cambria Math" w:hAnsi="Cambria Math" w:cstheme="minorHAnsi"/>
                                  </w:rPr>
                                  <m:t>Z</m:t>
                                </w:del>
                              </m:r>
                            </m:e>
                            <m:sub>
                              <m:r>
                                <w:del w:id="139" w:author="Stoycho Rusinov" w:date="2026-08-08T17:14:00Z">
                                  <w:rPr>
                                    <w:rFonts w:ascii="Cambria Math" w:hAnsi="Cambria Math" w:cstheme="minorHAnsi"/>
                                  </w:rPr>
                                  <m:t>j,t</m:t>
                                </w:del>
                              </m:r>
                            </m:sub>
                          </m:sSub>
                          <m:r>
                            <w:del w:id="140" w:author="Stoycho Rusinov" w:date="2026-08-08T17:14:00Z">
                              <w:rPr>
                                <w:rFonts w:ascii="Cambria Math" w:hAnsi="Cambria Math" w:cstheme="minorHAnsi"/>
                              </w:rPr>
                              <m:t>-</m:t>
                            </w:del>
                          </m:r>
                          <m:sSub>
                            <m:sSubPr>
                              <m:ctrlPr>
                                <w:del w:id="141" w:author="Stoycho Rusinov" w:date="2026-08-08T17:14:00Z">
                                  <w:rPr>
                                    <w:rFonts w:ascii="Cambria Math" w:hAnsi="Cambria Math" w:cstheme="minorHAnsi"/>
                                  </w:rPr>
                                </w:del>
                              </m:ctrlPr>
                            </m:sSubPr>
                            <m:e>
                              <m:r>
                                <w:del w:id="142" w:author="Stoycho Rusinov" w:date="2026-08-08T17:14:00Z">
                                  <w:rPr>
                                    <w:rFonts w:ascii="Cambria Math" w:hAnsi="Cambria Math" w:cstheme="minorHAnsi"/>
                                  </w:rPr>
                                  <m:t>Z</m:t>
                                </w:del>
                              </m:r>
                            </m:e>
                            <m:sub>
                              <m:r>
                                <w:del w:id="143" w:author="Stoycho Rusinov" w:date="2026-08-08T17:14:00Z">
                                  <w:rPr>
                                    <w:rFonts w:ascii="Cambria Math" w:hAnsi="Cambria Math" w:cstheme="minorHAnsi"/>
                                  </w:rPr>
                                  <m:t>k,t</m:t>
                                </w:del>
                              </m:r>
                            </m:sub>
                          </m:sSub>
                        </m:e>
                      </m:d>
                    </m:e>
                    <m:sup>
                      <m:r>
                        <w:del w:id="144" w:author="Stoycho Rusinov" w:date="2026-08-08T17:14:00Z">
                          <w:rPr>
                            <w:rFonts w:ascii="Cambria Math" w:hAnsi="Cambria Math" w:cstheme="minorHAnsi"/>
                          </w:rPr>
                          <m:t>2</m:t>
                        </w:del>
                      </m:r>
                    </m:sup>
                  </m:sSup>
                </m:e>
              </m:nary>
            </m:e>
          </m:rad>
          <m:sSup>
            <m:sSupPr>
              <m:ctrlPr>
                <w:ins w:id="145" w:author="Stoycho Rusinov" w:date="2026-08-08T17:14:00Z">
                  <w:rPr>
                    <w:rFonts w:ascii="Cambria Math" w:hAnsi="Cambria Math"/>
                  </w:rPr>
                </w:ins>
              </m:ctrlPr>
            </m:sSupPr>
            <m:e>
              <m:d>
                <m:dPr>
                  <m:begChr m:val="["/>
                  <m:endChr m:val="]"/>
                  <m:ctrlPr>
                    <w:ins w:id="146" w:author="Stoycho Rusinov" w:date="2026-08-08T17:14:00Z">
                      <w:rPr>
                        <w:rFonts w:ascii="Cambria Math" w:hAnsi="Cambria Math"/>
                      </w:rPr>
                    </w:ins>
                  </m:ctrlPr>
                </m:dPr>
                <m:e>
                  <m:nary>
                    <m:naryPr>
                      <m:chr m:val="∑"/>
                      <m:limLoc m:val="undOvr"/>
                      <m:supHide m:val="1"/>
                      <m:ctrlPr>
                        <w:ins w:id="147" w:author="Stoycho Rusinov" w:date="2026-08-08T17:14:00Z">
                          <w:rPr>
                            <w:rFonts w:ascii="Cambria Math" w:hAnsi="Cambria Math"/>
                          </w:rPr>
                        </w:ins>
                      </m:ctrlPr>
                    </m:naryPr>
                    <m:sub>
                      <m:r>
                        <w:ins w:id="148" w:author="Stoycho Rusinov" w:date="2026-08-08T17:14:00Z">
                          <w:rPr>
                            <w:rFonts w:ascii="Cambria Math" w:hAnsi="Cambria Math"/>
                          </w:rPr>
                          <m:t>t</m:t>
                        </w:ins>
                      </m:r>
                      <m:r>
                        <w:ins w:id="149" w:author="Stoycho Rusinov" w:date="2026-08-08T17:14:00Z">
                          <m:rPr>
                            <m:sty m:val="p"/>
                          </m:rPr>
                          <w:rPr>
                            <w:rFonts w:ascii="Cambria Math" w:hAnsi="Cambria Math"/>
                          </w:rPr>
                          <m:t>∈</m:t>
                        </w:ins>
                      </m:r>
                      <m:sSub>
                        <m:sSubPr>
                          <m:ctrlPr>
                            <w:ins w:id="150" w:author="Stoycho Rusinov" w:date="2026-08-08T17:14:00Z">
                              <w:rPr>
                                <w:rFonts w:ascii="Cambria Math" w:hAnsi="Cambria Math"/>
                              </w:rPr>
                            </w:ins>
                          </m:ctrlPr>
                        </m:sSubPr>
                        <m:e>
                          <m:r>
                            <w:ins w:id="151" w:author="Stoycho Rusinov" w:date="2026-08-08T17:14:00Z">
                              <m:rPr>
                                <m:scr m:val="script"/>
                                <m:sty m:val="p"/>
                              </m:rPr>
                              <w:rPr>
                                <w:rFonts w:ascii="Cambria Math" w:hAnsi="Cambria Math"/>
                              </w:rPr>
                              <m:t>T</m:t>
                            </w:ins>
                          </m:r>
                        </m:e>
                        <m:sub>
                          <m:r>
                            <w:ins w:id="152" w:author="Stoycho Rusinov" w:date="2026-08-08T17:14:00Z">
                              <w:rPr>
                                <w:rFonts w:ascii="Cambria Math" w:hAnsi="Cambria Math"/>
                              </w:rPr>
                              <m:t>0</m:t>
                            </w:ins>
                          </m:r>
                        </m:sub>
                      </m:sSub>
                    </m:sub>
                    <m:sup>
                      <m:r>
                        <w:ins w:id="153" w:author="Stoycho Rusinov" w:date="2026-08-08T17:14:00Z">
                          <w:rPr>
                            <w:rFonts w:ascii="Cambria Math" w:hAnsi="Cambria Math"/>
                          </w:rPr>
                          <m:t>​</m:t>
                        </w:ins>
                      </m:r>
                    </m:sup>
                    <m:e>
                      <m:sSup>
                        <m:sSupPr>
                          <m:ctrlPr>
                            <w:ins w:id="154" w:author="Stoycho Rusinov" w:date="2026-08-08T17:14:00Z">
                              <w:rPr>
                                <w:rFonts w:ascii="Cambria Math" w:hAnsi="Cambria Math"/>
                              </w:rPr>
                            </w:ins>
                          </m:ctrlPr>
                        </m:sSupPr>
                        <m:e>
                          <m:d>
                            <m:dPr>
                              <m:ctrlPr>
                                <w:ins w:id="155" w:author="Stoycho Rusinov" w:date="2026-08-08T17:14:00Z">
                                  <w:rPr>
                                    <w:rFonts w:ascii="Cambria Math" w:hAnsi="Cambria Math"/>
                                  </w:rPr>
                                </w:ins>
                              </m:ctrlPr>
                            </m:dPr>
                            <m:e>
                              <m:sSub>
                                <m:sSubPr>
                                  <m:ctrlPr>
                                    <w:ins w:id="156" w:author="Stoycho Rusinov" w:date="2026-08-08T17:14:00Z">
                                      <w:rPr>
                                        <w:rFonts w:ascii="Cambria Math" w:hAnsi="Cambria Math"/>
                                      </w:rPr>
                                    </w:ins>
                                  </m:ctrlPr>
                                </m:sSubPr>
                                <m:e>
                                  <m:r>
                                    <w:ins w:id="157" w:author="Stoycho Rusinov" w:date="2026-08-08T17:14:00Z">
                                      <w:rPr>
                                        <w:rFonts w:ascii="Cambria Math" w:hAnsi="Cambria Math"/>
                                      </w:rPr>
                                      <m:t>Z</m:t>
                                    </w:ins>
                                  </m:r>
                                </m:e>
                                <m:sub>
                                  <m:r>
                                    <w:ins w:id="158" w:author="Stoycho Rusinov" w:date="2026-08-08T17:14:00Z">
                                      <w:rPr>
                                        <w:rFonts w:ascii="Cambria Math" w:hAnsi="Cambria Math"/>
                                      </w:rPr>
                                      <m:t>jt</m:t>
                                    </w:ins>
                                  </m:r>
                                </m:sub>
                              </m:sSub>
                              <m:r>
                                <w:ins w:id="159" w:author="Stoycho Rusinov" w:date="2026-08-08T17:14:00Z">
                                  <m:rPr>
                                    <m:sty m:val="p"/>
                                  </m:rPr>
                                  <w:rPr>
                                    <w:rFonts w:ascii="Cambria Math" w:hAnsi="Cambria Math"/>
                                  </w:rPr>
                                  <m:t>-</m:t>
                                </w:ins>
                              </m:r>
                              <m:sSub>
                                <m:sSubPr>
                                  <m:ctrlPr>
                                    <w:ins w:id="160" w:author="Stoycho Rusinov" w:date="2026-08-08T17:14:00Z">
                                      <w:rPr>
                                        <w:rFonts w:ascii="Cambria Math" w:hAnsi="Cambria Math"/>
                                      </w:rPr>
                                    </w:ins>
                                  </m:ctrlPr>
                                </m:sSubPr>
                                <m:e>
                                  <m:r>
                                    <w:ins w:id="161" w:author="Stoycho Rusinov" w:date="2026-08-08T17:14:00Z">
                                      <w:rPr>
                                        <w:rFonts w:ascii="Cambria Math" w:hAnsi="Cambria Math"/>
                                      </w:rPr>
                                      <m:t>Z</m:t>
                                    </w:ins>
                                  </m:r>
                                </m:e>
                                <m:sub>
                                  <m:r>
                                    <w:ins w:id="162" w:author="Stoycho Rusinov" w:date="2026-08-08T17:14:00Z">
                                      <w:rPr>
                                        <w:rFonts w:ascii="Cambria Math" w:hAnsi="Cambria Math"/>
                                      </w:rPr>
                                      <m:t>kt</m:t>
                                    </w:ins>
                                  </m:r>
                                </m:sub>
                              </m:sSub>
                            </m:e>
                          </m:d>
                        </m:e>
                        <m:sup>
                          <m:r>
                            <w:ins w:id="163" w:author="Stoycho Rusinov" w:date="2026-08-08T17:14:00Z">
                              <w:rPr>
                                <w:rFonts w:ascii="Cambria Math" w:hAnsi="Cambria Math"/>
                              </w:rPr>
                              <m:t>2</m:t>
                            </w:ins>
                          </m:r>
                        </m:sup>
                      </m:sSup>
                    </m:e>
                  </m:nary>
                </m:e>
              </m:d>
            </m:e>
            <m:sup>
              <m:r>
                <w:ins w:id="164" w:author="Stoycho Rusinov" w:date="2026-08-08T17:14:00Z">
                  <w:rPr>
                    <w:rFonts w:ascii="Cambria Math" w:hAnsi="Cambria Math"/>
                  </w:rPr>
                  <m:t>1</m:t>
                </w:ins>
              </m:r>
              <m:r>
                <w:ins w:id="165" w:author="Stoycho Rusinov" w:date="2026-08-08T17:14:00Z">
                  <m:rPr>
                    <m:sty m:val="p"/>
                  </m:rPr>
                  <w:rPr>
                    <w:rFonts w:ascii="Cambria Math" w:hAnsi="Cambria Math"/>
                  </w:rPr>
                  <m:t>/</m:t>
                </w:ins>
              </m:r>
              <m:r>
                <w:ins w:id="166" w:author="Stoycho Rusinov" w:date="2026-08-08T17:14:00Z">
                  <w:rPr>
                    <w:rFonts w:ascii="Cambria Math" w:hAnsi="Cambria Math"/>
                  </w:rPr>
                  <m:t>2</m:t>
                </w:ins>
              </m:r>
            </m:sup>
          </m:sSup>
          <m:r>
            <w:ins w:id="167" w:author="Stoycho Rusinov" w:date="2026-08-08T17:14:00Z">
              <m:rPr>
                <m:sty m:val="p"/>
              </m:rPr>
              <w:rPr>
                <w:rFonts w:ascii="Cambria Math" w:hAnsi="Cambria Math"/>
              </w:rPr>
              <m:t>.</m:t>
            </w:ins>
          </m:r>
        </m:oMath>
      </m:oMathPara>
    </w:p>
    <w:p w14:paraId="7267DBC4" w14:textId="77777777" w:rsidR="00C3586C" w:rsidRDefault="00C3586C" w:rsidP="00C3586C">
      <w:pPr>
        <w:spacing w:line="360" w:lineRule="auto"/>
        <w:ind w:firstLine="720"/>
        <w:rPr>
          <w:del w:id="168" w:author="Stoycho Rusinov" w:date="2026-08-08T17:14:00Z"/>
          <w:rFonts w:asciiTheme="minorHAnsi" w:hAnsiTheme="minorHAnsi" w:cstheme="minorHAnsi"/>
        </w:rPr>
      </w:pPr>
    </w:p>
    <w:p w14:paraId="716BB986" w14:textId="07A2286A" w:rsidR="00C3586C" w:rsidRPr="00C3586C" w:rsidRDefault="00E806B3" w:rsidP="000A19E0">
      <w:pPr>
        <w:spacing w:line="360" w:lineRule="auto"/>
        <w:rPr>
          <w:rFonts w:asciiTheme="minorHAnsi" w:hAnsiTheme="minorHAnsi" w:cstheme="minorHAnsi"/>
        </w:rPr>
      </w:pPr>
      <w:del w:id="169" w:author="Stoycho Rusinov" w:date="2026-08-08T17:14:00Z">
        <w:r>
          <w:rPr>
            <w:rFonts w:asciiTheme="minorHAnsi" w:hAnsiTheme="minorHAnsi" w:cstheme="minorHAnsi"/>
          </w:rPr>
          <w:delText xml:space="preserve">where </w:delText>
        </w:r>
        <m:oMath>
          <m:sSub>
            <m:sSubPr>
              <m:ctrlPr>
                <w:rPr>
                  <w:rFonts w:ascii="Cambria Math" w:hAnsi="Cambria Math" w:cstheme="minorHAnsi"/>
                </w:rPr>
              </m:ctrlPr>
            </m:sSubPr>
            <m:e>
              <m:r>
                <w:rPr>
                  <w:rFonts w:ascii="Cambria Math" w:hAnsi="Cambria Math" w:cstheme="minorHAnsi"/>
                </w:rPr>
                <m:t>d</m:t>
              </m:r>
            </m:e>
            <m:sub>
              <m:r>
                <w:rPr>
                  <w:rFonts w:ascii="Cambria Math" w:hAnsi="Cambria Math" w:cstheme="minorHAnsi"/>
                </w:rPr>
                <m:t>j←k</m:t>
              </m:r>
            </m:sub>
          </m:sSub>
        </m:oMath>
        <w:r>
          <w:rPr>
            <w:rFonts w:asciiTheme="minorHAnsi" w:hAnsiTheme="minorHAnsi" w:cstheme="minorHAnsi"/>
          </w:rPr>
          <w:delText xml:space="preserve"> denotes the Euclidean distance between country </w:delText>
        </w:r>
        <m:oMath>
          <m:r>
            <w:rPr>
              <w:rFonts w:ascii="Cambria Math" w:hAnsi="Cambria Math" w:cstheme="minorHAnsi"/>
            </w:rPr>
            <m:t>j</m:t>
          </m:r>
        </m:oMath>
        <w:r>
          <w:rPr>
            <w:rFonts w:asciiTheme="minorHAnsi" w:hAnsiTheme="minorHAnsi" w:cstheme="minorHAnsi"/>
          </w:rPr>
          <w:delText xml:space="preserve"> and all the other countries in the sample. </w:delText>
        </w:r>
      </w:del>
      <w:r>
        <w:rPr>
          <w:rFonts w:asciiTheme="minorHAnsi" w:hAnsiTheme="minorHAnsi" w:cstheme="minorHAnsi"/>
        </w:rPr>
        <w:t xml:space="preserve">For each </w:t>
      </w:r>
      <w:del w:id="170" w:author="Stoycho Rusinov" w:date="2026-08-08T17:14:00Z">
        <w:r>
          <w:rPr>
            <w:rFonts w:asciiTheme="minorHAnsi" w:hAnsiTheme="minorHAnsi" w:cstheme="minorHAnsi"/>
          </w:rPr>
          <w:delText>EU</w:delText>
        </w:r>
      </w:del>
      <w:ins w:id="171" w:author="Stoycho Rusinov" w:date="2026-08-08T17:14:00Z">
        <w:r>
          <w:rPr>
            <w:rFonts w:asciiTheme="minorHAnsi" w:hAnsiTheme="minorHAnsi" w:cstheme="minorHAnsi"/>
          </w:rPr>
          <w:t>treated</w:t>
        </w:r>
      </w:ins>
      <w:r>
        <w:rPr>
          <w:rFonts w:asciiTheme="minorHAnsi" w:hAnsiTheme="minorHAnsi" w:cstheme="minorHAnsi"/>
        </w:rPr>
        <w:t xml:space="preserve"> origin </w:t>
      </w:r>
      <w:del w:id="172" w:author="Stoycho Rusinov" w:date="2026-08-08T17:14:00Z">
        <w:r>
          <w:rPr>
            <w:rFonts w:asciiTheme="minorHAnsi" w:hAnsiTheme="minorHAnsi" w:cstheme="minorHAnsi"/>
          </w:rPr>
          <w:delText xml:space="preserve">market </w:delText>
        </w:r>
        <m:oMath>
          <m:r>
            <w:rPr>
              <w:rFonts w:ascii="Cambria Math" w:hAnsi="Cambria Math" w:cstheme="minorHAnsi"/>
            </w:rPr>
            <m:t>j</m:t>
          </m:r>
        </m:oMath>
        <w:r>
          <w:rPr>
            <w:rFonts w:asciiTheme="minorHAnsi" w:hAnsiTheme="minorHAnsi" w:cstheme="minorHAnsi"/>
          </w:rPr>
          <w:delText>, we select</w:delText>
        </w:r>
      </w:del>
      <w:ins w:id="173" w:author="Stoycho Rusinov" w:date="2026-08-08T17:14:00Z">
        <w:r>
          <w:rPr>
            <w:rFonts w:asciiTheme="minorHAnsi" w:hAnsiTheme="minorHAnsi" w:cstheme="minorHAnsi"/>
          </w:rPr>
          <w:t xml:space="preserve">j, </w:t>
        </w:r>
        <w:proofErr w:type="spellStart"/>
        <w:r>
          <w:rPr>
            <w:rFonts w:asciiTheme="minorHAnsi" w:hAnsiTheme="minorHAnsi" w:cstheme="minorHAnsi"/>
          </w:rPr>
          <w:t>Γj</w:t>
        </w:r>
        <w:proofErr w:type="spellEnd"/>
        <w:r>
          <w:rPr>
            <w:rFonts w:asciiTheme="minorHAnsi" w:hAnsiTheme="minorHAnsi" w:cstheme="minorHAnsi"/>
          </w:rPr>
          <w:t xml:space="preserve"> contains</w:t>
        </w:r>
      </w:ins>
      <w:r>
        <w:rPr>
          <w:rFonts w:asciiTheme="minorHAnsi" w:hAnsiTheme="minorHAnsi" w:cstheme="minorHAnsi"/>
        </w:rPr>
        <w:t xml:space="preserve"> the </w:t>
      </w:r>
      <w:del w:id="174" w:author="Stoycho Rusinov" w:date="2026-08-08T17:14:00Z">
        <w:r>
          <w:rPr>
            <w:rFonts w:asciiTheme="minorHAnsi" w:hAnsiTheme="minorHAnsi" w:cstheme="minorHAnsi"/>
          </w:rPr>
          <w:delText>3</w:delText>
        </w:r>
      </w:del>
      <w:ins w:id="175" w:author="Stoycho Rusinov" w:date="2026-08-08T17:14:00Z">
        <w:r>
          <w:rPr>
            <w:rFonts w:asciiTheme="minorHAnsi" w:hAnsiTheme="minorHAnsi" w:cstheme="minorHAnsi"/>
          </w:rPr>
          <w:t>three</w:t>
        </w:r>
      </w:ins>
      <w:r>
        <w:rPr>
          <w:rFonts w:asciiTheme="minorHAnsi" w:hAnsiTheme="minorHAnsi" w:cstheme="minorHAnsi"/>
        </w:rPr>
        <w:t xml:space="preserve"> non-EU </w:t>
      </w:r>
      <w:del w:id="176" w:author="Stoycho Rusinov" w:date="2026-08-08T17:14:00Z">
        <w:r>
          <w:rPr>
            <w:rFonts w:asciiTheme="minorHAnsi" w:hAnsiTheme="minorHAnsi" w:cstheme="minorHAnsi"/>
          </w:rPr>
          <w:delText>origins</w:delText>
        </w:r>
      </w:del>
      <w:ins w:id="177" w:author="Stoycho Rusinov" w:date="2026-08-08T17:14:00Z">
        <w:r>
          <w:rPr>
            <w:rFonts w:asciiTheme="minorHAnsi" w:hAnsiTheme="minorHAnsi" w:cstheme="minorHAnsi"/>
          </w:rPr>
          <w:t>countries</w:t>
        </w:r>
      </w:ins>
      <w:r>
        <w:rPr>
          <w:rFonts w:asciiTheme="minorHAnsi" w:hAnsiTheme="minorHAnsi" w:cstheme="minorHAnsi"/>
        </w:rPr>
        <w:t xml:space="preserve"> with the </w:t>
      </w:r>
      <w:del w:id="178" w:author="Stoycho Rusinov" w:date="2026-08-08T17:14:00Z">
        <w:r>
          <w:rPr>
            <w:rFonts w:asciiTheme="minorHAnsi" w:hAnsiTheme="minorHAnsi" w:cstheme="minorHAnsi"/>
          </w:rPr>
          <w:delText>minimum trajectory distance:</w:delText>
        </w:r>
      </w:del>
      <w:ins w:id="179" w:author="Stoycho Rusinov" w:date="2026-08-08T17:14:00Z">
        <w:r>
          <w:rPr>
            <w:rFonts w:asciiTheme="minorHAnsi" w:hAnsiTheme="minorHAnsi" w:cstheme="minorHAnsi"/>
          </w:rPr>
          <w:t>smallest Euclidean distances.</w:t>
        </w:r>
      </w:ins>
    </w:p>
    <w:p w14:paraId="72F51703" w14:textId="77777777" w:rsidR="00C3586C" w:rsidRPr="00C3586C" w:rsidRDefault="00683078" w:rsidP="00C3586C">
      <w:pPr>
        <w:spacing w:line="360" w:lineRule="auto"/>
        <w:ind w:firstLine="720"/>
        <w:rPr>
          <w:del w:id="180" w:author="Stoycho Rusinov" w:date="2026-08-08T17:14:00Z"/>
          <w:rFonts w:asciiTheme="minorHAnsi" w:hAnsiTheme="minorHAnsi" w:cstheme="minorHAnsi"/>
        </w:rPr>
      </w:pPr>
      <m:oMathPara>
        <m:oMath>
          <m:sSub>
            <m:sSubPr>
              <m:ctrlPr>
                <w:del w:id="181" w:author="Stoycho Rusinov" w:date="2026-08-08T17:14:00Z">
                  <w:rPr>
                    <w:rFonts w:ascii="Cambria Math" w:hAnsi="Cambria Math" w:cstheme="minorHAnsi"/>
                  </w:rPr>
                </w:del>
              </m:ctrlPr>
            </m:sSubPr>
            <m:e>
              <m:r>
                <w:del w:id="182" w:author="Stoycho Rusinov" w:date="2026-08-08T17:14:00Z">
                  <w:rPr>
                    <w:rFonts w:ascii="Cambria Math" w:hAnsi="Cambria Math" w:cstheme="minorHAnsi"/>
                  </w:rPr>
                  <m:t>Γ</m:t>
                </w:del>
              </m:r>
            </m:e>
            <m:sub>
              <m:r>
                <w:del w:id="183" w:author="Stoycho Rusinov" w:date="2026-08-08T17:14:00Z">
                  <w:rPr>
                    <w:rFonts w:ascii="Cambria Math" w:hAnsi="Cambria Math" w:cstheme="minorHAnsi"/>
                  </w:rPr>
                  <m:t>j</m:t>
                </w:del>
              </m:r>
            </m:sub>
          </m:sSub>
          <m:r>
            <w:del w:id="184" w:author="Stoycho Rusinov" w:date="2026-08-08T17:14:00Z">
              <w:rPr>
                <w:rFonts w:ascii="Cambria Math" w:hAnsi="Cambria Math" w:cstheme="minorHAnsi"/>
              </w:rPr>
              <m:t>=</m:t>
            </w:del>
          </m:r>
          <m:sSub>
            <m:sSubPr>
              <m:ctrlPr>
                <w:del w:id="185" w:author="Stoycho Rusinov" w:date="2026-08-08T17:14:00Z">
                  <w:rPr>
                    <w:rFonts w:ascii="Cambria Math" w:hAnsi="Cambria Math" w:cstheme="minorHAnsi"/>
                  </w:rPr>
                </w:del>
              </m:ctrlPr>
            </m:sSubPr>
            <m:e>
              <m:r>
                <w:del w:id="186" w:author="Stoycho Rusinov" w:date="2026-08-08T17:14:00Z">
                  <m:rPr>
                    <m:sty m:val="p"/>
                  </m:rPr>
                  <w:rPr>
                    <w:rFonts w:ascii="Cambria Math" w:hAnsi="Cambria Math" w:cstheme="minorHAnsi"/>
                  </w:rPr>
                  <m:t>argmin</m:t>
                </w:del>
              </m:r>
            </m:e>
            <m:sub>
              <m:r>
                <w:del w:id="187" w:author="Stoycho Rusinov" w:date="2026-08-08T17:14:00Z">
                  <w:rPr>
                    <w:rFonts w:ascii="Cambria Math" w:hAnsi="Cambria Math" w:cstheme="minorHAnsi"/>
                  </w:rPr>
                  <m:t>k∉</m:t>
                </w:del>
              </m:r>
              <m:sSub>
                <m:sSubPr>
                  <m:ctrlPr>
                    <w:del w:id="188" w:author="Stoycho Rusinov" w:date="2026-08-08T17:14:00Z">
                      <w:rPr>
                        <w:rFonts w:ascii="Cambria Math" w:hAnsi="Cambria Math" w:cstheme="minorHAnsi"/>
                      </w:rPr>
                    </w:del>
                  </m:ctrlPr>
                </m:sSubPr>
                <m:e>
                  <m:r>
                    <w:del w:id="189" w:author="Stoycho Rusinov" w:date="2026-08-08T17:14:00Z">
                      <w:rPr>
                        <w:rFonts w:ascii="Cambria Math" w:hAnsi="Cambria Math" w:cstheme="minorHAnsi"/>
                      </w:rPr>
                      <m:t>Γ</m:t>
                    </w:del>
                  </m:r>
                </m:e>
                <m:sub>
                  <m:r>
                    <w:del w:id="190" w:author="Stoycho Rusinov" w:date="2026-08-08T17:14:00Z">
                      <w:rPr>
                        <w:rFonts w:ascii="Cambria Math" w:hAnsi="Cambria Math" w:cstheme="minorHAnsi"/>
                      </w:rPr>
                      <m:t>j</m:t>
                    </w:del>
                  </m:r>
                </m:sub>
              </m:sSub>
            </m:sub>
          </m:sSub>
          <m:sSub>
            <m:sSubPr>
              <m:ctrlPr>
                <w:del w:id="191" w:author="Stoycho Rusinov" w:date="2026-08-08T17:14:00Z">
                  <w:rPr>
                    <w:rFonts w:ascii="Cambria Math" w:hAnsi="Cambria Math" w:cstheme="minorHAnsi"/>
                  </w:rPr>
                </w:del>
              </m:ctrlPr>
            </m:sSubPr>
            <m:e>
              <m:r>
                <w:del w:id="192" w:author="Stoycho Rusinov" w:date="2026-08-08T17:14:00Z">
                  <w:rPr>
                    <w:rFonts w:ascii="Cambria Math" w:hAnsi="Cambria Math" w:cstheme="minorHAnsi"/>
                  </w:rPr>
                  <m:t>d</m:t>
                </w:del>
              </m:r>
            </m:e>
            <m:sub>
              <m:r>
                <w:del w:id="193" w:author="Stoycho Rusinov" w:date="2026-08-08T17:14:00Z">
                  <w:rPr>
                    <w:rFonts w:ascii="Cambria Math" w:hAnsi="Cambria Math" w:cstheme="minorHAnsi"/>
                  </w:rPr>
                  <m:t>j←k</m:t>
                </w:del>
              </m:r>
            </m:sub>
          </m:sSub>
          <m:r>
            <w:del w:id="194" w:author="Stoycho Rusinov" w:date="2026-08-08T17:14:00Z">
              <w:rPr>
                <w:rFonts w:ascii="Cambria Math" w:hAnsi="Cambria Math" w:cstheme="minorHAnsi"/>
              </w:rPr>
              <m:t>  </m:t>
            </w:del>
          </m:r>
          <m:d>
            <m:dPr>
              <m:begChr m:val="["/>
              <m:endChr m:val="]"/>
              <m:ctrlPr>
                <w:del w:id="195" w:author="Stoycho Rusinov" w:date="2026-08-08T17:14:00Z">
                  <w:rPr>
                    <w:rFonts w:ascii="Cambria Math" w:hAnsi="Cambria Math" w:cstheme="minorHAnsi"/>
                  </w:rPr>
                </w:del>
              </m:ctrlPr>
            </m:dPr>
            <m:e>
              <m:sSub>
                <m:sSubPr>
                  <m:ctrlPr>
                    <w:del w:id="196" w:author="Stoycho Rusinov" w:date="2026-08-08T17:14:00Z">
                      <w:rPr>
                        <w:rFonts w:ascii="Cambria Math" w:hAnsi="Cambria Math" w:cstheme="minorHAnsi"/>
                      </w:rPr>
                    </w:del>
                  </m:ctrlPr>
                </m:sSubPr>
                <m:e>
                  <m:r>
                    <w:del w:id="197" w:author="Stoycho Rusinov" w:date="2026-08-08T17:14:00Z">
                      <w:rPr>
                        <w:rFonts w:ascii="Cambria Math" w:hAnsi="Cambria Math" w:cstheme="minorHAnsi"/>
                      </w:rPr>
                      <m:t>Γ</m:t>
                    </w:del>
                  </m:r>
                </m:e>
                <m:sub>
                  <m:r>
                    <w:del w:id="198" w:author="Stoycho Rusinov" w:date="2026-08-08T17:14:00Z">
                      <w:rPr>
                        <w:rFonts w:ascii="Cambria Math" w:hAnsi="Cambria Math" w:cstheme="minorHAnsi"/>
                      </w:rPr>
                      <m:t>j</m:t>
                    </w:del>
                  </m:r>
                </m:sub>
              </m:sSub>
              <m:r>
                <w:del w:id="199" w:author="Stoycho Rusinov" w:date="2026-08-08T17:14:00Z">
                  <w:rPr>
                    <w:rFonts w:ascii="Cambria Math" w:hAnsi="Cambria Math" w:cstheme="minorHAnsi"/>
                  </w:rPr>
                  <m:t>=3</m:t>
                </w:del>
              </m:r>
            </m:e>
          </m:d>
        </m:oMath>
      </m:oMathPara>
    </w:p>
    <w:p w14:paraId="274D6C40" w14:textId="77777777" w:rsidR="00C3586C" w:rsidRPr="00C3586C" w:rsidRDefault="00683078" w:rsidP="00C3586C">
      <w:pPr>
        <w:spacing w:line="360" w:lineRule="auto"/>
        <w:ind w:firstLine="720"/>
        <w:jc w:val="center"/>
        <w:rPr>
          <w:ins w:id="200" w:author="Stoycho Rusinov" w:date="2026-08-08T17:14:00Z"/>
          <w:rFonts w:asciiTheme="minorHAnsi" w:hAnsiTheme="minorHAnsi" w:cstheme="minorHAnsi"/>
        </w:rPr>
      </w:pPr>
      <m:oMathPara>
        <m:oMathParaPr>
          <m:jc m:val="center"/>
        </m:oMathParaPr>
        <m:oMath>
          <m:sSub>
            <m:sSubPr>
              <m:ctrlPr>
                <w:ins w:id="201" w:author="Stoycho Rusinov" w:date="2026-08-08T17:14:00Z">
                  <w:rPr>
                    <w:rFonts w:ascii="Cambria Math" w:hAnsi="Cambria Math"/>
                  </w:rPr>
                </w:ins>
              </m:ctrlPr>
            </m:sSubPr>
            <m:e>
              <m:r>
                <w:ins w:id="202" w:author="Stoycho Rusinov" w:date="2026-08-08T17:14:00Z">
                  <w:rPr>
                    <w:rFonts w:ascii="Cambria Math" w:hAnsi="Cambria Math"/>
                  </w:rPr>
                  <m:t>Γ</m:t>
                </w:ins>
              </m:r>
            </m:e>
            <m:sub>
              <m:r>
                <w:ins w:id="203" w:author="Stoycho Rusinov" w:date="2026-08-08T17:14:00Z">
                  <w:rPr>
                    <w:rFonts w:ascii="Cambria Math" w:hAnsi="Cambria Math"/>
                  </w:rPr>
                  <m:t>j</m:t>
                </w:ins>
              </m:r>
            </m:sub>
          </m:sSub>
          <m:r>
            <w:ins w:id="204" w:author="Stoycho Rusinov" w:date="2026-08-08T17:14:00Z">
              <m:rPr>
                <m:sty m:val="p"/>
              </m:rPr>
              <w:rPr>
                <w:rFonts w:ascii="Cambria Math" w:hAnsi="Cambria Math"/>
              </w:rPr>
              <m:t>={</m:t>
            </w:ins>
          </m:r>
          <m:r>
            <w:ins w:id="205" w:author="Stoycho Rusinov" w:date="2026-08-08T17:14:00Z">
              <w:rPr>
                <w:rFonts w:ascii="Cambria Math" w:hAnsi="Cambria Math"/>
              </w:rPr>
              <m:t>k</m:t>
            </w:ins>
          </m:r>
          <m:r>
            <w:ins w:id="206" w:author="Stoycho Rusinov" w:date="2026-08-08T17:14:00Z">
              <m:rPr>
                <m:scr m:val="script"/>
                <m:sty m:val="p"/>
              </m:rPr>
              <w:rPr>
                <w:rFonts w:ascii="Cambria Math" w:hAnsi="Cambria Math"/>
              </w:rPr>
              <m:t>∈D:</m:t>
            </w:ins>
          </m:r>
          <m:sSub>
            <m:sSubPr>
              <m:ctrlPr>
                <w:ins w:id="207" w:author="Stoycho Rusinov" w:date="2026-08-08T17:14:00Z">
                  <w:rPr>
                    <w:rFonts w:ascii="Cambria Math" w:hAnsi="Cambria Math"/>
                  </w:rPr>
                </w:ins>
              </m:ctrlPr>
            </m:sSubPr>
            <m:e>
              <m:r>
                <w:ins w:id="208" w:author="Stoycho Rusinov" w:date="2026-08-08T17:14:00Z">
                  <w:rPr>
                    <w:rFonts w:ascii="Cambria Math" w:hAnsi="Cambria Math"/>
                  </w:rPr>
                  <m:t>d</m:t>
                </w:ins>
              </m:r>
            </m:e>
            <m:sub>
              <m:r>
                <w:ins w:id="209" w:author="Stoycho Rusinov" w:date="2026-08-08T17:14:00Z">
                  <w:rPr>
                    <w:rFonts w:ascii="Cambria Math" w:hAnsi="Cambria Math"/>
                  </w:rPr>
                  <m:t>j</m:t>
                </w:ins>
              </m:r>
              <m:r>
                <w:ins w:id="210" w:author="Stoycho Rusinov" w:date="2026-08-08T17:14:00Z">
                  <m:rPr>
                    <m:sty m:val="p"/>
                  </m:rPr>
                  <w:rPr>
                    <w:rFonts w:ascii="Cambria Math" w:hAnsi="Cambria Math"/>
                  </w:rPr>
                  <m:t>←</m:t>
                </w:ins>
              </m:r>
              <m:r>
                <w:ins w:id="211" w:author="Stoycho Rusinov" w:date="2026-08-08T17:14:00Z">
                  <w:rPr>
                    <w:rFonts w:ascii="Cambria Math" w:hAnsi="Cambria Math"/>
                  </w:rPr>
                  <m:t>k</m:t>
                </w:ins>
              </m:r>
            </m:sub>
          </m:sSub>
          <m:r>
            <w:ins w:id="212" w:author="Stoycho Rusinov" w:date="2026-08-08T17:14:00Z">
              <m:rPr>
                <m:nor/>
              </m:rPr>
              <m:t xml:space="preserve"> is among the three smallest</m:t>
            </w:ins>
          </m:r>
          <m:r>
            <w:ins w:id="213" w:author="Stoycho Rusinov" w:date="2026-08-08T17:14:00Z">
              <m:rPr>
                <m:sty m:val="p"/>
              </m:rPr>
              <w:rPr>
                <w:rFonts w:ascii="Cambria Math" w:hAnsi="Cambria Math"/>
              </w:rPr>
              <m:t>},</m:t>
            </w:ins>
          </m:r>
          <m:r>
            <w:ins w:id="214" w:author="Stoycho Rusinov" w:date="2026-08-08T17:14:00Z">
              <w:rPr>
                <w:rFonts w:ascii="Cambria Math" w:hAnsi="Cambria Math"/>
              </w:rPr>
              <m:t>  </m:t>
            </w:ins>
          </m:r>
          <m:d>
            <m:dPr>
              <m:begChr m:val="|"/>
              <m:endChr m:val="|"/>
              <m:ctrlPr>
                <w:ins w:id="215" w:author="Stoycho Rusinov" w:date="2026-08-08T17:14:00Z">
                  <w:rPr>
                    <w:rFonts w:ascii="Cambria Math" w:hAnsi="Cambria Math"/>
                  </w:rPr>
                </w:ins>
              </m:ctrlPr>
            </m:dPr>
            <m:e>
              <m:sSub>
                <m:sSubPr>
                  <m:ctrlPr>
                    <w:ins w:id="216" w:author="Stoycho Rusinov" w:date="2026-08-08T17:14:00Z">
                      <w:rPr>
                        <w:rFonts w:ascii="Cambria Math" w:hAnsi="Cambria Math"/>
                      </w:rPr>
                    </w:ins>
                  </m:ctrlPr>
                </m:sSubPr>
                <m:e>
                  <m:r>
                    <w:ins w:id="217" w:author="Stoycho Rusinov" w:date="2026-08-08T17:14:00Z">
                      <w:rPr>
                        <w:rFonts w:ascii="Cambria Math" w:hAnsi="Cambria Math"/>
                      </w:rPr>
                      <m:t>Γ</m:t>
                    </w:ins>
                  </m:r>
                </m:e>
                <m:sub>
                  <m:r>
                    <w:ins w:id="218" w:author="Stoycho Rusinov" w:date="2026-08-08T17:14:00Z">
                      <w:rPr>
                        <w:rFonts w:ascii="Cambria Math" w:hAnsi="Cambria Math"/>
                      </w:rPr>
                      <m:t>j</m:t>
                    </w:ins>
                  </m:r>
                </m:sub>
              </m:sSub>
            </m:e>
          </m:d>
          <m:r>
            <w:ins w:id="219" w:author="Stoycho Rusinov" w:date="2026-08-08T17:14:00Z">
              <m:rPr>
                <m:sty m:val="p"/>
              </m:rPr>
              <w:rPr>
                <w:rFonts w:ascii="Cambria Math" w:hAnsi="Cambria Math"/>
              </w:rPr>
              <m:t>=</m:t>
            </w:ins>
          </m:r>
          <m:r>
            <w:ins w:id="220" w:author="Stoycho Rusinov" w:date="2026-08-08T17:14:00Z">
              <w:rPr>
                <w:rFonts w:ascii="Cambria Math" w:hAnsi="Cambria Math"/>
              </w:rPr>
              <m:t>3</m:t>
            </w:ins>
          </m:r>
          <m:r>
            <w:ins w:id="221" w:author="Stoycho Rusinov" w:date="2026-08-08T17:14:00Z">
              <m:rPr>
                <m:sty m:val="p"/>
              </m:rPr>
              <w:rPr>
                <w:rFonts w:ascii="Cambria Math" w:hAnsi="Cambria Math"/>
              </w:rPr>
              <m:t>.</m:t>
            </w:ins>
          </m:r>
        </m:oMath>
      </m:oMathPara>
    </w:p>
    <w:p w14:paraId="4535EB27" w14:textId="79FD58A5" w:rsidR="00D22D75" w:rsidRPr="00C3586C" w:rsidRDefault="001F394D" w:rsidP="000A19E0">
      <w:pPr>
        <w:pStyle w:val="FirstParagraph"/>
        <w:spacing w:after="0" w:line="360" w:lineRule="auto"/>
        <w:rPr>
          <w:rFonts w:asciiTheme="minorHAnsi" w:hAnsiTheme="minorHAnsi" w:cstheme="minorHAnsi"/>
        </w:rPr>
      </w:pPr>
      <w:r>
        <w:rPr>
          <w:rFonts w:asciiTheme="minorHAnsi" w:hAnsiTheme="minorHAnsi" w:cstheme="minorHAnsi"/>
        </w:rPr>
        <w:t xml:space="preserve">Once </w:t>
      </w:r>
      <w:del w:id="222" w:author="Stoycho Rusinov" w:date="2026-08-08T17:14:00Z">
        <w:r>
          <w:rPr>
            <w:rFonts w:asciiTheme="minorHAnsi" w:hAnsiTheme="minorHAnsi" w:cstheme="minorHAnsi"/>
          </w:rPr>
          <w:delText xml:space="preserve">the </w:delText>
        </w:r>
      </w:del>
      <w:r>
        <w:rPr>
          <w:rFonts w:asciiTheme="minorHAnsi" w:hAnsiTheme="minorHAnsi" w:cstheme="minorHAnsi"/>
        </w:rPr>
        <w:t xml:space="preserve">donor sets are fixed, </w:t>
      </w:r>
      <w:del w:id="223" w:author="Stoycho Rusinov" w:date="2026-08-08T17:14:00Z">
        <w:r>
          <w:rPr>
            <w:rFonts w:asciiTheme="minorHAnsi" w:hAnsiTheme="minorHAnsi" w:cstheme="minorHAnsi"/>
          </w:rPr>
          <w:delText xml:space="preserve">the standardized series play no further role, and </w:delText>
        </w:r>
      </w:del>
      <w:r>
        <w:rPr>
          <w:rFonts w:asciiTheme="minorHAnsi" w:hAnsiTheme="minorHAnsi" w:cstheme="minorHAnsi"/>
        </w:rPr>
        <w:t xml:space="preserve">estimation </w:t>
      </w:r>
      <w:del w:id="224" w:author="Stoycho Rusinov" w:date="2026-08-08T17:14:00Z">
        <w:r>
          <w:rPr>
            <w:rFonts w:asciiTheme="minorHAnsi" w:hAnsiTheme="minorHAnsi" w:cstheme="minorHAnsi"/>
          </w:rPr>
          <w:delText>proceeds on the</w:delText>
        </w:r>
      </w:del>
      <w:ins w:id="225" w:author="Stoycho Rusinov" w:date="2026-08-08T17:14:00Z">
        <w:r>
          <w:rPr>
            <w:rFonts w:asciiTheme="minorHAnsi" w:hAnsiTheme="minorHAnsi" w:cstheme="minorHAnsi"/>
          </w:rPr>
          <w:t>returns to</w:t>
        </w:r>
      </w:ins>
      <w:r>
        <w:rPr>
          <w:rFonts w:asciiTheme="minorHAnsi" w:hAnsiTheme="minorHAnsi" w:cstheme="minorHAnsi"/>
        </w:rPr>
        <w:t xml:space="preserve"> logged levels</w:t>
      </w:r>
      <w:del w:id="226" w:author="Stoycho Rusinov" w:date="2026-08-08T17:14:00Z">
        <w:r>
          <w:rPr>
            <w:rFonts w:asciiTheme="minorHAnsi" w:hAnsiTheme="minorHAnsi" w:cstheme="minorHAnsi"/>
          </w:rPr>
          <w:delText xml:space="preserve"> so that each synthetic control tracks the actual scale of its treated series. To proceed further we stack the</w:delText>
        </w:r>
      </w:del>
      <w:ins w:id="227" w:author="Stoycho Rusinov" w:date="2026-08-08T17:14:00Z">
        <w:r>
          <w:rPr>
            <w:rFonts w:asciiTheme="minorHAnsi" w:hAnsiTheme="minorHAnsi" w:cstheme="minorHAnsi"/>
          </w:rPr>
          <w:t>. Stack treated country j’s seven</w:t>
        </w:r>
      </w:ins>
      <w:r>
        <w:rPr>
          <w:rFonts w:asciiTheme="minorHAnsi" w:hAnsiTheme="minorHAnsi" w:cstheme="minorHAnsi"/>
        </w:rPr>
        <w:t xml:space="preserve"> pre-treatment outcomes </w:t>
      </w:r>
      <w:del w:id="228" w:author="Stoycho Rusinov" w:date="2026-08-08T17:14:00Z">
        <w:r>
          <w:rPr>
            <w:rFonts w:asciiTheme="minorHAnsi" w:hAnsiTheme="minorHAnsi" w:cstheme="minorHAnsi"/>
          </w:rPr>
          <w:delText xml:space="preserve">of treated country </w:delText>
        </w:r>
        <m:oMath>
          <m:r>
            <w:rPr>
              <w:rFonts w:ascii="Cambria Math" w:hAnsi="Cambria Math" w:cstheme="minorHAnsi"/>
            </w:rPr>
            <m:t>j</m:t>
          </m:r>
        </m:oMath>
        <w:r>
          <w:rPr>
            <w:rFonts w:asciiTheme="minorHAnsi" w:hAnsiTheme="minorHAnsi" w:cstheme="minorHAnsi"/>
          </w:rPr>
          <w:delText xml:space="preserve"> as </w:delText>
        </w:r>
        <m:oMath>
          <m:sSub>
            <m:sSubPr>
              <m:ctrlPr>
                <w:rPr>
                  <w:rFonts w:ascii="Cambria Math" w:hAnsi="Cambria Math" w:cstheme="minorHAnsi"/>
                </w:rPr>
              </m:ctrlPr>
            </m:sSubPr>
            <m:e>
              <m:r>
                <m:rPr>
                  <m:sty m:val="bi"/>
                </m:rPr>
                <w:rPr>
                  <w:rFonts w:ascii="Cambria Math" w:hAnsi="Cambria Math" w:cstheme="minorHAnsi"/>
                </w:rPr>
                <m:t>Y</m:t>
              </m:r>
            </m:e>
            <m:sub>
              <m:r>
                <w:rPr>
                  <w:rFonts w:ascii="Cambria Math" w:hAnsi="Cambria Math" w:cstheme="minorHAnsi"/>
                </w:rPr>
                <m:t>j</m:t>
              </m:r>
            </m:sub>
          </m:sSub>
          <m:r>
            <m:rPr>
              <m:sty m:val="p"/>
            </m:rPr>
            <w:rPr>
              <w:rFonts w:ascii="Cambria Math" w:hAnsi="Cambria Math" w:cstheme="minorHAnsi"/>
            </w:rPr>
            <m:t>=</m:t>
          </m:r>
          <m:sSub>
            <m:sSubPr>
              <m:ctrlPr>
                <w:rPr>
                  <w:rFonts w:ascii="Cambria Math" w:hAnsi="Cambria Math" w:cstheme="minorHAnsi"/>
                </w:rPr>
              </m:ctrlPr>
            </m:sSubPr>
            <m:e>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jt</m:t>
                      </m:r>
                    </m:sub>
                  </m:sSub>
                </m:e>
              </m:d>
            </m:e>
            <m:sub>
              <m:r>
                <w:rPr>
                  <w:rFonts w:ascii="Cambria Math" w:hAnsi="Cambria Math" w:cstheme="minorHAnsi"/>
                </w:rPr>
                <m:t>t</m:t>
              </m:r>
              <m:r>
                <m:rPr>
                  <m:sty m:val="p"/>
                </m:rPr>
                <w:rPr>
                  <w:rFonts w:ascii="Cambria Math" w:hAnsi="Cambria Math" w:cstheme="minorHAnsi"/>
                </w:rPr>
                <m:t>∈</m:t>
              </m:r>
              <m:sSub>
                <m:sSubPr>
                  <m:ctrlPr>
                    <w:rPr>
                      <w:rFonts w:ascii="Cambria Math" w:hAnsi="Cambria Math" w:cstheme="minorHAnsi"/>
                    </w:rPr>
                  </m:ctrlPr>
                </m:sSubPr>
                <m:e>
                  <m:r>
                    <m:rPr>
                      <m:scr m:val="script"/>
                      <m:sty m:val="p"/>
                    </m:rPr>
                    <w:rPr>
                      <w:rFonts w:ascii="Cambria Math" w:hAnsi="Cambria Math" w:cstheme="minorHAnsi"/>
                    </w:rPr>
                    <m:t>T</m:t>
                  </m:r>
                </m:e>
                <m:sub>
                  <m:r>
                    <w:rPr>
                      <w:rFonts w:ascii="Cambria Math" w:hAnsi="Cambria Math" w:cstheme="minorHAnsi"/>
                    </w:rPr>
                    <m:t>0</m:t>
                  </m:r>
                </m:sub>
              </m:sSub>
            </m:sub>
          </m:sSub>
          <m:r>
            <m:rPr>
              <m:sty m:val="p"/>
            </m:rPr>
            <w:rPr>
              <w:rFonts w:ascii="Cambria Math" w:hAnsi="Cambria Math" w:cstheme="minorHAnsi"/>
            </w:rPr>
            <m:t>∈</m:t>
          </m:r>
          <m:sSup>
            <m:sSupPr>
              <m:ctrlPr>
                <w:rPr>
                  <w:rFonts w:ascii="Cambria Math" w:hAnsi="Cambria Math" w:cstheme="minorHAnsi"/>
                </w:rPr>
              </m:ctrlPr>
            </m:sSupPr>
            <m:e>
              <m:r>
                <m:rPr>
                  <m:scr m:val="double-struck"/>
                  <m:sty m:val="p"/>
                </m:rPr>
                <w:rPr>
                  <w:rFonts w:ascii="Cambria Math" w:hAnsi="Cambria Math" w:cstheme="minorHAnsi"/>
                </w:rPr>
                <m:t>R</m:t>
              </m:r>
            </m:e>
            <m:sup>
              <m:r>
                <m:rPr>
                  <m:sty m:val="p"/>
                </m:rPr>
                <w:rPr>
                  <w:rFonts w:ascii="Cambria Math" w:hAnsi="Cambria Math" w:cstheme="minorHAnsi"/>
                </w:rPr>
                <m:t>7</m:t>
              </m:r>
            </m:sup>
          </m:sSup>
        </m:oMath>
        <w:r>
          <w:rPr>
            <w:rFonts w:asciiTheme="minorHAnsi" w:hAnsiTheme="minorHAnsi" w:cstheme="minorHAnsi"/>
          </w:rPr>
          <w:delText xml:space="preserve"> and collect the corresponding</w:delText>
        </w:r>
      </w:del>
      <w:ins w:id="229" w:author="Stoycho Rusinov" w:date="2026-08-08T17:14:00Z">
        <w:r>
          <w:rPr>
            <w:rFonts w:asciiTheme="minorHAnsi" w:hAnsiTheme="minorHAnsi" w:cstheme="minorHAnsi"/>
          </w:rPr>
          <w:t xml:space="preserve">in </w:t>
        </w:r>
        <w:proofErr w:type="spellStart"/>
        <w:r>
          <w:rPr>
            <w:rFonts w:asciiTheme="minorHAnsi" w:hAnsiTheme="minorHAnsi" w:cstheme="minorHAnsi"/>
          </w:rPr>
          <w:t>Yj</w:t>
        </w:r>
        <w:proofErr w:type="spellEnd"/>
        <w:r>
          <w:rPr>
            <w:rFonts w:asciiTheme="minorHAnsi" w:hAnsiTheme="minorHAnsi" w:cstheme="minorHAnsi"/>
          </w:rPr>
          <w:t xml:space="preserve"> and the three</w:t>
        </w:r>
      </w:ins>
      <w:r>
        <w:rPr>
          <w:rFonts w:asciiTheme="minorHAnsi" w:hAnsiTheme="minorHAnsi" w:cstheme="minorHAnsi"/>
        </w:rPr>
        <w:t xml:space="preserve"> donor trajectories </w:t>
      </w:r>
      <w:proofErr w:type="spellStart"/>
      <w:r>
        <w:rPr>
          <w:rFonts w:asciiTheme="minorHAnsi" w:hAnsiTheme="minorHAnsi" w:cstheme="minorHAnsi"/>
        </w:rPr>
        <w:t>columnwise</w:t>
      </w:r>
      <w:proofErr w:type="spellEnd"/>
      <w:r>
        <w:rPr>
          <w:rFonts w:asciiTheme="minorHAnsi" w:hAnsiTheme="minorHAnsi" w:cstheme="minorHAnsi"/>
        </w:rPr>
        <w:t xml:space="preserve"> in </w:t>
      </w:r>
      <w:del w:id="230" w:author="Stoycho Rusinov" w:date="2026-08-08T17:14:00Z">
        <w:r>
          <w:rPr>
            <w:rFonts w:asciiTheme="minorHAnsi" w:hAnsiTheme="minorHAnsi" w:cstheme="minorHAnsi"/>
          </w:rPr>
          <w:delText xml:space="preserve">the matrix </w:delText>
        </w:r>
        <m:oMath>
          <m:sSub>
            <m:sSubPr>
              <m:ctrlPr>
                <w:rPr>
                  <w:rFonts w:ascii="Cambria Math" w:hAnsi="Cambria Math" w:cstheme="minorHAnsi"/>
                </w:rPr>
              </m:ctrlPr>
            </m:sSubPr>
            <m:e>
              <m:r>
                <m:rPr>
                  <m:sty m:val="bi"/>
                </m:rPr>
                <w:rPr>
                  <w:rFonts w:ascii="Cambria Math" w:hAnsi="Cambria Math" w:cstheme="minorHAnsi"/>
                </w:rPr>
                <m:t>Y</m:t>
              </m:r>
            </m:e>
            <m:sub>
              <m: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sub>
          </m:sSub>
          <m:r>
            <m:rPr>
              <m:sty m:val="p"/>
            </m:rPr>
            <w:rPr>
              <w:rFonts w:ascii="Cambria Math" w:hAnsi="Cambria Math" w:cstheme="minorHAnsi"/>
            </w:rPr>
            <m:t>∈</m:t>
          </m:r>
          <m:sSup>
            <m:sSupPr>
              <m:ctrlPr>
                <w:rPr>
                  <w:rFonts w:ascii="Cambria Math" w:hAnsi="Cambria Math" w:cstheme="minorHAnsi"/>
                </w:rPr>
              </m:ctrlPr>
            </m:sSupPr>
            <m:e>
              <m:r>
                <m:rPr>
                  <m:scr m:val="double-struck"/>
                  <m:sty m:val="p"/>
                </m:rPr>
                <w:rPr>
                  <w:rFonts w:ascii="Cambria Math" w:hAnsi="Cambria Math" w:cstheme="minorHAnsi"/>
                </w:rPr>
                <m:t>R</m:t>
              </m:r>
            </m:e>
            <m:sup>
              <m:r>
                <m:rPr>
                  <m:sty m:val="p"/>
                </m:rPr>
                <w:rPr>
                  <w:rFonts w:ascii="Cambria Math" w:hAnsi="Cambria Math" w:cstheme="minorHAnsi"/>
                </w:rPr>
                <m:t>7×</m:t>
              </m:r>
              <m:r>
                <w:rPr>
                  <w:rFonts w:ascii="Cambria Math" w:hAnsi="Cambria Math" w:cstheme="minorHAnsi"/>
                </w:rPr>
                <m:t>m</m:t>
              </m:r>
            </m:sup>
          </m:sSup>
        </m:oMath>
        <w:r>
          <w:rPr>
            <w:rFonts w:asciiTheme="minorHAnsi" w:hAnsiTheme="minorHAnsi" w:cstheme="minorHAnsi"/>
          </w:rPr>
          <w:delText>.</w:delText>
        </w:r>
      </w:del>
      <w:proofErr w:type="spellStart"/>
      <w:ins w:id="231" w:author="Stoycho Rusinov" w:date="2026-08-08T17:14:00Z">
        <w:r>
          <w:rPr>
            <w:rFonts w:asciiTheme="minorHAnsi" w:hAnsiTheme="minorHAnsi" w:cstheme="minorHAnsi"/>
          </w:rPr>
          <w:t>YΓj</w:t>
        </w:r>
        <w:proofErr w:type="spellEnd"/>
        <w:r>
          <w:rPr>
            <w:rFonts w:asciiTheme="minorHAnsi" w:hAnsiTheme="minorHAnsi" w:cstheme="minorHAnsi"/>
          </w:rPr>
          <w:t>.</w:t>
        </w:r>
      </w:ins>
      <w:r>
        <w:rPr>
          <w:rFonts w:asciiTheme="minorHAnsi" w:hAnsiTheme="minorHAnsi" w:cstheme="minorHAnsi"/>
        </w:rPr>
        <w:t xml:space="preserve"> The weight vector </w:t>
      </w:r>
      <w:del w:id="232" w:author="Stoycho Rusinov" w:date="2026-08-08T17:14:00Z">
        <w:r>
          <w:rPr>
            <w:rFonts w:asciiTheme="minorHAnsi" w:hAnsiTheme="minorHAnsi" w:cstheme="minorHAnsi"/>
          </w:rPr>
          <w:delText xml:space="preserve">for country </w:delText>
        </w:r>
        <m:oMath>
          <m:r>
            <w:rPr>
              <w:rFonts w:ascii="Cambria Math" w:hAnsi="Cambria Math" w:cstheme="minorHAnsi"/>
            </w:rPr>
            <m:t>j</m:t>
          </m:r>
        </m:oMath>
        <w:r>
          <w:rPr>
            <w:rFonts w:asciiTheme="minorHAnsi" w:hAnsiTheme="minorHAnsi" w:cstheme="minorHAnsi"/>
          </w:rPr>
          <w:delText xml:space="preserve"> </w:delText>
        </w:r>
      </w:del>
      <w:r>
        <w:rPr>
          <w:rFonts w:asciiTheme="minorHAnsi" w:hAnsiTheme="minorHAnsi" w:cstheme="minorHAnsi"/>
        </w:rPr>
        <w:t>solves</w:t>
      </w:r>
      <w:del w:id="233" w:author="Stoycho Rusinov" w:date="2026-08-08T17:14:00Z">
        <w:r>
          <w:rPr>
            <w:rFonts w:asciiTheme="minorHAnsi" w:hAnsiTheme="minorHAnsi" w:cstheme="minorHAnsi"/>
          </w:rPr>
          <w:delText xml:space="preserve"> the quadratic programme: </w:delText>
        </w:r>
      </w:del>
      <w:ins w:id="234" w:author="Stoycho Rusinov" w:date="2026-08-08T17:14:00Z">
        <w:r>
          <w:rPr>
            <w:rFonts w:asciiTheme="minorHAnsi" w:hAnsiTheme="minorHAnsi" w:cstheme="minorHAnsi"/>
          </w:rPr>
          <w:t>:</w:t>
        </w:r>
      </w:ins>
    </w:p>
    <w:p w14:paraId="073E9DD8" w14:textId="77777777" w:rsidR="00E806B3" w:rsidRDefault="00683078" w:rsidP="00C3586C">
      <w:pPr>
        <w:pStyle w:val="FirstParagraph"/>
        <w:spacing w:after="0" w:line="360" w:lineRule="auto"/>
        <w:rPr>
          <w:del w:id="235" w:author="Stoycho Rusinov" w:date="2026-08-08T17:14:00Z"/>
          <w:rFonts w:asciiTheme="minorHAnsi" w:hAnsiTheme="minorHAnsi" w:cstheme="minorHAnsi"/>
        </w:rPr>
      </w:pPr>
      <m:oMathPara>
        <m:oMath>
          <m:sSub>
            <m:sSubPr>
              <m:ctrlPr>
                <w:del w:id="236" w:author="Stoycho Rusinov" w:date="2026-08-08T17:14:00Z">
                  <w:rPr>
                    <w:rFonts w:ascii="Cambria Math" w:hAnsi="Cambria Math" w:cstheme="minorHAnsi"/>
                    <w:i/>
                  </w:rPr>
                </w:del>
              </m:ctrlPr>
            </m:sSubPr>
            <m:e>
              <m:acc>
                <m:accPr>
                  <m:ctrlPr>
                    <w:del w:id="237" w:author="Stoycho Rusinov" w:date="2026-08-08T17:14:00Z">
                      <w:rPr>
                        <w:rFonts w:ascii="Cambria Math" w:hAnsi="Cambria Math" w:cstheme="minorHAnsi"/>
                        <w:i/>
                      </w:rPr>
                    </w:del>
                  </m:ctrlPr>
                </m:accPr>
                <m:e>
                  <m:r>
                    <w:del w:id="238" w:author="Stoycho Rusinov" w:date="2026-08-08T17:14:00Z">
                      <w:rPr>
                        <w:rFonts w:ascii="Cambria Math" w:hAnsi="Cambria Math" w:cstheme="minorHAnsi"/>
                      </w:rPr>
                      <m:t>w</m:t>
                    </w:del>
                  </m:r>
                </m:e>
              </m:acc>
            </m:e>
            <m:sub>
              <m:r>
                <w:del w:id="239" w:author="Stoycho Rusinov" w:date="2026-08-08T17:14:00Z">
                  <w:rPr>
                    <w:rFonts w:ascii="Cambria Math" w:hAnsi="Cambria Math" w:cstheme="minorHAnsi"/>
                  </w:rPr>
                  <m:t>j</m:t>
                </w:del>
              </m:r>
            </m:sub>
          </m:sSub>
          <m:r>
            <w:del w:id="240" w:author="Stoycho Rusinov" w:date="2026-08-08T17:14:00Z">
              <w:rPr>
                <w:rFonts w:ascii="Cambria Math" w:hAnsi="Cambria Math" w:cstheme="minorHAnsi"/>
              </w:rPr>
              <m:t>=</m:t>
            </w:del>
          </m:r>
          <m:func>
            <m:funcPr>
              <m:ctrlPr>
                <w:del w:id="241" w:author="Stoycho Rusinov" w:date="2026-08-08T17:14:00Z">
                  <w:rPr>
                    <w:rFonts w:ascii="Cambria Math" w:hAnsi="Cambria Math" w:cstheme="minorHAnsi"/>
                    <w:i/>
                  </w:rPr>
                </w:del>
              </m:ctrlPr>
            </m:funcPr>
            <m:fName>
              <m:limLow>
                <m:limLowPr>
                  <m:ctrlPr>
                    <w:del w:id="242" w:author="Stoycho Rusinov" w:date="2026-08-08T17:14:00Z">
                      <w:rPr>
                        <w:rFonts w:ascii="Cambria Math" w:hAnsi="Cambria Math" w:cstheme="minorHAnsi"/>
                        <w:i/>
                      </w:rPr>
                    </w:del>
                  </m:ctrlPr>
                </m:limLowPr>
                <m:e>
                  <m:r>
                    <w:del w:id="243" w:author="Stoycho Rusinov" w:date="2026-08-08T17:14:00Z">
                      <m:rPr>
                        <m:sty m:val="p"/>
                      </m:rPr>
                      <w:rPr>
                        <w:rFonts w:ascii="Cambria Math" w:hAnsi="Cambria Math" w:cstheme="minorHAnsi"/>
                      </w:rPr>
                      <m:t>min</m:t>
                    </w:del>
                  </m:r>
                </m:e>
                <m:lim>
                  <m:r>
                    <w:del w:id="244" w:author="Stoycho Rusinov" w:date="2026-08-08T17:14:00Z">
                      <w:rPr>
                        <w:rFonts w:ascii="Cambria Math" w:hAnsi="Cambria Math" w:cstheme="minorHAnsi"/>
                      </w:rPr>
                      <m:t>w∈</m:t>
                    </w:del>
                  </m:r>
                  <m:sSup>
                    <m:sSupPr>
                      <m:ctrlPr>
                        <w:del w:id="245" w:author="Stoycho Rusinov" w:date="2026-08-08T17:14:00Z">
                          <w:rPr>
                            <w:rFonts w:ascii="Cambria Math" w:hAnsi="Cambria Math" w:cstheme="minorHAnsi"/>
                            <w:i/>
                          </w:rPr>
                        </w:del>
                      </m:ctrlPr>
                    </m:sSupPr>
                    <m:e>
                      <m:r>
                        <w:del w:id="246" w:author="Stoycho Rusinov" w:date="2026-08-08T17:14:00Z">
                          <m:rPr>
                            <m:sty m:val="p"/>
                          </m:rPr>
                          <w:rPr>
                            <w:rFonts w:ascii="Cambria Math" w:hAnsi="Cambria Math" w:cstheme="minorHAnsi"/>
                          </w:rPr>
                          <m:t>Δ</m:t>
                        </w:del>
                      </m:r>
                    </m:e>
                    <m:sup>
                      <m:r>
                        <w:del w:id="247" w:author="Stoycho Rusinov" w:date="2026-08-08T17:14:00Z">
                          <w:rPr>
                            <w:rFonts w:ascii="Cambria Math" w:hAnsi="Cambria Math" w:cstheme="minorHAnsi"/>
                          </w:rPr>
                          <m:t>m-1</m:t>
                        </w:del>
                      </m:r>
                    </m:sup>
                  </m:sSup>
                </m:lim>
              </m:limLow>
            </m:fName>
            <m:e>
              <m:func>
                <m:funcPr>
                  <m:ctrlPr>
                    <w:del w:id="248" w:author="Stoycho Rusinov" w:date="2026-08-08T17:14:00Z">
                      <w:rPr>
                        <w:rFonts w:ascii="Cambria Math" w:hAnsi="Cambria Math" w:cstheme="minorHAnsi"/>
                        <w:i/>
                      </w:rPr>
                    </w:del>
                  </m:ctrlPr>
                </m:funcPr>
                <m:fName>
                  <m:r>
                    <w:del w:id="249" w:author="Stoycho Rusinov" w:date="2026-08-08T17:14:00Z">
                      <m:rPr>
                        <m:sty m:val="p"/>
                      </m:rPr>
                      <w:rPr>
                        <w:rFonts w:ascii="Cambria Math" w:hAnsi="Cambria Math" w:cstheme="minorHAnsi"/>
                      </w:rPr>
                      <m:t>min</m:t>
                    </w:del>
                  </m:r>
                </m:fName>
                <m:e>
                  <m:sSubSup>
                    <m:sSubSupPr>
                      <m:ctrlPr>
                        <w:del w:id="250" w:author="Stoycho Rusinov" w:date="2026-08-08T17:14:00Z">
                          <w:rPr>
                            <w:rFonts w:ascii="Cambria Math" w:hAnsi="Cambria Math" w:cstheme="minorHAnsi"/>
                          </w:rPr>
                        </w:del>
                      </m:ctrlPr>
                    </m:sSubSupPr>
                    <m:e>
                      <m:d>
                        <m:dPr>
                          <m:begChr m:val="∥"/>
                          <m:endChr m:val="∥"/>
                          <m:ctrlPr>
                            <w:del w:id="251" w:author="Stoycho Rusinov" w:date="2026-08-08T17:14:00Z">
                              <w:rPr>
                                <w:rFonts w:ascii="Cambria Math" w:hAnsi="Cambria Math" w:cstheme="minorHAnsi"/>
                              </w:rPr>
                            </w:del>
                          </m:ctrlPr>
                        </m:dPr>
                        <m:e>
                          <m:sSub>
                            <m:sSubPr>
                              <m:ctrlPr>
                                <w:del w:id="252" w:author="Stoycho Rusinov" w:date="2026-08-08T17:14:00Z">
                                  <w:rPr>
                                    <w:rFonts w:ascii="Cambria Math" w:hAnsi="Cambria Math" w:cstheme="minorHAnsi"/>
                                  </w:rPr>
                                </w:del>
                              </m:ctrlPr>
                            </m:sSubPr>
                            <m:e>
                              <m:r>
                                <w:del w:id="253" w:author="Stoycho Rusinov" w:date="2026-08-08T17:14:00Z">
                                  <m:rPr>
                                    <m:sty m:val="bi"/>
                                  </m:rPr>
                                  <w:rPr>
                                    <w:rFonts w:ascii="Cambria Math" w:hAnsi="Cambria Math" w:cstheme="minorHAnsi"/>
                                  </w:rPr>
                                  <m:t>Y</m:t>
                                </w:del>
                              </m:r>
                            </m:e>
                            <m:sub>
                              <m:r>
                                <w:del w:id="254" w:author="Stoycho Rusinov" w:date="2026-08-08T17:14:00Z">
                                  <w:rPr>
                                    <w:rFonts w:ascii="Cambria Math" w:hAnsi="Cambria Math" w:cstheme="minorHAnsi"/>
                                  </w:rPr>
                                  <m:t>j</m:t>
                                </w:del>
                              </m:r>
                            </m:sub>
                          </m:sSub>
                          <m:r>
                            <w:del w:id="255" w:author="Stoycho Rusinov" w:date="2026-08-08T17:14:00Z">
                              <m:rPr>
                                <m:sty m:val="p"/>
                              </m:rPr>
                              <w:rPr>
                                <w:rFonts w:ascii="Cambria Math" w:hAnsi="Cambria Math" w:cstheme="minorHAnsi"/>
                              </w:rPr>
                              <m:t>-</m:t>
                            </w:del>
                          </m:r>
                          <m:sSub>
                            <m:sSubPr>
                              <m:ctrlPr>
                                <w:del w:id="256" w:author="Stoycho Rusinov" w:date="2026-08-08T17:14:00Z">
                                  <w:rPr>
                                    <w:rFonts w:ascii="Cambria Math" w:hAnsi="Cambria Math" w:cstheme="minorHAnsi"/>
                                  </w:rPr>
                                </w:del>
                              </m:ctrlPr>
                            </m:sSubPr>
                            <m:e>
                              <m:r>
                                <w:del w:id="257" w:author="Stoycho Rusinov" w:date="2026-08-08T17:14:00Z">
                                  <m:rPr>
                                    <m:sty m:val="bi"/>
                                  </m:rPr>
                                  <w:rPr>
                                    <w:rFonts w:ascii="Cambria Math" w:hAnsi="Cambria Math" w:cstheme="minorHAnsi"/>
                                  </w:rPr>
                                  <m:t>Y</m:t>
                                </w:del>
                              </m:r>
                            </m:e>
                            <m:sub>
                              <m:r>
                                <w:del w:id="258" w:author="Stoycho Rusinov" w:date="2026-08-08T17:14:00Z">
                                  <w:rPr>
                                    <w:rFonts w:ascii="Cambria Math" w:hAnsi="Cambria Math" w:cstheme="minorHAnsi"/>
                                  </w:rPr>
                                  <m:t>​</m:t>
                                </w:del>
                              </m:r>
                              <m:sSub>
                                <m:sSubPr>
                                  <m:ctrlPr>
                                    <w:del w:id="259" w:author="Stoycho Rusinov" w:date="2026-08-08T17:14:00Z">
                                      <w:rPr>
                                        <w:rFonts w:ascii="Cambria Math" w:hAnsi="Cambria Math" w:cstheme="minorHAnsi"/>
                                      </w:rPr>
                                    </w:del>
                                  </m:ctrlPr>
                                </m:sSubPr>
                                <m:e>
                                  <m:r>
                                    <w:del w:id="260" w:author="Stoycho Rusinov" w:date="2026-08-08T17:14:00Z">
                                      <m:rPr>
                                        <m:sty m:val="p"/>
                                      </m:rPr>
                                      <w:rPr>
                                        <w:rFonts w:ascii="Cambria Math" w:hAnsi="Cambria Math" w:cstheme="minorHAnsi"/>
                                      </w:rPr>
                                      <m:t>Γ</m:t>
                                    </w:del>
                                  </m:r>
                                </m:e>
                                <m:sub>
                                  <m:r>
                                    <w:del w:id="261" w:author="Stoycho Rusinov" w:date="2026-08-08T17:14:00Z">
                                      <w:rPr>
                                        <w:rFonts w:ascii="Cambria Math" w:hAnsi="Cambria Math" w:cstheme="minorHAnsi"/>
                                      </w:rPr>
                                      <m:t>j</m:t>
                                    </w:del>
                                  </m:r>
                                </m:sub>
                              </m:sSub>
                            </m:sub>
                          </m:sSub>
                          <m:r>
                            <w:del w:id="262" w:author="Stoycho Rusinov" w:date="2026-08-08T17:14:00Z">
                              <m:rPr>
                                <m:sty m:val="bi"/>
                              </m:rPr>
                              <w:rPr>
                                <w:rFonts w:ascii="Cambria Math" w:hAnsi="Cambria Math" w:cstheme="minorHAnsi"/>
                              </w:rPr>
                              <m:t>w</m:t>
                            </w:del>
                          </m:r>
                        </m:e>
                      </m:d>
                    </m:e>
                    <m:sub>
                      <m:r>
                        <w:del w:id="263" w:author="Stoycho Rusinov" w:date="2026-08-08T17:14:00Z">
                          <w:rPr>
                            <w:rFonts w:ascii="Cambria Math" w:hAnsi="Cambria Math" w:cstheme="minorHAnsi"/>
                          </w:rPr>
                          <m:t>2</m:t>
                        </w:del>
                      </m:r>
                    </m:sub>
                    <m:sup>
                      <m:r>
                        <w:del w:id="264" w:author="Stoycho Rusinov" w:date="2026-08-08T17:14:00Z">
                          <w:rPr>
                            <w:rFonts w:ascii="Cambria Math" w:hAnsi="Cambria Math" w:cstheme="minorHAnsi"/>
                          </w:rPr>
                          <m:t>2</m:t>
                        </w:del>
                      </m:r>
                    </m:sup>
                  </m:sSubSup>
                </m:e>
              </m:func>
            </m:e>
          </m:func>
          <m:r>
            <w:del w:id="265" w:author="Stoycho Rusinov" w:date="2026-08-08T17:14:00Z">
              <w:rPr>
                <w:rFonts w:ascii="Cambria Math" w:hAnsi="Cambria Math" w:cstheme="minorHAnsi"/>
              </w:rPr>
              <m:t xml:space="preserve">,  </m:t>
            </w:del>
          </m:r>
          <m:sSup>
            <m:sSupPr>
              <m:ctrlPr>
                <w:del w:id="266" w:author="Stoycho Rusinov" w:date="2026-08-08T17:14:00Z">
                  <w:rPr>
                    <w:rFonts w:ascii="Cambria Math" w:hAnsi="Cambria Math" w:cstheme="minorHAnsi"/>
                    <w:i/>
                  </w:rPr>
                </w:del>
              </m:ctrlPr>
            </m:sSupPr>
            <m:e>
              <m:r>
                <w:del w:id="267" w:author="Stoycho Rusinov" w:date="2026-08-08T17:14:00Z">
                  <m:rPr>
                    <m:sty m:val="p"/>
                  </m:rPr>
                  <w:rPr>
                    <w:rFonts w:ascii="Cambria Math" w:hAnsi="Cambria Math" w:cstheme="minorHAnsi"/>
                  </w:rPr>
                  <m:t>Δ</m:t>
                </w:del>
              </m:r>
            </m:e>
            <m:sup>
              <m:r>
                <w:del w:id="268" w:author="Stoycho Rusinov" w:date="2026-08-08T17:14:00Z">
                  <w:rPr>
                    <w:rFonts w:ascii="Cambria Math" w:hAnsi="Cambria Math" w:cstheme="minorHAnsi"/>
                  </w:rPr>
                  <m:t>m-1</m:t>
                </w:del>
              </m:r>
            </m:sup>
          </m:sSup>
          <m:r>
            <w:del w:id="269" w:author="Stoycho Rusinov" w:date="2026-08-08T17:14:00Z">
              <w:rPr>
                <w:rFonts w:ascii="Cambria Math" w:hAnsi="Cambria Math" w:cstheme="minorHAnsi"/>
              </w:rPr>
              <m:t>=</m:t>
            </w:del>
          </m:r>
          <m:d>
            <m:dPr>
              <m:begChr m:val="{"/>
              <m:endChr m:val="}"/>
              <m:ctrlPr>
                <w:del w:id="270" w:author="Stoycho Rusinov" w:date="2026-08-08T17:14:00Z">
                  <w:rPr>
                    <w:rFonts w:ascii="Cambria Math" w:hAnsi="Cambria Math" w:cstheme="minorHAnsi"/>
                    <w:i/>
                  </w:rPr>
                </w:del>
              </m:ctrlPr>
            </m:dPr>
            <m:e>
              <m:r>
                <w:del w:id="271" w:author="Stoycho Rusinov" w:date="2026-08-08T17:14:00Z">
                  <m:rPr>
                    <m:sty m:val="bi"/>
                  </m:rPr>
                  <w:rPr>
                    <w:rFonts w:ascii="Cambria Math" w:hAnsi="Cambria Math" w:cstheme="minorHAnsi"/>
                  </w:rPr>
                  <m:t>w</m:t>
                </w:del>
              </m:r>
              <m:r>
                <w:del w:id="272" w:author="Stoycho Rusinov" w:date="2026-08-08T17:14:00Z">
                  <w:rPr>
                    <w:rFonts w:ascii="Cambria Math" w:hAnsi="Cambria Math" w:cstheme="minorHAnsi"/>
                  </w:rPr>
                  <m:t>∈</m:t>
                </w:del>
              </m:r>
              <m:sSup>
                <m:sSupPr>
                  <m:ctrlPr>
                    <w:del w:id="273" w:author="Stoycho Rusinov" w:date="2026-08-08T17:14:00Z">
                      <w:rPr>
                        <w:rFonts w:ascii="Cambria Math" w:hAnsi="Cambria Math" w:cstheme="minorHAnsi"/>
                        <w:i/>
                      </w:rPr>
                    </w:del>
                  </m:ctrlPr>
                </m:sSupPr>
                <m:e>
                  <m:r>
                    <w:del w:id="274" w:author="Stoycho Rusinov" w:date="2026-08-08T17:14:00Z">
                      <m:rPr>
                        <m:scr m:val="double-struck"/>
                      </m:rPr>
                      <w:rPr>
                        <w:rFonts w:ascii="Cambria Math" w:hAnsi="Cambria Math" w:cstheme="minorHAnsi"/>
                      </w:rPr>
                      <m:t>R</m:t>
                    </w:del>
                  </m:r>
                </m:e>
                <m:sup>
                  <m:r>
                    <w:del w:id="275" w:author="Stoycho Rusinov" w:date="2026-08-08T17:14:00Z">
                      <w:rPr>
                        <w:rFonts w:ascii="Cambria Math" w:hAnsi="Cambria Math" w:cstheme="minorHAnsi"/>
                      </w:rPr>
                      <m:t>m</m:t>
                    </w:del>
                  </m:r>
                </m:sup>
              </m:sSup>
              <m:r>
                <w:del w:id="276" w:author="Stoycho Rusinov" w:date="2026-08-08T17:14:00Z">
                  <w:rPr>
                    <w:rFonts w:ascii="Cambria Math" w:hAnsi="Cambria Math" w:cstheme="minorHAnsi"/>
                  </w:rPr>
                  <m:t>:</m:t>
                </w:del>
              </m:r>
              <m:r>
                <w:del w:id="277" w:author="Stoycho Rusinov" w:date="2026-08-08T17:14:00Z">
                  <m:rPr>
                    <m:sty m:val="bi"/>
                  </m:rPr>
                  <w:rPr>
                    <w:rFonts w:ascii="Cambria Math" w:hAnsi="Cambria Math" w:cstheme="minorHAnsi"/>
                  </w:rPr>
                  <m:t>w</m:t>
                </w:del>
              </m:r>
              <m:r>
                <w:del w:id="278" w:author="Stoycho Rusinov" w:date="2026-08-08T17:14:00Z">
                  <w:rPr>
                    <w:rFonts w:ascii="Cambria Math" w:hAnsi="Cambria Math" w:cstheme="minorHAnsi"/>
                  </w:rPr>
                  <m:t xml:space="preserve">≥0, </m:t>
                </w:del>
              </m:r>
              <m:sSup>
                <m:sSupPr>
                  <m:ctrlPr>
                    <w:del w:id="279" w:author="Stoycho Rusinov" w:date="2026-08-08T17:14:00Z">
                      <w:rPr>
                        <w:rFonts w:ascii="Cambria Math" w:hAnsi="Cambria Math" w:cstheme="minorHAnsi"/>
                        <w:i/>
                      </w:rPr>
                    </w:del>
                  </m:ctrlPr>
                </m:sSupPr>
                <m:e>
                  <m:r>
                    <w:del w:id="280" w:author="Stoycho Rusinov" w:date="2026-08-08T17:14:00Z">
                      <m:rPr>
                        <m:sty m:val="bi"/>
                      </m:rPr>
                      <w:rPr>
                        <w:rFonts w:ascii="Cambria Math" w:hAnsi="Cambria Math" w:cstheme="minorHAnsi"/>
                      </w:rPr>
                      <m:t>1</m:t>
                    </w:del>
                  </m:r>
                </m:e>
                <m:sup>
                  <m:r>
                    <w:del w:id="281" w:author="Stoycho Rusinov" w:date="2026-08-08T17:14:00Z">
                      <w:rPr>
                        <w:rFonts w:ascii="Cambria Math" w:hAnsi="Cambria Math" w:cstheme="minorHAnsi"/>
                      </w:rPr>
                      <m:t>'</m:t>
                    </w:del>
                  </m:r>
                </m:sup>
              </m:sSup>
              <m:r>
                <w:del w:id="282" w:author="Stoycho Rusinov" w:date="2026-08-08T17:14:00Z">
                  <m:rPr>
                    <m:sty m:val="bi"/>
                  </m:rPr>
                  <w:rPr>
                    <w:rFonts w:ascii="Cambria Math" w:hAnsi="Cambria Math" w:cstheme="minorHAnsi"/>
                  </w:rPr>
                  <m:t>w</m:t>
                </w:del>
              </m:r>
              <m:r>
                <w:del w:id="283" w:author="Stoycho Rusinov" w:date="2026-08-08T17:14:00Z">
                  <w:rPr>
                    <w:rFonts w:ascii="Cambria Math" w:hAnsi="Cambria Math" w:cstheme="minorHAnsi"/>
                  </w:rPr>
                  <m:t>=</m:t>
                </w:del>
              </m:r>
              <m:r>
                <w:del w:id="284" w:author="Stoycho Rusinov" w:date="2026-08-08T17:14:00Z">
                  <m:rPr>
                    <m:sty m:val="bi"/>
                  </m:rPr>
                  <w:rPr>
                    <w:rFonts w:ascii="Cambria Math" w:hAnsi="Cambria Math" w:cstheme="minorHAnsi"/>
                  </w:rPr>
                  <m:t>1</m:t>
                </w:del>
              </m:r>
            </m:e>
          </m:d>
        </m:oMath>
      </m:oMathPara>
    </w:p>
    <w:p w14:paraId="2717AD81" w14:textId="77777777" w:rsidR="00E806B3" w:rsidRDefault="00683078" w:rsidP="00C3586C">
      <w:pPr>
        <w:pStyle w:val="FirstParagraph"/>
        <w:spacing w:after="0" w:line="360" w:lineRule="auto"/>
        <w:jc w:val="center"/>
        <w:rPr>
          <w:ins w:id="285" w:author="Stoycho Rusinov" w:date="2026-08-08T17:14:00Z"/>
          <w:rFonts w:asciiTheme="minorHAnsi" w:hAnsiTheme="minorHAnsi" w:cstheme="minorHAnsi"/>
        </w:rPr>
      </w:pPr>
      <m:oMathPara>
        <m:oMathParaPr>
          <m:jc m:val="center"/>
        </m:oMathParaPr>
        <m:oMath>
          <m:sSub>
            <m:sSubPr>
              <m:ctrlPr>
                <w:ins w:id="286" w:author="Stoycho Rusinov" w:date="2026-08-08T17:14:00Z">
                  <w:rPr>
                    <w:rFonts w:ascii="Cambria Math" w:hAnsi="Cambria Math"/>
                  </w:rPr>
                </w:ins>
              </m:ctrlPr>
            </m:sSubPr>
            <m:e>
              <m:acc>
                <m:accPr>
                  <m:ctrlPr>
                    <w:ins w:id="287" w:author="Stoycho Rusinov" w:date="2026-08-08T17:14:00Z">
                      <w:rPr>
                        <w:rFonts w:ascii="Cambria Math" w:hAnsi="Cambria Math"/>
                      </w:rPr>
                    </w:ins>
                  </m:ctrlPr>
                </m:accPr>
                <m:e>
                  <m:r>
                    <w:ins w:id="288" w:author="Stoycho Rusinov" w:date="2026-08-08T17:14:00Z">
                      <m:rPr>
                        <m:sty m:val="b"/>
                      </m:rPr>
                      <w:rPr>
                        <w:rFonts w:ascii="Cambria Math" w:hAnsi="Cambria Math"/>
                      </w:rPr>
                      <m:t>w</m:t>
                    </w:ins>
                  </m:r>
                </m:e>
              </m:acc>
            </m:e>
            <m:sub>
              <m:r>
                <w:ins w:id="289" w:author="Stoycho Rusinov" w:date="2026-08-08T17:14:00Z">
                  <w:rPr>
                    <w:rFonts w:ascii="Cambria Math" w:hAnsi="Cambria Math"/>
                  </w:rPr>
                  <m:t>j</m:t>
                </w:ins>
              </m:r>
            </m:sub>
          </m:sSub>
          <m:r>
            <w:ins w:id="290" w:author="Stoycho Rusinov" w:date="2026-08-08T17:14:00Z">
              <m:rPr>
                <m:sty m:val="p"/>
              </m:rPr>
              <w:rPr>
                <w:rFonts w:ascii="Cambria Math" w:hAnsi="Cambria Math"/>
              </w:rPr>
              <m:t>=</m:t>
            </w:ins>
          </m:r>
          <m:limLow>
            <m:limLowPr>
              <m:ctrlPr>
                <w:ins w:id="291" w:author="Stoycho Rusinov" w:date="2026-08-08T17:14:00Z">
                  <w:rPr>
                    <w:rFonts w:ascii="Cambria Math" w:hAnsi="Cambria Math"/>
                  </w:rPr>
                </w:ins>
              </m:ctrlPr>
            </m:limLowPr>
            <m:e>
              <m:r>
                <w:ins w:id="292" w:author="Stoycho Rusinov" w:date="2026-08-08T17:14:00Z">
                  <m:rPr>
                    <m:sty m:val="p"/>
                  </m:rPr>
                  <w:rPr>
                    <w:rFonts w:ascii="Cambria Math" w:hAnsi="Cambria Math"/>
                  </w:rPr>
                  <m:t>arg min</m:t>
                </w:ins>
              </m:r>
            </m:e>
            <m:lim>
              <m:r>
                <w:ins w:id="293" w:author="Stoycho Rusinov" w:date="2026-08-08T17:14:00Z">
                  <m:rPr>
                    <m:sty m:val="b"/>
                  </m:rPr>
                  <w:rPr>
                    <w:rFonts w:ascii="Cambria Math" w:hAnsi="Cambria Math"/>
                  </w:rPr>
                  <m:t>w</m:t>
                </w:ins>
              </m:r>
              <m:r>
                <w:ins w:id="294" w:author="Stoycho Rusinov" w:date="2026-08-08T17:14:00Z">
                  <m:rPr>
                    <m:sty m:val="p"/>
                  </m:rPr>
                  <w:rPr>
                    <w:rFonts w:ascii="Cambria Math" w:hAnsi="Cambria Math"/>
                  </w:rPr>
                  <m:t>∈</m:t>
                </w:ins>
              </m:r>
              <m:sSup>
                <m:sSupPr>
                  <m:ctrlPr>
                    <w:ins w:id="295" w:author="Stoycho Rusinov" w:date="2026-08-08T17:14:00Z">
                      <w:rPr>
                        <w:rFonts w:ascii="Cambria Math" w:hAnsi="Cambria Math"/>
                      </w:rPr>
                    </w:ins>
                  </m:ctrlPr>
                </m:sSupPr>
                <m:e>
                  <m:r>
                    <w:ins w:id="296" w:author="Stoycho Rusinov" w:date="2026-08-08T17:14:00Z">
                      <w:rPr>
                        <w:rFonts w:ascii="Cambria Math" w:hAnsi="Cambria Math"/>
                      </w:rPr>
                      <m:t>Δ</m:t>
                    </w:ins>
                  </m:r>
                </m:e>
                <m:sup>
                  <m:r>
                    <w:ins w:id="297" w:author="Stoycho Rusinov" w:date="2026-08-08T17:14:00Z">
                      <w:rPr>
                        <w:rFonts w:ascii="Cambria Math" w:hAnsi="Cambria Math"/>
                      </w:rPr>
                      <m:t>m</m:t>
                    </w:ins>
                  </m:r>
                  <m:r>
                    <w:ins w:id="298" w:author="Stoycho Rusinov" w:date="2026-08-08T17:14:00Z">
                      <m:rPr>
                        <m:sty m:val="p"/>
                      </m:rPr>
                      <w:rPr>
                        <w:rFonts w:ascii="Cambria Math" w:hAnsi="Cambria Math"/>
                      </w:rPr>
                      <m:t>-</m:t>
                    </w:ins>
                  </m:r>
                  <m:r>
                    <w:ins w:id="299" w:author="Stoycho Rusinov" w:date="2026-08-08T17:14:00Z">
                      <w:rPr>
                        <w:rFonts w:ascii="Cambria Math" w:hAnsi="Cambria Math"/>
                      </w:rPr>
                      <m:t>1</m:t>
                    </w:ins>
                  </m:r>
                </m:sup>
              </m:sSup>
            </m:lim>
          </m:limLow>
          <m:r>
            <w:ins w:id="300" w:author="Stoycho Rusinov" w:date="2026-08-08T17:14:00Z">
              <w:rPr>
                <w:rFonts w:ascii="Cambria Math" w:hAnsi="Cambria Math"/>
              </w:rPr>
              <m:t> </m:t>
            </w:ins>
          </m:r>
          <m:r>
            <w:ins w:id="301" w:author="Stoycho Rusinov" w:date="2026-08-08T17:14:00Z">
              <m:rPr>
                <m:sty m:val="p"/>
              </m:rPr>
              <w:rPr>
                <w:rFonts w:ascii="Cambria Math" w:hAnsi="Cambria Math"/>
              </w:rPr>
              <m:t>∥</m:t>
            </w:ins>
          </m:r>
          <m:sSub>
            <m:sSubPr>
              <m:ctrlPr>
                <w:ins w:id="302" w:author="Stoycho Rusinov" w:date="2026-08-08T17:14:00Z">
                  <w:rPr>
                    <w:rFonts w:ascii="Cambria Math" w:hAnsi="Cambria Math"/>
                  </w:rPr>
                </w:ins>
              </m:ctrlPr>
            </m:sSubPr>
            <m:e>
              <m:r>
                <w:ins w:id="303" w:author="Stoycho Rusinov" w:date="2026-08-08T17:14:00Z">
                  <m:rPr>
                    <m:sty m:val="b"/>
                  </m:rPr>
                  <w:rPr>
                    <w:rFonts w:ascii="Cambria Math" w:hAnsi="Cambria Math"/>
                  </w:rPr>
                  <m:t>Y</m:t>
                </w:ins>
              </m:r>
            </m:e>
            <m:sub>
              <m:r>
                <w:ins w:id="304" w:author="Stoycho Rusinov" w:date="2026-08-08T17:14:00Z">
                  <w:rPr>
                    <w:rFonts w:ascii="Cambria Math" w:hAnsi="Cambria Math"/>
                  </w:rPr>
                  <m:t>j</m:t>
                </w:ins>
              </m:r>
            </m:sub>
          </m:sSub>
          <m:r>
            <w:ins w:id="305" w:author="Stoycho Rusinov" w:date="2026-08-08T17:14:00Z">
              <m:rPr>
                <m:sty m:val="p"/>
              </m:rPr>
              <w:rPr>
                <w:rFonts w:ascii="Cambria Math" w:hAnsi="Cambria Math"/>
              </w:rPr>
              <m:t>-</m:t>
            </w:ins>
          </m:r>
          <m:sSub>
            <m:sSubPr>
              <m:ctrlPr>
                <w:ins w:id="306" w:author="Stoycho Rusinov" w:date="2026-08-08T17:14:00Z">
                  <w:rPr>
                    <w:rFonts w:ascii="Cambria Math" w:hAnsi="Cambria Math"/>
                  </w:rPr>
                </w:ins>
              </m:ctrlPr>
            </m:sSubPr>
            <m:e>
              <m:r>
                <w:ins w:id="307" w:author="Stoycho Rusinov" w:date="2026-08-08T17:14:00Z">
                  <m:rPr>
                    <m:sty m:val="b"/>
                  </m:rPr>
                  <w:rPr>
                    <w:rFonts w:ascii="Cambria Math" w:hAnsi="Cambria Math"/>
                  </w:rPr>
                  <m:t>Y</m:t>
                </w:ins>
              </m:r>
            </m:e>
            <m:sub>
              <m:sSub>
                <m:sSubPr>
                  <m:ctrlPr>
                    <w:ins w:id="308" w:author="Stoycho Rusinov" w:date="2026-08-08T17:14:00Z">
                      <w:rPr>
                        <w:rFonts w:ascii="Cambria Math" w:hAnsi="Cambria Math"/>
                      </w:rPr>
                    </w:ins>
                  </m:ctrlPr>
                </m:sSubPr>
                <m:e>
                  <m:r>
                    <w:ins w:id="309" w:author="Stoycho Rusinov" w:date="2026-08-08T17:14:00Z">
                      <w:rPr>
                        <w:rFonts w:ascii="Cambria Math" w:hAnsi="Cambria Math"/>
                      </w:rPr>
                      <m:t>Γ</m:t>
                    </w:ins>
                  </m:r>
                </m:e>
                <m:sub>
                  <m:r>
                    <w:ins w:id="310" w:author="Stoycho Rusinov" w:date="2026-08-08T17:14:00Z">
                      <w:rPr>
                        <w:rFonts w:ascii="Cambria Math" w:hAnsi="Cambria Math"/>
                      </w:rPr>
                      <m:t>j</m:t>
                    </w:ins>
                  </m:r>
                </m:sub>
              </m:sSub>
            </m:sub>
          </m:sSub>
          <m:r>
            <w:ins w:id="311" w:author="Stoycho Rusinov" w:date="2026-08-08T17:14:00Z">
              <m:rPr>
                <m:sty m:val="b"/>
              </m:rPr>
              <w:rPr>
                <w:rFonts w:ascii="Cambria Math" w:hAnsi="Cambria Math"/>
              </w:rPr>
              <m:t>w</m:t>
            </w:ins>
          </m:r>
          <m:sSubSup>
            <m:sSubSupPr>
              <m:ctrlPr>
                <w:ins w:id="312" w:author="Stoycho Rusinov" w:date="2026-08-08T17:14:00Z">
                  <w:rPr>
                    <w:rFonts w:ascii="Cambria Math" w:hAnsi="Cambria Math"/>
                  </w:rPr>
                </w:ins>
              </m:ctrlPr>
            </m:sSubSupPr>
            <m:e>
              <m:r>
                <w:ins w:id="313" w:author="Stoycho Rusinov" w:date="2026-08-08T17:14:00Z">
                  <m:rPr>
                    <m:sty m:val="p"/>
                  </m:rPr>
                  <w:rPr>
                    <w:rFonts w:ascii="Cambria Math" w:hAnsi="Cambria Math"/>
                  </w:rPr>
                  <m:t>∥</m:t>
                </w:ins>
              </m:r>
            </m:e>
            <m:sub>
              <m:r>
                <w:ins w:id="314" w:author="Stoycho Rusinov" w:date="2026-08-08T17:14:00Z">
                  <w:rPr>
                    <w:rFonts w:ascii="Cambria Math" w:hAnsi="Cambria Math"/>
                  </w:rPr>
                  <m:t>2</m:t>
                </w:ins>
              </m:r>
            </m:sub>
            <m:sup>
              <m:r>
                <w:ins w:id="315" w:author="Stoycho Rusinov" w:date="2026-08-08T17:14:00Z">
                  <w:rPr>
                    <w:rFonts w:ascii="Cambria Math" w:hAnsi="Cambria Math"/>
                  </w:rPr>
                  <m:t>2</m:t>
                </w:ins>
              </m:r>
            </m:sup>
          </m:sSubSup>
          <m:r>
            <w:ins w:id="316" w:author="Stoycho Rusinov" w:date="2026-08-08T17:14:00Z">
              <m:rPr>
                <m:sty m:val="p"/>
              </m:rPr>
              <w:rPr>
                <w:rFonts w:ascii="Cambria Math" w:hAnsi="Cambria Math"/>
              </w:rPr>
              <m:t>,</m:t>
            </w:ins>
          </m:r>
          <m:r>
            <w:ins w:id="317" w:author="Stoycho Rusinov" w:date="2026-08-08T17:14:00Z">
              <w:rPr>
                <w:rFonts w:ascii="Cambria Math" w:hAnsi="Cambria Math"/>
              </w:rPr>
              <m:t>  </m:t>
            </w:ins>
          </m:r>
          <m:sSup>
            <m:sSupPr>
              <m:ctrlPr>
                <w:ins w:id="318" w:author="Stoycho Rusinov" w:date="2026-08-08T17:14:00Z">
                  <w:rPr>
                    <w:rFonts w:ascii="Cambria Math" w:hAnsi="Cambria Math"/>
                  </w:rPr>
                </w:ins>
              </m:ctrlPr>
            </m:sSupPr>
            <m:e>
              <m:r>
                <w:ins w:id="319" w:author="Stoycho Rusinov" w:date="2026-08-08T17:14:00Z">
                  <w:rPr>
                    <w:rFonts w:ascii="Cambria Math" w:hAnsi="Cambria Math"/>
                  </w:rPr>
                  <m:t>Δ</m:t>
                </w:ins>
              </m:r>
            </m:e>
            <m:sup>
              <m:r>
                <w:ins w:id="320" w:author="Stoycho Rusinov" w:date="2026-08-08T17:14:00Z">
                  <w:rPr>
                    <w:rFonts w:ascii="Cambria Math" w:hAnsi="Cambria Math"/>
                  </w:rPr>
                  <m:t>m</m:t>
                </w:ins>
              </m:r>
              <m:r>
                <w:ins w:id="321" w:author="Stoycho Rusinov" w:date="2026-08-08T17:14:00Z">
                  <m:rPr>
                    <m:sty m:val="p"/>
                  </m:rPr>
                  <w:rPr>
                    <w:rFonts w:ascii="Cambria Math" w:hAnsi="Cambria Math"/>
                  </w:rPr>
                  <m:t>-</m:t>
                </w:ins>
              </m:r>
              <m:r>
                <w:ins w:id="322" w:author="Stoycho Rusinov" w:date="2026-08-08T17:14:00Z">
                  <w:rPr>
                    <w:rFonts w:ascii="Cambria Math" w:hAnsi="Cambria Math"/>
                  </w:rPr>
                  <m:t>1</m:t>
                </w:ins>
              </m:r>
            </m:sup>
          </m:sSup>
          <m:r>
            <w:ins w:id="323" w:author="Stoycho Rusinov" w:date="2026-08-08T17:14:00Z">
              <m:rPr>
                <m:sty m:val="p"/>
              </m:rPr>
              <w:rPr>
                <w:rFonts w:ascii="Cambria Math" w:hAnsi="Cambria Math"/>
              </w:rPr>
              <m:t>={</m:t>
            </w:ins>
          </m:r>
          <m:r>
            <w:ins w:id="324" w:author="Stoycho Rusinov" w:date="2026-08-08T17:14:00Z">
              <m:rPr>
                <m:sty m:val="b"/>
              </m:rPr>
              <w:rPr>
                <w:rFonts w:ascii="Cambria Math" w:hAnsi="Cambria Math"/>
              </w:rPr>
              <m:t>w</m:t>
            </w:ins>
          </m:r>
          <m:r>
            <w:ins w:id="325" w:author="Stoycho Rusinov" w:date="2026-08-08T17:14:00Z">
              <m:rPr>
                <m:sty m:val="p"/>
              </m:rPr>
              <w:rPr>
                <w:rFonts w:ascii="Cambria Math" w:hAnsi="Cambria Math"/>
              </w:rPr>
              <m:t>∈</m:t>
            </w:ins>
          </m:r>
          <m:sSup>
            <m:sSupPr>
              <m:ctrlPr>
                <w:ins w:id="326" w:author="Stoycho Rusinov" w:date="2026-08-08T17:14:00Z">
                  <w:rPr>
                    <w:rFonts w:ascii="Cambria Math" w:hAnsi="Cambria Math"/>
                  </w:rPr>
                </w:ins>
              </m:ctrlPr>
            </m:sSupPr>
            <m:e>
              <m:r>
                <w:ins w:id="327" w:author="Stoycho Rusinov" w:date="2026-08-08T17:14:00Z">
                  <m:rPr>
                    <m:scr m:val="double-struck"/>
                    <m:sty m:val="p"/>
                  </m:rPr>
                  <w:rPr>
                    <w:rFonts w:ascii="Cambria Math" w:hAnsi="Cambria Math"/>
                  </w:rPr>
                  <m:t>R</m:t>
                </w:ins>
              </m:r>
            </m:e>
            <m:sup>
              <m:r>
                <w:ins w:id="328" w:author="Stoycho Rusinov" w:date="2026-08-08T17:14:00Z">
                  <w:rPr>
                    <w:rFonts w:ascii="Cambria Math" w:hAnsi="Cambria Math"/>
                  </w:rPr>
                  <m:t>m</m:t>
                </w:ins>
              </m:r>
            </m:sup>
          </m:sSup>
          <m:r>
            <w:ins w:id="329" w:author="Stoycho Rusinov" w:date="2026-08-08T17:14:00Z">
              <m:rPr>
                <m:sty m:val="p"/>
              </m:rPr>
              <w:rPr>
                <w:rFonts w:ascii="Cambria Math" w:hAnsi="Cambria Math"/>
              </w:rPr>
              <m:t>:</m:t>
            </w:ins>
          </m:r>
          <m:r>
            <w:ins w:id="330" w:author="Stoycho Rusinov" w:date="2026-08-08T17:14:00Z">
              <m:rPr>
                <m:sty m:val="b"/>
              </m:rPr>
              <w:rPr>
                <w:rFonts w:ascii="Cambria Math" w:hAnsi="Cambria Math"/>
              </w:rPr>
              <m:t>w</m:t>
            </w:ins>
          </m:r>
          <m:r>
            <w:ins w:id="331" w:author="Stoycho Rusinov" w:date="2026-08-08T17:14:00Z">
              <m:rPr>
                <m:sty m:val="p"/>
              </m:rPr>
              <w:rPr>
                <w:rFonts w:ascii="Cambria Math" w:hAnsi="Cambria Math"/>
              </w:rPr>
              <m:t>≥</m:t>
            </w:ins>
          </m:r>
          <m:r>
            <w:ins w:id="332" w:author="Stoycho Rusinov" w:date="2026-08-08T17:14:00Z">
              <w:rPr>
                <w:rFonts w:ascii="Cambria Math" w:hAnsi="Cambria Math"/>
              </w:rPr>
              <m:t>0</m:t>
            </w:ins>
          </m:r>
          <m:r>
            <w:ins w:id="333" w:author="Stoycho Rusinov" w:date="2026-08-08T17:14:00Z">
              <m:rPr>
                <m:sty m:val="p"/>
              </m:rPr>
              <w:rPr>
                <w:rFonts w:ascii="Cambria Math" w:hAnsi="Cambria Math"/>
              </w:rPr>
              <m:t>,</m:t>
            </w:ins>
          </m:r>
          <m:r>
            <w:ins w:id="334" w:author="Stoycho Rusinov" w:date="2026-08-08T17:14:00Z">
              <w:rPr>
                <w:rFonts w:ascii="Cambria Math" w:hAnsi="Cambria Math"/>
              </w:rPr>
              <m:t> </m:t>
            </w:ins>
          </m:r>
          <m:r>
            <w:ins w:id="335" w:author="Stoycho Rusinov" w:date="2026-08-08T17:14:00Z">
              <m:rPr>
                <m:sty m:val="b"/>
              </m:rPr>
              <w:rPr>
                <w:rFonts w:ascii="Cambria Math" w:hAnsi="Cambria Math"/>
              </w:rPr>
              <m:t>1</m:t>
            </w:ins>
          </m:r>
          <m:r>
            <w:ins w:id="336" w:author="Stoycho Rusinov" w:date="2026-08-08T17:14:00Z">
              <m:rPr>
                <m:sty m:val="p"/>
              </m:rPr>
              <w:rPr>
                <w:rFonts w:ascii="Cambria Math" w:hAnsi="Cambria Math"/>
              </w:rPr>
              <m:t>'</m:t>
            </w:ins>
          </m:r>
          <m:r>
            <w:ins w:id="337" w:author="Stoycho Rusinov" w:date="2026-08-08T17:14:00Z">
              <m:rPr>
                <m:sty m:val="b"/>
              </m:rPr>
              <w:rPr>
                <w:rFonts w:ascii="Cambria Math" w:hAnsi="Cambria Math"/>
              </w:rPr>
              <m:t>w</m:t>
            </w:ins>
          </m:r>
          <m:r>
            <w:ins w:id="338" w:author="Stoycho Rusinov" w:date="2026-08-08T17:14:00Z">
              <m:rPr>
                <m:sty m:val="p"/>
              </m:rPr>
              <w:rPr>
                <w:rFonts w:ascii="Cambria Math" w:hAnsi="Cambria Math"/>
              </w:rPr>
              <m:t>=</m:t>
            </w:ins>
          </m:r>
          <m:r>
            <w:ins w:id="339" w:author="Stoycho Rusinov" w:date="2026-08-08T17:14:00Z">
              <w:rPr>
                <w:rFonts w:ascii="Cambria Math" w:hAnsi="Cambria Math"/>
              </w:rPr>
              <m:t>1</m:t>
            </w:ins>
          </m:r>
          <m:r>
            <w:ins w:id="340" w:author="Stoycho Rusinov" w:date="2026-08-08T17:14:00Z">
              <m:rPr>
                <m:sty m:val="p"/>
              </m:rPr>
              <w:rPr>
                <w:rFonts w:ascii="Cambria Math" w:hAnsi="Cambria Math"/>
              </w:rPr>
              <m:t>}.</m:t>
            </w:ins>
          </m:r>
        </m:oMath>
      </m:oMathPara>
    </w:p>
    <w:p w14:paraId="15319E1A" w14:textId="77777777" w:rsidR="00D22D75" w:rsidRPr="00C3586C" w:rsidRDefault="001F394D" w:rsidP="00E806B3">
      <w:pPr>
        <w:pStyle w:val="FirstParagraph"/>
        <w:spacing w:after="0" w:line="360" w:lineRule="auto"/>
        <w:rPr>
          <w:rFonts w:asciiTheme="minorHAnsi" w:hAnsiTheme="minorHAnsi" w:cstheme="minorHAnsi"/>
        </w:rPr>
      </w:pPr>
      <w:r>
        <w:rPr>
          <w:rFonts w:asciiTheme="minorHAnsi" w:hAnsiTheme="minorHAnsi" w:cstheme="minorHAnsi"/>
        </w:rPr>
        <w:lastRenderedPageBreak/>
        <w:t xml:space="preserve">where </w:t>
      </w:r>
      <m:oMath>
        <m:sSup>
          <m:sSupPr>
            <m:ctrlPr>
              <w:rPr>
                <w:rFonts w:ascii="Cambria Math" w:hAnsi="Cambria Math" w:cstheme="minorHAnsi"/>
              </w:rPr>
            </m:ctrlPr>
          </m:sSupPr>
          <m:e>
            <m:r>
              <m:rPr>
                <m:sty m:val="p"/>
              </m:rPr>
              <w:rPr>
                <w:rFonts w:ascii="Cambria Math" w:hAnsi="Cambria Math" w:cstheme="minorHAnsi"/>
              </w:rPr>
              <m:t>Δ</m:t>
            </m:r>
          </m:e>
          <m:sup>
            <m:r>
              <w:rPr>
                <w:rFonts w:ascii="Cambria Math" w:hAnsi="Cambria Math" w:cstheme="minorHAnsi"/>
              </w:rPr>
              <m:t>m</m:t>
            </m:r>
            <m:r>
              <m:rPr>
                <m:sty m:val="p"/>
              </m:rPr>
              <w:rPr>
                <w:rFonts w:ascii="Cambria Math" w:hAnsi="Cambria Math" w:cstheme="minorHAnsi"/>
              </w:rPr>
              <m:t>-</m:t>
            </m:r>
            <m:r>
              <w:rPr>
                <w:rFonts w:ascii="Cambria Math" w:hAnsi="Cambria Math" w:cstheme="minorHAnsi"/>
              </w:rPr>
              <m:t>1</m:t>
            </m:r>
          </m:sup>
        </m:sSup>
      </m:oMath>
      <w:r>
        <w:rPr>
          <w:rFonts w:asciiTheme="minorHAnsi" w:hAnsiTheme="minorHAnsi" w:cstheme="minorHAnsi"/>
        </w:rPr>
        <w:t xml:space="preserve"> is the unit </w:t>
      </w:r>
      <w:proofErr w:type="gramStart"/>
      <w:r>
        <w:rPr>
          <w:rFonts w:asciiTheme="minorHAnsi" w:hAnsiTheme="minorHAnsi" w:cstheme="minorHAnsi"/>
        </w:rPr>
        <w:t>simplex.</w:t>
      </w:r>
      <w:proofErr w:type="gramEnd"/>
      <w:r>
        <w:rPr>
          <w:rFonts w:asciiTheme="minorHAnsi" w:hAnsiTheme="minorHAnsi" w:cstheme="minorHAnsi"/>
        </w:rPr>
        <w:t xml:space="preserve"> The structure of the solution follows from the first-order optimality conditions, which can be written using the Lagrangian,</w:t>
      </w:r>
    </w:p>
    <w:p w14:paraId="2996B7DB" w14:textId="083A0A2A" w:rsidR="00D22D75" w:rsidRPr="00C3586C" w:rsidRDefault="00683078" w:rsidP="00C3586C">
      <w:pPr>
        <w:pStyle w:val="BodyText"/>
        <w:spacing w:after="0" w:line="360" w:lineRule="auto"/>
        <w:jc w:val="center"/>
        <w:rPr>
          <w:rFonts w:asciiTheme="minorHAnsi" w:hAnsiTheme="minorHAnsi" w:cstheme="minorHAnsi"/>
        </w:rPr>
        <w:pPrChange w:id="341" w:author="Stoycho Rusinov" w:date="2026-08-08T17:14:00Z">
          <w:pPr>
            <w:pStyle w:val="BodyText"/>
            <w:spacing w:after="0" w:line="360" w:lineRule="auto"/>
          </w:pPr>
        </w:pPrChange>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r>
            <w:del w:id="342" w:author="Stoycho Rusinov" w:date="2026-08-08T17:14:00Z">
              <m:rPr>
                <m:sty m:val="p"/>
              </m:rPr>
              <w:rPr>
                <w:rFonts w:ascii="Cambria Math" w:hAnsi="Cambria Math" w:cstheme="minorHAnsi"/>
              </w:rPr>
              <m:t>(</m:t>
            </w:del>
          </m:r>
          <m:r>
            <w:del w:id="343" w:author="Stoycho Rusinov" w:date="2026-08-08T17:14:00Z">
              <m:rPr>
                <m:sty m:val="bi"/>
              </m:rPr>
              <w:rPr>
                <w:rFonts w:ascii="Cambria Math" w:hAnsi="Cambria Math" w:cstheme="minorHAnsi"/>
              </w:rPr>
              <m:t>w</m:t>
            </w:del>
          </m:r>
          <m:r>
            <w:del w:id="344" w:author="Stoycho Rusinov" w:date="2026-08-08T17:14:00Z">
              <m:rPr>
                <m:sty m:val="p"/>
              </m:rPr>
              <w:rPr>
                <w:rFonts w:ascii="Cambria Math" w:hAnsi="Cambria Math" w:cstheme="minorHAnsi"/>
              </w:rPr>
              <m:t>,</m:t>
            </w:del>
          </m:r>
          <m:r>
            <w:del w:id="345" w:author="Stoycho Rusinov" w:date="2026-08-08T17:14:00Z">
              <w:rPr>
                <w:rFonts w:ascii="Cambria Math" w:hAnsi="Cambria Math" w:cstheme="minorHAnsi"/>
              </w:rPr>
              <m:t>λ</m:t>
            </w:del>
          </m:r>
          <m:r>
            <w:del w:id="346" w:author="Stoycho Rusinov" w:date="2026-08-08T17:14:00Z">
              <m:rPr>
                <m:sty m:val="p"/>
              </m:rPr>
              <w:rPr>
                <w:rFonts w:ascii="Cambria Math" w:hAnsi="Cambria Math" w:cstheme="minorHAnsi"/>
              </w:rPr>
              <m:t>,</m:t>
            </w:del>
          </m:r>
          <m:sSub>
            <m:sSubPr>
              <m:ctrlPr>
                <w:del w:id="347" w:author="Stoycho Rusinov" w:date="2026-08-08T17:14:00Z">
                  <w:rPr>
                    <w:rFonts w:ascii="Cambria Math" w:hAnsi="Cambria Math" w:cstheme="minorHAnsi"/>
                  </w:rPr>
                </w:del>
              </m:ctrlPr>
            </m:sSubPr>
            <m:e>
              <m:r>
                <w:del w:id="348" w:author="Stoycho Rusinov" w:date="2026-08-08T17:14:00Z">
                  <m:rPr>
                    <m:sty m:val="bi"/>
                  </m:rPr>
                  <w:rPr>
                    <w:rFonts w:ascii="Cambria Math" w:hAnsi="Cambria Math" w:cstheme="minorHAnsi"/>
                  </w:rPr>
                  <m:t>ν</m:t>
                </w:del>
              </m:r>
            </m:e>
            <m:sub>
              <m:r>
                <w:del w:id="349" w:author="Stoycho Rusinov" w:date="2026-08-08T17:14:00Z">
                  <w:rPr>
                    <w:rFonts w:ascii="Cambria Math" w:hAnsi="Cambria Math" w:cstheme="minorHAnsi"/>
                  </w:rPr>
                  <m:t>j</m:t>
                </w:del>
              </m:r>
            </m:sub>
          </m:sSub>
          <m:r>
            <w:del w:id="350" w:author="Stoycho Rusinov" w:date="2026-08-08T17:14:00Z">
              <m:rPr>
                <m:sty m:val="p"/>
              </m:rPr>
              <w:rPr>
                <w:rFonts w:ascii="Cambria Math" w:hAnsi="Cambria Math" w:cstheme="minorHAnsi"/>
              </w:rPr>
              <m:t>)=</m:t>
            </w:del>
          </m:r>
          <m:sSubSup>
            <m:sSubSupPr>
              <m:ctrlPr>
                <w:del w:id="351" w:author="Stoycho Rusinov" w:date="2026-08-08T17:14:00Z">
                  <w:rPr>
                    <w:rFonts w:ascii="Cambria Math" w:hAnsi="Cambria Math" w:cstheme="minorHAnsi"/>
                  </w:rPr>
                </w:del>
              </m:ctrlPr>
            </m:sSubSupPr>
            <m:e>
              <m:d>
                <m:dPr>
                  <m:begChr m:val="∥"/>
                  <m:endChr m:val="∥"/>
                  <m:ctrlPr>
                    <w:del w:id="352" w:author="Stoycho Rusinov" w:date="2026-08-08T17:14:00Z">
                      <w:rPr>
                        <w:rFonts w:ascii="Cambria Math" w:hAnsi="Cambria Math" w:cstheme="minorHAnsi"/>
                      </w:rPr>
                    </w:del>
                  </m:ctrlPr>
                </m:dPr>
                <m:e>
                  <m:sSub>
                    <m:sSubPr>
                      <m:ctrlPr>
                        <w:del w:id="353" w:author="Stoycho Rusinov" w:date="2026-08-08T17:14:00Z">
                          <w:rPr>
                            <w:rFonts w:ascii="Cambria Math" w:hAnsi="Cambria Math" w:cstheme="minorHAnsi"/>
                          </w:rPr>
                        </w:del>
                      </m:ctrlPr>
                    </m:sSubPr>
                    <m:e>
                      <m:r>
                        <w:del w:id="354" w:author="Stoycho Rusinov" w:date="2026-08-08T17:14:00Z">
                          <m:rPr>
                            <m:sty m:val="bi"/>
                          </m:rPr>
                          <w:rPr>
                            <w:rFonts w:ascii="Cambria Math" w:hAnsi="Cambria Math" w:cstheme="minorHAnsi"/>
                          </w:rPr>
                          <m:t>Y</m:t>
                        </w:del>
                      </m:r>
                    </m:e>
                    <m:sub>
                      <m:r>
                        <w:del w:id="355" w:author="Stoycho Rusinov" w:date="2026-08-08T17:14:00Z">
                          <w:rPr>
                            <w:rFonts w:ascii="Cambria Math" w:hAnsi="Cambria Math" w:cstheme="minorHAnsi"/>
                          </w:rPr>
                          <m:t>j</m:t>
                        </w:del>
                      </m:r>
                    </m:sub>
                  </m:sSub>
                  <m:r>
                    <w:del w:id="356" w:author="Stoycho Rusinov" w:date="2026-08-08T17:14:00Z">
                      <m:rPr>
                        <m:sty m:val="p"/>
                      </m:rPr>
                      <w:rPr>
                        <w:rFonts w:ascii="Cambria Math" w:hAnsi="Cambria Math" w:cstheme="minorHAnsi"/>
                      </w:rPr>
                      <m:t>-</m:t>
                    </w:del>
                  </m:r>
                  <m:sSub>
                    <m:sSubPr>
                      <m:ctrlPr>
                        <w:del w:id="357" w:author="Stoycho Rusinov" w:date="2026-08-08T17:14:00Z">
                          <w:rPr>
                            <w:rFonts w:ascii="Cambria Math" w:hAnsi="Cambria Math" w:cstheme="minorHAnsi"/>
                          </w:rPr>
                        </w:del>
                      </m:ctrlPr>
                    </m:sSubPr>
                    <m:e>
                      <m:r>
                        <w:del w:id="358" w:author="Stoycho Rusinov" w:date="2026-08-08T17:14:00Z">
                          <m:rPr>
                            <m:sty m:val="bi"/>
                          </m:rPr>
                          <w:rPr>
                            <w:rFonts w:ascii="Cambria Math" w:hAnsi="Cambria Math" w:cstheme="minorHAnsi"/>
                          </w:rPr>
                          <m:t>Y</m:t>
                        </w:del>
                      </m:r>
                    </m:e>
                    <m:sub>
                      <m:r>
                        <w:del w:id="359" w:author="Stoycho Rusinov" w:date="2026-08-08T17:14:00Z">
                          <w:rPr>
                            <w:rFonts w:ascii="Cambria Math" w:hAnsi="Cambria Math" w:cstheme="minorHAnsi"/>
                          </w:rPr>
                          <m:t>​</m:t>
                        </w:del>
                      </m:r>
                      <m:sSub>
                        <m:sSubPr>
                          <m:ctrlPr>
                            <w:del w:id="360" w:author="Stoycho Rusinov" w:date="2026-08-08T17:14:00Z">
                              <w:rPr>
                                <w:rFonts w:ascii="Cambria Math" w:hAnsi="Cambria Math" w:cstheme="minorHAnsi"/>
                              </w:rPr>
                            </w:del>
                          </m:ctrlPr>
                        </m:sSubPr>
                        <m:e>
                          <m:r>
                            <w:del w:id="361" w:author="Stoycho Rusinov" w:date="2026-08-08T17:14:00Z">
                              <m:rPr>
                                <m:sty m:val="p"/>
                              </m:rPr>
                              <w:rPr>
                                <w:rFonts w:ascii="Cambria Math" w:hAnsi="Cambria Math" w:cstheme="minorHAnsi"/>
                              </w:rPr>
                              <m:t>Γ</m:t>
                            </w:del>
                          </m:r>
                        </m:e>
                        <m:sub>
                          <m:r>
                            <w:del w:id="362" w:author="Stoycho Rusinov" w:date="2026-08-08T17:14:00Z">
                              <w:rPr>
                                <w:rFonts w:ascii="Cambria Math" w:hAnsi="Cambria Math" w:cstheme="minorHAnsi"/>
                              </w:rPr>
                              <m:t>j</m:t>
                            </w:del>
                          </m:r>
                        </m:sub>
                      </m:sSub>
                    </m:sub>
                  </m:sSub>
                  <m:r>
                    <w:del w:id="363" w:author="Stoycho Rusinov" w:date="2026-08-08T17:14:00Z">
                      <m:rPr>
                        <m:sty m:val="bi"/>
                      </m:rPr>
                      <w:rPr>
                        <w:rFonts w:ascii="Cambria Math" w:hAnsi="Cambria Math" w:cstheme="minorHAnsi"/>
                      </w:rPr>
                      <m:t>w</m:t>
                    </w:del>
                  </m:r>
                </m:e>
              </m:d>
            </m:e>
            <m:sub>
              <m:r>
                <w:del w:id="364" w:author="Stoycho Rusinov" w:date="2026-08-08T17:14:00Z">
                  <w:rPr>
                    <w:rFonts w:ascii="Cambria Math" w:hAnsi="Cambria Math" w:cstheme="minorHAnsi"/>
                  </w:rPr>
                  <m:t>2</m:t>
                </w:del>
              </m:r>
            </m:sub>
            <m:sup>
              <m:r>
                <w:del w:id="365" w:author="Stoycho Rusinov" w:date="2026-08-08T17:14:00Z">
                  <w:rPr>
                    <w:rFonts w:ascii="Cambria Math" w:hAnsi="Cambria Math" w:cstheme="minorHAnsi"/>
                  </w:rPr>
                  <m:t>2</m:t>
                </w:del>
              </m:r>
            </m:sup>
          </m:sSubSup>
          <m:r>
            <w:del w:id="366" w:author="Stoycho Rusinov" w:date="2026-08-08T17:14:00Z">
              <m:rPr>
                <m:sty m:val="p"/>
              </m:rPr>
              <w:rPr>
                <w:rFonts w:ascii="Cambria Math" w:hAnsi="Cambria Math" w:cstheme="minorHAnsi"/>
              </w:rPr>
              <m:t>+</m:t>
            </w:del>
          </m:r>
          <m:r>
            <w:del w:id="367" w:author="Stoycho Rusinov" w:date="2026-08-08T17:14:00Z">
              <w:rPr>
                <w:rFonts w:ascii="Cambria Math" w:hAnsi="Cambria Math" w:cstheme="minorHAnsi"/>
              </w:rPr>
              <m:t>λ</m:t>
            </w:del>
          </m:r>
          <m:d>
            <m:dPr>
              <m:ctrlPr>
                <w:del w:id="368" w:author="Stoycho Rusinov" w:date="2026-08-08T17:14:00Z">
                  <w:rPr>
                    <w:rFonts w:ascii="Cambria Math" w:hAnsi="Cambria Math" w:cstheme="minorHAnsi"/>
                  </w:rPr>
                </w:del>
              </m:ctrlPr>
            </m:dPr>
            <m:e>
              <m:sSup>
                <m:sSupPr>
                  <m:ctrlPr>
                    <w:del w:id="369" w:author="Stoycho Rusinov" w:date="2026-08-08T17:14:00Z">
                      <w:rPr>
                        <w:rFonts w:ascii="Cambria Math" w:hAnsi="Cambria Math" w:cstheme="minorHAnsi"/>
                      </w:rPr>
                    </w:del>
                  </m:ctrlPr>
                </m:sSupPr>
                <m:e>
                  <m:r>
                    <w:del w:id="370" w:author="Stoycho Rusinov" w:date="2026-08-08T17:14:00Z">
                      <m:rPr>
                        <m:sty m:val="b"/>
                      </m:rPr>
                      <w:rPr>
                        <w:rFonts w:ascii="Cambria Math" w:hAnsi="Cambria Math" w:cstheme="minorHAnsi"/>
                      </w:rPr>
                      <m:t>1</m:t>
                    </w:del>
                  </m:r>
                </m:e>
                <m:sup>
                  <m:r>
                    <w:del w:id="371" w:author="Stoycho Rusinov" w:date="2026-08-08T17:14:00Z">
                      <m:rPr>
                        <m:sty m:val="p"/>
                      </m:rPr>
                      <w:rPr>
                        <w:rFonts w:ascii="Cambria Math" w:hAnsi="Cambria Math" w:cstheme="minorHAnsi"/>
                      </w:rPr>
                      <m:t>'</m:t>
                    </w:del>
                  </m:r>
                </m:sup>
              </m:sSup>
              <m:r>
                <w:del w:id="372" w:author="Stoycho Rusinov" w:date="2026-08-08T17:14:00Z">
                  <m:rPr>
                    <m:sty m:val="bi"/>
                  </m:rPr>
                  <w:rPr>
                    <w:rFonts w:ascii="Cambria Math" w:hAnsi="Cambria Math" w:cstheme="minorHAnsi"/>
                  </w:rPr>
                  <m:t>w</m:t>
                </w:del>
              </m:r>
              <m:r>
                <w:del w:id="373" w:author="Stoycho Rusinov" w:date="2026-08-08T17:14:00Z">
                  <m:rPr>
                    <m:sty m:val="p"/>
                  </m:rPr>
                  <w:rPr>
                    <w:rFonts w:ascii="Cambria Math" w:hAnsi="Cambria Math" w:cstheme="minorHAnsi"/>
                  </w:rPr>
                  <m:t>-</m:t>
                </w:del>
              </m:r>
              <m:r>
                <w:del w:id="374" w:author="Stoycho Rusinov" w:date="2026-08-08T17:14:00Z">
                  <w:rPr>
                    <w:rFonts w:ascii="Cambria Math" w:hAnsi="Cambria Math" w:cstheme="minorHAnsi"/>
                  </w:rPr>
                  <m:t>1</m:t>
                </w:del>
              </m:r>
            </m:e>
          </m:d>
          <m:r>
            <w:del w:id="375" w:author="Stoycho Rusinov" w:date="2026-08-08T17:14:00Z">
              <m:rPr>
                <m:sty m:val="p"/>
              </m:rPr>
              <w:rPr>
                <w:rFonts w:ascii="Cambria Math" w:hAnsi="Cambria Math" w:cstheme="minorHAnsi"/>
              </w:rPr>
              <m:t>-</m:t>
            </w:del>
          </m:r>
          <m:sSubSup>
            <m:sSubSupPr>
              <m:ctrlPr>
                <w:del w:id="376" w:author="Stoycho Rusinov" w:date="2026-08-08T17:14:00Z">
                  <w:rPr>
                    <w:rFonts w:ascii="Cambria Math" w:hAnsi="Cambria Math" w:cstheme="minorHAnsi"/>
                  </w:rPr>
                </w:del>
              </m:ctrlPr>
            </m:sSubSupPr>
            <m:e>
              <m:r>
                <w:del w:id="377" w:author="Stoycho Rusinov" w:date="2026-08-08T17:14:00Z">
                  <m:rPr>
                    <m:sty m:val="bi"/>
                  </m:rPr>
                  <w:rPr>
                    <w:rFonts w:ascii="Cambria Math" w:hAnsi="Cambria Math" w:cstheme="minorHAnsi"/>
                  </w:rPr>
                  <m:t>ν</m:t>
                </w:del>
              </m:r>
            </m:e>
            <m:sub>
              <m:r>
                <w:del w:id="378" w:author="Stoycho Rusinov" w:date="2026-08-08T17:14:00Z">
                  <w:rPr>
                    <w:rFonts w:ascii="Cambria Math" w:hAnsi="Cambria Math" w:cstheme="minorHAnsi"/>
                  </w:rPr>
                  <m:t>j</m:t>
                </w:del>
              </m:r>
            </m:sub>
            <m:sup>
              <m:r>
                <w:del w:id="379" w:author="Stoycho Rusinov" w:date="2026-08-08T17:14:00Z">
                  <m:rPr>
                    <m:sty m:val="p"/>
                  </m:rPr>
                  <w:rPr>
                    <w:rFonts w:ascii="Cambria Math" w:hAnsi="Cambria Math" w:cstheme="minorHAnsi"/>
                  </w:rPr>
                  <m:t>'</m:t>
                </w:del>
              </m:r>
            </m:sup>
          </m:sSubSup>
          <m:r>
            <w:del w:id="380" w:author="Stoycho Rusinov" w:date="2026-08-08T17:14:00Z">
              <m:rPr>
                <m:sty m:val="bi"/>
              </m:rPr>
              <w:rPr>
                <w:rFonts w:ascii="Cambria Math" w:hAnsi="Cambria Math" w:cstheme="minorHAnsi"/>
              </w:rPr>
              <m:t>w</m:t>
            </w:del>
          </m:r>
          <m:d>
            <m:dPr>
              <m:ctrlPr>
                <w:ins w:id="381" w:author="Stoycho Rusinov" w:date="2026-08-08T17:14:00Z">
                  <w:rPr>
                    <w:rFonts w:ascii="Cambria Math" w:hAnsi="Cambria Math"/>
                  </w:rPr>
                </w:ins>
              </m:ctrlPr>
            </m:dPr>
            <m:e>
              <m:r>
                <w:ins w:id="382" w:author="Stoycho Rusinov" w:date="2026-08-08T17:14:00Z">
                  <m:rPr>
                    <m:sty m:val="b"/>
                  </m:rPr>
                  <w:rPr>
                    <w:rFonts w:ascii="Cambria Math" w:hAnsi="Cambria Math"/>
                  </w:rPr>
                  <m:t>w</m:t>
                </w:ins>
              </m:r>
              <m:r>
                <w:ins w:id="383" w:author="Stoycho Rusinov" w:date="2026-08-08T17:14:00Z">
                  <m:rPr>
                    <m:sty m:val="p"/>
                  </m:rPr>
                  <w:rPr>
                    <w:rFonts w:ascii="Cambria Math" w:hAnsi="Cambria Math"/>
                  </w:rPr>
                  <m:t>,</m:t>
                </w:ins>
              </m:r>
              <m:r>
                <w:ins w:id="384" w:author="Stoycho Rusinov" w:date="2026-08-08T17:14:00Z">
                  <w:rPr>
                    <w:rFonts w:ascii="Cambria Math" w:hAnsi="Cambria Math"/>
                  </w:rPr>
                  <m:t>λ</m:t>
                </w:ins>
              </m:r>
              <m:r>
                <w:ins w:id="385" w:author="Stoycho Rusinov" w:date="2026-08-08T17:14:00Z">
                  <m:rPr>
                    <m:sty m:val="p"/>
                  </m:rPr>
                  <w:rPr>
                    <w:rFonts w:ascii="Cambria Math" w:hAnsi="Cambria Math"/>
                  </w:rPr>
                  <m:t>,</m:t>
                </w:ins>
              </m:r>
              <m:sSub>
                <m:sSubPr>
                  <m:ctrlPr>
                    <w:ins w:id="386" w:author="Stoycho Rusinov" w:date="2026-08-08T17:14:00Z">
                      <w:rPr>
                        <w:rFonts w:ascii="Cambria Math" w:hAnsi="Cambria Math"/>
                      </w:rPr>
                    </w:ins>
                  </m:ctrlPr>
                </m:sSubPr>
                <m:e>
                  <m:r>
                    <w:ins w:id="387" w:author="Stoycho Rusinov" w:date="2026-08-08T17:14:00Z">
                      <m:rPr>
                        <m:sty m:val="b"/>
                      </m:rPr>
                      <w:rPr>
                        <w:rFonts w:ascii="Cambria Math" w:hAnsi="Cambria Math"/>
                      </w:rPr>
                      <m:t>ν</m:t>
                    </w:ins>
                  </m:r>
                </m:e>
                <m:sub>
                  <m:r>
                    <w:ins w:id="388" w:author="Stoycho Rusinov" w:date="2026-08-08T17:14:00Z">
                      <w:rPr>
                        <w:rFonts w:ascii="Cambria Math" w:hAnsi="Cambria Math"/>
                      </w:rPr>
                      <m:t>j</m:t>
                    </w:ins>
                  </m:r>
                </m:sub>
              </m:sSub>
            </m:e>
          </m:d>
          <m:r>
            <w:ins w:id="389" w:author="Stoycho Rusinov" w:date="2026-08-08T17:14:00Z">
              <m:rPr>
                <m:sty m:val="p"/>
              </m:rPr>
              <w:rPr>
                <w:rFonts w:ascii="Cambria Math" w:hAnsi="Cambria Math"/>
              </w:rPr>
              <m:t>=∥</m:t>
            </w:ins>
          </m:r>
          <m:sSub>
            <m:sSubPr>
              <m:ctrlPr>
                <w:ins w:id="390" w:author="Stoycho Rusinov" w:date="2026-08-08T17:14:00Z">
                  <w:rPr>
                    <w:rFonts w:ascii="Cambria Math" w:hAnsi="Cambria Math"/>
                  </w:rPr>
                </w:ins>
              </m:ctrlPr>
            </m:sSubPr>
            <m:e>
              <m:r>
                <w:ins w:id="391" w:author="Stoycho Rusinov" w:date="2026-08-08T17:14:00Z">
                  <m:rPr>
                    <m:sty m:val="b"/>
                  </m:rPr>
                  <w:rPr>
                    <w:rFonts w:ascii="Cambria Math" w:hAnsi="Cambria Math"/>
                  </w:rPr>
                  <m:t>Y</m:t>
                </w:ins>
              </m:r>
            </m:e>
            <m:sub>
              <m:r>
                <w:ins w:id="392" w:author="Stoycho Rusinov" w:date="2026-08-08T17:14:00Z">
                  <w:rPr>
                    <w:rFonts w:ascii="Cambria Math" w:hAnsi="Cambria Math"/>
                  </w:rPr>
                  <m:t>j</m:t>
                </w:ins>
              </m:r>
            </m:sub>
          </m:sSub>
          <m:r>
            <w:ins w:id="393" w:author="Stoycho Rusinov" w:date="2026-08-08T17:14:00Z">
              <m:rPr>
                <m:sty m:val="p"/>
              </m:rPr>
              <w:rPr>
                <w:rFonts w:ascii="Cambria Math" w:hAnsi="Cambria Math"/>
              </w:rPr>
              <m:t>-</m:t>
            </w:ins>
          </m:r>
          <m:sSub>
            <m:sSubPr>
              <m:ctrlPr>
                <w:ins w:id="394" w:author="Stoycho Rusinov" w:date="2026-08-08T17:14:00Z">
                  <w:rPr>
                    <w:rFonts w:ascii="Cambria Math" w:hAnsi="Cambria Math"/>
                  </w:rPr>
                </w:ins>
              </m:ctrlPr>
            </m:sSubPr>
            <m:e>
              <m:r>
                <w:ins w:id="395" w:author="Stoycho Rusinov" w:date="2026-08-08T17:14:00Z">
                  <m:rPr>
                    <m:sty m:val="b"/>
                  </m:rPr>
                  <w:rPr>
                    <w:rFonts w:ascii="Cambria Math" w:hAnsi="Cambria Math"/>
                  </w:rPr>
                  <m:t>Y</m:t>
                </w:ins>
              </m:r>
            </m:e>
            <m:sub>
              <m:sSub>
                <m:sSubPr>
                  <m:ctrlPr>
                    <w:ins w:id="396" w:author="Stoycho Rusinov" w:date="2026-08-08T17:14:00Z">
                      <w:rPr>
                        <w:rFonts w:ascii="Cambria Math" w:hAnsi="Cambria Math"/>
                      </w:rPr>
                    </w:ins>
                  </m:ctrlPr>
                </m:sSubPr>
                <m:e>
                  <m:r>
                    <w:ins w:id="397" w:author="Stoycho Rusinov" w:date="2026-08-08T17:14:00Z">
                      <w:rPr>
                        <w:rFonts w:ascii="Cambria Math" w:hAnsi="Cambria Math"/>
                      </w:rPr>
                      <m:t>Γ</m:t>
                    </w:ins>
                  </m:r>
                </m:e>
                <m:sub>
                  <m:r>
                    <w:ins w:id="398" w:author="Stoycho Rusinov" w:date="2026-08-08T17:14:00Z">
                      <w:rPr>
                        <w:rFonts w:ascii="Cambria Math" w:hAnsi="Cambria Math"/>
                      </w:rPr>
                      <m:t>j</m:t>
                    </w:ins>
                  </m:r>
                </m:sub>
              </m:sSub>
            </m:sub>
          </m:sSub>
          <m:r>
            <w:ins w:id="399" w:author="Stoycho Rusinov" w:date="2026-08-08T17:14:00Z">
              <m:rPr>
                <m:sty m:val="b"/>
              </m:rPr>
              <w:rPr>
                <w:rFonts w:ascii="Cambria Math" w:hAnsi="Cambria Math"/>
              </w:rPr>
              <m:t>w</m:t>
            </w:ins>
          </m:r>
          <m:sSubSup>
            <m:sSubSupPr>
              <m:ctrlPr>
                <w:ins w:id="400" w:author="Stoycho Rusinov" w:date="2026-08-08T17:14:00Z">
                  <w:rPr>
                    <w:rFonts w:ascii="Cambria Math" w:hAnsi="Cambria Math"/>
                  </w:rPr>
                </w:ins>
              </m:ctrlPr>
            </m:sSubSupPr>
            <m:e>
              <m:r>
                <w:ins w:id="401" w:author="Stoycho Rusinov" w:date="2026-08-08T17:14:00Z">
                  <m:rPr>
                    <m:sty m:val="p"/>
                  </m:rPr>
                  <w:rPr>
                    <w:rFonts w:ascii="Cambria Math" w:hAnsi="Cambria Math"/>
                  </w:rPr>
                  <m:t>∥</m:t>
                </w:ins>
              </m:r>
            </m:e>
            <m:sub>
              <m:r>
                <w:ins w:id="402" w:author="Stoycho Rusinov" w:date="2026-08-08T17:14:00Z">
                  <w:rPr>
                    <w:rFonts w:ascii="Cambria Math" w:hAnsi="Cambria Math"/>
                  </w:rPr>
                  <m:t>2</m:t>
                </w:ins>
              </m:r>
            </m:sub>
            <m:sup>
              <m:r>
                <w:ins w:id="403" w:author="Stoycho Rusinov" w:date="2026-08-08T17:14:00Z">
                  <w:rPr>
                    <w:rFonts w:ascii="Cambria Math" w:hAnsi="Cambria Math"/>
                  </w:rPr>
                  <m:t>2</m:t>
                </w:ins>
              </m:r>
            </m:sup>
          </m:sSubSup>
          <m:r>
            <w:ins w:id="404" w:author="Stoycho Rusinov" w:date="2026-08-08T17:14:00Z">
              <m:rPr>
                <m:sty m:val="p"/>
              </m:rPr>
              <w:rPr>
                <w:rFonts w:ascii="Cambria Math" w:hAnsi="Cambria Math"/>
              </w:rPr>
              <m:t>+</m:t>
            </w:ins>
          </m:r>
          <m:r>
            <w:ins w:id="405" w:author="Stoycho Rusinov" w:date="2026-08-08T17:14:00Z">
              <w:rPr>
                <w:rFonts w:ascii="Cambria Math" w:hAnsi="Cambria Math"/>
              </w:rPr>
              <m:t>λ</m:t>
            </w:ins>
          </m:r>
          <m:d>
            <m:dPr>
              <m:ctrlPr>
                <w:ins w:id="406" w:author="Stoycho Rusinov" w:date="2026-08-08T17:14:00Z">
                  <w:rPr>
                    <w:rFonts w:ascii="Cambria Math" w:hAnsi="Cambria Math"/>
                  </w:rPr>
                </w:ins>
              </m:ctrlPr>
            </m:dPr>
            <m:e>
              <m:r>
                <w:ins w:id="407" w:author="Stoycho Rusinov" w:date="2026-08-08T17:14:00Z">
                  <m:rPr>
                    <m:sty m:val="b"/>
                  </m:rPr>
                  <w:rPr>
                    <w:rFonts w:ascii="Cambria Math" w:hAnsi="Cambria Math"/>
                  </w:rPr>
                  <m:t>1</m:t>
                </w:ins>
              </m:r>
              <m:r>
                <w:ins w:id="408" w:author="Stoycho Rusinov" w:date="2026-08-08T17:14:00Z">
                  <m:rPr>
                    <m:sty m:val="p"/>
                  </m:rPr>
                  <w:rPr>
                    <w:rFonts w:ascii="Cambria Math" w:hAnsi="Cambria Math"/>
                  </w:rPr>
                  <m:t>'</m:t>
                </w:ins>
              </m:r>
              <m:r>
                <w:ins w:id="409" w:author="Stoycho Rusinov" w:date="2026-08-08T17:14:00Z">
                  <m:rPr>
                    <m:sty m:val="b"/>
                  </m:rPr>
                  <w:rPr>
                    <w:rFonts w:ascii="Cambria Math" w:hAnsi="Cambria Math"/>
                  </w:rPr>
                  <m:t>w</m:t>
                </w:ins>
              </m:r>
              <m:r>
                <w:ins w:id="410" w:author="Stoycho Rusinov" w:date="2026-08-08T17:14:00Z">
                  <m:rPr>
                    <m:sty m:val="p"/>
                  </m:rPr>
                  <w:rPr>
                    <w:rFonts w:ascii="Cambria Math" w:hAnsi="Cambria Math"/>
                  </w:rPr>
                  <m:t>-</m:t>
                </w:ins>
              </m:r>
              <m:r>
                <w:ins w:id="411" w:author="Stoycho Rusinov" w:date="2026-08-08T17:14:00Z">
                  <w:rPr>
                    <w:rFonts w:ascii="Cambria Math" w:hAnsi="Cambria Math"/>
                  </w:rPr>
                  <m:t>1</m:t>
                </w:ins>
              </m:r>
            </m:e>
          </m:d>
          <m:r>
            <w:ins w:id="412" w:author="Stoycho Rusinov" w:date="2026-08-08T17:14:00Z">
              <m:rPr>
                <m:sty m:val="p"/>
              </m:rPr>
              <w:rPr>
                <w:rFonts w:ascii="Cambria Math" w:hAnsi="Cambria Math"/>
              </w:rPr>
              <m:t>-</m:t>
            </w:ins>
          </m:r>
          <m:sSub>
            <m:sSubPr>
              <m:ctrlPr>
                <w:ins w:id="413" w:author="Stoycho Rusinov" w:date="2026-08-08T17:14:00Z">
                  <w:rPr>
                    <w:rFonts w:ascii="Cambria Math" w:hAnsi="Cambria Math"/>
                  </w:rPr>
                </w:ins>
              </m:ctrlPr>
            </m:sSubPr>
            <m:e>
              <m:r>
                <w:ins w:id="414" w:author="Stoycho Rusinov" w:date="2026-08-08T17:14:00Z">
                  <m:rPr>
                    <m:sty m:val="b"/>
                  </m:rPr>
                  <w:rPr>
                    <w:rFonts w:ascii="Cambria Math" w:hAnsi="Cambria Math"/>
                  </w:rPr>
                  <m:t>ν</m:t>
                </w:ins>
              </m:r>
            </m:e>
            <m:sub>
              <m:r>
                <w:ins w:id="415" w:author="Stoycho Rusinov" w:date="2026-08-08T17:14:00Z">
                  <w:rPr>
                    <w:rFonts w:ascii="Cambria Math" w:hAnsi="Cambria Math"/>
                  </w:rPr>
                  <m:t>j</m:t>
                </w:ins>
              </m:r>
            </m:sub>
          </m:sSub>
          <m:r>
            <w:ins w:id="416" w:author="Stoycho Rusinov" w:date="2026-08-08T17:14:00Z">
              <m:rPr>
                <m:sty m:val="p"/>
              </m:rPr>
              <w:rPr>
                <w:rFonts w:ascii="Cambria Math" w:hAnsi="Cambria Math"/>
              </w:rPr>
              <m:t>'</m:t>
            </w:ins>
          </m:r>
          <m:r>
            <w:ins w:id="417" w:author="Stoycho Rusinov" w:date="2026-08-08T17:14:00Z">
              <m:rPr>
                <m:sty m:val="b"/>
              </m:rPr>
              <w:rPr>
                <w:rFonts w:ascii="Cambria Math" w:hAnsi="Cambria Math"/>
              </w:rPr>
              <m:t>w</m:t>
            </w:ins>
          </m:r>
          <m:r>
            <m:rPr>
              <m:sty m:val="p"/>
            </m:rPr>
            <w:rPr>
              <w:rFonts w:ascii="Cambria Math" w:hAnsi="Cambria Math"/>
            </w:rPr>
            <m:t>.</m:t>
          </m:r>
        </m:oMath>
      </m:oMathPara>
    </w:p>
    <w:p w14:paraId="435F1B7F" w14:textId="77777777" w:rsidR="00D22D75" w:rsidRPr="00C3586C" w:rsidRDefault="001F394D" w:rsidP="00E806B3">
      <w:pPr>
        <w:pStyle w:val="FirstParagraph"/>
        <w:spacing w:after="0" w:line="360" w:lineRule="auto"/>
        <w:rPr>
          <w:rFonts w:asciiTheme="minorHAnsi" w:hAnsiTheme="minorHAnsi" w:cstheme="minorHAnsi"/>
        </w:rPr>
      </w:pPr>
      <w:r>
        <w:rPr>
          <w:rFonts w:asciiTheme="minorHAnsi" w:hAnsiTheme="minorHAnsi" w:cstheme="minorHAnsi"/>
        </w:rPr>
        <w:t xml:space="preserve">where </w:t>
      </w:r>
      <m:oMath>
        <m:r>
          <w:rPr>
            <w:rFonts w:ascii="Cambria Math" w:hAnsi="Cambria Math" w:cstheme="minorHAnsi"/>
          </w:rPr>
          <m:t>λ</m:t>
        </m:r>
      </m:oMath>
      <w:r>
        <w:rPr>
          <w:rFonts w:asciiTheme="minorHAnsi" w:hAnsiTheme="minorHAnsi" w:cstheme="minorHAnsi"/>
        </w:rPr>
        <w:t xml:space="preserve"> is the multiplier on the adding-up constraint and </w:t>
      </w:r>
      <m:oMath>
        <m:sSub>
          <m:sSubPr>
            <m:ctrlPr>
              <w:rPr>
                <w:rFonts w:ascii="Cambria Math" w:hAnsi="Cambria Math" w:cstheme="minorHAnsi"/>
              </w:rPr>
            </m:ctrlPr>
          </m:sSubPr>
          <m:e>
            <m:r>
              <m:rPr>
                <m:sty m:val="bi"/>
              </m:rPr>
              <w:rPr>
                <w:rFonts w:ascii="Cambria Math" w:hAnsi="Cambria Math" w:cstheme="minorHAnsi"/>
              </w:rPr>
              <m:t>ν</m:t>
            </m:r>
          </m:e>
          <m:sub>
            <m:r>
              <w:rPr>
                <w:rFonts w:ascii="Cambria Math" w:hAnsi="Cambria Math" w:cstheme="minorHAnsi"/>
              </w:rPr>
              <m:t>j</m:t>
            </m:r>
          </m:sub>
        </m:sSub>
        <m:r>
          <m:rPr>
            <m:sty m:val="p"/>
          </m:rP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jk</m:t>
            </m:r>
          </m:sub>
        </m:sSub>
        <m:sSub>
          <m:sSubPr>
            <m:ctrlPr>
              <w:rPr>
                <w:rFonts w:ascii="Cambria Math" w:hAnsi="Cambria Math" w:cstheme="minorHAnsi"/>
              </w:rPr>
            </m:ctrlPr>
          </m:sSubPr>
          <m:e>
            <m:r>
              <m:rPr>
                <m:sty m:val="p"/>
              </m:rPr>
              <w:rPr>
                <w:rFonts w:ascii="Cambria Math" w:hAnsi="Cambria Math" w:cstheme="minorHAnsi"/>
              </w:rPr>
              <m:t>)</m:t>
            </m:r>
          </m:e>
          <m:sub>
            <m:r>
              <w:rPr>
                <w:rFonts w:ascii="Cambria Math" w:hAnsi="Cambria Math" w:cstheme="minorHAnsi"/>
              </w:rPr>
              <m:t>k</m:t>
            </m:r>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sub>
        </m:sSub>
      </m:oMath>
      <w:r>
        <w:rPr>
          <w:rFonts w:asciiTheme="minorHAnsi" w:hAnsiTheme="minorHAnsi" w:cstheme="minorHAnsi"/>
        </w:rPr>
        <w:t xml:space="preserve"> is the vector of multipliers on the non-negativity constraints, with </w:t>
      </w:r>
      <m:oMath>
        <m:sSub>
          <m:sSubPr>
            <m:ctrlPr>
              <w:rPr>
                <w:rFonts w:ascii="Cambria Math" w:hAnsi="Cambria Math" w:cstheme="minorHAnsi"/>
              </w:rPr>
            </m:ctrlPr>
          </m:sSubPr>
          <m:e>
            <m:r>
              <m:rPr>
                <m:sty m:val="bi"/>
              </m:rPr>
              <w:rPr>
                <w:rFonts w:ascii="Cambria Math" w:hAnsi="Cambria Math" w:cstheme="minorHAnsi"/>
              </w:rPr>
              <m:t>ν</m:t>
            </m:r>
          </m:e>
          <m:sub>
            <m:r>
              <w:rPr>
                <w:rFonts w:ascii="Cambria Math" w:hAnsi="Cambria Math" w:cstheme="minorHAnsi"/>
              </w:rPr>
              <m:t>j</m:t>
            </m:r>
          </m:sub>
        </m:sSub>
        <m:r>
          <m:rPr>
            <m:sty m:val="p"/>
          </m:rPr>
          <w:rPr>
            <w:rFonts w:ascii="Cambria Math" w:hAnsi="Cambria Math" w:cstheme="minorHAnsi"/>
          </w:rPr>
          <m:t>≥</m:t>
        </m:r>
        <m:r>
          <m:rPr>
            <m:sty m:val="b"/>
          </m:rPr>
          <w:rPr>
            <w:rFonts w:ascii="Cambria Math" w:hAnsi="Cambria Math" w:cstheme="minorHAnsi"/>
          </w:rPr>
          <m:t>0</m:t>
        </m:r>
      </m:oMath>
      <w:r>
        <w:rPr>
          <w:rFonts w:asciiTheme="minorHAnsi" w:hAnsiTheme="minorHAnsi" w:cstheme="minorHAnsi"/>
        </w:rPr>
        <w:t>. The Karush–Kuhn–Tucker (KKT) conditions are</w:t>
      </w:r>
    </w:p>
    <w:p w14:paraId="35A4A48E" w14:textId="77777777" w:rsidR="00D22D75" w:rsidRPr="00C3586C" w:rsidRDefault="00683078" w:rsidP="00C3586C">
      <w:pPr>
        <w:pStyle w:val="BodyText"/>
        <w:spacing w:after="0" w:line="360" w:lineRule="auto"/>
        <w:rPr>
          <w:del w:id="418" w:author="Stoycho Rusinov" w:date="2026-08-08T17:14:00Z"/>
          <w:rFonts w:asciiTheme="minorHAnsi" w:hAnsiTheme="minorHAnsi" w:cstheme="minorHAnsi"/>
        </w:rPr>
      </w:pPr>
      <m:oMathPara>
        <m:oMathParaPr>
          <m:jc m:val="center"/>
        </m:oMathParaPr>
        <m:oMath>
          <m:eqArr>
            <m:eqArrPr>
              <m:ctrlPr>
                <w:del w:id="419" w:author="Stoycho Rusinov" w:date="2026-08-08T17:14:00Z">
                  <w:rPr>
                    <w:rFonts w:ascii="Cambria Math" w:hAnsi="Cambria Math" w:cstheme="minorHAnsi"/>
                  </w:rPr>
                </w:del>
              </m:ctrlPr>
            </m:eqArrPr>
            <m:e>
              <m:r>
                <w:del w:id="420" w:author="Stoycho Rusinov" w:date="2026-08-08T17:14:00Z">
                  <m:rPr>
                    <m:sty m:val="p"/>
                  </m:rPr>
                  <w:rPr>
                    <w:rFonts w:ascii="Cambria Math" w:hAnsi="Cambria Math" w:cstheme="minorHAnsi"/>
                  </w:rPr>
                  <m:t>-</m:t>
                </w:del>
              </m:r>
              <m:r>
                <w:del w:id="421" w:author="Stoycho Rusinov" w:date="2026-08-08T17:14:00Z">
                  <w:rPr>
                    <w:rFonts w:ascii="Cambria Math" w:hAnsi="Cambria Math" w:cstheme="minorHAnsi"/>
                  </w:rPr>
                  <m:t>2</m:t>
                </w:del>
              </m:r>
              <m:sSubSup>
                <m:sSubSupPr>
                  <m:ctrlPr>
                    <w:del w:id="422" w:author="Stoycho Rusinov" w:date="2026-08-08T17:14:00Z">
                      <w:rPr>
                        <w:rFonts w:ascii="Cambria Math" w:hAnsi="Cambria Math" w:cstheme="minorHAnsi"/>
                      </w:rPr>
                    </w:del>
                  </m:ctrlPr>
                </m:sSubSupPr>
                <m:e>
                  <m:r>
                    <w:del w:id="423" w:author="Stoycho Rusinov" w:date="2026-08-08T17:14:00Z">
                      <m:rPr>
                        <m:sty m:val="bi"/>
                      </m:rPr>
                      <w:rPr>
                        <w:rFonts w:ascii="Cambria Math" w:hAnsi="Cambria Math" w:cstheme="minorHAnsi"/>
                      </w:rPr>
                      <m:t>Y</m:t>
                    </w:del>
                  </m:r>
                </m:e>
                <m:sub>
                  <m:r>
                    <w:del w:id="424" w:author="Stoycho Rusinov" w:date="2026-08-08T17:14:00Z">
                      <w:rPr>
                        <w:rFonts w:ascii="Cambria Math" w:hAnsi="Cambria Math" w:cstheme="minorHAnsi"/>
                      </w:rPr>
                      <m:t>​</m:t>
                    </w:del>
                  </m:r>
                  <m:sSub>
                    <m:sSubPr>
                      <m:ctrlPr>
                        <w:del w:id="425" w:author="Stoycho Rusinov" w:date="2026-08-08T17:14:00Z">
                          <w:rPr>
                            <w:rFonts w:ascii="Cambria Math" w:hAnsi="Cambria Math" w:cstheme="minorHAnsi"/>
                          </w:rPr>
                        </w:del>
                      </m:ctrlPr>
                    </m:sSubPr>
                    <m:e>
                      <m:r>
                        <w:del w:id="426" w:author="Stoycho Rusinov" w:date="2026-08-08T17:14:00Z">
                          <m:rPr>
                            <m:sty m:val="p"/>
                          </m:rPr>
                          <w:rPr>
                            <w:rFonts w:ascii="Cambria Math" w:hAnsi="Cambria Math" w:cstheme="minorHAnsi"/>
                          </w:rPr>
                          <m:t>Γ</m:t>
                        </w:del>
                      </m:r>
                    </m:e>
                    <m:sub>
                      <m:r>
                        <w:del w:id="427" w:author="Stoycho Rusinov" w:date="2026-08-08T17:14:00Z">
                          <w:rPr>
                            <w:rFonts w:ascii="Cambria Math" w:hAnsi="Cambria Math" w:cstheme="minorHAnsi"/>
                          </w:rPr>
                          <m:t>j</m:t>
                        </w:del>
                      </m:r>
                    </m:sub>
                  </m:sSub>
                </m:sub>
                <m:sup>
                  <m:r>
                    <w:del w:id="428" w:author="Stoycho Rusinov" w:date="2026-08-08T17:14:00Z">
                      <m:rPr>
                        <m:sty m:val="p"/>
                      </m:rPr>
                      <w:rPr>
                        <w:rFonts w:ascii="Cambria Math" w:hAnsi="Cambria Math" w:cstheme="minorHAnsi"/>
                      </w:rPr>
                      <m:t>'</m:t>
                    </w:del>
                  </m:r>
                </m:sup>
              </m:sSubSup>
              <m:d>
                <m:dPr>
                  <m:ctrlPr>
                    <w:del w:id="429" w:author="Stoycho Rusinov" w:date="2026-08-08T17:14:00Z">
                      <w:rPr>
                        <w:rFonts w:ascii="Cambria Math" w:hAnsi="Cambria Math" w:cstheme="minorHAnsi"/>
                      </w:rPr>
                    </w:del>
                  </m:ctrlPr>
                </m:dPr>
                <m:e>
                  <m:sSub>
                    <m:sSubPr>
                      <m:ctrlPr>
                        <w:del w:id="430" w:author="Stoycho Rusinov" w:date="2026-08-08T17:14:00Z">
                          <w:rPr>
                            <w:rFonts w:ascii="Cambria Math" w:hAnsi="Cambria Math" w:cstheme="minorHAnsi"/>
                          </w:rPr>
                        </w:del>
                      </m:ctrlPr>
                    </m:sSubPr>
                    <m:e>
                      <m:r>
                        <w:del w:id="431" w:author="Stoycho Rusinov" w:date="2026-08-08T17:14:00Z">
                          <m:rPr>
                            <m:sty m:val="bi"/>
                          </m:rPr>
                          <w:rPr>
                            <w:rFonts w:ascii="Cambria Math" w:hAnsi="Cambria Math" w:cstheme="minorHAnsi"/>
                          </w:rPr>
                          <m:t>Y</m:t>
                        </w:del>
                      </m:r>
                    </m:e>
                    <m:sub>
                      <m:r>
                        <w:del w:id="432" w:author="Stoycho Rusinov" w:date="2026-08-08T17:14:00Z">
                          <w:rPr>
                            <w:rFonts w:ascii="Cambria Math" w:hAnsi="Cambria Math" w:cstheme="minorHAnsi"/>
                          </w:rPr>
                          <m:t>j</m:t>
                        </w:del>
                      </m:r>
                    </m:sub>
                  </m:sSub>
                  <m:r>
                    <w:del w:id="433" w:author="Stoycho Rusinov" w:date="2026-08-08T17:14:00Z">
                      <m:rPr>
                        <m:sty m:val="p"/>
                      </m:rPr>
                      <w:rPr>
                        <w:rFonts w:ascii="Cambria Math" w:hAnsi="Cambria Math" w:cstheme="minorHAnsi"/>
                      </w:rPr>
                      <m:t>-</m:t>
                    </w:del>
                  </m:r>
                  <m:sSub>
                    <m:sSubPr>
                      <m:ctrlPr>
                        <w:del w:id="434" w:author="Stoycho Rusinov" w:date="2026-08-08T17:14:00Z">
                          <w:rPr>
                            <w:rFonts w:ascii="Cambria Math" w:hAnsi="Cambria Math" w:cstheme="minorHAnsi"/>
                          </w:rPr>
                        </w:del>
                      </m:ctrlPr>
                    </m:sSubPr>
                    <m:e>
                      <m:r>
                        <w:del w:id="435" w:author="Stoycho Rusinov" w:date="2026-08-08T17:14:00Z">
                          <m:rPr>
                            <m:sty m:val="bi"/>
                          </m:rPr>
                          <w:rPr>
                            <w:rFonts w:ascii="Cambria Math" w:hAnsi="Cambria Math" w:cstheme="minorHAnsi"/>
                          </w:rPr>
                          <m:t>Y</m:t>
                        </w:del>
                      </m:r>
                    </m:e>
                    <m:sub>
                      <m:r>
                        <w:del w:id="436" w:author="Stoycho Rusinov" w:date="2026-08-08T17:14:00Z">
                          <w:rPr>
                            <w:rFonts w:ascii="Cambria Math" w:hAnsi="Cambria Math" w:cstheme="minorHAnsi"/>
                          </w:rPr>
                          <m:t>​</m:t>
                        </w:del>
                      </m:r>
                      <m:sSub>
                        <m:sSubPr>
                          <m:ctrlPr>
                            <w:del w:id="437" w:author="Stoycho Rusinov" w:date="2026-08-08T17:14:00Z">
                              <w:rPr>
                                <w:rFonts w:ascii="Cambria Math" w:hAnsi="Cambria Math" w:cstheme="minorHAnsi"/>
                              </w:rPr>
                            </w:del>
                          </m:ctrlPr>
                        </m:sSubPr>
                        <m:e>
                          <m:r>
                            <w:del w:id="438" w:author="Stoycho Rusinov" w:date="2026-08-08T17:14:00Z">
                              <m:rPr>
                                <m:sty m:val="p"/>
                              </m:rPr>
                              <w:rPr>
                                <w:rFonts w:ascii="Cambria Math" w:hAnsi="Cambria Math" w:cstheme="minorHAnsi"/>
                              </w:rPr>
                              <m:t>Γ</m:t>
                            </w:del>
                          </m:r>
                        </m:e>
                        <m:sub>
                          <m:r>
                            <w:del w:id="439" w:author="Stoycho Rusinov" w:date="2026-08-08T17:14:00Z">
                              <w:rPr>
                                <w:rFonts w:ascii="Cambria Math" w:hAnsi="Cambria Math" w:cstheme="minorHAnsi"/>
                              </w:rPr>
                              <m:t>j</m:t>
                            </w:del>
                          </m:r>
                        </m:sub>
                      </m:sSub>
                    </m:sub>
                  </m:sSub>
                  <m:sSub>
                    <m:sSubPr>
                      <m:ctrlPr>
                        <w:del w:id="440" w:author="Stoycho Rusinov" w:date="2026-08-08T17:14:00Z">
                          <w:rPr>
                            <w:rFonts w:ascii="Cambria Math" w:hAnsi="Cambria Math" w:cstheme="minorHAnsi"/>
                          </w:rPr>
                        </w:del>
                      </m:ctrlPr>
                    </m:sSubPr>
                    <m:e>
                      <m:acc>
                        <m:accPr>
                          <m:ctrlPr>
                            <w:del w:id="441" w:author="Stoycho Rusinov" w:date="2026-08-08T17:14:00Z">
                              <w:rPr>
                                <w:rFonts w:ascii="Cambria Math" w:hAnsi="Cambria Math" w:cstheme="minorHAnsi"/>
                              </w:rPr>
                            </w:del>
                          </m:ctrlPr>
                        </m:accPr>
                        <m:e>
                          <m:r>
                            <w:del w:id="442" w:author="Stoycho Rusinov" w:date="2026-08-08T17:14:00Z">
                              <m:rPr>
                                <m:sty m:val="bi"/>
                              </m:rPr>
                              <w:rPr>
                                <w:rFonts w:ascii="Cambria Math" w:hAnsi="Cambria Math" w:cstheme="minorHAnsi"/>
                              </w:rPr>
                              <m:t>w</m:t>
                            </w:del>
                          </m:r>
                        </m:e>
                      </m:acc>
                    </m:e>
                    <m:sub>
                      <m:r>
                        <w:del w:id="443" w:author="Stoycho Rusinov" w:date="2026-08-08T17:14:00Z">
                          <w:rPr>
                            <w:rFonts w:ascii="Cambria Math" w:hAnsi="Cambria Math" w:cstheme="minorHAnsi"/>
                          </w:rPr>
                          <m:t>j</m:t>
                        </w:del>
                      </m:r>
                    </m:sub>
                  </m:sSub>
                </m:e>
              </m:d>
              <m:r>
                <w:del w:id="444" w:author="Stoycho Rusinov" w:date="2026-08-08T17:14:00Z">
                  <m:rPr>
                    <m:sty m:val="p"/>
                  </m:rPr>
                  <w:rPr>
                    <w:rFonts w:ascii="Cambria Math" w:hAnsi="Cambria Math" w:cstheme="minorHAnsi"/>
                  </w:rPr>
                  <m:t>+</m:t>
                </w:del>
              </m:r>
              <m:r>
                <w:del w:id="445" w:author="Stoycho Rusinov" w:date="2026-08-08T17:14:00Z">
                  <w:rPr>
                    <w:rFonts w:ascii="Cambria Math" w:hAnsi="Cambria Math" w:cstheme="minorHAnsi"/>
                  </w:rPr>
                  <m:t>λ</m:t>
                </w:del>
              </m:r>
              <m:r>
                <w:del w:id="446" w:author="Stoycho Rusinov" w:date="2026-08-08T17:14:00Z">
                  <m:rPr>
                    <m:sty m:val="b"/>
                  </m:rPr>
                  <w:rPr>
                    <w:rFonts w:ascii="Cambria Math" w:hAnsi="Cambria Math" w:cstheme="minorHAnsi"/>
                  </w:rPr>
                  <m:t>1</m:t>
                </w:del>
              </m:r>
              <m:r>
                <w:del w:id="447" w:author="Stoycho Rusinov" w:date="2026-08-08T17:14:00Z">
                  <m:rPr>
                    <m:sty m:val="p"/>
                  </m:rPr>
                  <w:rPr>
                    <w:rFonts w:ascii="Cambria Math" w:hAnsi="Cambria Math" w:cstheme="minorHAnsi"/>
                  </w:rPr>
                  <m:t>-</m:t>
                </w:del>
              </m:r>
              <m:sSub>
                <m:sSubPr>
                  <m:ctrlPr>
                    <w:del w:id="448" w:author="Stoycho Rusinov" w:date="2026-08-08T17:14:00Z">
                      <w:rPr>
                        <w:rFonts w:ascii="Cambria Math" w:hAnsi="Cambria Math" w:cstheme="minorHAnsi"/>
                      </w:rPr>
                    </w:del>
                  </m:ctrlPr>
                </m:sSubPr>
                <m:e>
                  <m:r>
                    <w:del w:id="449" w:author="Stoycho Rusinov" w:date="2026-08-08T17:14:00Z">
                      <m:rPr>
                        <m:sty m:val="bi"/>
                      </m:rPr>
                      <w:rPr>
                        <w:rFonts w:ascii="Cambria Math" w:hAnsi="Cambria Math" w:cstheme="minorHAnsi"/>
                      </w:rPr>
                      <m:t>ν</m:t>
                    </w:del>
                  </m:r>
                </m:e>
                <m:sub>
                  <m:r>
                    <w:del w:id="450" w:author="Stoycho Rusinov" w:date="2026-08-08T17:14:00Z">
                      <w:rPr>
                        <w:rFonts w:ascii="Cambria Math" w:hAnsi="Cambria Math" w:cstheme="minorHAnsi"/>
                      </w:rPr>
                      <m:t>j</m:t>
                    </w:del>
                  </m:r>
                </m:sub>
              </m:sSub>
              <m:r>
                <w:del w:id="451" w:author="Stoycho Rusinov" w:date="2026-08-08T17:14:00Z">
                  <w:rPr>
                    <w:rFonts w:ascii="Cambria Math" w:hAnsi="Cambria Math" w:cstheme="minorHAnsi"/>
                  </w:rPr>
                  <m:t>&amp;</m:t>
                </w:del>
              </m:r>
              <m:r>
                <w:del w:id="452" w:author="Stoycho Rusinov" w:date="2026-08-08T17:14:00Z">
                  <m:rPr>
                    <m:sty m:val="p"/>
                  </m:rPr>
                  <w:rPr>
                    <w:rFonts w:ascii="Cambria Math" w:hAnsi="Cambria Math" w:cstheme="minorHAnsi"/>
                  </w:rPr>
                  <m:t>=</m:t>
                </w:del>
              </m:r>
              <m:r>
                <w:del w:id="453" w:author="Stoycho Rusinov" w:date="2026-08-08T17:14:00Z">
                  <m:rPr>
                    <m:sty m:val="b"/>
                  </m:rPr>
                  <w:rPr>
                    <w:rFonts w:ascii="Cambria Math" w:hAnsi="Cambria Math" w:cstheme="minorHAnsi"/>
                  </w:rPr>
                  <m:t>0</m:t>
                </w:del>
              </m:r>
              <m:r>
                <w:del w:id="454" w:author="Stoycho Rusinov" w:date="2026-08-08T17:14:00Z">
                  <m:rPr>
                    <m:sty m:val="p"/>
                  </m:rPr>
                  <w:rPr>
                    <w:rFonts w:ascii="Cambria Math" w:hAnsi="Cambria Math" w:cstheme="minorHAnsi"/>
                  </w:rPr>
                  <m:t>,</m:t>
                </w:del>
              </m:r>
            </m:e>
            <m:e>
              <m:sSup>
                <m:sSupPr>
                  <m:ctrlPr>
                    <w:del w:id="455" w:author="Stoycho Rusinov" w:date="2026-08-08T17:14:00Z">
                      <w:rPr>
                        <w:rFonts w:ascii="Cambria Math" w:hAnsi="Cambria Math" w:cstheme="minorHAnsi"/>
                      </w:rPr>
                    </w:del>
                  </m:ctrlPr>
                </m:sSupPr>
                <m:e>
                  <m:r>
                    <w:del w:id="456" w:author="Stoycho Rusinov" w:date="2026-08-08T17:14:00Z">
                      <m:rPr>
                        <m:sty m:val="b"/>
                      </m:rPr>
                      <w:rPr>
                        <w:rFonts w:ascii="Cambria Math" w:hAnsi="Cambria Math" w:cstheme="minorHAnsi"/>
                      </w:rPr>
                      <m:t>1</m:t>
                    </w:del>
                  </m:r>
                </m:e>
                <m:sup>
                  <m:r>
                    <w:del w:id="457" w:author="Stoycho Rusinov" w:date="2026-08-08T17:14:00Z">
                      <m:rPr>
                        <m:sty m:val="p"/>
                      </m:rPr>
                      <w:rPr>
                        <w:rFonts w:ascii="Cambria Math" w:hAnsi="Cambria Math" w:cstheme="minorHAnsi"/>
                      </w:rPr>
                      <m:t>'</m:t>
                    </w:del>
                  </m:r>
                </m:sup>
              </m:sSup>
              <m:sSub>
                <m:sSubPr>
                  <m:ctrlPr>
                    <w:del w:id="458" w:author="Stoycho Rusinov" w:date="2026-08-08T17:14:00Z">
                      <w:rPr>
                        <w:rFonts w:ascii="Cambria Math" w:hAnsi="Cambria Math" w:cstheme="minorHAnsi"/>
                      </w:rPr>
                    </w:del>
                  </m:ctrlPr>
                </m:sSubPr>
                <m:e>
                  <m:acc>
                    <m:accPr>
                      <m:ctrlPr>
                        <w:del w:id="459" w:author="Stoycho Rusinov" w:date="2026-08-08T17:14:00Z">
                          <w:rPr>
                            <w:rFonts w:ascii="Cambria Math" w:hAnsi="Cambria Math" w:cstheme="minorHAnsi"/>
                          </w:rPr>
                        </w:del>
                      </m:ctrlPr>
                    </m:accPr>
                    <m:e>
                      <m:r>
                        <w:del w:id="460" w:author="Stoycho Rusinov" w:date="2026-08-08T17:14:00Z">
                          <m:rPr>
                            <m:sty m:val="bi"/>
                          </m:rPr>
                          <w:rPr>
                            <w:rFonts w:ascii="Cambria Math" w:hAnsi="Cambria Math" w:cstheme="minorHAnsi"/>
                          </w:rPr>
                          <m:t>w</m:t>
                        </w:del>
                      </m:r>
                    </m:e>
                  </m:acc>
                </m:e>
                <m:sub>
                  <m:r>
                    <w:del w:id="461" w:author="Stoycho Rusinov" w:date="2026-08-08T17:14:00Z">
                      <w:rPr>
                        <w:rFonts w:ascii="Cambria Math" w:hAnsi="Cambria Math" w:cstheme="minorHAnsi"/>
                      </w:rPr>
                      <m:t>j</m:t>
                    </w:del>
                  </m:r>
                </m:sub>
              </m:sSub>
              <m:r>
                <w:del w:id="462" w:author="Stoycho Rusinov" w:date="2026-08-08T17:14:00Z">
                  <w:rPr>
                    <w:rFonts w:ascii="Cambria Math" w:hAnsi="Cambria Math" w:cstheme="minorHAnsi"/>
                  </w:rPr>
                  <m:t>&amp;</m:t>
                </w:del>
              </m:r>
              <m:r>
                <w:del w:id="463" w:author="Stoycho Rusinov" w:date="2026-08-08T17:14:00Z">
                  <m:rPr>
                    <m:sty m:val="p"/>
                  </m:rPr>
                  <w:rPr>
                    <w:rFonts w:ascii="Cambria Math" w:hAnsi="Cambria Math" w:cstheme="minorHAnsi"/>
                  </w:rPr>
                  <m:t>=</m:t>
                </w:del>
              </m:r>
              <m:r>
                <w:del w:id="464" w:author="Stoycho Rusinov" w:date="2026-08-08T17:14:00Z">
                  <w:rPr>
                    <w:rFonts w:ascii="Cambria Math" w:hAnsi="Cambria Math" w:cstheme="minorHAnsi"/>
                  </w:rPr>
                  <m:t>1</m:t>
                </w:del>
              </m:r>
              <m:r>
                <w:del w:id="465" w:author="Stoycho Rusinov" w:date="2026-08-08T17:14:00Z">
                  <m:rPr>
                    <m:sty m:val="p"/>
                  </m:rPr>
                  <w:rPr>
                    <w:rFonts w:ascii="Cambria Math" w:hAnsi="Cambria Math" w:cstheme="minorHAnsi"/>
                  </w:rPr>
                  <m:t>,</m:t>
                </w:del>
              </m:r>
            </m:e>
            <m:e>
              <m:sSub>
                <m:sSubPr>
                  <m:ctrlPr>
                    <w:del w:id="466" w:author="Stoycho Rusinov" w:date="2026-08-08T17:14:00Z">
                      <w:rPr>
                        <w:rFonts w:ascii="Cambria Math" w:hAnsi="Cambria Math" w:cstheme="minorHAnsi"/>
                      </w:rPr>
                    </w:del>
                  </m:ctrlPr>
                </m:sSubPr>
                <m:e>
                  <m:acc>
                    <m:accPr>
                      <m:ctrlPr>
                        <w:del w:id="467" w:author="Stoycho Rusinov" w:date="2026-08-08T17:14:00Z">
                          <w:rPr>
                            <w:rFonts w:ascii="Cambria Math" w:hAnsi="Cambria Math" w:cstheme="minorHAnsi"/>
                          </w:rPr>
                        </w:del>
                      </m:ctrlPr>
                    </m:accPr>
                    <m:e>
                      <m:r>
                        <w:del w:id="468" w:author="Stoycho Rusinov" w:date="2026-08-08T17:14:00Z">
                          <m:rPr>
                            <m:sty m:val="bi"/>
                          </m:rPr>
                          <w:rPr>
                            <w:rFonts w:ascii="Cambria Math" w:hAnsi="Cambria Math" w:cstheme="minorHAnsi"/>
                          </w:rPr>
                          <m:t>w</m:t>
                        </w:del>
                      </m:r>
                    </m:e>
                  </m:acc>
                </m:e>
                <m:sub>
                  <m:r>
                    <w:del w:id="469" w:author="Stoycho Rusinov" w:date="2026-08-08T17:14:00Z">
                      <w:rPr>
                        <w:rFonts w:ascii="Cambria Math" w:hAnsi="Cambria Math" w:cstheme="minorHAnsi"/>
                      </w:rPr>
                      <m:t>j</m:t>
                    </w:del>
                  </m:r>
                </m:sub>
              </m:sSub>
              <m:r>
                <w:del w:id="470" w:author="Stoycho Rusinov" w:date="2026-08-08T17:14:00Z">
                  <w:rPr>
                    <w:rFonts w:ascii="Cambria Math" w:hAnsi="Cambria Math" w:cstheme="minorHAnsi"/>
                  </w:rPr>
                  <m:t>&amp;</m:t>
                </w:del>
              </m:r>
              <m:r>
                <w:del w:id="471" w:author="Stoycho Rusinov" w:date="2026-08-08T17:14:00Z">
                  <m:rPr>
                    <m:sty m:val="p"/>
                  </m:rPr>
                  <w:rPr>
                    <w:rFonts w:ascii="Cambria Math" w:hAnsi="Cambria Math" w:cstheme="minorHAnsi"/>
                  </w:rPr>
                  <m:t>≥</m:t>
                </w:del>
              </m:r>
              <m:r>
                <w:del w:id="472" w:author="Stoycho Rusinov" w:date="2026-08-08T17:14:00Z">
                  <m:rPr>
                    <m:sty m:val="b"/>
                  </m:rPr>
                  <w:rPr>
                    <w:rFonts w:ascii="Cambria Math" w:hAnsi="Cambria Math" w:cstheme="minorHAnsi"/>
                  </w:rPr>
                  <m:t>0</m:t>
                </w:del>
              </m:r>
              <m:r>
                <w:del w:id="473" w:author="Stoycho Rusinov" w:date="2026-08-08T17:14:00Z">
                  <m:rPr>
                    <m:sty m:val="p"/>
                  </m:rPr>
                  <w:rPr>
                    <w:rFonts w:ascii="Cambria Math" w:hAnsi="Cambria Math" w:cstheme="minorHAnsi"/>
                  </w:rPr>
                  <m:t>,</m:t>
                </w:del>
              </m:r>
              <m:r>
                <w:del w:id="474" w:author="Stoycho Rusinov" w:date="2026-08-08T17:14:00Z">
                  <w:rPr>
                    <w:rFonts w:ascii="Cambria Math" w:hAnsi="Cambria Math" w:cstheme="minorHAnsi"/>
                  </w:rPr>
                  <m:t>  </m:t>
                </w:del>
              </m:r>
              <m:sSub>
                <m:sSubPr>
                  <m:ctrlPr>
                    <w:del w:id="475" w:author="Stoycho Rusinov" w:date="2026-08-08T17:14:00Z">
                      <w:rPr>
                        <w:rFonts w:ascii="Cambria Math" w:hAnsi="Cambria Math" w:cstheme="minorHAnsi"/>
                      </w:rPr>
                    </w:del>
                  </m:ctrlPr>
                </m:sSubPr>
                <m:e>
                  <m:r>
                    <w:del w:id="476" w:author="Stoycho Rusinov" w:date="2026-08-08T17:14:00Z">
                      <m:rPr>
                        <m:sty m:val="bi"/>
                      </m:rPr>
                      <w:rPr>
                        <w:rFonts w:ascii="Cambria Math" w:hAnsi="Cambria Math" w:cstheme="minorHAnsi"/>
                      </w:rPr>
                      <m:t>ν</m:t>
                    </w:del>
                  </m:r>
                </m:e>
                <m:sub>
                  <m:r>
                    <w:del w:id="477" w:author="Stoycho Rusinov" w:date="2026-08-08T17:14:00Z">
                      <w:rPr>
                        <w:rFonts w:ascii="Cambria Math" w:hAnsi="Cambria Math" w:cstheme="minorHAnsi"/>
                      </w:rPr>
                      <m:t>j</m:t>
                    </w:del>
                  </m:r>
                </m:sub>
              </m:sSub>
              <m:r>
                <w:del w:id="478" w:author="Stoycho Rusinov" w:date="2026-08-08T17:14:00Z">
                  <m:rPr>
                    <m:sty m:val="p"/>
                  </m:rPr>
                  <w:rPr>
                    <w:rFonts w:ascii="Cambria Math" w:hAnsi="Cambria Math" w:cstheme="minorHAnsi"/>
                  </w:rPr>
                  <m:t>≥</m:t>
                </w:del>
              </m:r>
              <m:r>
                <w:del w:id="479" w:author="Stoycho Rusinov" w:date="2026-08-08T17:14:00Z">
                  <m:rPr>
                    <m:sty m:val="b"/>
                  </m:rPr>
                  <w:rPr>
                    <w:rFonts w:ascii="Cambria Math" w:hAnsi="Cambria Math" w:cstheme="minorHAnsi"/>
                  </w:rPr>
                  <m:t>0</m:t>
                </w:del>
              </m:r>
              <m:r>
                <w:del w:id="480" w:author="Stoycho Rusinov" w:date="2026-08-08T17:14:00Z">
                  <m:rPr>
                    <m:sty m:val="p"/>
                  </m:rPr>
                  <w:rPr>
                    <w:rFonts w:ascii="Cambria Math" w:hAnsi="Cambria Math" w:cstheme="minorHAnsi"/>
                  </w:rPr>
                  <m:t>,</m:t>
                </w:del>
              </m:r>
            </m:e>
            <m:e>
              <m:sSub>
                <m:sSubPr>
                  <m:ctrlPr>
                    <w:del w:id="481" w:author="Stoycho Rusinov" w:date="2026-08-08T17:14:00Z">
                      <w:rPr>
                        <w:rFonts w:ascii="Cambria Math" w:hAnsi="Cambria Math" w:cstheme="minorHAnsi"/>
                      </w:rPr>
                    </w:del>
                  </m:ctrlPr>
                </m:sSubPr>
                <m:e>
                  <m:r>
                    <w:del w:id="482" w:author="Stoycho Rusinov" w:date="2026-08-08T17:14:00Z">
                      <w:rPr>
                        <w:rFonts w:ascii="Cambria Math" w:hAnsi="Cambria Math" w:cstheme="minorHAnsi"/>
                      </w:rPr>
                      <m:t>ν</m:t>
                    </w:del>
                  </m:r>
                </m:e>
                <m:sub>
                  <m:r>
                    <w:del w:id="483" w:author="Stoycho Rusinov" w:date="2026-08-08T17:14:00Z">
                      <w:rPr>
                        <w:rFonts w:ascii="Cambria Math" w:hAnsi="Cambria Math" w:cstheme="minorHAnsi"/>
                      </w:rPr>
                      <m:t>jk</m:t>
                    </w:del>
                  </m:r>
                </m:sub>
              </m:sSub>
              <m:sSub>
                <m:sSubPr>
                  <m:ctrlPr>
                    <w:del w:id="484" w:author="Stoycho Rusinov" w:date="2026-08-08T17:14:00Z">
                      <w:rPr>
                        <w:rFonts w:ascii="Cambria Math" w:hAnsi="Cambria Math" w:cstheme="minorHAnsi"/>
                      </w:rPr>
                    </w:del>
                  </m:ctrlPr>
                </m:sSubPr>
                <m:e>
                  <m:acc>
                    <m:accPr>
                      <m:ctrlPr>
                        <w:del w:id="485" w:author="Stoycho Rusinov" w:date="2026-08-08T17:14:00Z">
                          <w:rPr>
                            <w:rFonts w:ascii="Cambria Math" w:hAnsi="Cambria Math" w:cstheme="minorHAnsi"/>
                          </w:rPr>
                        </w:del>
                      </m:ctrlPr>
                    </m:accPr>
                    <m:e>
                      <m:r>
                        <w:del w:id="486" w:author="Stoycho Rusinov" w:date="2026-08-08T17:14:00Z">
                          <w:rPr>
                            <w:rFonts w:ascii="Cambria Math" w:hAnsi="Cambria Math" w:cstheme="minorHAnsi"/>
                          </w:rPr>
                          <m:t>w</m:t>
                        </w:del>
                      </m:r>
                    </m:e>
                  </m:acc>
                </m:e>
                <m:sub>
                  <m:r>
                    <w:del w:id="487" w:author="Stoycho Rusinov" w:date="2026-08-08T17:14:00Z">
                      <w:rPr>
                        <w:rFonts w:ascii="Cambria Math" w:hAnsi="Cambria Math" w:cstheme="minorHAnsi"/>
                      </w:rPr>
                      <m:t>jk</m:t>
                    </w:del>
                  </m:r>
                </m:sub>
              </m:sSub>
              <m:r>
                <w:del w:id="488" w:author="Stoycho Rusinov" w:date="2026-08-08T17:14:00Z">
                  <w:rPr>
                    <w:rFonts w:ascii="Cambria Math" w:hAnsi="Cambria Math" w:cstheme="minorHAnsi"/>
                  </w:rPr>
                  <m:t>&amp;</m:t>
                </w:del>
              </m:r>
              <m:r>
                <w:del w:id="489" w:author="Stoycho Rusinov" w:date="2026-08-08T17:14:00Z">
                  <m:rPr>
                    <m:sty m:val="p"/>
                  </m:rPr>
                  <w:rPr>
                    <w:rFonts w:ascii="Cambria Math" w:hAnsi="Cambria Math" w:cstheme="minorHAnsi"/>
                  </w:rPr>
                  <m:t>=</m:t>
                </w:del>
              </m:r>
              <m:r>
                <w:del w:id="490" w:author="Stoycho Rusinov" w:date="2026-08-08T17:14:00Z">
                  <w:rPr>
                    <w:rFonts w:ascii="Cambria Math" w:hAnsi="Cambria Math" w:cstheme="minorHAnsi"/>
                  </w:rPr>
                  <m:t>0  </m:t>
                </w:del>
              </m:r>
              <m:r>
                <w:del w:id="491" w:author="Stoycho Rusinov" w:date="2026-08-08T17:14:00Z">
                  <m:rPr>
                    <m:sty m:val="p"/>
                  </m:rPr>
                  <w:rPr>
                    <w:rFonts w:ascii="Cambria Math" w:hAnsi="Cambria Math" w:cstheme="minorHAnsi"/>
                  </w:rPr>
                  <m:t>∀</m:t>
                </w:del>
              </m:r>
              <m:r>
                <w:del w:id="492" w:author="Stoycho Rusinov" w:date="2026-08-08T17:14:00Z">
                  <w:rPr>
                    <w:rFonts w:ascii="Cambria Math" w:hAnsi="Cambria Math" w:cstheme="minorHAnsi"/>
                  </w:rPr>
                  <m:t>k</m:t>
                </w:del>
              </m:r>
              <m:r>
                <w:del w:id="493" w:author="Stoycho Rusinov" w:date="2026-08-08T17:14:00Z">
                  <m:rPr>
                    <m:sty m:val="p"/>
                  </m:rPr>
                  <w:rPr>
                    <w:rFonts w:ascii="Cambria Math" w:hAnsi="Cambria Math" w:cstheme="minorHAnsi"/>
                  </w:rPr>
                  <m:t>∈</m:t>
                </w:del>
              </m:r>
              <m:sSub>
                <m:sSubPr>
                  <m:ctrlPr>
                    <w:del w:id="494" w:author="Stoycho Rusinov" w:date="2026-08-08T17:14:00Z">
                      <w:rPr>
                        <w:rFonts w:ascii="Cambria Math" w:hAnsi="Cambria Math" w:cstheme="minorHAnsi"/>
                      </w:rPr>
                    </w:del>
                  </m:ctrlPr>
                </m:sSubPr>
                <m:e>
                  <m:r>
                    <w:del w:id="495" w:author="Stoycho Rusinov" w:date="2026-08-08T17:14:00Z">
                      <m:rPr>
                        <m:sty m:val="p"/>
                      </m:rPr>
                      <w:rPr>
                        <w:rFonts w:ascii="Cambria Math" w:hAnsi="Cambria Math" w:cstheme="minorHAnsi"/>
                      </w:rPr>
                      <m:t>Γ</m:t>
                    </w:del>
                  </m:r>
                </m:e>
                <m:sub>
                  <m:r>
                    <w:del w:id="496" w:author="Stoycho Rusinov" w:date="2026-08-08T17:14:00Z">
                      <w:rPr>
                        <w:rFonts w:ascii="Cambria Math" w:hAnsi="Cambria Math" w:cstheme="minorHAnsi"/>
                      </w:rPr>
                      <m:t>j</m:t>
                    </w:del>
                  </m:r>
                </m:sub>
              </m:sSub>
              <m:r>
                <w:del w:id="497" w:author="Stoycho Rusinov" w:date="2026-08-08T17:14:00Z">
                  <m:rPr>
                    <m:sty m:val="p"/>
                  </m:rPr>
                  <w:rPr>
                    <w:rFonts w:ascii="Cambria Math" w:hAnsi="Cambria Math" w:cstheme="minorHAnsi"/>
                  </w:rPr>
                  <m:t>.</m:t>
                </w:del>
              </m:r>
            </m:e>
          </m:eqArr>
        </m:oMath>
      </m:oMathPara>
    </w:p>
    <w:p w14:paraId="75AD299F" w14:textId="77777777" w:rsidR="00D22D75" w:rsidRPr="00C3586C" w:rsidRDefault="000E33CA" w:rsidP="00C3586C">
      <w:pPr>
        <w:pStyle w:val="BodyText"/>
        <w:spacing w:after="0" w:line="360" w:lineRule="auto"/>
        <w:jc w:val="center"/>
        <w:rPr>
          <w:ins w:id="498" w:author="Stoycho Rusinov" w:date="2026-08-08T17:14:00Z"/>
          <w:rFonts w:asciiTheme="minorHAnsi" w:hAnsiTheme="minorHAnsi" w:cstheme="minorHAnsi"/>
        </w:rPr>
      </w:pPr>
      <m:oMathPara>
        <m:oMathParaPr>
          <m:jc m:val="center"/>
        </m:oMathParaPr>
        <m:oMath>
          <m:r>
            <w:ins w:id="499" w:author="Stoycho Rusinov" w:date="2026-08-08T17:14:00Z">
              <m:rPr>
                <m:sty m:val="p"/>
              </m:rPr>
              <w:rPr>
                <w:rFonts w:ascii="Cambria Math" w:hAnsi="Cambria Math"/>
              </w:rPr>
              <m:t>-</m:t>
            </w:ins>
          </m:r>
          <m:r>
            <w:ins w:id="500" w:author="Stoycho Rusinov" w:date="2026-08-08T17:14:00Z">
              <w:rPr>
                <w:rFonts w:ascii="Cambria Math" w:hAnsi="Cambria Math"/>
              </w:rPr>
              <m:t>2</m:t>
            </w:ins>
          </m:r>
          <m:sSub>
            <m:sSubPr>
              <m:ctrlPr>
                <w:ins w:id="501" w:author="Stoycho Rusinov" w:date="2026-08-08T17:14:00Z">
                  <w:rPr>
                    <w:rFonts w:ascii="Cambria Math" w:hAnsi="Cambria Math"/>
                  </w:rPr>
                </w:ins>
              </m:ctrlPr>
            </m:sSubPr>
            <m:e>
              <m:r>
                <w:ins w:id="502" w:author="Stoycho Rusinov" w:date="2026-08-08T17:14:00Z">
                  <m:rPr>
                    <m:sty m:val="b"/>
                  </m:rPr>
                  <w:rPr>
                    <w:rFonts w:ascii="Cambria Math" w:hAnsi="Cambria Math"/>
                  </w:rPr>
                  <m:t>Y</m:t>
                </w:ins>
              </m:r>
            </m:e>
            <m:sub>
              <m:sSub>
                <m:sSubPr>
                  <m:ctrlPr>
                    <w:ins w:id="503" w:author="Stoycho Rusinov" w:date="2026-08-08T17:14:00Z">
                      <w:rPr>
                        <w:rFonts w:ascii="Cambria Math" w:hAnsi="Cambria Math"/>
                      </w:rPr>
                    </w:ins>
                  </m:ctrlPr>
                </m:sSubPr>
                <m:e>
                  <m:r>
                    <w:ins w:id="504" w:author="Stoycho Rusinov" w:date="2026-08-08T17:14:00Z">
                      <w:rPr>
                        <w:rFonts w:ascii="Cambria Math" w:hAnsi="Cambria Math"/>
                      </w:rPr>
                      <m:t>Γ</m:t>
                    </w:ins>
                  </m:r>
                </m:e>
                <m:sub>
                  <m:r>
                    <w:ins w:id="505" w:author="Stoycho Rusinov" w:date="2026-08-08T17:14:00Z">
                      <w:rPr>
                        <w:rFonts w:ascii="Cambria Math" w:hAnsi="Cambria Math"/>
                      </w:rPr>
                      <m:t>j</m:t>
                    </w:ins>
                  </m:r>
                </m:sub>
              </m:sSub>
            </m:sub>
          </m:sSub>
          <m:r>
            <w:ins w:id="506" w:author="Stoycho Rusinov" w:date="2026-08-08T17:14:00Z">
              <m:rPr>
                <m:sty m:val="p"/>
              </m:rPr>
              <w:rPr>
                <w:rFonts w:ascii="Cambria Math" w:hAnsi="Cambria Math"/>
              </w:rPr>
              <m:t>'</m:t>
            </w:ins>
          </m:r>
          <m:d>
            <m:dPr>
              <m:ctrlPr>
                <w:ins w:id="507" w:author="Stoycho Rusinov" w:date="2026-08-08T17:14:00Z">
                  <w:rPr>
                    <w:rFonts w:ascii="Cambria Math" w:hAnsi="Cambria Math"/>
                  </w:rPr>
                </w:ins>
              </m:ctrlPr>
            </m:dPr>
            <m:e>
              <m:sSub>
                <m:sSubPr>
                  <m:ctrlPr>
                    <w:ins w:id="508" w:author="Stoycho Rusinov" w:date="2026-08-08T17:14:00Z">
                      <w:rPr>
                        <w:rFonts w:ascii="Cambria Math" w:hAnsi="Cambria Math"/>
                      </w:rPr>
                    </w:ins>
                  </m:ctrlPr>
                </m:sSubPr>
                <m:e>
                  <m:r>
                    <w:ins w:id="509" w:author="Stoycho Rusinov" w:date="2026-08-08T17:14:00Z">
                      <m:rPr>
                        <m:sty m:val="b"/>
                      </m:rPr>
                      <w:rPr>
                        <w:rFonts w:ascii="Cambria Math" w:hAnsi="Cambria Math"/>
                      </w:rPr>
                      <m:t>Y</m:t>
                    </w:ins>
                  </m:r>
                </m:e>
                <m:sub>
                  <m:r>
                    <w:ins w:id="510" w:author="Stoycho Rusinov" w:date="2026-08-08T17:14:00Z">
                      <w:rPr>
                        <w:rFonts w:ascii="Cambria Math" w:hAnsi="Cambria Math"/>
                      </w:rPr>
                      <m:t>j</m:t>
                    </w:ins>
                  </m:r>
                </m:sub>
              </m:sSub>
              <m:r>
                <w:ins w:id="511" w:author="Stoycho Rusinov" w:date="2026-08-08T17:14:00Z">
                  <m:rPr>
                    <m:sty m:val="p"/>
                  </m:rPr>
                  <w:rPr>
                    <w:rFonts w:ascii="Cambria Math" w:hAnsi="Cambria Math"/>
                  </w:rPr>
                  <m:t>-</m:t>
                </w:ins>
              </m:r>
              <m:sSub>
                <m:sSubPr>
                  <m:ctrlPr>
                    <w:ins w:id="512" w:author="Stoycho Rusinov" w:date="2026-08-08T17:14:00Z">
                      <w:rPr>
                        <w:rFonts w:ascii="Cambria Math" w:hAnsi="Cambria Math"/>
                      </w:rPr>
                    </w:ins>
                  </m:ctrlPr>
                </m:sSubPr>
                <m:e>
                  <m:r>
                    <w:ins w:id="513" w:author="Stoycho Rusinov" w:date="2026-08-08T17:14:00Z">
                      <m:rPr>
                        <m:sty m:val="b"/>
                      </m:rPr>
                      <w:rPr>
                        <w:rFonts w:ascii="Cambria Math" w:hAnsi="Cambria Math"/>
                      </w:rPr>
                      <m:t>Y</m:t>
                    </w:ins>
                  </m:r>
                </m:e>
                <m:sub>
                  <m:sSub>
                    <m:sSubPr>
                      <m:ctrlPr>
                        <w:ins w:id="514" w:author="Stoycho Rusinov" w:date="2026-08-08T17:14:00Z">
                          <w:rPr>
                            <w:rFonts w:ascii="Cambria Math" w:hAnsi="Cambria Math"/>
                          </w:rPr>
                        </w:ins>
                      </m:ctrlPr>
                    </m:sSubPr>
                    <m:e>
                      <m:r>
                        <w:ins w:id="515" w:author="Stoycho Rusinov" w:date="2026-08-08T17:14:00Z">
                          <w:rPr>
                            <w:rFonts w:ascii="Cambria Math" w:hAnsi="Cambria Math"/>
                          </w:rPr>
                          <m:t>Γ</m:t>
                        </w:ins>
                      </m:r>
                    </m:e>
                    <m:sub>
                      <m:r>
                        <w:ins w:id="516" w:author="Stoycho Rusinov" w:date="2026-08-08T17:14:00Z">
                          <w:rPr>
                            <w:rFonts w:ascii="Cambria Math" w:hAnsi="Cambria Math"/>
                          </w:rPr>
                          <m:t>j</m:t>
                        </w:ins>
                      </m:r>
                    </m:sub>
                  </m:sSub>
                </m:sub>
              </m:sSub>
              <m:sSub>
                <m:sSubPr>
                  <m:ctrlPr>
                    <w:ins w:id="517" w:author="Stoycho Rusinov" w:date="2026-08-08T17:14:00Z">
                      <w:rPr>
                        <w:rFonts w:ascii="Cambria Math" w:hAnsi="Cambria Math"/>
                      </w:rPr>
                    </w:ins>
                  </m:ctrlPr>
                </m:sSubPr>
                <m:e>
                  <m:acc>
                    <m:accPr>
                      <m:ctrlPr>
                        <w:ins w:id="518" w:author="Stoycho Rusinov" w:date="2026-08-08T17:14:00Z">
                          <w:rPr>
                            <w:rFonts w:ascii="Cambria Math" w:hAnsi="Cambria Math"/>
                          </w:rPr>
                        </w:ins>
                      </m:ctrlPr>
                    </m:accPr>
                    <m:e>
                      <m:r>
                        <w:ins w:id="519" w:author="Stoycho Rusinov" w:date="2026-08-08T17:14:00Z">
                          <m:rPr>
                            <m:sty m:val="b"/>
                          </m:rPr>
                          <w:rPr>
                            <w:rFonts w:ascii="Cambria Math" w:hAnsi="Cambria Math"/>
                          </w:rPr>
                          <m:t>w</m:t>
                        </w:ins>
                      </m:r>
                    </m:e>
                  </m:acc>
                </m:e>
                <m:sub>
                  <m:r>
                    <w:ins w:id="520" w:author="Stoycho Rusinov" w:date="2026-08-08T17:14:00Z">
                      <w:rPr>
                        <w:rFonts w:ascii="Cambria Math" w:hAnsi="Cambria Math"/>
                      </w:rPr>
                      <m:t>j</m:t>
                    </w:ins>
                  </m:r>
                </m:sub>
              </m:sSub>
            </m:e>
          </m:d>
          <m:r>
            <w:ins w:id="521" w:author="Stoycho Rusinov" w:date="2026-08-08T17:14:00Z">
              <m:rPr>
                <m:sty m:val="p"/>
              </m:rPr>
              <w:rPr>
                <w:rFonts w:ascii="Cambria Math" w:hAnsi="Cambria Math"/>
              </w:rPr>
              <m:t>+</m:t>
            </w:ins>
          </m:r>
          <m:r>
            <w:ins w:id="522" w:author="Stoycho Rusinov" w:date="2026-08-08T17:14:00Z">
              <w:rPr>
                <w:rFonts w:ascii="Cambria Math" w:hAnsi="Cambria Math"/>
              </w:rPr>
              <m:t>λ</m:t>
            </w:ins>
          </m:r>
          <m:r>
            <w:ins w:id="523" w:author="Stoycho Rusinov" w:date="2026-08-08T17:14:00Z">
              <m:rPr>
                <m:sty m:val="b"/>
              </m:rPr>
              <w:rPr>
                <w:rFonts w:ascii="Cambria Math" w:hAnsi="Cambria Math"/>
              </w:rPr>
              <m:t>1</m:t>
            </w:ins>
          </m:r>
          <m:r>
            <w:ins w:id="524" w:author="Stoycho Rusinov" w:date="2026-08-08T17:14:00Z">
              <m:rPr>
                <m:sty m:val="p"/>
              </m:rPr>
              <w:rPr>
                <w:rFonts w:ascii="Cambria Math" w:hAnsi="Cambria Math"/>
              </w:rPr>
              <m:t>-</m:t>
            </w:ins>
          </m:r>
          <m:sSub>
            <m:sSubPr>
              <m:ctrlPr>
                <w:ins w:id="525" w:author="Stoycho Rusinov" w:date="2026-08-08T17:14:00Z">
                  <w:rPr>
                    <w:rFonts w:ascii="Cambria Math" w:hAnsi="Cambria Math"/>
                  </w:rPr>
                </w:ins>
              </m:ctrlPr>
            </m:sSubPr>
            <m:e>
              <m:r>
                <w:ins w:id="526" w:author="Stoycho Rusinov" w:date="2026-08-08T17:14:00Z">
                  <m:rPr>
                    <m:sty m:val="b"/>
                  </m:rPr>
                  <w:rPr>
                    <w:rFonts w:ascii="Cambria Math" w:hAnsi="Cambria Math"/>
                  </w:rPr>
                  <m:t>ν</m:t>
                </w:ins>
              </m:r>
            </m:e>
            <m:sub>
              <m:r>
                <w:ins w:id="527" w:author="Stoycho Rusinov" w:date="2026-08-08T17:14:00Z">
                  <w:rPr>
                    <w:rFonts w:ascii="Cambria Math" w:hAnsi="Cambria Math"/>
                  </w:rPr>
                  <m:t>j</m:t>
                </w:ins>
              </m:r>
            </m:sub>
          </m:sSub>
          <m:r>
            <w:ins w:id="528" w:author="Stoycho Rusinov" w:date="2026-08-08T17:14:00Z">
              <m:rPr>
                <m:sty m:val="p"/>
              </m:rPr>
              <w:rPr>
                <w:rFonts w:ascii="Cambria Math" w:hAnsi="Cambria Math"/>
              </w:rPr>
              <m:t>=</m:t>
            </w:ins>
          </m:r>
          <m:r>
            <w:ins w:id="529" w:author="Stoycho Rusinov" w:date="2026-08-08T17:14:00Z">
              <w:rPr>
                <w:rFonts w:ascii="Cambria Math" w:hAnsi="Cambria Math"/>
              </w:rPr>
              <m:t>0</m:t>
            </w:ins>
          </m:r>
          <m:r>
            <w:ins w:id="530" w:author="Stoycho Rusinov" w:date="2026-08-08T17:14:00Z">
              <m:rPr>
                <m:sty m:val="p"/>
              </m:rPr>
              <w:rPr>
                <w:rFonts w:ascii="Cambria Math" w:hAnsi="Cambria Math"/>
              </w:rPr>
              <m:t>,</m:t>
            </w:ins>
          </m:r>
          <m:r>
            <w:ins w:id="531" w:author="Stoycho Rusinov" w:date="2026-08-08T17:14:00Z">
              <w:rPr>
                <w:rFonts w:ascii="Cambria Math" w:hAnsi="Cambria Math"/>
              </w:rPr>
              <m:t> </m:t>
            </w:ins>
          </m:r>
          <m:r>
            <w:ins w:id="532" w:author="Stoycho Rusinov" w:date="2026-08-08T17:14:00Z">
              <m:rPr>
                <m:sty m:val="b"/>
              </m:rPr>
              <w:rPr>
                <w:rFonts w:ascii="Cambria Math" w:hAnsi="Cambria Math"/>
              </w:rPr>
              <m:t>1</m:t>
            </w:ins>
          </m:r>
          <m:r>
            <w:ins w:id="533" w:author="Stoycho Rusinov" w:date="2026-08-08T17:14:00Z">
              <m:rPr>
                <m:sty m:val="p"/>
              </m:rPr>
              <w:rPr>
                <w:rFonts w:ascii="Cambria Math" w:hAnsi="Cambria Math"/>
              </w:rPr>
              <m:t>'</m:t>
            </w:ins>
          </m:r>
          <m:sSub>
            <m:sSubPr>
              <m:ctrlPr>
                <w:ins w:id="534" w:author="Stoycho Rusinov" w:date="2026-08-08T17:14:00Z">
                  <w:rPr>
                    <w:rFonts w:ascii="Cambria Math" w:hAnsi="Cambria Math"/>
                  </w:rPr>
                </w:ins>
              </m:ctrlPr>
            </m:sSubPr>
            <m:e>
              <m:acc>
                <m:accPr>
                  <m:ctrlPr>
                    <w:ins w:id="535" w:author="Stoycho Rusinov" w:date="2026-08-08T17:14:00Z">
                      <w:rPr>
                        <w:rFonts w:ascii="Cambria Math" w:hAnsi="Cambria Math"/>
                      </w:rPr>
                    </w:ins>
                  </m:ctrlPr>
                </m:accPr>
                <m:e>
                  <m:r>
                    <w:ins w:id="536" w:author="Stoycho Rusinov" w:date="2026-08-08T17:14:00Z">
                      <m:rPr>
                        <m:sty m:val="b"/>
                      </m:rPr>
                      <w:rPr>
                        <w:rFonts w:ascii="Cambria Math" w:hAnsi="Cambria Math"/>
                      </w:rPr>
                      <m:t>w</m:t>
                    </w:ins>
                  </m:r>
                </m:e>
              </m:acc>
            </m:e>
            <m:sub>
              <m:r>
                <w:ins w:id="537" w:author="Stoycho Rusinov" w:date="2026-08-08T17:14:00Z">
                  <w:rPr>
                    <w:rFonts w:ascii="Cambria Math" w:hAnsi="Cambria Math"/>
                  </w:rPr>
                  <m:t>j</m:t>
                </w:ins>
              </m:r>
            </m:sub>
          </m:sSub>
          <m:r>
            <w:ins w:id="538" w:author="Stoycho Rusinov" w:date="2026-08-08T17:14:00Z">
              <m:rPr>
                <m:sty m:val="p"/>
              </m:rPr>
              <w:rPr>
                <w:rFonts w:ascii="Cambria Math" w:hAnsi="Cambria Math"/>
              </w:rPr>
              <m:t>=</m:t>
            </w:ins>
          </m:r>
          <m:r>
            <w:ins w:id="539" w:author="Stoycho Rusinov" w:date="2026-08-08T17:14:00Z">
              <w:rPr>
                <w:rFonts w:ascii="Cambria Math" w:hAnsi="Cambria Math"/>
              </w:rPr>
              <m:t>1</m:t>
            </w:ins>
          </m:r>
          <m:r>
            <w:ins w:id="540" w:author="Stoycho Rusinov" w:date="2026-08-08T17:14:00Z">
              <m:rPr>
                <m:sty m:val="p"/>
              </m:rPr>
              <w:rPr>
                <w:rFonts w:ascii="Cambria Math" w:hAnsi="Cambria Math"/>
              </w:rPr>
              <m:t>,</m:t>
            </w:ins>
          </m:r>
          <m:r>
            <w:ins w:id="541" w:author="Stoycho Rusinov" w:date="2026-08-08T17:14:00Z">
              <w:rPr>
                <w:rFonts w:ascii="Cambria Math" w:hAnsi="Cambria Math"/>
              </w:rPr>
              <m:t> </m:t>
            </w:ins>
          </m:r>
          <m:sSub>
            <m:sSubPr>
              <m:ctrlPr>
                <w:ins w:id="542" w:author="Stoycho Rusinov" w:date="2026-08-08T17:14:00Z">
                  <w:rPr>
                    <w:rFonts w:ascii="Cambria Math" w:hAnsi="Cambria Math"/>
                  </w:rPr>
                </w:ins>
              </m:ctrlPr>
            </m:sSubPr>
            <m:e>
              <m:acc>
                <m:accPr>
                  <m:ctrlPr>
                    <w:ins w:id="543" w:author="Stoycho Rusinov" w:date="2026-08-08T17:14:00Z">
                      <w:rPr>
                        <w:rFonts w:ascii="Cambria Math" w:hAnsi="Cambria Math"/>
                      </w:rPr>
                    </w:ins>
                  </m:ctrlPr>
                </m:accPr>
                <m:e>
                  <m:r>
                    <w:ins w:id="544" w:author="Stoycho Rusinov" w:date="2026-08-08T17:14:00Z">
                      <m:rPr>
                        <m:sty m:val="b"/>
                      </m:rPr>
                      <w:rPr>
                        <w:rFonts w:ascii="Cambria Math" w:hAnsi="Cambria Math"/>
                      </w:rPr>
                      <m:t>w</m:t>
                    </w:ins>
                  </m:r>
                </m:e>
              </m:acc>
            </m:e>
            <m:sub>
              <m:r>
                <w:ins w:id="545" w:author="Stoycho Rusinov" w:date="2026-08-08T17:14:00Z">
                  <w:rPr>
                    <w:rFonts w:ascii="Cambria Math" w:hAnsi="Cambria Math"/>
                  </w:rPr>
                  <m:t>j</m:t>
                </w:ins>
              </m:r>
            </m:sub>
          </m:sSub>
          <m:r>
            <w:ins w:id="546" w:author="Stoycho Rusinov" w:date="2026-08-08T17:14:00Z">
              <m:rPr>
                <m:sty m:val="p"/>
              </m:rPr>
              <w:rPr>
                <w:rFonts w:ascii="Cambria Math" w:hAnsi="Cambria Math"/>
              </w:rPr>
              <m:t>≥</m:t>
            </w:ins>
          </m:r>
          <m:r>
            <w:ins w:id="547" w:author="Stoycho Rusinov" w:date="2026-08-08T17:14:00Z">
              <w:rPr>
                <w:rFonts w:ascii="Cambria Math" w:hAnsi="Cambria Math"/>
              </w:rPr>
              <m:t>0</m:t>
            </w:ins>
          </m:r>
          <m:r>
            <w:ins w:id="548" w:author="Stoycho Rusinov" w:date="2026-08-08T17:14:00Z">
              <m:rPr>
                <m:sty m:val="p"/>
              </m:rPr>
              <w:rPr>
                <w:rFonts w:ascii="Cambria Math" w:hAnsi="Cambria Math"/>
              </w:rPr>
              <m:t>,</m:t>
            </w:ins>
          </m:r>
          <m:r>
            <w:ins w:id="549" w:author="Stoycho Rusinov" w:date="2026-08-08T17:14:00Z">
              <w:rPr>
                <w:rFonts w:ascii="Cambria Math" w:hAnsi="Cambria Math"/>
              </w:rPr>
              <m:t> </m:t>
            </w:ins>
          </m:r>
          <m:sSub>
            <m:sSubPr>
              <m:ctrlPr>
                <w:ins w:id="550" w:author="Stoycho Rusinov" w:date="2026-08-08T17:14:00Z">
                  <w:rPr>
                    <w:rFonts w:ascii="Cambria Math" w:hAnsi="Cambria Math"/>
                  </w:rPr>
                </w:ins>
              </m:ctrlPr>
            </m:sSubPr>
            <m:e>
              <m:r>
                <w:ins w:id="551" w:author="Stoycho Rusinov" w:date="2026-08-08T17:14:00Z">
                  <m:rPr>
                    <m:sty m:val="b"/>
                  </m:rPr>
                  <w:rPr>
                    <w:rFonts w:ascii="Cambria Math" w:hAnsi="Cambria Math"/>
                  </w:rPr>
                  <m:t>ν</m:t>
                </w:ins>
              </m:r>
            </m:e>
            <m:sub>
              <m:r>
                <w:ins w:id="552" w:author="Stoycho Rusinov" w:date="2026-08-08T17:14:00Z">
                  <w:rPr>
                    <w:rFonts w:ascii="Cambria Math" w:hAnsi="Cambria Math"/>
                  </w:rPr>
                  <m:t>j</m:t>
                </w:ins>
              </m:r>
            </m:sub>
          </m:sSub>
          <m:r>
            <w:ins w:id="553" w:author="Stoycho Rusinov" w:date="2026-08-08T17:14:00Z">
              <m:rPr>
                <m:sty m:val="p"/>
              </m:rPr>
              <w:rPr>
                <w:rFonts w:ascii="Cambria Math" w:hAnsi="Cambria Math"/>
              </w:rPr>
              <m:t>≥</m:t>
            </w:ins>
          </m:r>
          <m:r>
            <w:ins w:id="554" w:author="Stoycho Rusinov" w:date="2026-08-08T17:14:00Z">
              <w:rPr>
                <w:rFonts w:ascii="Cambria Math" w:hAnsi="Cambria Math"/>
              </w:rPr>
              <m:t>0</m:t>
            </w:ins>
          </m:r>
          <m:r>
            <w:ins w:id="555" w:author="Stoycho Rusinov" w:date="2026-08-08T17:14:00Z">
              <m:rPr>
                <m:sty m:val="p"/>
              </m:rPr>
              <w:rPr>
                <w:rFonts w:ascii="Cambria Math" w:hAnsi="Cambria Math"/>
              </w:rPr>
              <m:t>,</m:t>
            </w:ins>
          </m:r>
          <m:r>
            <w:ins w:id="556" w:author="Stoycho Rusinov" w:date="2026-08-08T17:14:00Z">
              <w:rPr>
                <w:rFonts w:ascii="Cambria Math" w:hAnsi="Cambria Math"/>
              </w:rPr>
              <m:t> </m:t>
            </w:ins>
          </m:r>
          <m:sSub>
            <m:sSubPr>
              <m:ctrlPr>
                <w:ins w:id="557" w:author="Stoycho Rusinov" w:date="2026-08-08T17:14:00Z">
                  <w:rPr>
                    <w:rFonts w:ascii="Cambria Math" w:hAnsi="Cambria Math"/>
                  </w:rPr>
                </w:ins>
              </m:ctrlPr>
            </m:sSubPr>
            <m:e>
              <m:r>
                <w:ins w:id="558" w:author="Stoycho Rusinov" w:date="2026-08-08T17:14:00Z">
                  <w:rPr>
                    <w:rFonts w:ascii="Cambria Math" w:hAnsi="Cambria Math"/>
                  </w:rPr>
                  <m:t>ν</m:t>
                </w:ins>
              </m:r>
            </m:e>
            <m:sub>
              <m:r>
                <w:ins w:id="559" w:author="Stoycho Rusinov" w:date="2026-08-08T17:14:00Z">
                  <w:rPr>
                    <w:rFonts w:ascii="Cambria Math" w:hAnsi="Cambria Math"/>
                  </w:rPr>
                  <m:t>jk</m:t>
                </w:ins>
              </m:r>
            </m:sub>
          </m:sSub>
          <m:sSub>
            <m:sSubPr>
              <m:ctrlPr>
                <w:ins w:id="560" w:author="Stoycho Rusinov" w:date="2026-08-08T17:14:00Z">
                  <w:rPr>
                    <w:rFonts w:ascii="Cambria Math" w:hAnsi="Cambria Math"/>
                  </w:rPr>
                </w:ins>
              </m:ctrlPr>
            </m:sSubPr>
            <m:e>
              <m:acc>
                <m:accPr>
                  <m:ctrlPr>
                    <w:ins w:id="561" w:author="Stoycho Rusinov" w:date="2026-08-08T17:14:00Z">
                      <w:rPr>
                        <w:rFonts w:ascii="Cambria Math" w:hAnsi="Cambria Math"/>
                      </w:rPr>
                    </w:ins>
                  </m:ctrlPr>
                </m:accPr>
                <m:e>
                  <m:r>
                    <w:ins w:id="562" w:author="Stoycho Rusinov" w:date="2026-08-08T17:14:00Z">
                      <w:rPr>
                        <w:rFonts w:ascii="Cambria Math" w:hAnsi="Cambria Math"/>
                      </w:rPr>
                      <m:t>w</m:t>
                    </w:ins>
                  </m:r>
                </m:e>
              </m:acc>
            </m:e>
            <m:sub>
              <m:r>
                <w:ins w:id="563" w:author="Stoycho Rusinov" w:date="2026-08-08T17:14:00Z">
                  <w:rPr>
                    <w:rFonts w:ascii="Cambria Math" w:hAnsi="Cambria Math"/>
                  </w:rPr>
                  <m:t>jk</m:t>
                </w:ins>
              </m:r>
            </m:sub>
          </m:sSub>
          <m:r>
            <w:ins w:id="564" w:author="Stoycho Rusinov" w:date="2026-08-08T17:14:00Z">
              <m:rPr>
                <m:sty m:val="p"/>
              </m:rPr>
              <w:rPr>
                <w:rFonts w:ascii="Cambria Math" w:hAnsi="Cambria Math"/>
              </w:rPr>
              <m:t>=</m:t>
            </w:ins>
          </m:r>
          <m:r>
            <w:ins w:id="565" w:author="Stoycho Rusinov" w:date="2026-08-08T17:14:00Z">
              <w:rPr>
                <w:rFonts w:ascii="Cambria Math" w:hAnsi="Cambria Math"/>
              </w:rPr>
              <m:t>0</m:t>
            </w:ins>
          </m:r>
          <m:r>
            <w:ins w:id="566" w:author="Stoycho Rusinov" w:date="2026-08-08T17:14:00Z">
              <m:rPr>
                <m:sty m:val="p"/>
              </m:rPr>
              <w:rPr>
                <w:rFonts w:ascii="Cambria Math" w:hAnsi="Cambria Math"/>
              </w:rPr>
              <m:t>.</m:t>
            </w:ins>
          </m:r>
        </m:oMath>
      </m:oMathPara>
    </w:p>
    <w:p w14:paraId="5AD1F8AF" w14:textId="77777777" w:rsidR="00D22D75" w:rsidRPr="00C3586C" w:rsidRDefault="001F394D" w:rsidP="00C3586C">
      <w:pPr>
        <w:pStyle w:val="BodyText"/>
        <w:spacing w:after="0" w:line="360" w:lineRule="auto"/>
        <w:rPr>
          <w:rFonts w:asciiTheme="minorHAnsi" w:hAnsiTheme="minorHAnsi" w:cstheme="minorHAnsi"/>
        </w:rPr>
      </w:pPr>
      <w:r>
        <w:rPr>
          <w:rFonts w:asciiTheme="minorHAnsi" w:hAnsiTheme="minorHAnsi" w:cstheme="minorHAnsi"/>
        </w:rPr>
        <w:t>The fitted pre-treatment path and its associated fit diagnostic are</w:t>
      </w:r>
    </w:p>
    <w:p w14:paraId="0849B760" w14:textId="77777777" w:rsidR="00FD5F43" w:rsidRPr="00FD5F43" w:rsidRDefault="00683078" w:rsidP="00C3586C">
      <w:pPr>
        <w:pStyle w:val="FirstParagraph"/>
        <w:spacing w:line="360" w:lineRule="auto"/>
        <w:jc w:val="center"/>
        <w:rPr>
          <w:del w:id="567" w:author="Stoycho Rusinov" w:date="2026-08-08T17:14:00Z"/>
        </w:rPr>
      </w:pPr>
      <m:oMathPara>
        <m:oMath>
          <m:sSub>
            <m:sSubPr>
              <m:ctrlPr>
                <w:del w:id="568" w:author="Stoycho Rusinov" w:date="2026-08-08T17:14:00Z">
                  <w:rPr>
                    <w:rFonts w:ascii="Cambria Math" w:hAnsi="Cambria Math"/>
                  </w:rPr>
                </w:del>
              </m:ctrlPr>
            </m:sSubPr>
            <m:e>
              <m:acc>
                <m:accPr>
                  <m:ctrlPr>
                    <w:del w:id="569" w:author="Stoycho Rusinov" w:date="2026-08-08T17:14:00Z">
                      <w:rPr>
                        <w:rFonts w:ascii="Cambria Math" w:hAnsi="Cambria Math"/>
                      </w:rPr>
                    </w:del>
                  </m:ctrlPr>
                </m:accPr>
                <m:e>
                  <m:r>
                    <w:del w:id="570" w:author="Stoycho Rusinov" w:date="2026-08-08T17:14:00Z">
                      <m:rPr>
                        <m:sty m:val="bi"/>
                      </m:rPr>
                      <w:rPr>
                        <w:rFonts w:ascii="Cambria Math" w:hAnsi="Cambria Math"/>
                      </w:rPr>
                      <m:t>Y</m:t>
                    </w:del>
                  </m:r>
                </m:e>
              </m:acc>
            </m:e>
            <m:sub>
              <m:r>
                <w:del w:id="571" w:author="Stoycho Rusinov" w:date="2026-08-08T17:14:00Z">
                  <w:rPr>
                    <w:rFonts w:ascii="Cambria Math" w:hAnsi="Cambria Math"/>
                  </w:rPr>
                  <m:t>j</m:t>
                </w:del>
              </m:r>
            </m:sub>
          </m:sSub>
          <m:r>
            <w:del w:id="572" w:author="Stoycho Rusinov" w:date="2026-08-08T17:14:00Z">
              <m:rPr>
                <m:sty m:val="p"/>
              </m:rPr>
              <w:rPr>
                <w:rFonts w:ascii="Cambria Math" w:hAnsi="Cambria Math" w:cstheme="minorHAnsi"/>
              </w:rPr>
              <m:t>=</m:t>
            </w:del>
          </m:r>
          <m:sSub>
            <m:sSubPr>
              <m:ctrlPr>
                <w:del w:id="573" w:author="Stoycho Rusinov" w:date="2026-08-08T17:14:00Z">
                  <w:rPr>
                    <w:rFonts w:ascii="Cambria Math" w:hAnsi="Cambria Math" w:cstheme="minorHAnsi"/>
                  </w:rPr>
                </w:del>
              </m:ctrlPr>
            </m:sSubPr>
            <m:e>
              <m:r>
                <w:del w:id="574" w:author="Stoycho Rusinov" w:date="2026-08-08T17:14:00Z">
                  <w:rPr>
                    <w:rFonts w:ascii="Cambria Math" w:hAnsi="Cambria Math" w:cstheme="minorHAnsi"/>
                  </w:rPr>
                  <m:t>Y</m:t>
                </w:del>
              </m:r>
            </m:e>
            <m:sub>
              <m:sSub>
                <m:sSubPr>
                  <m:ctrlPr>
                    <w:del w:id="575" w:author="Stoycho Rusinov" w:date="2026-08-08T17:14:00Z">
                      <w:rPr>
                        <w:rFonts w:ascii="Cambria Math" w:hAnsi="Cambria Math" w:cstheme="minorHAnsi"/>
                      </w:rPr>
                    </w:del>
                  </m:ctrlPr>
                </m:sSubPr>
                <m:e>
                  <m:r>
                    <w:del w:id="576" w:author="Stoycho Rusinov" w:date="2026-08-08T17:14:00Z">
                      <m:rPr>
                        <m:sty m:val="p"/>
                      </m:rPr>
                      <w:rPr>
                        <w:rFonts w:ascii="Cambria Math" w:hAnsi="Cambria Math" w:cstheme="minorHAnsi"/>
                      </w:rPr>
                      <m:t>Γ</m:t>
                    </w:del>
                  </m:r>
                </m:e>
                <m:sub>
                  <m:r>
                    <w:del w:id="577" w:author="Stoycho Rusinov" w:date="2026-08-08T17:14:00Z">
                      <w:rPr>
                        <w:rFonts w:ascii="Cambria Math" w:hAnsi="Cambria Math" w:cstheme="minorHAnsi"/>
                      </w:rPr>
                      <m:t>j</m:t>
                    </w:del>
                  </m:r>
                </m:sub>
              </m:sSub>
            </m:sub>
          </m:sSub>
          <m:r>
            <w:del w:id="578" w:author="Stoycho Rusinov" w:date="2026-08-08T17:14:00Z">
              <m:rPr>
                <m:sty m:val="p"/>
              </m:rPr>
              <w:rPr>
                <w:rFonts w:ascii="Cambria Math" w:hAnsi="Cambria Math" w:cstheme="minorHAnsi"/>
              </w:rPr>
              <m:t xml:space="preserve"> </m:t>
            </w:del>
          </m:r>
          <m:acc>
            <m:accPr>
              <m:ctrlPr>
                <w:del w:id="579" w:author="Stoycho Rusinov" w:date="2026-08-08T17:14:00Z">
                  <w:rPr>
                    <w:rFonts w:ascii="Cambria Math" w:hAnsi="Cambria Math" w:cstheme="minorHAnsi"/>
                  </w:rPr>
                </w:del>
              </m:ctrlPr>
            </m:accPr>
            <m:e>
              <m:sSub>
                <m:sSubPr>
                  <m:ctrlPr>
                    <w:del w:id="580" w:author="Stoycho Rusinov" w:date="2026-08-08T17:14:00Z">
                      <w:rPr>
                        <w:rFonts w:ascii="Cambria Math" w:hAnsi="Cambria Math" w:cstheme="minorHAnsi"/>
                      </w:rPr>
                    </w:del>
                  </m:ctrlPr>
                </m:sSubPr>
                <m:e>
                  <m:r>
                    <w:del w:id="581" w:author="Stoycho Rusinov" w:date="2026-08-08T17:14:00Z">
                      <w:rPr>
                        <w:rFonts w:ascii="Cambria Math" w:hAnsi="Cambria Math" w:cstheme="minorHAnsi"/>
                      </w:rPr>
                      <m:t>w</m:t>
                    </w:del>
                  </m:r>
                </m:e>
                <m:sub>
                  <m:r>
                    <w:del w:id="582" w:author="Stoycho Rusinov" w:date="2026-08-08T17:14:00Z">
                      <w:rPr>
                        <w:rFonts w:ascii="Cambria Math" w:hAnsi="Cambria Math" w:cstheme="minorHAnsi"/>
                      </w:rPr>
                      <m:t>j</m:t>
                    </w:del>
                  </m:r>
                </m:sub>
              </m:sSub>
            </m:e>
          </m:acc>
          <m:r>
            <w:del w:id="583" w:author="Stoycho Rusinov" w:date="2026-08-08T17:14:00Z">
              <m:rPr>
                <m:sty m:val="p"/>
              </m:rPr>
              <w:rPr>
                <w:rFonts w:ascii="Cambria Math" w:hAnsi="Cambria Math" w:cstheme="minorHAnsi"/>
              </w:rPr>
              <m:t xml:space="preserve">,   </m:t>
            </w:del>
          </m:r>
          <m:r>
            <w:del w:id="584" w:author="Stoycho Rusinov" w:date="2026-08-08T17:14:00Z">
              <w:rPr>
                <w:rFonts w:ascii="Cambria Math" w:hAnsi="Cambria Math" w:cstheme="minorHAnsi"/>
              </w:rPr>
              <m:t>RMSP</m:t>
            </w:del>
          </m:r>
          <m:sSub>
            <m:sSubPr>
              <m:ctrlPr>
                <w:del w:id="585" w:author="Stoycho Rusinov" w:date="2026-08-08T17:14:00Z">
                  <w:rPr>
                    <w:rFonts w:ascii="Cambria Math" w:hAnsi="Cambria Math" w:cstheme="minorHAnsi"/>
                  </w:rPr>
                </w:del>
              </m:ctrlPr>
            </m:sSubPr>
            <m:e>
              <m:r>
                <w:del w:id="586" w:author="Stoycho Rusinov" w:date="2026-08-08T17:14:00Z">
                  <w:rPr>
                    <w:rFonts w:ascii="Cambria Math" w:hAnsi="Cambria Math" w:cstheme="minorHAnsi"/>
                  </w:rPr>
                  <m:t>E</m:t>
                </w:del>
              </m:r>
            </m:e>
            <m:sub>
              <m:r>
                <w:del w:id="587" w:author="Stoycho Rusinov" w:date="2026-08-08T17:14:00Z">
                  <w:rPr>
                    <w:rFonts w:ascii="Cambria Math" w:hAnsi="Cambria Math" w:cstheme="minorHAnsi"/>
                  </w:rPr>
                  <m:t>j</m:t>
                </w:del>
              </m:r>
            </m:sub>
          </m:sSub>
          <m:r>
            <w:del w:id="588" w:author="Stoycho Rusinov" w:date="2026-08-08T17:14:00Z">
              <m:rPr>
                <m:sty m:val="p"/>
              </m:rPr>
              <w:rPr>
                <w:rFonts w:ascii="Cambria Math" w:hAnsi="Cambria Math" w:cstheme="minorHAnsi"/>
              </w:rPr>
              <m:t>=</m:t>
            </w:del>
          </m:r>
          <m:f>
            <m:fPr>
              <m:ctrlPr>
                <w:del w:id="589" w:author="Stoycho Rusinov" w:date="2026-08-08T17:14:00Z">
                  <w:rPr>
                    <w:rFonts w:ascii="Cambria Math" w:hAnsi="Cambria Math" w:cstheme="minorHAnsi"/>
                  </w:rPr>
                </w:del>
              </m:ctrlPr>
            </m:fPr>
            <m:num>
              <m:sSubSup>
                <m:sSubSupPr>
                  <m:ctrlPr>
                    <w:del w:id="590" w:author="Stoycho Rusinov" w:date="2026-08-08T17:14:00Z">
                      <w:rPr>
                        <w:rFonts w:ascii="Cambria Math" w:hAnsi="Cambria Math" w:cstheme="minorHAnsi"/>
                      </w:rPr>
                    </w:del>
                  </m:ctrlPr>
                </m:sSubSupPr>
                <m:e>
                  <m:d>
                    <m:dPr>
                      <m:begChr m:val="∥"/>
                      <m:endChr m:val="∥"/>
                      <m:ctrlPr>
                        <w:del w:id="591" w:author="Stoycho Rusinov" w:date="2026-08-08T17:14:00Z">
                          <w:rPr>
                            <w:rFonts w:ascii="Cambria Math" w:hAnsi="Cambria Math" w:cstheme="minorHAnsi"/>
                          </w:rPr>
                        </w:del>
                      </m:ctrlPr>
                    </m:dPr>
                    <m:e>
                      <m:sSub>
                        <m:sSubPr>
                          <m:ctrlPr>
                            <w:del w:id="592" w:author="Stoycho Rusinov" w:date="2026-08-08T17:14:00Z">
                              <w:rPr>
                                <w:rFonts w:ascii="Cambria Math" w:hAnsi="Cambria Math" w:cstheme="minorHAnsi"/>
                              </w:rPr>
                            </w:del>
                          </m:ctrlPr>
                        </m:sSubPr>
                        <m:e>
                          <m:r>
                            <w:del w:id="593" w:author="Stoycho Rusinov" w:date="2026-08-08T17:14:00Z">
                              <m:rPr>
                                <m:sty m:val="bi"/>
                              </m:rPr>
                              <w:rPr>
                                <w:rFonts w:ascii="Cambria Math" w:hAnsi="Cambria Math" w:cstheme="minorHAnsi"/>
                              </w:rPr>
                              <m:t>Y</m:t>
                            </w:del>
                          </m:r>
                        </m:e>
                        <m:sub>
                          <m:r>
                            <w:del w:id="594" w:author="Stoycho Rusinov" w:date="2026-08-08T17:14:00Z">
                              <w:rPr>
                                <w:rFonts w:ascii="Cambria Math" w:hAnsi="Cambria Math" w:cstheme="minorHAnsi"/>
                              </w:rPr>
                              <m:t>j</m:t>
                            </w:del>
                          </m:r>
                        </m:sub>
                      </m:sSub>
                      <m:r>
                        <w:del w:id="595" w:author="Stoycho Rusinov" w:date="2026-08-08T17:14:00Z">
                          <m:rPr>
                            <m:sty m:val="p"/>
                          </m:rPr>
                          <w:rPr>
                            <w:rFonts w:ascii="Cambria Math" w:hAnsi="Cambria Math" w:cstheme="minorHAnsi"/>
                          </w:rPr>
                          <m:t>-</m:t>
                        </w:del>
                      </m:r>
                      <m:sSub>
                        <m:sSubPr>
                          <m:ctrlPr>
                            <w:del w:id="596" w:author="Stoycho Rusinov" w:date="2026-08-08T17:14:00Z">
                              <w:rPr>
                                <w:rFonts w:ascii="Cambria Math" w:hAnsi="Cambria Math" w:cstheme="minorHAnsi"/>
                              </w:rPr>
                            </w:del>
                          </m:ctrlPr>
                        </m:sSubPr>
                        <m:e>
                          <m:acc>
                            <m:accPr>
                              <m:ctrlPr>
                                <w:del w:id="597" w:author="Stoycho Rusinov" w:date="2026-08-08T17:14:00Z">
                                  <w:rPr>
                                    <w:rFonts w:ascii="Cambria Math" w:hAnsi="Cambria Math" w:cstheme="minorHAnsi"/>
                                  </w:rPr>
                                </w:del>
                              </m:ctrlPr>
                            </m:accPr>
                            <m:e>
                              <m:r>
                                <w:del w:id="598" w:author="Stoycho Rusinov" w:date="2026-08-08T17:14:00Z">
                                  <m:rPr>
                                    <m:sty m:val="bi"/>
                                  </m:rPr>
                                  <w:rPr>
                                    <w:rFonts w:ascii="Cambria Math" w:hAnsi="Cambria Math" w:cstheme="minorHAnsi"/>
                                  </w:rPr>
                                  <m:t>Y</m:t>
                                </w:del>
                              </m:r>
                            </m:e>
                          </m:acc>
                        </m:e>
                        <m:sub>
                          <m:r>
                            <w:del w:id="599" w:author="Stoycho Rusinov" w:date="2026-08-08T17:14:00Z">
                              <w:rPr>
                                <w:rFonts w:ascii="Cambria Math" w:hAnsi="Cambria Math" w:cstheme="minorHAnsi"/>
                              </w:rPr>
                              <m:t>j</m:t>
                            </w:del>
                          </m:r>
                        </m:sub>
                      </m:sSub>
                    </m:e>
                  </m:d>
                </m:e>
                <m:sub>
                  <m:r>
                    <w:del w:id="600" w:author="Stoycho Rusinov" w:date="2026-08-08T17:14:00Z">
                      <m:rPr>
                        <m:sty m:val="p"/>
                      </m:rPr>
                      <w:rPr>
                        <w:rFonts w:ascii="Cambria Math" w:hAnsi="Cambria Math" w:cstheme="minorHAnsi"/>
                      </w:rPr>
                      <m:t>2</m:t>
                    </w:del>
                  </m:r>
                </m:sub>
                <m:sup>
                  <m:r>
                    <w:del w:id="601" w:author="Stoycho Rusinov" w:date="2026-08-08T17:14:00Z">
                      <m:rPr>
                        <m:sty m:val="p"/>
                      </m:rPr>
                      <w:rPr>
                        <w:rFonts w:ascii="Cambria Math" w:hAnsi="Cambria Math" w:cstheme="minorHAnsi"/>
                      </w:rPr>
                      <m:t>2</m:t>
                    </w:del>
                  </m:r>
                </m:sup>
              </m:sSubSup>
            </m:num>
            <m:den>
              <m:rad>
                <m:radPr>
                  <m:degHide m:val="1"/>
                  <m:ctrlPr>
                    <w:del w:id="602" w:author="Stoycho Rusinov" w:date="2026-08-08T17:14:00Z">
                      <w:rPr>
                        <w:rFonts w:ascii="Cambria Math" w:hAnsi="Cambria Math" w:cstheme="minorHAnsi"/>
                      </w:rPr>
                    </w:del>
                  </m:ctrlPr>
                </m:radPr>
                <m:deg/>
                <m:e>
                  <m:r>
                    <w:del w:id="603" w:author="Stoycho Rusinov" w:date="2026-08-08T17:14:00Z">
                      <m:rPr>
                        <m:sty m:val="p"/>
                      </m:rPr>
                      <w:rPr>
                        <w:rFonts w:ascii="Cambria Math" w:hAnsi="Cambria Math" w:cstheme="minorHAnsi"/>
                      </w:rPr>
                      <m:t>7</m:t>
                    </w:del>
                  </m:r>
                </m:e>
              </m:rad>
            </m:den>
          </m:f>
          <m:r>
            <w:del w:id="604" w:author="Stoycho Rusinov" w:date="2026-08-08T17:14:00Z">
              <m:rPr>
                <m:sty m:val="p"/>
              </m:rPr>
              <w:rPr>
                <w:rFonts w:ascii="Cambria Math" w:hAnsi="Cambria Math"/>
              </w:rPr>
              <m:t xml:space="preserve"> </m:t>
            </w:del>
          </m:r>
        </m:oMath>
      </m:oMathPara>
    </w:p>
    <w:p w14:paraId="443E3814" w14:textId="77777777" w:rsidR="00FD5F43" w:rsidRPr="00FD5F43" w:rsidRDefault="00683078" w:rsidP="00C3586C">
      <w:pPr>
        <w:pStyle w:val="FirstParagraph"/>
        <w:spacing w:line="360" w:lineRule="auto"/>
        <w:jc w:val="center"/>
        <w:rPr>
          <w:ins w:id="605" w:author="Stoycho Rusinov" w:date="2026-08-08T17:14:00Z"/>
        </w:rPr>
      </w:pPr>
      <m:oMathPara>
        <m:oMathParaPr>
          <m:jc m:val="center"/>
        </m:oMathParaPr>
        <m:oMath>
          <m:sSub>
            <m:sSubPr>
              <m:ctrlPr>
                <w:ins w:id="606" w:author="Stoycho Rusinov" w:date="2026-08-08T17:14:00Z">
                  <w:rPr>
                    <w:rFonts w:ascii="Cambria Math" w:hAnsi="Cambria Math"/>
                  </w:rPr>
                </w:ins>
              </m:ctrlPr>
            </m:sSubPr>
            <m:e>
              <m:acc>
                <m:accPr>
                  <m:ctrlPr>
                    <w:ins w:id="607" w:author="Stoycho Rusinov" w:date="2026-08-08T17:14:00Z">
                      <w:rPr>
                        <w:rFonts w:ascii="Cambria Math" w:hAnsi="Cambria Math"/>
                      </w:rPr>
                    </w:ins>
                  </m:ctrlPr>
                </m:accPr>
                <m:e>
                  <m:r>
                    <w:ins w:id="608" w:author="Stoycho Rusinov" w:date="2026-08-08T17:14:00Z">
                      <m:rPr>
                        <m:sty m:val="b"/>
                      </m:rPr>
                      <w:rPr>
                        <w:rFonts w:ascii="Cambria Math" w:hAnsi="Cambria Math"/>
                      </w:rPr>
                      <m:t>Y</m:t>
                    </w:ins>
                  </m:r>
                </m:e>
              </m:acc>
            </m:e>
            <m:sub>
              <m:r>
                <w:ins w:id="609" w:author="Stoycho Rusinov" w:date="2026-08-08T17:14:00Z">
                  <w:rPr>
                    <w:rFonts w:ascii="Cambria Math" w:hAnsi="Cambria Math"/>
                  </w:rPr>
                  <m:t>j</m:t>
                </w:ins>
              </m:r>
            </m:sub>
          </m:sSub>
          <m:r>
            <w:ins w:id="610" w:author="Stoycho Rusinov" w:date="2026-08-08T17:14:00Z">
              <m:rPr>
                <m:sty m:val="p"/>
              </m:rPr>
              <w:rPr>
                <w:rFonts w:ascii="Cambria Math" w:hAnsi="Cambria Math"/>
              </w:rPr>
              <m:t>=</m:t>
            </w:ins>
          </m:r>
          <m:sSub>
            <m:sSubPr>
              <m:ctrlPr>
                <w:ins w:id="611" w:author="Stoycho Rusinov" w:date="2026-08-08T17:14:00Z">
                  <w:rPr>
                    <w:rFonts w:ascii="Cambria Math" w:hAnsi="Cambria Math"/>
                  </w:rPr>
                </w:ins>
              </m:ctrlPr>
            </m:sSubPr>
            <m:e>
              <m:r>
                <w:ins w:id="612" w:author="Stoycho Rusinov" w:date="2026-08-08T17:14:00Z">
                  <m:rPr>
                    <m:sty m:val="b"/>
                  </m:rPr>
                  <w:rPr>
                    <w:rFonts w:ascii="Cambria Math" w:hAnsi="Cambria Math"/>
                  </w:rPr>
                  <m:t>Y</m:t>
                </w:ins>
              </m:r>
            </m:e>
            <m:sub>
              <m:sSub>
                <m:sSubPr>
                  <m:ctrlPr>
                    <w:ins w:id="613" w:author="Stoycho Rusinov" w:date="2026-08-08T17:14:00Z">
                      <w:rPr>
                        <w:rFonts w:ascii="Cambria Math" w:hAnsi="Cambria Math"/>
                      </w:rPr>
                    </w:ins>
                  </m:ctrlPr>
                </m:sSubPr>
                <m:e>
                  <m:r>
                    <w:ins w:id="614" w:author="Stoycho Rusinov" w:date="2026-08-08T17:14:00Z">
                      <w:rPr>
                        <w:rFonts w:ascii="Cambria Math" w:hAnsi="Cambria Math"/>
                      </w:rPr>
                      <m:t>Γ</m:t>
                    </w:ins>
                  </m:r>
                </m:e>
                <m:sub>
                  <m:r>
                    <w:ins w:id="615" w:author="Stoycho Rusinov" w:date="2026-08-08T17:14:00Z">
                      <w:rPr>
                        <w:rFonts w:ascii="Cambria Math" w:hAnsi="Cambria Math"/>
                      </w:rPr>
                      <m:t>j</m:t>
                    </w:ins>
                  </m:r>
                </m:sub>
              </m:sSub>
            </m:sub>
          </m:sSub>
          <m:sSub>
            <m:sSubPr>
              <m:ctrlPr>
                <w:ins w:id="616" w:author="Stoycho Rusinov" w:date="2026-08-08T17:14:00Z">
                  <w:rPr>
                    <w:rFonts w:ascii="Cambria Math" w:hAnsi="Cambria Math"/>
                  </w:rPr>
                </w:ins>
              </m:ctrlPr>
            </m:sSubPr>
            <m:e>
              <m:acc>
                <m:accPr>
                  <m:ctrlPr>
                    <w:ins w:id="617" w:author="Stoycho Rusinov" w:date="2026-08-08T17:14:00Z">
                      <w:rPr>
                        <w:rFonts w:ascii="Cambria Math" w:hAnsi="Cambria Math"/>
                      </w:rPr>
                    </w:ins>
                  </m:ctrlPr>
                </m:accPr>
                <m:e>
                  <m:r>
                    <w:ins w:id="618" w:author="Stoycho Rusinov" w:date="2026-08-08T17:14:00Z">
                      <m:rPr>
                        <m:sty m:val="b"/>
                      </m:rPr>
                      <w:rPr>
                        <w:rFonts w:ascii="Cambria Math" w:hAnsi="Cambria Math"/>
                      </w:rPr>
                      <m:t>w</m:t>
                    </w:ins>
                  </m:r>
                </m:e>
              </m:acc>
            </m:e>
            <m:sub>
              <m:r>
                <w:ins w:id="619" w:author="Stoycho Rusinov" w:date="2026-08-08T17:14:00Z">
                  <w:rPr>
                    <w:rFonts w:ascii="Cambria Math" w:hAnsi="Cambria Math"/>
                  </w:rPr>
                  <m:t>j</m:t>
                </w:ins>
              </m:r>
            </m:sub>
          </m:sSub>
          <m:r>
            <w:ins w:id="620" w:author="Stoycho Rusinov" w:date="2026-08-08T17:14:00Z">
              <m:rPr>
                <m:sty m:val="p"/>
              </m:rPr>
              <w:rPr>
                <w:rFonts w:ascii="Cambria Math" w:hAnsi="Cambria Math"/>
              </w:rPr>
              <m:t>,</m:t>
            </w:ins>
          </m:r>
          <m:r>
            <w:ins w:id="621" w:author="Stoycho Rusinov" w:date="2026-08-08T17:14:00Z">
              <w:rPr>
                <w:rFonts w:ascii="Cambria Math" w:hAnsi="Cambria Math"/>
              </w:rPr>
              <m:t>  </m:t>
            </w:ins>
          </m:r>
          <m:sSub>
            <m:sSubPr>
              <m:ctrlPr>
                <w:ins w:id="622" w:author="Stoycho Rusinov" w:date="2026-08-08T17:14:00Z">
                  <w:rPr>
                    <w:rFonts w:ascii="Cambria Math" w:hAnsi="Cambria Math"/>
                  </w:rPr>
                </w:ins>
              </m:ctrlPr>
            </m:sSubPr>
            <m:e>
              <m:r>
                <w:ins w:id="623" w:author="Stoycho Rusinov" w:date="2026-08-08T17:14:00Z">
                  <m:rPr>
                    <m:sty m:val="p"/>
                  </m:rPr>
                  <w:rPr>
                    <w:rFonts w:ascii="Cambria Math" w:hAnsi="Cambria Math"/>
                  </w:rPr>
                  <m:t>RMSPE</m:t>
                </w:ins>
              </m:r>
            </m:e>
            <m:sub>
              <m:r>
                <w:ins w:id="624" w:author="Stoycho Rusinov" w:date="2026-08-08T17:14:00Z">
                  <w:rPr>
                    <w:rFonts w:ascii="Cambria Math" w:hAnsi="Cambria Math"/>
                  </w:rPr>
                  <m:t>j</m:t>
                </w:ins>
              </m:r>
            </m:sub>
          </m:sSub>
          <m:r>
            <w:ins w:id="625" w:author="Stoycho Rusinov" w:date="2026-08-08T17:14:00Z">
              <m:rPr>
                <m:sty m:val="p"/>
              </m:rPr>
              <w:rPr>
                <w:rFonts w:ascii="Cambria Math" w:hAnsi="Cambria Math"/>
              </w:rPr>
              <m:t>=</m:t>
            </w:ins>
          </m:r>
          <m:f>
            <m:fPr>
              <m:ctrlPr>
                <w:ins w:id="626" w:author="Stoycho Rusinov" w:date="2026-08-08T17:14:00Z">
                  <w:rPr>
                    <w:rFonts w:ascii="Cambria Math" w:hAnsi="Cambria Math"/>
                  </w:rPr>
                </w:ins>
              </m:ctrlPr>
            </m:fPr>
            <m:num>
              <m:r>
                <w:ins w:id="627" w:author="Stoycho Rusinov" w:date="2026-08-08T17:14:00Z">
                  <m:rPr>
                    <m:sty m:val="p"/>
                  </m:rPr>
                  <w:rPr>
                    <w:rFonts w:ascii="Cambria Math" w:hAnsi="Cambria Math"/>
                  </w:rPr>
                  <m:t>∥</m:t>
                </w:ins>
              </m:r>
              <m:sSub>
                <m:sSubPr>
                  <m:ctrlPr>
                    <w:ins w:id="628" w:author="Stoycho Rusinov" w:date="2026-08-08T17:14:00Z">
                      <w:rPr>
                        <w:rFonts w:ascii="Cambria Math" w:hAnsi="Cambria Math"/>
                      </w:rPr>
                    </w:ins>
                  </m:ctrlPr>
                </m:sSubPr>
                <m:e>
                  <m:r>
                    <w:ins w:id="629" w:author="Stoycho Rusinov" w:date="2026-08-08T17:14:00Z">
                      <m:rPr>
                        <m:sty m:val="b"/>
                      </m:rPr>
                      <w:rPr>
                        <w:rFonts w:ascii="Cambria Math" w:hAnsi="Cambria Math"/>
                      </w:rPr>
                      <m:t>Y</m:t>
                    </w:ins>
                  </m:r>
                </m:e>
                <m:sub>
                  <m:r>
                    <w:ins w:id="630" w:author="Stoycho Rusinov" w:date="2026-08-08T17:14:00Z">
                      <w:rPr>
                        <w:rFonts w:ascii="Cambria Math" w:hAnsi="Cambria Math"/>
                      </w:rPr>
                      <m:t>j</m:t>
                    </w:ins>
                  </m:r>
                </m:sub>
              </m:sSub>
              <m:r>
                <w:ins w:id="631" w:author="Stoycho Rusinov" w:date="2026-08-08T17:14:00Z">
                  <m:rPr>
                    <m:sty m:val="p"/>
                  </m:rPr>
                  <w:rPr>
                    <w:rFonts w:ascii="Cambria Math" w:hAnsi="Cambria Math"/>
                  </w:rPr>
                  <m:t>-</m:t>
                </w:ins>
              </m:r>
              <m:sSub>
                <m:sSubPr>
                  <m:ctrlPr>
                    <w:ins w:id="632" w:author="Stoycho Rusinov" w:date="2026-08-08T17:14:00Z">
                      <w:rPr>
                        <w:rFonts w:ascii="Cambria Math" w:hAnsi="Cambria Math"/>
                      </w:rPr>
                    </w:ins>
                  </m:ctrlPr>
                </m:sSubPr>
                <m:e>
                  <m:acc>
                    <m:accPr>
                      <m:ctrlPr>
                        <w:ins w:id="633" w:author="Stoycho Rusinov" w:date="2026-08-08T17:14:00Z">
                          <w:rPr>
                            <w:rFonts w:ascii="Cambria Math" w:hAnsi="Cambria Math"/>
                          </w:rPr>
                        </w:ins>
                      </m:ctrlPr>
                    </m:accPr>
                    <m:e>
                      <m:r>
                        <w:ins w:id="634" w:author="Stoycho Rusinov" w:date="2026-08-08T17:14:00Z">
                          <m:rPr>
                            <m:sty m:val="b"/>
                          </m:rPr>
                          <w:rPr>
                            <w:rFonts w:ascii="Cambria Math" w:hAnsi="Cambria Math"/>
                          </w:rPr>
                          <m:t>Y</m:t>
                        </w:ins>
                      </m:r>
                    </m:e>
                  </m:acc>
                </m:e>
                <m:sub>
                  <m:r>
                    <w:ins w:id="635" w:author="Stoycho Rusinov" w:date="2026-08-08T17:14:00Z">
                      <w:rPr>
                        <w:rFonts w:ascii="Cambria Math" w:hAnsi="Cambria Math"/>
                      </w:rPr>
                      <m:t>j</m:t>
                    </w:ins>
                  </m:r>
                </m:sub>
              </m:sSub>
              <m:sSub>
                <m:sSubPr>
                  <m:ctrlPr>
                    <w:ins w:id="636" w:author="Stoycho Rusinov" w:date="2026-08-08T17:14:00Z">
                      <w:rPr>
                        <w:rFonts w:ascii="Cambria Math" w:hAnsi="Cambria Math"/>
                      </w:rPr>
                    </w:ins>
                  </m:ctrlPr>
                </m:sSubPr>
                <m:e>
                  <m:r>
                    <w:ins w:id="637" w:author="Stoycho Rusinov" w:date="2026-08-08T17:14:00Z">
                      <m:rPr>
                        <m:sty m:val="p"/>
                      </m:rPr>
                      <w:rPr>
                        <w:rFonts w:ascii="Cambria Math" w:hAnsi="Cambria Math"/>
                      </w:rPr>
                      <m:t>∥</m:t>
                    </w:ins>
                  </m:r>
                </m:e>
                <m:sub>
                  <m:r>
                    <w:ins w:id="638" w:author="Stoycho Rusinov" w:date="2026-08-08T17:14:00Z">
                      <w:rPr>
                        <w:rFonts w:ascii="Cambria Math" w:hAnsi="Cambria Math"/>
                      </w:rPr>
                      <m:t>2</m:t>
                    </w:ins>
                  </m:r>
                </m:sub>
              </m:sSub>
            </m:num>
            <m:den>
              <m:rad>
                <m:radPr>
                  <m:degHide m:val="1"/>
                  <m:ctrlPr>
                    <w:ins w:id="639" w:author="Stoycho Rusinov" w:date="2026-08-08T17:14:00Z">
                      <w:rPr>
                        <w:rFonts w:ascii="Cambria Math" w:hAnsi="Cambria Math"/>
                      </w:rPr>
                    </w:ins>
                  </m:ctrlPr>
                </m:radPr>
                <m:deg/>
                <m:e>
                  <m:r>
                    <w:ins w:id="640" w:author="Stoycho Rusinov" w:date="2026-08-08T17:14:00Z">
                      <w:rPr>
                        <w:rFonts w:ascii="Cambria Math" w:hAnsi="Cambria Math"/>
                      </w:rPr>
                      <m:t>7</m:t>
                    </w:ins>
                  </m:r>
                </m:e>
              </m:rad>
            </m:den>
          </m:f>
          <m:r>
            <w:ins w:id="641" w:author="Stoycho Rusinov" w:date="2026-08-08T17:14:00Z">
              <m:rPr>
                <m:sty m:val="p"/>
              </m:rPr>
              <w:rPr>
                <w:rFonts w:ascii="Cambria Math" w:hAnsi="Cambria Math"/>
              </w:rPr>
              <m:t>.</m:t>
            </w:ins>
          </m:r>
        </m:oMath>
      </m:oMathPara>
    </w:p>
    <w:p w14:paraId="052300DB" w14:textId="77777777" w:rsidR="00D22D75" w:rsidRPr="00C3586C" w:rsidRDefault="001F394D" w:rsidP="000A19E0">
      <w:pPr>
        <w:pStyle w:val="FirstParagraph"/>
        <w:spacing w:after="0" w:line="360" w:lineRule="auto"/>
        <w:rPr>
          <w:rFonts w:asciiTheme="minorHAnsi" w:hAnsiTheme="minorHAnsi" w:cstheme="minorHAnsi"/>
        </w:rPr>
      </w:pPr>
      <w:r>
        <w:rPr>
          <w:rFonts w:asciiTheme="minorHAnsi" w:hAnsiTheme="minorHAnsi" w:cstheme="minorHAnsi"/>
        </w:rPr>
        <w:t xml:space="preserve">The saturated difference-in-differences specification relies on a single common control trajectory for all treated countries, so the </w:t>
      </w:r>
      <m:oMath>
        <m:r>
          <w:rPr>
            <w:rFonts w:ascii="Cambria Math" w:hAnsi="Cambria Math" w:cstheme="minorHAnsi"/>
          </w:rPr>
          <m:t>J</m:t>
        </m:r>
      </m:oMath>
      <w:r>
        <w:rPr>
          <w:rFonts w:asciiTheme="minorHAnsi" w:hAnsiTheme="minorHAnsi" w:cstheme="minorHAnsi"/>
        </w:rPr>
        <w:t xml:space="preserve"> country-specific weight vectors must be collapsed into one global weight per donor. Let </w:t>
      </w:r>
      <m:oMath>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jk</m:t>
            </m:r>
          </m:sub>
        </m:sSub>
      </m:oMath>
      <w:r>
        <w:rPr>
          <w:rFonts w:asciiTheme="minorHAnsi" w:hAnsiTheme="minorHAnsi" w:cstheme="minorHAnsi"/>
        </w:rPr>
        <w:t xml:space="preserve"> denote the weight that co</w:t>
      </w:r>
      <w:proofErr w:type="spellStart"/>
      <w:r>
        <w:rPr>
          <w:rFonts w:asciiTheme="minorHAnsi" w:hAnsiTheme="minorHAnsi" w:cstheme="minorHAnsi"/>
        </w:rPr>
        <w:t>untry</w:t>
      </w:r>
      <w:proofErr w:type="spellEnd"/>
      <w:r>
        <w:rPr>
          <w:rFonts w:asciiTheme="minorHAnsi" w:hAnsiTheme="minorHAnsi" w:cstheme="minorHAnsi"/>
        </w:rPr>
        <w:t xml:space="preserve"> </w:t>
      </w:r>
      <m:oMath>
        <m:r>
          <w:rPr>
            <w:rFonts w:ascii="Cambria Math" w:hAnsi="Cambria Math" w:cstheme="minorHAnsi"/>
          </w:rPr>
          <m:t>j</m:t>
        </m:r>
      </m:oMath>
      <w:r>
        <w:rPr>
          <w:rFonts w:asciiTheme="minorHAnsi" w:hAnsiTheme="minorHAnsi" w:cstheme="minorHAnsi"/>
        </w:rPr>
        <w:t xml:space="preserve"> assigns to donor </w:t>
      </w:r>
      <m:oMath>
        <m:r>
          <w:rPr>
            <w:rFonts w:ascii="Cambria Math" w:hAnsi="Cambria Math" w:cstheme="minorHAnsi"/>
          </w:rPr>
          <m:t>k</m:t>
        </m:r>
      </m:oMath>
      <w:r>
        <w:rPr>
          <w:rFonts w:asciiTheme="minorHAnsi" w:hAnsiTheme="minorHAnsi" w:cstheme="minorHAnsi"/>
        </w:rPr>
        <w:t xml:space="preserve">, with the convention </w:t>
      </w:r>
      <m:oMath>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jk</m:t>
            </m:r>
          </m:sub>
        </m:sSub>
        <m:r>
          <m:rPr>
            <m:sty m:val="p"/>
          </m:rPr>
          <w:rPr>
            <w:rFonts w:ascii="Cambria Math" w:hAnsi="Cambria Math" w:cstheme="minorHAnsi"/>
          </w:rPr>
          <m:t>=</m:t>
        </m:r>
        <m:r>
          <w:rPr>
            <w:rFonts w:ascii="Cambria Math" w:hAnsi="Cambria Math" w:cstheme="minorHAnsi"/>
          </w:rPr>
          <m:t>0</m:t>
        </m:r>
      </m:oMath>
      <w:r>
        <w:rPr>
          <w:rFonts w:asciiTheme="minorHAnsi" w:hAnsiTheme="minorHAnsi" w:cstheme="minorHAnsi"/>
        </w:rPr>
        <w:t xml:space="preserve"> whenever </w:t>
      </w:r>
      <m:oMath>
        <m:r>
          <w:rPr>
            <w:rFonts w:ascii="Cambria Math" w:hAnsi="Cambria Math" w:cstheme="minorHAnsi"/>
          </w:rPr>
          <m:t>k</m:t>
        </m:r>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oMath>
      <w:r>
        <w:rPr>
          <w:rFonts w:asciiTheme="minorHAnsi" w:hAnsiTheme="minorHAnsi" w:cstheme="minorHAnsi"/>
        </w:rPr>
        <w:t>. The active donor set is</w:t>
      </w:r>
    </w:p>
    <w:p w14:paraId="4DF3073B" w14:textId="0F0CA4E9" w:rsidR="00D22D75" w:rsidRPr="00C3586C" w:rsidRDefault="00683078" w:rsidP="00C3586C">
      <w:pPr>
        <w:pStyle w:val="BodyText"/>
        <w:spacing w:after="0" w:line="360" w:lineRule="auto"/>
        <w:jc w:val="center"/>
        <w:rPr>
          <w:rFonts w:asciiTheme="minorHAnsi" w:hAnsiTheme="minorHAnsi" w:cstheme="minorHAnsi"/>
        </w:rPr>
        <w:pPrChange w:id="642" w:author="Stoycho Rusinov" w:date="2026-08-08T17:14:00Z">
          <w:pPr>
            <w:pStyle w:val="BodyText"/>
            <w:spacing w:after="0" w:line="360" w:lineRule="auto"/>
          </w:pPr>
        </w:pPrChange>
      </w:pPr>
      <m:oMathPara>
        <m:oMathParaPr>
          <m:jc m:val="center"/>
        </m:oMathParaPr>
        <m:oMath>
          <m:sSup>
            <m:sSupPr>
              <m:ctrlPr>
                <w:rPr>
                  <w:rFonts w:ascii="Cambria Math" w:hAnsi="Cambria Math"/>
                </w:rPr>
              </m:ctrlPr>
            </m:sSupPr>
            <m:e>
              <m:r>
                <m:rPr>
                  <m:scr m:val="script"/>
                  <m:sty m:val="p"/>
                </m:rPr>
                <w:rPr>
                  <w:rFonts w:ascii="Cambria Math" w:hAnsi="Cambria Math"/>
                </w:rPr>
                <m:t>D</m:t>
              </m:r>
            </m:e>
            <m:sup>
              <m:r>
                <m:rPr>
                  <m:sty m:val="p"/>
                </m:rPr>
                <w:rPr>
                  <w:rFonts w:ascii="Cambria Math" w:hAnsi="Cambria Math"/>
                </w:rPr>
                <m:t>*</m:t>
              </m:r>
            </m:sup>
          </m:sSup>
          <m:r>
            <m:rPr>
              <m:sty m:val="p"/>
            </m:rPr>
            <w:rPr>
              <w:rFonts w:ascii="Cambria Math" w:hAnsi="Cambria Math"/>
            </w:rPr>
            <m:t>=</m:t>
          </m:r>
          <m:limLow>
            <m:limLowPr>
              <m:ctrlPr>
                <w:del w:id="643" w:author="Stoycho Rusinov" w:date="2026-08-08T17:14:00Z">
                  <w:rPr>
                    <w:rFonts w:ascii="Cambria Math" w:hAnsi="Cambria Math" w:cstheme="minorHAnsi"/>
                  </w:rPr>
                </w:del>
              </m:ctrlPr>
            </m:limLowPr>
            <m:e>
              <m:r>
                <w:del w:id="644" w:author="Stoycho Rusinov" w:date="2026-08-08T17:14:00Z">
                  <m:rPr>
                    <m:sty m:val="p"/>
                  </m:rPr>
                  <w:rPr>
                    <w:rFonts w:ascii="Cambria Math" w:hAnsi="Cambria Math" w:cstheme="minorHAnsi"/>
                  </w:rPr>
                  <m:t>⋃</m:t>
                </w:del>
              </m:r>
            </m:e>
            <m:lim>
              <m:r>
                <w:del w:id="645" w:author="Stoycho Rusinov" w:date="2026-08-08T17:14:00Z">
                  <w:rPr>
                    <w:rFonts w:ascii="Cambria Math" w:hAnsi="Cambria Math" w:cstheme="minorHAnsi"/>
                  </w:rPr>
                  <m:t>j</m:t>
                </w:del>
              </m:r>
              <m:r>
                <w:del w:id="646" w:author="Stoycho Rusinov" w:date="2026-08-08T17:14:00Z">
                  <m:rPr>
                    <m:sty m:val="p"/>
                  </m:rPr>
                  <w:rPr>
                    <w:rFonts w:ascii="Cambria Math" w:hAnsi="Cambria Math" w:cstheme="minorHAnsi"/>
                  </w:rPr>
                  <m:t>∈Ω</m:t>
                </w:del>
              </m:r>
            </m:lim>
          </m:limLow>
          <m:sSub>
            <m:sSubPr>
              <m:ctrlPr>
                <w:del w:id="647" w:author="Stoycho Rusinov" w:date="2026-08-08T17:14:00Z">
                  <w:rPr>
                    <w:rFonts w:ascii="Cambria Math" w:hAnsi="Cambria Math" w:cstheme="minorHAnsi"/>
                  </w:rPr>
                </w:del>
              </m:ctrlPr>
            </m:sSubPr>
            <m:e>
              <m:r>
                <w:del w:id="648" w:author="Stoycho Rusinov" w:date="2026-08-08T17:14:00Z">
                  <m:rPr>
                    <m:sty m:val="p"/>
                  </m:rPr>
                  <w:rPr>
                    <w:rFonts w:ascii="Cambria Math" w:hAnsi="Cambria Math" w:cstheme="minorHAnsi"/>
                  </w:rPr>
                  <m:t>Γ</m:t>
                </w:del>
              </m:r>
            </m:e>
            <m:sub>
              <m:r>
                <w:del w:id="649" w:author="Stoycho Rusinov" w:date="2026-08-08T17:14:00Z">
                  <w:rPr>
                    <w:rFonts w:ascii="Cambria Math" w:hAnsi="Cambria Math" w:cstheme="minorHAnsi"/>
                  </w:rPr>
                  <m:t>j</m:t>
                </w:del>
              </m:r>
            </m:sub>
          </m:sSub>
          <m:limLow>
            <m:limLowPr>
              <m:ctrlPr>
                <w:ins w:id="650" w:author="Stoycho Rusinov" w:date="2026-08-08T17:14:00Z">
                  <w:rPr>
                    <w:rFonts w:ascii="Cambria Math" w:hAnsi="Cambria Math"/>
                  </w:rPr>
                </w:ins>
              </m:ctrlPr>
            </m:limLowPr>
            <m:e>
              <m:r>
                <w:ins w:id="651" w:author="Stoycho Rusinov" w:date="2026-08-08T17:14:00Z">
                  <m:rPr>
                    <m:sty m:val="p"/>
                  </m:rPr>
                  <w:rPr>
                    <w:rFonts w:ascii="Cambria Math" w:hAnsi="Cambria Math"/>
                  </w:rPr>
                  <m:t>⋃</m:t>
                </w:ins>
              </m:r>
            </m:e>
            <m:lim>
              <m:r>
                <w:ins w:id="652" w:author="Stoycho Rusinov" w:date="2026-08-08T17:14:00Z">
                  <w:rPr>
                    <w:rFonts w:ascii="Cambria Math" w:hAnsi="Cambria Math"/>
                  </w:rPr>
                  <m:t>j</m:t>
                </w:ins>
              </m:r>
              <m:r>
                <w:ins w:id="653" w:author="Stoycho Rusinov" w:date="2026-08-08T17:14:00Z">
                  <m:rPr>
                    <m:sty m:val="p"/>
                  </m:rPr>
                  <w:rPr>
                    <w:rFonts w:ascii="Cambria Math" w:hAnsi="Cambria Math"/>
                  </w:rPr>
                  <m:t>∈</m:t>
                </w:ins>
              </m:r>
              <m:r>
                <w:ins w:id="654" w:author="Stoycho Rusinov" w:date="2026-08-08T17:14:00Z">
                  <w:rPr>
                    <w:rFonts w:ascii="Cambria Math" w:hAnsi="Cambria Math"/>
                  </w:rPr>
                  <m:t>Ω</m:t>
                </w:ins>
              </m:r>
            </m:lim>
          </m:limLow>
          <m:sSub>
            <m:sSubPr>
              <m:ctrlPr>
                <w:ins w:id="655" w:author="Stoycho Rusinov" w:date="2026-08-08T17:14:00Z">
                  <w:rPr>
                    <w:rFonts w:ascii="Cambria Math" w:hAnsi="Cambria Math"/>
                  </w:rPr>
                </w:ins>
              </m:ctrlPr>
            </m:sSubPr>
            <m:e>
              <m:r>
                <w:ins w:id="656" w:author="Stoycho Rusinov" w:date="2026-08-08T17:14:00Z">
                  <w:rPr>
                    <w:rFonts w:ascii="Cambria Math" w:hAnsi="Cambria Math"/>
                  </w:rPr>
                  <m:t>Γ</m:t>
                </w:ins>
              </m:r>
              <m:ctrlPr>
                <w:rPr>
                  <w:rFonts w:ascii="Cambria Math" w:hAnsi="Cambria Math"/>
                </w:rPr>
              </m:ctrlPr>
            </m:e>
            <m:sub>
              <m:r>
                <w:rPr>
                  <w:rFonts w:ascii="Cambria Math" w:hAnsi="Cambria Math"/>
                </w:rPr>
                <m:t>j</m:t>
              </m:r>
              <m:ctrlPr>
                <w:rPr>
                  <w:rFonts w:ascii="Cambria Math" w:hAnsi="Cambria Math"/>
                </w:rPr>
              </m:ctrlPr>
            </m:sub>
          </m:sSub>
          <m:r>
            <m:rPr>
              <m:sty m:val="p"/>
            </m:rPr>
            <w:rPr>
              <w:rFonts w:ascii="Cambria Math" w:hAnsi="Cambria Math"/>
            </w:rPr>
            <m:t>.</m:t>
          </m:r>
        </m:oMath>
      </m:oMathPara>
    </w:p>
    <w:p w14:paraId="317CA61B" w14:textId="77777777"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 xml:space="preserve">Donors outside </w:t>
      </w:r>
      <m:oMath>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oMath>
      <w:r>
        <w:rPr>
          <w:rFonts w:asciiTheme="minorHAnsi" w:hAnsiTheme="minorHAnsi" w:cstheme="minorHAnsi"/>
        </w:rPr>
        <w:t xml:space="preserve"> receive weight zero, while donors inside </w:t>
      </w:r>
      <m:oMath>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oMath>
      <w:r>
        <w:rPr>
          <w:rFonts w:asciiTheme="minorHAnsi" w:hAnsiTheme="minorHAnsi" w:cstheme="minorHAnsi"/>
        </w:rPr>
        <w:t xml:space="preserve"> enter at least one country-specific donor pool. Stack the zero-padded country-specific weights </w:t>
      </w:r>
      <w:proofErr w:type="spellStart"/>
      <w:r>
        <w:rPr>
          <w:rFonts w:asciiTheme="minorHAnsi" w:hAnsiTheme="minorHAnsi" w:cstheme="minorHAnsi"/>
        </w:rPr>
        <w:t>rowwise</w:t>
      </w:r>
      <w:proofErr w:type="spellEnd"/>
      <w:r>
        <w:rPr>
          <w:rFonts w:asciiTheme="minorHAnsi" w:hAnsiTheme="minorHAnsi" w:cstheme="minorHAnsi"/>
        </w:rPr>
        <w:t xml:space="preserve"> in the matrix</w:t>
      </w:r>
    </w:p>
    <w:p w14:paraId="731F399C" w14:textId="77777777" w:rsidR="00D22D75" w:rsidRPr="00C3586C" w:rsidRDefault="00683078" w:rsidP="00C3586C">
      <w:pPr>
        <w:pStyle w:val="BodyText"/>
        <w:spacing w:after="0" w:line="360" w:lineRule="auto"/>
        <w:rPr>
          <w:del w:id="657" w:author="Stoycho Rusinov" w:date="2026-08-08T17:14:00Z"/>
          <w:rFonts w:asciiTheme="minorHAnsi" w:hAnsiTheme="minorHAnsi" w:cstheme="minorHAnsi"/>
        </w:rPr>
      </w:pPr>
      <m:oMathPara>
        <m:oMathParaPr>
          <m:jc m:val="center"/>
        </m:oMathParaPr>
        <m:oMath>
          <m:acc>
            <m:accPr>
              <m:ctrlPr>
                <w:del w:id="658" w:author="Stoycho Rusinov" w:date="2026-08-08T17:14:00Z">
                  <w:rPr>
                    <w:rFonts w:ascii="Cambria Math" w:hAnsi="Cambria Math" w:cstheme="minorHAnsi"/>
                  </w:rPr>
                </w:del>
              </m:ctrlPr>
            </m:accPr>
            <m:e>
              <m:r>
                <w:del w:id="659" w:author="Stoycho Rusinov" w:date="2026-08-08T17:14:00Z">
                  <m:rPr>
                    <m:sty m:val="bi"/>
                  </m:rPr>
                  <w:rPr>
                    <w:rFonts w:ascii="Cambria Math" w:hAnsi="Cambria Math" w:cstheme="minorHAnsi"/>
                  </w:rPr>
                  <m:t>H</m:t>
                </w:del>
              </m:r>
            </m:e>
          </m:acc>
          <m:r>
            <w:del w:id="660" w:author="Stoycho Rusinov" w:date="2026-08-08T17:14:00Z">
              <m:rPr>
                <m:sty m:val="p"/>
              </m:rPr>
              <w:rPr>
                <w:rFonts w:ascii="Cambria Math" w:hAnsi="Cambria Math" w:cstheme="minorHAnsi"/>
              </w:rPr>
              <m:t>=</m:t>
            </w:del>
          </m:r>
          <m:sSub>
            <m:sSubPr>
              <m:ctrlPr>
                <w:del w:id="661" w:author="Stoycho Rusinov" w:date="2026-08-08T17:14:00Z">
                  <w:rPr>
                    <w:rFonts w:ascii="Cambria Math" w:hAnsi="Cambria Math" w:cstheme="minorHAnsi"/>
                  </w:rPr>
                </w:del>
              </m:ctrlPr>
            </m:sSubPr>
            <m:e>
              <m:d>
                <m:dPr>
                  <m:begChr m:val="["/>
                  <m:endChr m:val="]"/>
                  <m:ctrlPr>
                    <w:del w:id="662" w:author="Stoycho Rusinov" w:date="2026-08-08T17:14:00Z">
                      <w:rPr>
                        <w:rFonts w:ascii="Cambria Math" w:hAnsi="Cambria Math" w:cstheme="minorHAnsi"/>
                      </w:rPr>
                    </w:del>
                  </m:ctrlPr>
                </m:dPr>
                <m:e>
                  <m:sSub>
                    <m:sSubPr>
                      <m:ctrlPr>
                        <w:del w:id="663" w:author="Stoycho Rusinov" w:date="2026-08-08T17:14:00Z">
                          <w:rPr>
                            <w:rFonts w:ascii="Cambria Math" w:hAnsi="Cambria Math" w:cstheme="minorHAnsi"/>
                          </w:rPr>
                        </w:del>
                      </m:ctrlPr>
                    </m:sSubPr>
                    <m:e>
                      <m:acc>
                        <m:accPr>
                          <m:ctrlPr>
                            <w:del w:id="664" w:author="Stoycho Rusinov" w:date="2026-08-08T17:14:00Z">
                              <w:rPr>
                                <w:rFonts w:ascii="Cambria Math" w:hAnsi="Cambria Math" w:cstheme="minorHAnsi"/>
                              </w:rPr>
                            </w:del>
                          </m:ctrlPr>
                        </m:accPr>
                        <m:e>
                          <m:r>
                            <w:del w:id="665" w:author="Stoycho Rusinov" w:date="2026-08-08T17:14:00Z">
                              <w:rPr>
                                <w:rFonts w:ascii="Cambria Math" w:hAnsi="Cambria Math" w:cstheme="minorHAnsi"/>
                              </w:rPr>
                              <m:t>w</m:t>
                            </w:del>
                          </m:r>
                        </m:e>
                      </m:acc>
                    </m:e>
                    <m:sub>
                      <m:r>
                        <w:del w:id="666" w:author="Stoycho Rusinov" w:date="2026-08-08T17:14:00Z">
                          <w:rPr>
                            <w:rFonts w:ascii="Cambria Math" w:hAnsi="Cambria Math" w:cstheme="minorHAnsi"/>
                          </w:rPr>
                          <m:t>jk</m:t>
                        </w:del>
                      </m:r>
                    </m:sub>
                  </m:sSub>
                </m:e>
              </m:d>
            </m:e>
            <m:sub>
              <m:r>
                <w:del w:id="667" w:author="Stoycho Rusinov" w:date="2026-08-08T17:14:00Z">
                  <w:rPr>
                    <w:rFonts w:ascii="Cambria Math" w:hAnsi="Cambria Math" w:cstheme="minorHAnsi"/>
                  </w:rPr>
                  <m:t>j</m:t>
                </w:del>
              </m:r>
              <m:r>
                <w:del w:id="668" w:author="Stoycho Rusinov" w:date="2026-08-08T17:14:00Z">
                  <m:rPr>
                    <m:sty m:val="p"/>
                  </m:rPr>
                  <w:rPr>
                    <w:rFonts w:ascii="Cambria Math" w:hAnsi="Cambria Math" w:cstheme="minorHAnsi"/>
                  </w:rPr>
                  <m:t>∈Ω,</m:t>
                </w:del>
              </m:r>
              <m:r>
                <w:del w:id="669" w:author="Stoycho Rusinov" w:date="2026-08-08T17:14:00Z">
                  <w:rPr>
                    <w:rFonts w:ascii="Cambria Math" w:hAnsi="Cambria Math" w:cstheme="minorHAnsi"/>
                  </w:rPr>
                  <m:t> k</m:t>
                </w:del>
              </m:r>
              <m:r>
                <w:del w:id="670" w:author="Stoycho Rusinov" w:date="2026-08-08T17:14:00Z">
                  <m:rPr>
                    <m:sty m:val="p"/>
                  </m:rPr>
                  <w:rPr>
                    <w:rFonts w:ascii="Cambria Math" w:hAnsi="Cambria Math" w:cstheme="minorHAnsi"/>
                  </w:rPr>
                  <m:t>∈</m:t>
                </w:del>
              </m:r>
              <m:sSup>
                <m:sSupPr>
                  <m:ctrlPr>
                    <w:del w:id="671" w:author="Stoycho Rusinov" w:date="2026-08-08T17:14:00Z">
                      <w:rPr>
                        <w:rFonts w:ascii="Cambria Math" w:hAnsi="Cambria Math" w:cstheme="minorHAnsi"/>
                      </w:rPr>
                    </w:del>
                  </m:ctrlPr>
                </m:sSupPr>
                <m:e>
                  <m:r>
                    <w:del w:id="672" w:author="Stoycho Rusinov" w:date="2026-08-08T17:14:00Z">
                      <m:rPr>
                        <m:scr m:val="script"/>
                        <m:sty m:val="p"/>
                      </m:rPr>
                      <w:rPr>
                        <w:rFonts w:ascii="Cambria Math" w:hAnsi="Cambria Math" w:cstheme="minorHAnsi"/>
                      </w:rPr>
                      <m:t>D</m:t>
                    </w:del>
                  </m:r>
                </m:e>
                <m:sup>
                  <m:r>
                    <w:del w:id="673" w:author="Stoycho Rusinov" w:date="2026-08-08T17:14:00Z">
                      <m:rPr>
                        <m:sty m:val="p"/>
                      </m:rPr>
                      <w:rPr>
                        <w:rFonts w:ascii="Cambria Math" w:hAnsi="Cambria Math" w:cstheme="minorHAnsi"/>
                      </w:rPr>
                      <m:t>*</m:t>
                    </w:del>
                  </m:r>
                </m:sup>
              </m:sSup>
            </m:sub>
          </m:sSub>
          <m:r>
            <w:del w:id="674" w:author="Stoycho Rusinov" w:date="2026-08-08T17:14:00Z">
              <m:rPr>
                <m:sty m:val="p"/>
              </m:rPr>
              <w:rPr>
                <w:rFonts w:ascii="Cambria Math" w:hAnsi="Cambria Math" w:cstheme="minorHAnsi"/>
              </w:rPr>
              <m:t>∈</m:t>
            </w:del>
          </m:r>
          <m:sSup>
            <m:sSupPr>
              <m:ctrlPr>
                <w:del w:id="675" w:author="Stoycho Rusinov" w:date="2026-08-08T17:14:00Z">
                  <w:rPr>
                    <w:rFonts w:ascii="Cambria Math" w:hAnsi="Cambria Math" w:cstheme="minorHAnsi"/>
                  </w:rPr>
                </w:del>
              </m:ctrlPr>
            </m:sSupPr>
            <m:e>
              <m:r>
                <w:del w:id="676" w:author="Stoycho Rusinov" w:date="2026-08-08T17:14:00Z">
                  <m:rPr>
                    <m:scr m:val="double-struck"/>
                    <m:sty m:val="p"/>
                  </m:rPr>
                  <w:rPr>
                    <w:rFonts w:ascii="Cambria Math" w:hAnsi="Cambria Math" w:cstheme="minorHAnsi"/>
                  </w:rPr>
                  <m:t>R</m:t>
                </w:del>
              </m:r>
            </m:e>
            <m:sup>
              <m:r>
                <w:del w:id="677" w:author="Stoycho Rusinov" w:date="2026-08-08T17:14:00Z">
                  <w:rPr>
                    <w:rFonts w:ascii="Cambria Math" w:hAnsi="Cambria Math" w:cstheme="minorHAnsi"/>
                  </w:rPr>
                  <m:t>J</m:t>
                </w:del>
              </m:r>
              <m:r>
                <w:del w:id="678" w:author="Stoycho Rusinov" w:date="2026-08-08T17:14:00Z">
                  <m:rPr>
                    <m:sty m:val="p"/>
                  </m:rPr>
                  <w:rPr>
                    <w:rFonts w:ascii="Cambria Math" w:hAnsi="Cambria Math" w:cstheme="minorHAnsi"/>
                  </w:rPr>
                  <m:t>×|</m:t>
                </w:del>
              </m:r>
              <m:sSup>
                <m:sSupPr>
                  <m:ctrlPr>
                    <w:del w:id="679" w:author="Stoycho Rusinov" w:date="2026-08-08T17:14:00Z">
                      <w:rPr>
                        <w:rFonts w:ascii="Cambria Math" w:hAnsi="Cambria Math" w:cstheme="minorHAnsi"/>
                      </w:rPr>
                    </w:del>
                  </m:ctrlPr>
                </m:sSupPr>
                <m:e>
                  <m:r>
                    <w:del w:id="680" w:author="Stoycho Rusinov" w:date="2026-08-08T17:14:00Z">
                      <m:rPr>
                        <m:scr m:val="script"/>
                        <m:sty m:val="p"/>
                      </m:rPr>
                      <w:rPr>
                        <w:rFonts w:ascii="Cambria Math" w:hAnsi="Cambria Math" w:cstheme="minorHAnsi"/>
                      </w:rPr>
                      <m:t>D</m:t>
                    </w:del>
                  </m:r>
                </m:e>
                <m:sup>
                  <m:r>
                    <w:del w:id="681" w:author="Stoycho Rusinov" w:date="2026-08-08T17:14:00Z">
                      <m:rPr>
                        <m:sty m:val="p"/>
                      </m:rPr>
                      <w:rPr>
                        <w:rFonts w:ascii="Cambria Math" w:hAnsi="Cambria Math" w:cstheme="minorHAnsi"/>
                      </w:rPr>
                      <m:t>*</m:t>
                    </w:del>
                  </m:r>
                </m:sup>
              </m:sSup>
              <m:r>
                <w:del w:id="682" w:author="Stoycho Rusinov" w:date="2026-08-08T17:14:00Z">
                  <m:rPr>
                    <m:sty m:val="p"/>
                  </m:rPr>
                  <w:rPr>
                    <w:rFonts w:ascii="Cambria Math" w:hAnsi="Cambria Math" w:cstheme="minorHAnsi"/>
                  </w:rPr>
                  <m:t>|</m:t>
                </w:del>
              </m:r>
            </m:sup>
          </m:sSup>
          <m:r>
            <w:del w:id="683" w:author="Stoycho Rusinov" w:date="2026-08-08T17:14:00Z">
              <m:rPr>
                <m:sty m:val="p"/>
              </m:rPr>
              <w:rPr>
                <w:rFonts w:ascii="Cambria Math" w:hAnsi="Cambria Math" w:cstheme="minorHAnsi"/>
              </w:rPr>
              <m:t>.</m:t>
            </w:del>
          </m:r>
        </m:oMath>
      </m:oMathPara>
    </w:p>
    <w:p w14:paraId="381EAB9E" w14:textId="77777777" w:rsidR="00D22D75" w:rsidRPr="00C3586C" w:rsidRDefault="000E33CA" w:rsidP="00C3586C">
      <w:pPr>
        <w:pStyle w:val="BodyText"/>
        <w:spacing w:after="0" w:line="360" w:lineRule="auto"/>
        <w:jc w:val="center"/>
        <w:rPr>
          <w:ins w:id="684" w:author="Stoycho Rusinov" w:date="2026-08-08T17:14:00Z"/>
          <w:rFonts w:asciiTheme="minorHAnsi" w:hAnsiTheme="minorHAnsi" w:cstheme="minorHAnsi"/>
        </w:rPr>
      </w:pPr>
      <m:oMathPara>
        <m:oMathParaPr>
          <m:jc m:val="center"/>
        </m:oMathParaPr>
        <m:oMath>
          <m:r>
            <w:ins w:id="685" w:author="Stoycho Rusinov" w:date="2026-08-08T17:14:00Z">
              <m:rPr>
                <m:sty m:val="b"/>
              </m:rPr>
              <w:rPr>
                <w:rFonts w:ascii="Cambria Math" w:hAnsi="Cambria Math"/>
              </w:rPr>
              <m:t>H</m:t>
            </w:ins>
          </m:r>
          <m:r>
            <w:ins w:id="686" w:author="Stoycho Rusinov" w:date="2026-08-08T17:14:00Z">
              <m:rPr>
                <m:sty m:val="p"/>
              </m:rPr>
              <w:rPr>
                <w:rFonts w:ascii="Cambria Math" w:hAnsi="Cambria Math"/>
              </w:rPr>
              <m:t>=</m:t>
            </w:ins>
          </m:r>
          <m:sSub>
            <m:sSubPr>
              <m:ctrlPr>
                <w:ins w:id="687" w:author="Stoycho Rusinov" w:date="2026-08-08T17:14:00Z">
                  <w:rPr>
                    <w:rFonts w:ascii="Cambria Math" w:hAnsi="Cambria Math"/>
                  </w:rPr>
                </w:ins>
              </m:ctrlPr>
            </m:sSubPr>
            <m:e>
              <m:d>
                <m:dPr>
                  <m:ctrlPr>
                    <w:ins w:id="688" w:author="Stoycho Rusinov" w:date="2026-08-08T17:14:00Z">
                      <w:rPr>
                        <w:rFonts w:ascii="Cambria Math" w:hAnsi="Cambria Math"/>
                      </w:rPr>
                    </w:ins>
                  </m:ctrlPr>
                </m:dPr>
                <m:e>
                  <m:sSub>
                    <m:sSubPr>
                      <m:ctrlPr>
                        <w:ins w:id="689" w:author="Stoycho Rusinov" w:date="2026-08-08T17:14:00Z">
                          <w:rPr>
                            <w:rFonts w:ascii="Cambria Math" w:hAnsi="Cambria Math"/>
                          </w:rPr>
                        </w:ins>
                      </m:ctrlPr>
                    </m:sSubPr>
                    <m:e>
                      <m:acc>
                        <m:accPr>
                          <m:ctrlPr>
                            <w:ins w:id="690" w:author="Stoycho Rusinov" w:date="2026-08-08T17:14:00Z">
                              <w:rPr>
                                <w:rFonts w:ascii="Cambria Math" w:hAnsi="Cambria Math"/>
                              </w:rPr>
                            </w:ins>
                          </m:ctrlPr>
                        </m:accPr>
                        <m:e>
                          <m:r>
                            <w:ins w:id="691" w:author="Stoycho Rusinov" w:date="2026-08-08T17:14:00Z">
                              <w:rPr>
                                <w:rFonts w:ascii="Cambria Math" w:hAnsi="Cambria Math"/>
                              </w:rPr>
                              <m:t>w</m:t>
                            </w:ins>
                          </m:r>
                        </m:e>
                      </m:acc>
                    </m:e>
                    <m:sub>
                      <m:r>
                        <w:ins w:id="692" w:author="Stoycho Rusinov" w:date="2026-08-08T17:14:00Z">
                          <w:rPr>
                            <w:rFonts w:ascii="Cambria Math" w:hAnsi="Cambria Math"/>
                          </w:rPr>
                          <m:t>jk</m:t>
                        </w:ins>
                      </m:r>
                    </m:sub>
                  </m:sSub>
                </m:e>
              </m:d>
            </m:e>
            <m:sub>
              <m:r>
                <w:ins w:id="693" w:author="Stoycho Rusinov" w:date="2026-08-08T17:14:00Z">
                  <w:rPr>
                    <w:rFonts w:ascii="Cambria Math" w:hAnsi="Cambria Math"/>
                  </w:rPr>
                  <m:t>j</m:t>
                </w:ins>
              </m:r>
              <m:r>
                <w:ins w:id="694" w:author="Stoycho Rusinov" w:date="2026-08-08T17:14:00Z">
                  <m:rPr>
                    <m:sty m:val="p"/>
                  </m:rPr>
                  <w:rPr>
                    <w:rFonts w:ascii="Cambria Math" w:hAnsi="Cambria Math"/>
                  </w:rPr>
                  <m:t>∈</m:t>
                </w:ins>
              </m:r>
              <m:r>
                <w:ins w:id="695" w:author="Stoycho Rusinov" w:date="2026-08-08T17:14:00Z">
                  <w:rPr>
                    <w:rFonts w:ascii="Cambria Math" w:hAnsi="Cambria Math"/>
                  </w:rPr>
                  <m:t>Ω</m:t>
                </w:ins>
              </m:r>
              <m:r>
                <w:ins w:id="696" w:author="Stoycho Rusinov" w:date="2026-08-08T17:14:00Z">
                  <m:rPr>
                    <m:sty m:val="p"/>
                  </m:rPr>
                  <w:rPr>
                    <w:rFonts w:ascii="Cambria Math" w:hAnsi="Cambria Math"/>
                  </w:rPr>
                  <m:t>,</m:t>
                </w:ins>
              </m:r>
              <m:r>
                <w:ins w:id="697" w:author="Stoycho Rusinov" w:date="2026-08-08T17:14:00Z">
                  <w:rPr>
                    <w:rFonts w:ascii="Cambria Math" w:hAnsi="Cambria Math"/>
                  </w:rPr>
                  <m:t> k</m:t>
                </w:ins>
              </m:r>
              <m:r>
                <w:ins w:id="698" w:author="Stoycho Rusinov" w:date="2026-08-08T17:14:00Z">
                  <m:rPr>
                    <m:sty m:val="p"/>
                  </m:rPr>
                  <w:rPr>
                    <w:rFonts w:ascii="Cambria Math" w:hAnsi="Cambria Math"/>
                  </w:rPr>
                  <m:t>∈</m:t>
                </w:ins>
              </m:r>
              <m:sSup>
                <m:sSupPr>
                  <m:ctrlPr>
                    <w:ins w:id="699" w:author="Stoycho Rusinov" w:date="2026-08-08T17:14:00Z">
                      <w:rPr>
                        <w:rFonts w:ascii="Cambria Math" w:hAnsi="Cambria Math"/>
                      </w:rPr>
                    </w:ins>
                  </m:ctrlPr>
                </m:sSupPr>
                <m:e>
                  <m:r>
                    <w:ins w:id="700" w:author="Stoycho Rusinov" w:date="2026-08-08T17:14:00Z">
                      <m:rPr>
                        <m:scr m:val="script"/>
                        <m:sty m:val="p"/>
                      </m:rPr>
                      <w:rPr>
                        <w:rFonts w:ascii="Cambria Math" w:hAnsi="Cambria Math"/>
                      </w:rPr>
                      <m:t>D</m:t>
                    </w:ins>
                  </m:r>
                </m:e>
                <m:sup>
                  <m:r>
                    <w:ins w:id="701" w:author="Stoycho Rusinov" w:date="2026-08-08T17:14:00Z">
                      <m:rPr>
                        <m:sty m:val="p"/>
                      </m:rPr>
                      <w:rPr>
                        <w:rFonts w:ascii="Cambria Math" w:hAnsi="Cambria Math"/>
                      </w:rPr>
                      <m:t>*</m:t>
                    </w:ins>
                  </m:r>
                </m:sup>
              </m:sSup>
            </m:sub>
          </m:sSub>
          <m:r>
            <w:ins w:id="702" w:author="Stoycho Rusinov" w:date="2026-08-08T17:14:00Z">
              <m:rPr>
                <m:sty m:val="p"/>
              </m:rPr>
              <w:rPr>
                <w:rFonts w:ascii="Cambria Math" w:hAnsi="Cambria Math"/>
              </w:rPr>
              <m:t>∈</m:t>
            </w:ins>
          </m:r>
          <m:sSup>
            <m:sSupPr>
              <m:ctrlPr>
                <w:ins w:id="703" w:author="Stoycho Rusinov" w:date="2026-08-08T17:14:00Z">
                  <w:rPr>
                    <w:rFonts w:ascii="Cambria Math" w:hAnsi="Cambria Math"/>
                  </w:rPr>
                </w:ins>
              </m:ctrlPr>
            </m:sSupPr>
            <m:e>
              <m:r>
                <w:ins w:id="704" w:author="Stoycho Rusinov" w:date="2026-08-08T17:14:00Z">
                  <m:rPr>
                    <m:scr m:val="double-struck"/>
                    <m:sty m:val="p"/>
                  </m:rPr>
                  <w:rPr>
                    <w:rFonts w:ascii="Cambria Math" w:hAnsi="Cambria Math"/>
                  </w:rPr>
                  <m:t>R</m:t>
                </w:ins>
              </m:r>
            </m:e>
            <m:sup>
              <m:r>
                <w:ins w:id="705" w:author="Stoycho Rusinov" w:date="2026-08-08T17:14:00Z">
                  <w:rPr>
                    <w:rFonts w:ascii="Cambria Math" w:hAnsi="Cambria Math"/>
                  </w:rPr>
                  <m:t>J</m:t>
                </w:ins>
              </m:r>
              <m:r>
                <w:ins w:id="706" w:author="Stoycho Rusinov" w:date="2026-08-08T17:14:00Z">
                  <m:rPr>
                    <m:sty m:val="p"/>
                  </m:rPr>
                  <w:rPr>
                    <w:rFonts w:ascii="Cambria Math" w:hAnsi="Cambria Math"/>
                  </w:rPr>
                  <m:t>×</m:t>
                </w:ins>
              </m:r>
              <m:d>
                <m:dPr>
                  <m:begChr m:val="|"/>
                  <m:endChr m:val="|"/>
                  <m:ctrlPr>
                    <w:ins w:id="707" w:author="Stoycho Rusinov" w:date="2026-08-08T17:14:00Z">
                      <w:rPr>
                        <w:rFonts w:ascii="Cambria Math" w:hAnsi="Cambria Math"/>
                      </w:rPr>
                    </w:ins>
                  </m:ctrlPr>
                </m:dPr>
                <m:e>
                  <m:sSup>
                    <m:sSupPr>
                      <m:ctrlPr>
                        <w:ins w:id="708" w:author="Stoycho Rusinov" w:date="2026-08-08T17:14:00Z">
                          <w:rPr>
                            <w:rFonts w:ascii="Cambria Math" w:hAnsi="Cambria Math"/>
                          </w:rPr>
                        </w:ins>
                      </m:ctrlPr>
                    </m:sSupPr>
                    <m:e>
                      <m:r>
                        <w:ins w:id="709" w:author="Stoycho Rusinov" w:date="2026-08-08T17:14:00Z">
                          <m:rPr>
                            <m:scr m:val="script"/>
                            <m:sty m:val="p"/>
                          </m:rPr>
                          <w:rPr>
                            <w:rFonts w:ascii="Cambria Math" w:hAnsi="Cambria Math"/>
                          </w:rPr>
                          <m:t>D</m:t>
                        </w:ins>
                      </m:r>
                    </m:e>
                    <m:sup>
                      <m:r>
                        <w:ins w:id="710" w:author="Stoycho Rusinov" w:date="2026-08-08T17:14:00Z">
                          <m:rPr>
                            <m:sty m:val="p"/>
                          </m:rPr>
                          <w:rPr>
                            <w:rFonts w:ascii="Cambria Math" w:hAnsi="Cambria Math"/>
                          </w:rPr>
                          <m:t>*</m:t>
                        </w:ins>
                      </m:r>
                    </m:sup>
                  </m:sSup>
                </m:e>
              </m:d>
            </m:sup>
          </m:sSup>
          <m:r>
            <w:ins w:id="711" w:author="Stoycho Rusinov" w:date="2026-08-08T17:14:00Z">
              <m:rPr>
                <m:sty m:val="p"/>
              </m:rPr>
              <w:rPr>
                <w:rFonts w:ascii="Cambria Math" w:hAnsi="Cambria Math"/>
              </w:rPr>
              <m:t>.</m:t>
            </w:ins>
          </m:r>
        </m:oMath>
      </m:oMathPara>
    </w:p>
    <w:p w14:paraId="091CEEBF" w14:textId="77777777"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 xml:space="preserve">Each row of </w:t>
      </w:r>
      <m:oMath>
        <m:acc>
          <m:accPr>
            <m:ctrlPr>
              <w:rPr>
                <w:rFonts w:ascii="Cambria Math" w:hAnsi="Cambria Math" w:cstheme="minorHAnsi"/>
              </w:rPr>
            </m:ctrlPr>
          </m:accPr>
          <m:e>
            <m:r>
              <m:rPr>
                <m:sty m:val="bi"/>
              </m:rPr>
              <w:rPr>
                <w:rFonts w:ascii="Cambria Math" w:hAnsi="Cambria Math" w:cstheme="minorHAnsi"/>
              </w:rPr>
              <m:t>H</m:t>
            </m:r>
          </m:e>
        </m:acc>
      </m:oMath>
      <w:r>
        <w:rPr>
          <w:rFonts w:asciiTheme="minorHAnsi" w:hAnsiTheme="minorHAnsi" w:cstheme="minorHAnsi"/>
        </w:rPr>
        <w:t xml:space="preserve"> is zero outside the corresponding donor set </w:t>
      </w:r>
      <m:oMath>
        <m:sSub>
          <m:sSubPr>
            <m:ctrlPr>
              <w:rPr>
                <w:rFonts w:ascii="Cambria Math" w:hAnsi="Cambria Math" w:cstheme="minorHAnsi"/>
              </w:rPr>
            </m:ctrlPr>
          </m:sSubPr>
          <m:e>
            <m:r>
              <m:rPr>
                <m:sty m:val="p"/>
              </m:rPr>
              <w:rPr>
                <w:rFonts w:ascii="Cambria Math" w:hAnsi="Cambria Math" w:cstheme="minorHAnsi"/>
              </w:rPr>
              <m:t>Γ</m:t>
            </m:r>
          </m:e>
          <m:sub>
            <m:r>
              <w:rPr>
                <w:rFonts w:ascii="Cambria Math" w:hAnsi="Cambria Math" w:cstheme="minorHAnsi"/>
              </w:rPr>
              <m:t>j</m:t>
            </m:r>
          </m:sub>
        </m:sSub>
      </m:oMath>
      <w:r>
        <w:rPr>
          <w:rFonts w:asciiTheme="minorHAnsi" w:hAnsiTheme="minorHAnsi" w:cstheme="minorHAnsi"/>
        </w:rPr>
        <w:t xml:space="preserve"> and sums to one. The vector of aggregate donor weights is then</w:t>
      </w:r>
    </w:p>
    <w:p w14:paraId="0FF21401" w14:textId="77777777" w:rsidR="00D22D75" w:rsidRPr="00C3586C" w:rsidRDefault="00683078" w:rsidP="00C3586C">
      <w:pPr>
        <w:pStyle w:val="BodyText"/>
        <w:spacing w:after="0" w:line="360" w:lineRule="auto"/>
        <w:rPr>
          <w:del w:id="712" w:author="Stoycho Rusinov" w:date="2026-08-08T17:14:00Z"/>
          <w:rFonts w:asciiTheme="minorHAnsi" w:hAnsiTheme="minorHAnsi" w:cstheme="minorHAnsi"/>
        </w:rPr>
      </w:pPr>
      <m:oMathPara>
        <m:oMathParaPr>
          <m:jc m:val="center"/>
        </m:oMathParaPr>
        <m:oMath>
          <m:acc>
            <m:accPr>
              <m:chr m:val="‾"/>
              <m:ctrlPr>
                <w:del w:id="713" w:author="Stoycho Rusinov" w:date="2026-08-08T17:14:00Z">
                  <w:rPr>
                    <w:rFonts w:ascii="Cambria Math" w:hAnsi="Cambria Math" w:cstheme="minorHAnsi"/>
                  </w:rPr>
                </w:del>
              </m:ctrlPr>
            </m:accPr>
            <m:e>
              <m:r>
                <w:del w:id="714" w:author="Stoycho Rusinov" w:date="2026-08-08T17:14:00Z">
                  <m:rPr>
                    <m:sty m:val="bi"/>
                  </m:rPr>
                  <w:rPr>
                    <w:rFonts w:ascii="Cambria Math" w:hAnsi="Cambria Math" w:cstheme="minorHAnsi"/>
                  </w:rPr>
                  <m:t>w</m:t>
                </w:del>
              </m:r>
            </m:e>
          </m:acc>
          <m:r>
            <w:del w:id="715" w:author="Stoycho Rusinov" w:date="2026-08-08T17:14:00Z">
              <m:rPr>
                <m:sty m:val="p"/>
              </m:rPr>
              <w:rPr>
                <w:rFonts w:ascii="Cambria Math" w:hAnsi="Cambria Math" w:cstheme="minorHAnsi"/>
              </w:rPr>
              <m:t>=</m:t>
            </w:del>
          </m:r>
          <m:f>
            <m:fPr>
              <m:ctrlPr>
                <w:del w:id="716" w:author="Stoycho Rusinov" w:date="2026-08-08T17:14:00Z">
                  <w:rPr>
                    <w:rFonts w:ascii="Cambria Math" w:hAnsi="Cambria Math" w:cstheme="minorHAnsi"/>
                  </w:rPr>
                </w:del>
              </m:ctrlPr>
            </m:fPr>
            <m:num>
              <m:r>
                <w:del w:id="717" w:author="Stoycho Rusinov" w:date="2026-08-08T17:14:00Z">
                  <w:rPr>
                    <w:rFonts w:ascii="Cambria Math" w:hAnsi="Cambria Math" w:cstheme="minorHAnsi"/>
                  </w:rPr>
                  <m:t>1</m:t>
                </w:del>
              </m:r>
            </m:num>
            <m:den>
              <m:r>
                <w:del w:id="718" w:author="Stoycho Rusinov" w:date="2026-08-08T17:14:00Z">
                  <w:rPr>
                    <w:rFonts w:ascii="Cambria Math" w:hAnsi="Cambria Math" w:cstheme="minorHAnsi"/>
                  </w:rPr>
                  <m:t>J</m:t>
                </w:del>
              </m:r>
            </m:den>
          </m:f>
          <m:sSup>
            <m:sSupPr>
              <m:ctrlPr>
                <w:del w:id="719" w:author="Stoycho Rusinov" w:date="2026-08-08T17:14:00Z">
                  <w:rPr>
                    <w:rFonts w:ascii="Cambria Math" w:hAnsi="Cambria Math" w:cstheme="minorHAnsi"/>
                  </w:rPr>
                </w:del>
              </m:ctrlPr>
            </m:sSupPr>
            <m:e>
              <m:acc>
                <m:accPr>
                  <m:ctrlPr>
                    <w:del w:id="720" w:author="Stoycho Rusinov" w:date="2026-08-08T17:14:00Z">
                      <w:rPr>
                        <w:rFonts w:ascii="Cambria Math" w:hAnsi="Cambria Math" w:cstheme="minorHAnsi"/>
                      </w:rPr>
                    </w:del>
                  </m:ctrlPr>
                </m:accPr>
                <m:e>
                  <m:r>
                    <w:del w:id="721" w:author="Stoycho Rusinov" w:date="2026-08-08T17:14:00Z">
                      <m:rPr>
                        <m:sty m:val="bi"/>
                      </m:rPr>
                      <w:rPr>
                        <w:rFonts w:ascii="Cambria Math" w:hAnsi="Cambria Math" w:cstheme="minorHAnsi"/>
                      </w:rPr>
                      <m:t>H</m:t>
                    </w:del>
                  </m:r>
                </m:e>
              </m:acc>
            </m:e>
            <m:sup>
              <m:r>
                <w:del w:id="722" w:author="Stoycho Rusinov" w:date="2026-08-08T17:14:00Z">
                  <m:rPr>
                    <m:sty m:val="p"/>
                  </m:rPr>
                  <w:rPr>
                    <w:rFonts w:ascii="Cambria Math" w:hAnsi="Cambria Math" w:cstheme="minorHAnsi"/>
                  </w:rPr>
                  <m:t>'</m:t>
                </w:del>
              </m:r>
            </m:sup>
          </m:sSup>
          <m:sSub>
            <m:sSubPr>
              <m:ctrlPr>
                <w:del w:id="723" w:author="Stoycho Rusinov" w:date="2026-08-08T17:14:00Z">
                  <w:rPr>
                    <w:rFonts w:ascii="Cambria Math" w:hAnsi="Cambria Math" w:cstheme="minorHAnsi"/>
                  </w:rPr>
                </w:del>
              </m:ctrlPr>
            </m:sSubPr>
            <m:e>
              <m:r>
                <w:del w:id="724" w:author="Stoycho Rusinov" w:date="2026-08-08T17:14:00Z">
                  <m:rPr>
                    <m:sty m:val="b"/>
                  </m:rPr>
                  <w:rPr>
                    <w:rFonts w:ascii="Cambria Math" w:hAnsi="Cambria Math" w:cstheme="minorHAnsi"/>
                  </w:rPr>
                  <m:t>1</m:t>
                </w:del>
              </m:r>
            </m:e>
            <m:sub>
              <m:r>
                <w:del w:id="725" w:author="Stoycho Rusinov" w:date="2026-08-08T17:14:00Z">
                  <w:rPr>
                    <w:rFonts w:ascii="Cambria Math" w:hAnsi="Cambria Math" w:cstheme="minorHAnsi"/>
                  </w:rPr>
                  <m:t>J</m:t>
                </w:del>
              </m:r>
            </m:sub>
          </m:sSub>
          <m:r>
            <w:del w:id="726" w:author="Stoycho Rusinov" w:date="2026-08-08T17:14:00Z">
              <m:rPr>
                <m:sty m:val="p"/>
              </m:rPr>
              <w:rPr>
                <w:rFonts w:ascii="Cambria Math" w:hAnsi="Cambria Math" w:cstheme="minorHAnsi"/>
              </w:rPr>
              <m:t>,</m:t>
            </w:del>
          </m:r>
        </m:oMath>
      </m:oMathPara>
    </w:p>
    <w:p w14:paraId="62F9D460" w14:textId="77777777" w:rsidR="00D22D75" w:rsidRPr="00C3586C" w:rsidRDefault="000E33CA" w:rsidP="00C3586C">
      <w:pPr>
        <w:pStyle w:val="BodyText"/>
        <w:spacing w:after="0" w:line="360" w:lineRule="auto"/>
        <w:jc w:val="center"/>
        <w:rPr>
          <w:ins w:id="727" w:author="Stoycho Rusinov" w:date="2026-08-08T17:14:00Z"/>
          <w:rFonts w:asciiTheme="minorHAnsi" w:hAnsiTheme="minorHAnsi" w:cstheme="minorHAnsi"/>
        </w:rPr>
      </w:pPr>
      <m:oMathPara>
        <m:oMathParaPr>
          <m:jc m:val="center"/>
        </m:oMathParaPr>
        <m:oMath>
          <m:r>
            <w:ins w:id="728" w:author="Stoycho Rusinov" w:date="2026-08-08T17:14:00Z">
              <m:rPr>
                <m:sty m:val="b"/>
              </m:rPr>
              <w:rPr>
                <w:rFonts w:ascii="Cambria Math" w:hAnsi="Cambria Math"/>
              </w:rPr>
              <m:t>w</m:t>
            </w:ins>
          </m:r>
          <m:r>
            <w:ins w:id="729" w:author="Stoycho Rusinov" w:date="2026-08-08T17:14:00Z">
              <m:rPr>
                <m:sty m:val="p"/>
              </m:rPr>
              <w:rPr>
                <w:rFonts w:ascii="Cambria Math" w:hAnsi="Cambria Math"/>
              </w:rPr>
              <m:t>=</m:t>
            </w:ins>
          </m:r>
          <m:f>
            <m:fPr>
              <m:ctrlPr>
                <w:ins w:id="730" w:author="Stoycho Rusinov" w:date="2026-08-08T17:14:00Z">
                  <w:rPr>
                    <w:rFonts w:ascii="Cambria Math" w:hAnsi="Cambria Math"/>
                  </w:rPr>
                </w:ins>
              </m:ctrlPr>
            </m:fPr>
            <m:num>
              <m:r>
                <w:ins w:id="731" w:author="Stoycho Rusinov" w:date="2026-08-08T17:14:00Z">
                  <w:rPr>
                    <w:rFonts w:ascii="Cambria Math" w:hAnsi="Cambria Math"/>
                  </w:rPr>
                  <m:t>1</m:t>
                </w:ins>
              </m:r>
            </m:num>
            <m:den>
              <m:r>
                <w:ins w:id="732" w:author="Stoycho Rusinov" w:date="2026-08-08T17:14:00Z">
                  <w:rPr>
                    <w:rFonts w:ascii="Cambria Math" w:hAnsi="Cambria Math"/>
                  </w:rPr>
                  <m:t>J</m:t>
                </w:ins>
              </m:r>
            </m:den>
          </m:f>
          <m:r>
            <w:ins w:id="733" w:author="Stoycho Rusinov" w:date="2026-08-08T17:14:00Z">
              <m:rPr>
                <m:sty m:val="b"/>
              </m:rPr>
              <w:rPr>
                <w:rFonts w:ascii="Cambria Math" w:hAnsi="Cambria Math"/>
              </w:rPr>
              <m:t>H</m:t>
            </w:ins>
          </m:r>
          <m:r>
            <w:ins w:id="734" w:author="Stoycho Rusinov" w:date="2026-08-08T17:14:00Z">
              <m:rPr>
                <m:sty m:val="p"/>
              </m:rPr>
              <w:rPr>
                <w:rFonts w:ascii="Cambria Math" w:hAnsi="Cambria Math"/>
              </w:rPr>
              <m:t>'</m:t>
            </w:ins>
          </m:r>
          <m:sSub>
            <m:sSubPr>
              <m:ctrlPr>
                <w:ins w:id="735" w:author="Stoycho Rusinov" w:date="2026-08-08T17:14:00Z">
                  <w:rPr>
                    <w:rFonts w:ascii="Cambria Math" w:hAnsi="Cambria Math"/>
                  </w:rPr>
                </w:ins>
              </m:ctrlPr>
            </m:sSubPr>
            <m:e>
              <m:r>
                <w:ins w:id="736" w:author="Stoycho Rusinov" w:date="2026-08-08T17:14:00Z">
                  <m:rPr>
                    <m:sty m:val="b"/>
                  </m:rPr>
                  <w:rPr>
                    <w:rFonts w:ascii="Cambria Math" w:hAnsi="Cambria Math"/>
                  </w:rPr>
                  <m:t>1</m:t>
                </w:ins>
              </m:r>
            </m:e>
            <m:sub>
              <m:r>
                <w:ins w:id="737" w:author="Stoycho Rusinov" w:date="2026-08-08T17:14:00Z">
                  <w:rPr>
                    <w:rFonts w:ascii="Cambria Math" w:hAnsi="Cambria Math"/>
                  </w:rPr>
                  <m:t>J</m:t>
                </w:ins>
              </m:r>
            </m:sub>
          </m:sSub>
          <m:r>
            <w:ins w:id="738" w:author="Stoycho Rusinov" w:date="2026-08-08T17:14:00Z">
              <m:rPr>
                <m:sty m:val="p"/>
              </m:rPr>
              <w:rPr>
                <w:rFonts w:ascii="Cambria Math" w:hAnsi="Cambria Math"/>
              </w:rPr>
              <m:t>.</m:t>
            </w:ins>
          </m:r>
        </m:oMath>
      </m:oMathPara>
    </w:p>
    <w:p w14:paraId="24D6DF4B" w14:textId="77777777"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 xml:space="preserve">or, equivalently, </w:t>
      </w:r>
      <w:proofErr w:type="spellStart"/>
      <w:r>
        <w:rPr>
          <w:rFonts w:asciiTheme="minorHAnsi" w:hAnsiTheme="minorHAnsi" w:cstheme="minorHAnsi"/>
        </w:rPr>
        <w:t>componentwise</w:t>
      </w:r>
      <w:proofErr w:type="spellEnd"/>
      <w:r>
        <w:rPr>
          <w:rFonts w:asciiTheme="minorHAnsi" w:hAnsiTheme="minorHAnsi" w:cstheme="minorHAnsi"/>
        </w:rPr>
        <w:t>,</w:t>
      </w:r>
    </w:p>
    <w:p w14:paraId="62410780" w14:textId="0253823A" w:rsidR="00D22D75" w:rsidRPr="00C3586C" w:rsidRDefault="00683078" w:rsidP="00C3586C">
      <w:pPr>
        <w:pStyle w:val="BodyText"/>
        <w:spacing w:after="0" w:line="360" w:lineRule="auto"/>
        <w:jc w:val="center"/>
        <w:rPr>
          <w:rFonts w:asciiTheme="minorHAnsi" w:hAnsiTheme="minorHAnsi" w:cstheme="minorHAnsi"/>
        </w:rPr>
        <w:pPrChange w:id="739" w:author="Stoycho Rusinov" w:date="2026-08-08T17:14:00Z">
          <w:pPr>
            <w:pStyle w:val="BodyText"/>
            <w:spacing w:after="0" w:line="360" w:lineRule="auto"/>
          </w:pPr>
        </w:pPrChange>
      </w:pPr>
      <m:oMathPara>
        <m:oMathParaPr>
          <m:jc m:val="center"/>
        </m:oMathParaPr>
        <m:oMath>
          <m:sSub>
            <m:sSubPr>
              <m:ctrlPr>
                <w:del w:id="740" w:author="Stoycho Rusinov" w:date="2026-08-08T17:14:00Z">
                  <w:rPr>
                    <w:rFonts w:ascii="Cambria Math" w:hAnsi="Cambria Math" w:cstheme="minorHAnsi"/>
                  </w:rPr>
                </w:del>
              </m:ctrlPr>
            </m:sSubPr>
            <m:e>
              <m:acc>
                <m:accPr>
                  <m:chr m:val="‾"/>
                  <m:ctrlPr>
                    <w:del w:id="741" w:author="Stoycho Rusinov" w:date="2026-08-08T17:14:00Z">
                      <w:rPr>
                        <w:rFonts w:ascii="Cambria Math" w:hAnsi="Cambria Math" w:cstheme="minorHAnsi"/>
                      </w:rPr>
                    </w:del>
                  </m:ctrlPr>
                </m:accPr>
                <m:e>
                  <m:r>
                    <w:del w:id="742" w:author="Stoycho Rusinov" w:date="2026-08-08T17:14:00Z">
                      <w:rPr>
                        <w:rFonts w:ascii="Cambria Math" w:hAnsi="Cambria Math" w:cstheme="minorHAnsi"/>
                      </w:rPr>
                      <m:t>w</m:t>
                    </w:del>
                  </m:r>
                </m:e>
              </m:acc>
            </m:e>
            <m:sub>
              <m:r>
                <w:del w:id="743" w:author="Stoycho Rusinov" w:date="2026-08-08T17:14:00Z">
                  <w:rPr>
                    <w:rFonts w:ascii="Cambria Math" w:hAnsi="Cambria Math" w:cstheme="minorHAnsi"/>
                  </w:rPr>
                  <m:t>k</m:t>
                </w:del>
              </m:r>
            </m:sub>
          </m:sSub>
          <m:sSub>
            <m:sSubPr>
              <m:ctrlPr>
                <w:ins w:id="744" w:author="Stoycho Rusinov" w:date="2026-08-08T17:14:00Z">
                  <w:rPr>
                    <w:rFonts w:ascii="Cambria Math" w:hAnsi="Cambria Math"/>
                  </w:rPr>
                </w:ins>
              </m:ctrlPr>
            </m:sSubPr>
            <m:e>
              <m:r>
                <w:ins w:id="745" w:author="Stoycho Rusinov" w:date="2026-08-08T17:14:00Z">
                  <w:rPr>
                    <w:rFonts w:ascii="Cambria Math" w:hAnsi="Cambria Math"/>
                  </w:rPr>
                  <m:t>w</m:t>
                </w:ins>
              </m:r>
            </m:e>
            <m:sub>
              <m:r>
                <w:ins w:id="746" w:author="Stoycho Rusinov" w:date="2026-08-08T17:14:00Z">
                  <w:rPr>
                    <w:rFonts w:ascii="Cambria Math" w:hAnsi="Cambria Math"/>
                  </w:rPr>
                  <m:t>k</m:t>
                </w:ins>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m:t>
              </m:r>
            </m:den>
          </m:f>
          <m:nary>
            <m:naryPr>
              <m:chr m:val="∑"/>
              <m:limLoc m:val="undOvr"/>
              <m:supHide m:val="1"/>
              <m:ctrlPr>
                <w:del w:id="747" w:author="Stoycho Rusinov" w:date="2026-08-08T17:14:00Z">
                  <w:rPr>
                    <w:rFonts w:ascii="Cambria Math" w:hAnsi="Cambria Math" w:cstheme="minorHAnsi"/>
                  </w:rPr>
                </w:del>
              </m:ctrlPr>
            </m:naryPr>
            <m:sub>
              <m:r>
                <w:del w:id="748" w:author="Stoycho Rusinov" w:date="2026-08-08T17:14:00Z">
                  <w:rPr>
                    <w:rFonts w:ascii="Cambria Math" w:hAnsi="Cambria Math" w:cstheme="minorHAnsi"/>
                  </w:rPr>
                  <m:t>j</m:t>
                </w:del>
              </m:r>
              <m:r>
                <w:del w:id="749" w:author="Stoycho Rusinov" w:date="2026-08-08T17:14:00Z">
                  <m:rPr>
                    <m:sty m:val="p"/>
                  </m:rPr>
                  <w:rPr>
                    <w:rFonts w:ascii="Cambria Math" w:hAnsi="Cambria Math" w:cstheme="minorHAnsi"/>
                  </w:rPr>
                  <m:t>∈Ω</m:t>
                </w:del>
              </m:r>
            </m:sub>
            <m:sup>
              <m:r>
                <w:del w:id="750" w:author="Stoycho Rusinov" w:date="2026-08-08T17:14:00Z">
                  <w:rPr>
                    <w:rFonts w:ascii="Cambria Math" w:hAnsi="Cambria Math" w:cstheme="minorHAnsi"/>
                  </w:rPr>
                  <m:t>​</m:t>
                </w:del>
              </m:r>
            </m:sup>
            <m:e>
              <m:sSub>
                <m:sSubPr>
                  <m:ctrlPr>
                    <w:del w:id="751" w:author="Stoycho Rusinov" w:date="2026-08-08T17:14:00Z">
                      <w:rPr>
                        <w:rFonts w:ascii="Cambria Math" w:hAnsi="Cambria Math" w:cstheme="minorHAnsi"/>
                      </w:rPr>
                    </w:del>
                  </m:ctrlPr>
                </m:sSubPr>
                <m:e>
                  <m:acc>
                    <m:accPr>
                      <m:ctrlPr>
                        <w:del w:id="752" w:author="Stoycho Rusinov" w:date="2026-08-08T17:14:00Z">
                          <w:rPr>
                            <w:rFonts w:ascii="Cambria Math" w:hAnsi="Cambria Math" w:cstheme="minorHAnsi"/>
                          </w:rPr>
                        </w:del>
                      </m:ctrlPr>
                    </m:accPr>
                    <m:e>
                      <m:r>
                        <w:del w:id="753" w:author="Stoycho Rusinov" w:date="2026-08-08T17:14:00Z">
                          <w:rPr>
                            <w:rFonts w:ascii="Cambria Math" w:hAnsi="Cambria Math" w:cstheme="minorHAnsi"/>
                          </w:rPr>
                          <m:t>w</m:t>
                        </w:del>
                      </m:r>
                    </m:e>
                  </m:acc>
                </m:e>
                <m:sub>
                  <m:r>
                    <w:del w:id="754" w:author="Stoycho Rusinov" w:date="2026-08-08T17:14:00Z">
                      <w:rPr>
                        <w:rFonts w:ascii="Cambria Math" w:hAnsi="Cambria Math" w:cstheme="minorHAnsi"/>
                      </w:rPr>
                      <m:t>jk</m:t>
                    </w:del>
                  </m:r>
                </m:sub>
              </m:sSub>
            </m:e>
          </m:nary>
          <m:nary>
            <m:naryPr>
              <m:chr m:val="∑"/>
              <m:limLoc m:val="undOvr"/>
              <m:supHide m:val="1"/>
              <m:ctrlPr>
                <w:ins w:id="755" w:author="Stoycho Rusinov" w:date="2026-08-08T17:14:00Z">
                  <w:rPr>
                    <w:rFonts w:ascii="Cambria Math" w:hAnsi="Cambria Math"/>
                  </w:rPr>
                </w:ins>
              </m:ctrlPr>
            </m:naryPr>
            <m:sub>
              <m:r>
                <w:ins w:id="756" w:author="Stoycho Rusinov" w:date="2026-08-08T17:14:00Z">
                  <w:rPr>
                    <w:rFonts w:ascii="Cambria Math" w:hAnsi="Cambria Math"/>
                  </w:rPr>
                  <m:t>j</m:t>
                </w:ins>
              </m:r>
              <m:r>
                <w:ins w:id="757" w:author="Stoycho Rusinov" w:date="2026-08-08T17:14:00Z">
                  <m:rPr>
                    <m:sty m:val="p"/>
                  </m:rPr>
                  <w:rPr>
                    <w:rFonts w:ascii="Cambria Math" w:hAnsi="Cambria Math"/>
                  </w:rPr>
                  <m:t>∈</m:t>
                </w:ins>
              </m:r>
              <m:r>
                <w:ins w:id="758" w:author="Stoycho Rusinov" w:date="2026-08-08T17:14:00Z">
                  <w:rPr>
                    <w:rFonts w:ascii="Cambria Math" w:hAnsi="Cambria Math"/>
                  </w:rPr>
                  <m:t>Ω</m:t>
                </w:ins>
              </m:r>
            </m:sub>
            <m:sup>
              <m:r>
                <w:ins w:id="759" w:author="Stoycho Rusinov" w:date="2026-08-08T17:14:00Z">
                  <w:rPr>
                    <w:rFonts w:ascii="Cambria Math" w:hAnsi="Cambria Math"/>
                  </w:rPr>
                  <m:t>​</m:t>
                </w:ins>
              </m:r>
            </m:sup>
            <m:e>
              <m:sSub>
                <m:sSubPr>
                  <m:ctrlPr>
                    <w:ins w:id="760" w:author="Stoycho Rusinov" w:date="2026-08-08T17:14:00Z">
                      <w:rPr>
                        <w:rFonts w:ascii="Cambria Math" w:hAnsi="Cambria Math"/>
                      </w:rPr>
                    </w:ins>
                  </m:ctrlPr>
                </m:sSubPr>
                <m:e>
                  <m:acc>
                    <m:accPr>
                      <m:ctrlPr>
                        <w:ins w:id="761" w:author="Stoycho Rusinov" w:date="2026-08-08T17:14:00Z">
                          <w:rPr>
                            <w:rFonts w:ascii="Cambria Math" w:hAnsi="Cambria Math"/>
                          </w:rPr>
                        </w:ins>
                      </m:ctrlPr>
                    </m:accPr>
                    <m:e>
                      <m:r>
                        <w:ins w:id="762" w:author="Stoycho Rusinov" w:date="2026-08-08T17:14:00Z">
                          <w:rPr>
                            <w:rFonts w:ascii="Cambria Math" w:hAnsi="Cambria Math"/>
                          </w:rPr>
                          <m:t>w</m:t>
                        </w:ins>
                      </m:r>
                    </m:e>
                  </m:acc>
                </m:e>
                <m:sub>
                  <m:r>
                    <w:ins w:id="763" w:author="Stoycho Rusinov" w:date="2026-08-08T17:14:00Z">
                      <w:rPr>
                        <w:rFonts w:ascii="Cambria Math" w:hAnsi="Cambria Math"/>
                      </w:rPr>
                      <m:t>jk</m:t>
                    </w:ins>
                  </m:r>
                </m:sub>
              </m:sSub>
            </m:e>
          </m:nary>
          <m:r>
            <m:rPr>
              <m:sty m:val="p"/>
            </m:rPr>
            <w:rPr>
              <w:rFonts w:ascii="Cambria Math" w:hAnsi="Cambria Math"/>
            </w:rPr>
            <m:t>,</m:t>
          </m:r>
          <m:r>
            <w:rPr>
              <w:rFonts w:ascii="Cambria Math" w:hAnsi="Cambria Math"/>
            </w:rPr>
            <m:t>  k</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D</m:t>
              </m:r>
            </m:e>
            <m:sup>
              <m:r>
                <m:rPr>
                  <m:sty m:val="p"/>
                </m:rPr>
                <w:rPr>
                  <w:rFonts w:ascii="Cambria Math" w:hAnsi="Cambria Math"/>
                </w:rPr>
                <m:t>*</m:t>
              </m:r>
            </m:sup>
          </m:sSup>
          <m:r>
            <m:rPr>
              <m:sty m:val="p"/>
            </m:rPr>
            <w:rPr>
              <w:rFonts w:ascii="Cambria Math" w:hAnsi="Cambria Math"/>
            </w:rPr>
            <m:t>.</m:t>
          </m:r>
        </m:oMath>
      </m:oMathPara>
    </w:p>
    <w:p w14:paraId="54FD80A0" w14:textId="77777777"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 xml:space="preserve">The </w:t>
      </w:r>
      <w:proofErr w:type="spellStart"/>
      <w:r>
        <w:rPr>
          <w:rFonts w:asciiTheme="minorHAnsi" w:hAnsiTheme="minorHAnsi" w:cstheme="minorHAnsi"/>
        </w:rPr>
        <w:t>normalised</w:t>
      </w:r>
      <w:proofErr w:type="spellEnd"/>
      <w:r>
        <w:rPr>
          <w:rFonts w:asciiTheme="minorHAnsi" w:hAnsiTheme="minorHAnsi" w:cstheme="minorHAnsi"/>
        </w:rPr>
        <w:t xml:space="preserve"> global weights are</w:t>
      </w:r>
    </w:p>
    <w:p w14:paraId="1C3C56AA" w14:textId="58B7A7B0" w:rsidR="00D22D75" w:rsidRPr="00C3586C" w:rsidRDefault="00683078" w:rsidP="00C3586C">
      <w:pPr>
        <w:pStyle w:val="BodyText"/>
        <w:spacing w:after="0" w:line="360" w:lineRule="auto"/>
        <w:jc w:val="center"/>
        <w:rPr>
          <w:rFonts w:asciiTheme="minorHAnsi" w:hAnsiTheme="minorHAnsi" w:cstheme="minorHAnsi"/>
        </w:rPr>
        <w:pPrChange w:id="764" w:author="Stoycho Rusinov" w:date="2026-08-08T17:14:00Z">
          <w:pPr>
            <w:pStyle w:val="BodyText"/>
            <w:spacing w:after="0" w:line="360" w:lineRule="auto"/>
          </w:pPr>
        </w:pPrChange>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r>
            <m:rPr>
              <m:sty m:val="p"/>
            </m:rPr>
            <w:rPr>
              <w:rFonts w:ascii="Cambria Math" w:hAnsi="Cambria Math"/>
            </w:rPr>
            <m:t>=</m:t>
          </m:r>
          <m:f>
            <m:fPr>
              <m:ctrlPr>
                <w:del w:id="765" w:author="Stoycho Rusinov" w:date="2026-08-08T17:14:00Z">
                  <w:rPr>
                    <w:rFonts w:ascii="Cambria Math" w:hAnsi="Cambria Math" w:cstheme="minorHAnsi"/>
                  </w:rPr>
                </w:del>
              </m:ctrlPr>
            </m:fPr>
            <m:num>
              <m:sSub>
                <m:sSubPr>
                  <m:ctrlPr>
                    <w:del w:id="766" w:author="Stoycho Rusinov" w:date="2026-08-08T17:14:00Z">
                      <w:rPr>
                        <w:rFonts w:ascii="Cambria Math" w:hAnsi="Cambria Math" w:cstheme="minorHAnsi"/>
                      </w:rPr>
                    </w:del>
                  </m:ctrlPr>
                </m:sSubPr>
                <m:e>
                  <m:acc>
                    <m:accPr>
                      <m:chr m:val="‾"/>
                      <m:ctrlPr>
                        <w:del w:id="767" w:author="Stoycho Rusinov" w:date="2026-08-08T17:14:00Z">
                          <w:rPr>
                            <w:rFonts w:ascii="Cambria Math" w:hAnsi="Cambria Math" w:cstheme="minorHAnsi"/>
                          </w:rPr>
                        </w:del>
                      </m:ctrlPr>
                    </m:accPr>
                    <m:e>
                      <m:r>
                        <w:del w:id="768" w:author="Stoycho Rusinov" w:date="2026-08-08T17:14:00Z">
                          <w:rPr>
                            <w:rFonts w:ascii="Cambria Math" w:hAnsi="Cambria Math" w:cstheme="minorHAnsi"/>
                          </w:rPr>
                          <m:t>w</m:t>
                        </w:del>
                      </m:r>
                    </m:e>
                  </m:acc>
                </m:e>
                <m:sub>
                  <m:r>
                    <w:del w:id="769" w:author="Stoycho Rusinov" w:date="2026-08-08T17:14:00Z">
                      <w:rPr>
                        <w:rFonts w:ascii="Cambria Math" w:hAnsi="Cambria Math" w:cstheme="minorHAnsi"/>
                      </w:rPr>
                      <m:t>k</m:t>
                    </w:del>
                  </m:r>
                </m:sub>
              </m:sSub>
            </m:num>
            <m:den>
              <m:nary>
                <m:naryPr>
                  <m:chr m:val="∑"/>
                  <m:limLoc m:val="undOvr"/>
                  <m:supHide m:val="1"/>
                  <m:ctrlPr>
                    <w:del w:id="770" w:author="Stoycho Rusinov" w:date="2026-08-08T17:14:00Z">
                      <w:rPr>
                        <w:rFonts w:ascii="Cambria Math" w:hAnsi="Cambria Math" w:cstheme="minorHAnsi"/>
                      </w:rPr>
                    </w:del>
                  </m:ctrlPr>
                </m:naryPr>
                <m:sub>
                  <m:r>
                    <w:del w:id="771" w:author="Stoycho Rusinov" w:date="2026-08-08T17:14:00Z">
                      <w:rPr>
                        <w:rFonts w:ascii="Cambria Math" w:hAnsi="Cambria Math" w:cstheme="minorHAnsi"/>
                      </w:rPr>
                      <m:t>s</m:t>
                    </w:del>
                  </m:r>
                  <m:r>
                    <w:del w:id="772" w:author="Stoycho Rusinov" w:date="2026-08-08T17:14:00Z">
                      <m:rPr>
                        <m:sty m:val="p"/>
                      </m:rPr>
                      <w:rPr>
                        <w:rFonts w:ascii="Cambria Math" w:hAnsi="Cambria Math" w:cstheme="minorHAnsi"/>
                      </w:rPr>
                      <m:t>∈</m:t>
                    </w:del>
                  </m:r>
                  <m:sSup>
                    <m:sSupPr>
                      <m:ctrlPr>
                        <w:del w:id="773" w:author="Stoycho Rusinov" w:date="2026-08-08T17:14:00Z">
                          <w:rPr>
                            <w:rFonts w:ascii="Cambria Math" w:hAnsi="Cambria Math" w:cstheme="minorHAnsi"/>
                          </w:rPr>
                        </w:del>
                      </m:ctrlPr>
                    </m:sSupPr>
                    <m:e>
                      <m:r>
                        <w:del w:id="774" w:author="Stoycho Rusinov" w:date="2026-08-08T17:14:00Z">
                          <m:rPr>
                            <m:scr m:val="script"/>
                            <m:sty m:val="p"/>
                          </m:rPr>
                          <w:rPr>
                            <w:rFonts w:ascii="Cambria Math" w:hAnsi="Cambria Math" w:cstheme="minorHAnsi"/>
                          </w:rPr>
                          <m:t>D</m:t>
                        </w:del>
                      </m:r>
                    </m:e>
                    <m:sup>
                      <m:r>
                        <w:del w:id="775" w:author="Stoycho Rusinov" w:date="2026-08-08T17:14:00Z">
                          <m:rPr>
                            <m:sty m:val="p"/>
                          </m:rPr>
                          <w:rPr>
                            <w:rFonts w:ascii="Cambria Math" w:hAnsi="Cambria Math" w:cstheme="minorHAnsi"/>
                          </w:rPr>
                          <m:t>*</m:t>
                        </w:del>
                      </m:r>
                    </m:sup>
                  </m:sSup>
                </m:sub>
                <m:sup>
                  <m:r>
                    <w:del w:id="776" w:author="Stoycho Rusinov" w:date="2026-08-08T17:14:00Z">
                      <w:rPr>
                        <w:rFonts w:ascii="Cambria Math" w:hAnsi="Cambria Math" w:cstheme="minorHAnsi"/>
                      </w:rPr>
                      <m:t>​</m:t>
                    </w:del>
                  </m:r>
                </m:sup>
                <m:e>
                  <m:sSub>
                    <m:sSubPr>
                      <m:ctrlPr>
                        <w:del w:id="777" w:author="Stoycho Rusinov" w:date="2026-08-08T17:14:00Z">
                          <w:rPr>
                            <w:rFonts w:ascii="Cambria Math" w:hAnsi="Cambria Math" w:cstheme="minorHAnsi"/>
                          </w:rPr>
                        </w:del>
                      </m:ctrlPr>
                    </m:sSubPr>
                    <m:e>
                      <m:acc>
                        <m:accPr>
                          <m:chr m:val="‾"/>
                          <m:ctrlPr>
                            <w:del w:id="778" w:author="Stoycho Rusinov" w:date="2026-08-08T17:14:00Z">
                              <w:rPr>
                                <w:rFonts w:ascii="Cambria Math" w:hAnsi="Cambria Math" w:cstheme="minorHAnsi"/>
                              </w:rPr>
                            </w:del>
                          </m:ctrlPr>
                        </m:accPr>
                        <m:e>
                          <m:r>
                            <w:del w:id="779" w:author="Stoycho Rusinov" w:date="2026-08-08T17:14:00Z">
                              <w:rPr>
                                <w:rFonts w:ascii="Cambria Math" w:hAnsi="Cambria Math" w:cstheme="minorHAnsi"/>
                              </w:rPr>
                              <m:t>w</m:t>
                            </w:del>
                          </m:r>
                        </m:e>
                      </m:acc>
                    </m:e>
                    <m:sub>
                      <m:r>
                        <w:del w:id="780" w:author="Stoycho Rusinov" w:date="2026-08-08T17:14:00Z">
                          <w:rPr>
                            <w:rFonts w:ascii="Cambria Math" w:hAnsi="Cambria Math" w:cstheme="minorHAnsi"/>
                          </w:rPr>
                          <m:t>s</m:t>
                        </w:del>
                      </m:r>
                    </m:sub>
                  </m:sSub>
                </m:e>
              </m:nary>
            </m:den>
          </m:f>
          <m:f>
            <m:fPr>
              <m:ctrlPr>
                <w:ins w:id="781" w:author="Stoycho Rusinov" w:date="2026-08-08T17:14:00Z">
                  <w:rPr>
                    <w:rFonts w:ascii="Cambria Math" w:hAnsi="Cambria Math"/>
                  </w:rPr>
                </w:ins>
              </m:ctrlPr>
            </m:fPr>
            <m:num>
              <m:sSub>
                <m:sSubPr>
                  <m:ctrlPr>
                    <w:ins w:id="782" w:author="Stoycho Rusinov" w:date="2026-08-08T17:14:00Z">
                      <w:rPr>
                        <w:rFonts w:ascii="Cambria Math" w:hAnsi="Cambria Math"/>
                      </w:rPr>
                    </w:ins>
                  </m:ctrlPr>
                </m:sSubPr>
                <m:e>
                  <m:r>
                    <w:ins w:id="783" w:author="Stoycho Rusinov" w:date="2026-08-08T17:14:00Z">
                      <w:rPr>
                        <w:rFonts w:ascii="Cambria Math" w:hAnsi="Cambria Math"/>
                      </w:rPr>
                      <m:t>w</m:t>
                    </w:ins>
                  </m:r>
                </m:e>
                <m:sub>
                  <m:r>
                    <w:ins w:id="784" w:author="Stoycho Rusinov" w:date="2026-08-08T17:14:00Z">
                      <w:rPr>
                        <w:rFonts w:ascii="Cambria Math" w:hAnsi="Cambria Math"/>
                      </w:rPr>
                      <m:t>k</m:t>
                    </w:ins>
                  </m:r>
                </m:sub>
              </m:sSub>
            </m:num>
            <m:den>
              <m:nary>
                <m:naryPr>
                  <m:chr m:val="∑"/>
                  <m:limLoc m:val="undOvr"/>
                  <m:supHide m:val="1"/>
                  <m:ctrlPr>
                    <w:ins w:id="785" w:author="Stoycho Rusinov" w:date="2026-08-08T17:14:00Z">
                      <w:rPr>
                        <w:rFonts w:ascii="Cambria Math" w:hAnsi="Cambria Math"/>
                      </w:rPr>
                    </w:ins>
                  </m:ctrlPr>
                </m:naryPr>
                <m:sub>
                  <m:r>
                    <w:ins w:id="786" w:author="Stoycho Rusinov" w:date="2026-08-08T17:14:00Z">
                      <w:rPr>
                        <w:rFonts w:ascii="Cambria Math" w:hAnsi="Cambria Math"/>
                      </w:rPr>
                      <m:t>s</m:t>
                    </w:ins>
                  </m:r>
                  <m:r>
                    <w:ins w:id="787" w:author="Stoycho Rusinov" w:date="2026-08-08T17:14:00Z">
                      <m:rPr>
                        <m:sty m:val="p"/>
                      </m:rPr>
                      <w:rPr>
                        <w:rFonts w:ascii="Cambria Math" w:hAnsi="Cambria Math"/>
                      </w:rPr>
                      <m:t>∈</m:t>
                    </w:ins>
                  </m:r>
                  <m:sSup>
                    <m:sSupPr>
                      <m:ctrlPr>
                        <w:ins w:id="788" w:author="Stoycho Rusinov" w:date="2026-08-08T17:14:00Z">
                          <w:rPr>
                            <w:rFonts w:ascii="Cambria Math" w:hAnsi="Cambria Math"/>
                          </w:rPr>
                        </w:ins>
                      </m:ctrlPr>
                    </m:sSupPr>
                    <m:e>
                      <m:r>
                        <w:ins w:id="789" w:author="Stoycho Rusinov" w:date="2026-08-08T17:14:00Z">
                          <m:rPr>
                            <m:scr m:val="script"/>
                            <m:sty m:val="p"/>
                          </m:rPr>
                          <w:rPr>
                            <w:rFonts w:ascii="Cambria Math" w:hAnsi="Cambria Math"/>
                          </w:rPr>
                          <m:t>D</m:t>
                        </w:ins>
                      </m:r>
                    </m:e>
                    <m:sup>
                      <m:r>
                        <w:ins w:id="790" w:author="Stoycho Rusinov" w:date="2026-08-08T17:14:00Z">
                          <m:rPr>
                            <m:sty m:val="p"/>
                          </m:rPr>
                          <w:rPr>
                            <w:rFonts w:ascii="Cambria Math" w:hAnsi="Cambria Math"/>
                          </w:rPr>
                          <m:t>*</m:t>
                        </w:ins>
                      </m:r>
                    </m:sup>
                  </m:sSup>
                </m:sub>
                <m:sup>
                  <m:r>
                    <w:ins w:id="791" w:author="Stoycho Rusinov" w:date="2026-08-08T17:14:00Z">
                      <w:rPr>
                        <w:rFonts w:ascii="Cambria Math" w:hAnsi="Cambria Math"/>
                      </w:rPr>
                      <m:t>​</m:t>
                    </w:ins>
                  </m:r>
                </m:sup>
                <m:e>
                  <m:sSub>
                    <m:sSubPr>
                      <m:ctrlPr>
                        <w:ins w:id="792" w:author="Stoycho Rusinov" w:date="2026-08-08T17:14:00Z">
                          <w:rPr>
                            <w:rFonts w:ascii="Cambria Math" w:hAnsi="Cambria Math"/>
                          </w:rPr>
                        </w:ins>
                      </m:ctrlPr>
                    </m:sSubPr>
                    <m:e>
                      <m:r>
                        <w:ins w:id="793" w:author="Stoycho Rusinov" w:date="2026-08-08T17:14:00Z">
                          <w:rPr>
                            <w:rFonts w:ascii="Cambria Math" w:hAnsi="Cambria Math"/>
                          </w:rPr>
                          <m:t>w</m:t>
                        </w:ins>
                      </m:r>
                    </m:e>
                    <m:sub>
                      <m:r>
                        <w:ins w:id="794" w:author="Stoycho Rusinov" w:date="2026-08-08T17:14:00Z">
                          <w:rPr>
                            <w:rFonts w:ascii="Cambria Math" w:hAnsi="Cambria Math"/>
                          </w:rPr>
                          <m:t>s</m:t>
                        </w:ins>
                      </m:r>
                    </m:sub>
                  </m:sSub>
                </m:e>
              </m:nary>
            </m:den>
          </m:f>
          <m:r>
            <m:rPr>
              <m:sty m:val="p"/>
            </m:rPr>
            <w:rPr>
              <w:rFonts w:ascii="Cambria Math" w:hAnsi="Cambria Math"/>
            </w:rPr>
            <m:t>.</m:t>
          </m:r>
        </m:oMath>
      </m:oMathPara>
    </w:p>
    <w:p w14:paraId="4D4B53F4" w14:textId="1C309D74" w:rsidR="00D22D75" w:rsidRPr="00C3586C" w:rsidDel="000E33CA" w:rsidRDefault="001F394D" w:rsidP="000E33CA">
      <w:pPr>
        <w:pStyle w:val="FirstParagraph"/>
        <w:spacing w:after="0" w:line="360" w:lineRule="auto"/>
        <w:rPr>
          <w:ins w:id="795" w:author="Stoycho Rusinov" w:date="2026-08-08T17:14:00Z"/>
          <w:rFonts w:asciiTheme="minorHAnsi" w:hAnsiTheme="minorHAnsi" w:cstheme="minorHAnsi"/>
        </w:rPr>
      </w:pPr>
      <w:del w:id="796" w:author="Stoycho Rusinov" w:date="2026-08-08T17:14:00Z">
        <w:r>
          <w:rPr>
            <w:rFonts w:asciiTheme="minorHAnsi" w:hAnsiTheme="minorHAnsi" w:cstheme="minorHAnsi"/>
          </w:rPr>
          <w:delText>The normalisation in</w:delText>
        </w:r>
      </w:del>
      <w:ins w:id="797" w:author="Stoycho Rusinov" w:date="2026-08-08T17:14:00Z">
        <w:r>
          <w:rPr>
            <w:rFonts w:asciiTheme="minorHAnsi" w:hAnsiTheme="minorHAnsi" w:cstheme="minorHAnsi"/>
          </w:rPr>
          <w:t>Because each country-specific vector sums to one,</w:t>
        </w:r>
      </w:ins>
      <w:r>
        <w:rPr>
          <w:rFonts w:asciiTheme="minorHAnsi" w:hAnsiTheme="minorHAnsi" w:cstheme="minorHAnsi"/>
        </w:rPr>
        <w:t xml:space="preserve"> the </w:t>
      </w:r>
      <w:del w:id="798" w:author="Stoycho Rusinov" w:date="2026-08-08T17:14:00Z">
        <w:r>
          <w:rPr>
            <w:rFonts w:asciiTheme="minorHAnsi" w:hAnsiTheme="minorHAnsi" w:cstheme="minorHAnsi"/>
          </w:rPr>
          <w:delText>expression above</w:delText>
        </w:r>
      </w:del>
      <w:ins w:id="799" w:author="Stoycho Rusinov" w:date="2026-08-08T17:14:00Z">
        <w:r>
          <w:rPr>
            <w:rFonts w:asciiTheme="minorHAnsi" w:hAnsiTheme="minorHAnsi" w:cstheme="minorHAnsi"/>
          </w:rPr>
          <w:t>aggregate weights also sum to one. Normalization</w:t>
        </w:r>
      </w:ins>
      <w:r>
        <w:rPr>
          <w:rFonts w:asciiTheme="minorHAnsi" w:hAnsiTheme="minorHAnsi" w:cstheme="minorHAnsi"/>
        </w:rPr>
        <w:t xml:space="preserve"> is </w:t>
      </w:r>
      <w:del w:id="800" w:author="Stoycho Rusinov" w:date="2026-08-08T17:14:00Z">
        <w:r>
          <w:rPr>
            <w:rFonts w:asciiTheme="minorHAnsi" w:hAnsiTheme="minorHAnsi" w:cstheme="minorHAnsi"/>
          </w:rPr>
          <w:delText xml:space="preserve">exact as </w:delText>
        </w:r>
        <m:oMath>
          <m:nary>
            <m:naryPr>
              <m:chr m:val="∑"/>
              <m:limLoc m:val="undOvr"/>
              <m:supHide m:val="1"/>
              <m:ctrlPr>
                <w:rPr>
                  <w:rFonts w:ascii="Cambria Math" w:hAnsi="Cambria Math" w:cstheme="minorHAnsi"/>
                </w:rPr>
              </m:ctrlPr>
            </m:naryPr>
            <m:sub>
              <m:r>
                <w:rPr>
                  <w:rFonts w:ascii="Cambria Math" w:hAnsi="Cambria Math" w:cstheme="minorHAnsi"/>
                </w:rPr>
                <m:t>k</m:t>
              </m:r>
              <m:r>
                <m:rPr>
                  <m:sty m:val="p"/>
                </m:rPr>
                <w:rPr>
                  <w:rFonts w:ascii="Cambria Math" w:hAnsi="Cambria Math" w:cstheme="minorHAnsi"/>
                </w:rPr>
                <m:t>∈</m:t>
              </m:r>
              <m:sSup>
                <m:sSupPr>
                  <m:ctrlPr>
                    <w:rPr>
                      <w:rFonts w:ascii="Cambria Math" w:hAnsi="Cambria Math" w:cstheme="minorHAnsi"/>
                    </w:rPr>
                  </m:ctrlPr>
                </m:sSupPr>
                <m:e>
                  <m:r>
                    <m:rPr>
                      <m:scr m:val="script"/>
                      <m:sty m:val="p"/>
                    </m:rPr>
                    <w:rPr>
                      <w:rFonts w:ascii="Cambria Math" w:hAnsi="Cambria Math" w:cstheme="minorHAnsi"/>
                    </w:rPr>
                    <m:t>D</m:t>
                  </m:r>
                </m:e>
                <m:sup>
                  <m:r>
                    <m:rPr>
                      <m:sty m:val="p"/>
                    </m:rPr>
                    <w:rPr>
                      <w:rFonts w:ascii="Cambria Math" w:hAnsi="Cambria Math" w:cstheme="minorHAnsi"/>
                    </w:rPr>
                    <m:t>*</m:t>
                  </m:r>
                </m:sup>
              </m:sSup>
            </m:sub>
            <m:sup>
              <m:r>
                <w:rPr>
                  <w:rFonts w:ascii="Cambria Math" w:hAnsi="Cambria Math" w:cstheme="minorHAnsi"/>
                </w:rPr>
                <m:t>​</m:t>
              </m:r>
            </m:sup>
            <m:e>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k</m:t>
                  </m:r>
                </m:sub>
              </m:sSub>
            </m:e>
          </m:nary>
          <m:r>
            <m:rPr>
              <m:sty m:val="p"/>
            </m:rPr>
            <w:rPr>
              <w:rFonts w:ascii="Cambria Math" w:hAnsi="Cambria Math" w:cstheme="minorHAnsi"/>
            </w:rPr>
            <m:t>=</m:t>
          </m:r>
          <m:r>
            <w:rPr>
              <w:rFonts w:ascii="Cambria Math" w:hAnsi="Cambria Math" w:cstheme="minorHAnsi"/>
            </w:rPr>
            <m:t>1</m:t>
          </m:r>
        </m:oMath>
        <w:r>
          <w:rPr>
            <w:rFonts w:asciiTheme="minorHAnsi" w:hAnsiTheme="minorHAnsi" w:cstheme="minorHAnsi"/>
          </w:rPr>
          <w:delText xml:space="preserve"> by construction, so </w:delText>
        </w:r>
        <m:oMath>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k</m:t>
              </m:r>
            </m:sub>
          </m:sSub>
          <m:r>
            <m:rPr>
              <m:sty m:val="p"/>
            </m:rPr>
            <w:rPr>
              <w:rFonts w:ascii="Cambria Math" w:hAnsi="Cambria Math" w:cstheme="minorHAnsi"/>
            </w:rPr>
            <m:t>=</m:t>
          </m:r>
          <m:sSub>
            <m:sSubPr>
              <m:ctrlPr>
                <w:rPr>
                  <w:rFonts w:ascii="Cambria Math" w:hAnsi="Cambria Math" w:cstheme="minorHAnsi"/>
                </w:rPr>
              </m:ctrlPr>
            </m:sSubPr>
            <m:e>
              <m:acc>
                <m:accPr>
                  <m:chr m:val="‾"/>
                  <m:ctrlPr>
                    <w:rPr>
                      <w:rFonts w:ascii="Cambria Math" w:hAnsi="Cambria Math" w:cstheme="minorHAnsi"/>
                    </w:rPr>
                  </m:ctrlPr>
                </m:accPr>
                <m:e>
                  <m:r>
                    <w:rPr>
                      <w:rFonts w:ascii="Cambria Math" w:hAnsi="Cambria Math" w:cstheme="minorHAnsi"/>
                    </w:rPr>
                    <m:t>w</m:t>
                  </m:r>
                </m:e>
              </m:acc>
            </m:e>
            <m:sub>
              <m:r>
                <w:rPr>
                  <w:rFonts w:ascii="Cambria Math" w:hAnsi="Cambria Math" w:cstheme="minorHAnsi"/>
                </w:rPr>
                <m:t>k</m:t>
              </m:r>
            </m:sub>
          </m:sSub>
        </m:oMath>
        <w:r>
          <w:rPr>
            <w:rFonts w:asciiTheme="minorHAnsi" w:hAnsiTheme="minorHAnsi" w:cstheme="minorHAnsi"/>
          </w:rPr>
          <w:delText xml:space="preserve"> in theory</w:delText>
        </w:r>
      </w:del>
      <w:ins w:id="801" w:author="Stoycho Rusinov" w:date="2026-08-08T17:14:00Z">
        <w:r>
          <w:rPr>
            <w:rFonts w:asciiTheme="minorHAnsi" w:hAnsiTheme="minorHAnsi" w:cstheme="minorHAnsi"/>
          </w:rPr>
          <w:t>therefore neutral up to floating-point precision</w:t>
        </w:r>
      </w:ins>
      <w:r>
        <w:rPr>
          <w:rFonts w:asciiTheme="minorHAnsi" w:hAnsiTheme="minorHAnsi" w:cstheme="minorHAnsi"/>
        </w:rPr>
        <w:t xml:space="preserve"> and </w:t>
      </w:r>
      <w:del w:id="802" w:author="Stoycho Rusinov" w:date="2026-08-08T17:14:00Z">
        <w:r>
          <w:rPr>
            <w:rFonts w:asciiTheme="minorHAnsi" w:hAnsiTheme="minorHAnsi" w:cstheme="minorHAnsi"/>
          </w:rPr>
          <w:delText>the rescaling operates purely</w:delText>
        </w:r>
      </w:del>
      <w:ins w:id="803" w:author="Stoycho Rusinov" w:date="2026-08-08T17:14:00Z">
        <w:r>
          <w:rPr>
            <w:rFonts w:asciiTheme="minorHAnsi" w:hAnsiTheme="minorHAnsi" w:cstheme="minorHAnsi"/>
          </w:rPr>
          <w:t>serves only</w:t>
        </w:r>
      </w:ins>
      <w:r>
        <w:rPr>
          <w:rFonts w:asciiTheme="minorHAnsi" w:hAnsiTheme="minorHAnsi" w:cstheme="minorHAnsi"/>
        </w:rPr>
        <w:t xml:space="preserve"> as a numerical safeguard.</w:t>
      </w:r>
      <w:del w:id="804" w:author="Stoycho Rusinov" w:date="2026-08-08T17:14:00Z">
        <w:r w:rsidR="000E33CA">
          <w:rPr>
            <w:rFonts w:asciiTheme="minorHAnsi" w:hAnsiTheme="minorHAnsi" w:cstheme="minorHAnsi"/>
          </w:rPr>
          <w:delText xml:space="preserve"> </w:delText>
        </w:r>
      </w:del>
    </w:p>
    <w:p w14:paraId="33BAFDB8" w14:textId="04226C16" w:rsidR="00D22D75" w:rsidRPr="00C3586C" w:rsidDel="000E33CA" w:rsidRDefault="00683078" w:rsidP="000E33CA">
      <w:pPr>
        <w:pStyle w:val="FirstParagraph"/>
        <w:spacing w:after="0" w:line="360" w:lineRule="auto"/>
        <w:jc w:val="center"/>
        <w:rPr>
          <w:ins w:id="805" w:author="Stoycho Rusinov" w:date="2026-08-08T17:14:00Z"/>
          <w:rFonts w:asciiTheme="minorHAnsi" w:hAnsiTheme="minorHAnsi" w:cstheme="minorHAnsi"/>
        </w:rPr>
      </w:pPr>
      <m:oMathPara>
        <m:oMathParaPr>
          <m:jc m:val="center"/>
        </m:oMathParaPr>
        <m:oMath>
          <m:nary>
            <m:naryPr>
              <m:chr m:val="∑"/>
              <m:limLoc m:val="undOvr"/>
              <m:supHide m:val="1"/>
              <m:ctrlPr>
                <w:ins w:id="806" w:author="Stoycho Rusinov" w:date="2026-08-08T17:14:00Z">
                  <w:rPr>
                    <w:rFonts w:ascii="Cambria Math" w:hAnsi="Cambria Math"/>
                  </w:rPr>
                </w:ins>
              </m:ctrlPr>
            </m:naryPr>
            <m:sub>
              <m:r>
                <w:ins w:id="807" w:author="Stoycho Rusinov" w:date="2026-08-08T17:14:00Z">
                  <w:rPr>
                    <w:rFonts w:ascii="Cambria Math" w:hAnsi="Cambria Math"/>
                  </w:rPr>
                  <m:t>k</m:t>
                </w:ins>
              </m:r>
              <m:r>
                <w:ins w:id="808" w:author="Stoycho Rusinov" w:date="2026-08-08T17:14:00Z">
                  <m:rPr>
                    <m:sty m:val="p"/>
                  </m:rPr>
                  <w:rPr>
                    <w:rFonts w:ascii="Cambria Math" w:hAnsi="Cambria Math"/>
                  </w:rPr>
                  <m:t>∈</m:t>
                </w:ins>
              </m:r>
              <m:sSup>
                <m:sSupPr>
                  <m:ctrlPr>
                    <w:ins w:id="809" w:author="Stoycho Rusinov" w:date="2026-08-08T17:14:00Z">
                      <w:rPr>
                        <w:rFonts w:ascii="Cambria Math" w:hAnsi="Cambria Math"/>
                      </w:rPr>
                    </w:ins>
                  </m:ctrlPr>
                </m:sSupPr>
                <m:e>
                  <m:r>
                    <w:ins w:id="810" w:author="Stoycho Rusinov" w:date="2026-08-08T17:14:00Z">
                      <m:rPr>
                        <m:scr m:val="script"/>
                        <m:sty m:val="p"/>
                      </m:rPr>
                      <w:rPr>
                        <w:rFonts w:ascii="Cambria Math" w:hAnsi="Cambria Math"/>
                      </w:rPr>
                      <m:t>D</m:t>
                    </w:ins>
                  </m:r>
                </m:e>
                <m:sup>
                  <m:r>
                    <w:ins w:id="811" w:author="Stoycho Rusinov" w:date="2026-08-08T17:14:00Z">
                      <m:rPr>
                        <m:sty m:val="p"/>
                      </m:rPr>
                      <w:rPr>
                        <w:rFonts w:ascii="Cambria Math" w:hAnsi="Cambria Math"/>
                      </w:rPr>
                      <m:t>*</m:t>
                    </w:ins>
                  </m:r>
                </m:sup>
              </m:sSup>
            </m:sub>
            <m:sup>
              <m:r>
                <w:ins w:id="812" w:author="Stoycho Rusinov" w:date="2026-08-08T17:14:00Z">
                  <w:rPr>
                    <w:rFonts w:ascii="Cambria Math" w:hAnsi="Cambria Math"/>
                  </w:rPr>
                  <m:t>​</m:t>
                </w:ins>
              </m:r>
            </m:sup>
            <m:e>
              <m:sSub>
                <m:sSubPr>
                  <m:ctrlPr>
                    <w:ins w:id="813" w:author="Stoycho Rusinov" w:date="2026-08-08T17:14:00Z">
                      <w:rPr>
                        <w:rFonts w:ascii="Cambria Math" w:hAnsi="Cambria Math"/>
                      </w:rPr>
                    </w:ins>
                  </m:ctrlPr>
                </m:sSubPr>
                <m:e>
                  <m:r>
                    <w:ins w:id="814" w:author="Stoycho Rusinov" w:date="2026-08-08T17:14:00Z">
                      <w:rPr>
                        <w:rFonts w:ascii="Cambria Math" w:hAnsi="Cambria Math"/>
                      </w:rPr>
                      <m:t>w</m:t>
                    </w:ins>
                  </m:r>
                </m:e>
                <m:sub>
                  <m:r>
                    <w:ins w:id="815" w:author="Stoycho Rusinov" w:date="2026-08-08T17:14:00Z">
                      <w:rPr>
                        <w:rFonts w:ascii="Cambria Math" w:hAnsi="Cambria Math"/>
                      </w:rPr>
                      <m:t>k</m:t>
                    </w:ins>
                  </m:r>
                </m:sub>
              </m:sSub>
            </m:e>
          </m:nary>
          <m:r>
            <w:ins w:id="816" w:author="Stoycho Rusinov" w:date="2026-08-08T17:14:00Z">
              <m:rPr>
                <m:sty m:val="p"/>
              </m:rPr>
              <w:rPr>
                <w:rFonts w:ascii="Cambria Math" w:hAnsi="Cambria Math"/>
              </w:rPr>
              <m:t>=</m:t>
            </w:ins>
          </m:r>
          <m:f>
            <m:fPr>
              <m:ctrlPr>
                <w:ins w:id="817" w:author="Stoycho Rusinov" w:date="2026-08-08T17:14:00Z">
                  <w:rPr>
                    <w:rFonts w:ascii="Cambria Math" w:hAnsi="Cambria Math"/>
                  </w:rPr>
                </w:ins>
              </m:ctrlPr>
            </m:fPr>
            <m:num>
              <m:r>
                <w:ins w:id="818" w:author="Stoycho Rusinov" w:date="2026-08-08T17:14:00Z">
                  <w:rPr>
                    <w:rFonts w:ascii="Cambria Math" w:hAnsi="Cambria Math"/>
                  </w:rPr>
                  <m:t>1</m:t>
                </w:ins>
              </m:r>
            </m:num>
            <m:den>
              <m:r>
                <w:ins w:id="819" w:author="Stoycho Rusinov" w:date="2026-08-08T17:14:00Z">
                  <w:rPr>
                    <w:rFonts w:ascii="Cambria Math" w:hAnsi="Cambria Math"/>
                  </w:rPr>
                  <m:t>J</m:t>
                </w:ins>
              </m:r>
            </m:den>
          </m:f>
          <m:nary>
            <m:naryPr>
              <m:chr m:val="∑"/>
              <m:limLoc m:val="undOvr"/>
              <m:supHide m:val="1"/>
              <m:ctrlPr>
                <w:ins w:id="820" w:author="Stoycho Rusinov" w:date="2026-08-08T17:14:00Z">
                  <w:rPr>
                    <w:rFonts w:ascii="Cambria Math" w:hAnsi="Cambria Math"/>
                  </w:rPr>
                </w:ins>
              </m:ctrlPr>
            </m:naryPr>
            <m:sub>
              <m:r>
                <w:ins w:id="821" w:author="Stoycho Rusinov" w:date="2026-08-08T17:14:00Z">
                  <w:rPr>
                    <w:rFonts w:ascii="Cambria Math" w:hAnsi="Cambria Math"/>
                  </w:rPr>
                  <m:t>j</m:t>
                </w:ins>
              </m:r>
              <m:r>
                <w:ins w:id="822" w:author="Stoycho Rusinov" w:date="2026-08-08T17:14:00Z">
                  <m:rPr>
                    <m:sty m:val="p"/>
                  </m:rPr>
                  <w:rPr>
                    <w:rFonts w:ascii="Cambria Math" w:hAnsi="Cambria Math"/>
                  </w:rPr>
                  <m:t>∈</m:t>
                </w:ins>
              </m:r>
              <m:r>
                <w:ins w:id="823" w:author="Stoycho Rusinov" w:date="2026-08-08T17:14:00Z">
                  <w:rPr>
                    <w:rFonts w:ascii="Cambria Math" w:hAnsi="Cambria Math"/>
                  </w:rPr>
                  <m:t>Ω</m:t>
                </w:ins>
              </m:r>
            </m:sub>
            <m:sup>
              <m:r>
                <w:ins w:id="824" w:author="Stoycho Rusinov" w:date="2026-08-08T17:14:00Z">
                  <w:rPr>
                    <w:rFonts w:ascii="Cambria Math" w:hAnsi="Cambria Math"/>
                  </w:rPr>
                  <m:t>​</m:t>
                </w:ins>
              </m:r>
            </m:sup>
            <m:e>
              <m:nary>
                <m:naryPr>
                  <m:chr m:val="∑"/>
                  <m:limLoc m:val="undOvr"/>
                  <m:supHide m:val="1"/>
                  <m:ctrlPr>
                    <w:ins w:id="825" w:author="Stoycho Rusinov" w:date="2026-08-08T17:14:00Z">
                      <w:rPr>
                        <w:rFonts w:ascii="Cambria Math" w:hAnsi="Cambria Math"/>
                      </w:rPr>
                    </w:ins>
                  </m:ctrlPr>
                </m:naryPr>
                <m:sub>
                  <m:r>
                    <w:ins w:id="826" w:author="Stoycho Rusinov" w:date="2026-08-08T17:14:00Z">
                      <w:rPr>
                        <w:rFonts w:ascii="Cambria Math" w:hAnsi="Cambria Math"/>
                      </w:rPr>
                      <m:t>k</m:t>
                    </w:ins>
                  </m:r>
                  <m:r>
                    <w:ins w:id="827" w:author="Stoycho Rusinov" w:date="2026-08-08T17:14:00Z">
                      <m:rPr>
                        <m:sty m:val="p"/>
                      </m:rPr>
                      <w:rPr>
                        <w:rFonts w:ascii="Cambria Math" w:hAnsi="Cambria Math"/>
                      </w:rPr>
                      <m:t>∈</m:t>
                    </w:ins>
                  </m:r>
                  <m:sSup>
                    <m:sSupPr>
                      <m:ctrlPr>
                        <w:ins w:id="828" w:author="Stoycho Rusinov" w:date="2026-08-08T17:14:00Z">
                          <w:rPr>
                            <w:rFonts w:ascii="Cambria Math" w:hAnsi="Cambria Math"/>
                          </w:rPr>
                        </w:ins>
                      </m:ctrlPr>
                    </m:sSupPr>
                    <m:e>
                      <m:r>
                        <w:ins w:id="829" w:author="Stoycho Rusinov" w:date="2026-08-08T17:14:00Z">
                          <m:rPr>
                            <m:scr m:val="script"/>
                            <m:sty m:val="p"/>
                          </m:rPr>
                          <w:rPr>
                            <w:rFonts w:ascii="Cambria Math" w:hAnsi="Cambria Math"/>
                          </w:rPr>
                          <m:t>D</m:t>
                        </w:ins>
                      </m:r>
                    </m:e>
                    <m:sup>
                      <m:r>
                        <w:ins w:id="830" w:author="Stoycho Rusinov" w:date="2026-08-08T17:14:00Z">
                          <m:rPr>
                            <m:sty m:val="p"/>
                          </m:rPr>
                          <w:rPr>
                            <w:rFonts w:ascii="Cambria Math" w:hAnsi="Cambria Math"/>
                          </w:rPr>
                          <m:t>*</m:t>
                        </w:ins>
                      </m:r>
                    </m:sup>
                  </m:sSup>
                </m:sub>
                <m:sup>
                  <m:r>
                    <w:ins w:id="831" w:author="Stoycho Rusinov" w:date="2026-08-08T17:14:00Z">
                      <w:rPr>
                        <w:rFonts w:ascii="Cambria Math" w:hAnsi="Cambria Math"/>
                      </w:rPr>
                      <m:t>​</m:t>
                    </w:ins>
                  </m:r>
                </m:sup>
                <m:e>
                  <m:sSub>
                    <m:sSubPr>
                      <m:ctrlPr>
                        <w:ins w:id="832" w:author="Stoycho Rusinov" w:date="2026-08-08T17:14:00Z">
                          <w:rPr>
                            <w:rFonts w:ascii="Cambria Math" w:hAnsi="Cambria Math"/>
                          </w:rPr>
                        </w:ins>
                      </m:ctrlPr>
                    </m:sSubPr>
                    <m:e>
                      <m:acc>
                        <m:accPr>
                          <m:ctrlPr>
                            <w:ins w:id="833" w:author="Stoycho Rusinov" w:date="2026-08-08T17:14:00Z">
                              <w:rPr>
                                <w:rFonts w:ascii="Cambria Math" w:hAnsi="Cambria Math"/>
                              </w:rPr>
                            </w:ins>
                          </m:ctrlPr>
                        </m:accPr>
                        <m:e>
                          <m:r>
                            <w:ins w:id="834" w:author="Stoycho Rusinov" w:date="2026-08-08T17:14:00Z">
                              <w:rPr>
                                <w:rFonts w:ascii="Cambria Math" w:hAnsi="Cambria Math"/>
                              </w:rPr>
                              <m:t>w</m:t>
                            </w:ins>
                          </m:r>
                        </m:e>
                      </m:acc>
                    </m:e>
                    <m:sub>
                      <m:r>
                        <w:ins w:id="835" w:author="Stoycho Rusinov" w:date="2026-08-08T17:14:00Z">
                          <w:rPr>
                            <w:rFonts w:ascii="Cambria Math" w:hAnsi="Cambria Math"/>
                          </w:rPr>
                          <m:t>jk</m:t>
                        </w:ins>
                      </m:r>
                    </m:sub>
                  </m:sSub>
                </m:e>
              </m:nary>
            </m:e>
          </m:nary>
          <m:r>
            <w:ins w:id="836" w:author="Stoycho Rusinov" w:date="2026-08-08T17:14:00Z">
              <m:rPr>
                <m:sty m:val="p"/>
              </m:rPr>
              <w:rPr>
                <w:rFonts w:ascii="Cambria Math" w:hAnsi="Cambria Math"/>
              </w:rPr>
              <m:t>=</m:t>
            </w:ins>
          </m:r>
          <m:r>
            <w:ins w:id="837" w:author="Stoycho Rusinov" w:date="2026-08-08T17:14:00Z">
              <w:rPr>
                <w:rFonts w:ascii="Cambria Math" w:hAnsi="Cambria Math"/>
              </w:rPr>
              <m:t>1</m:t>
            </w:ins>
          </m:r>
          <m:r>
            <w:ins w:id="838" w:author="Stoycho Rusinov" w:date="2026-08-08T17:14:00Z">
              <m:rPr>
                <m:sty m:val="p"/>
              </m:rPr>
              <w:rPr>
                <w:rFonts w:ascii="Cambria Math" w:hAnsi="Cambria Math"/>
              </w:rPr>
              <m:t>.</m:t>
            </w:ins>
          </m:r>
        </m:oMath>
      </m:oMathPara>
    </w:p>
    <w:p w14:paraId="2E7F78B7" w14:textId="64FC00A4" w:rsidR="00D22D75" w:rsidRPr="00C3586C" w:rsidRDefault="001F394D" w:rsidP="000E33CA">
      <w:pPr>
        <w:pStyle w:val="FirstParagraph"/>
        <w:spacing w:after="0" w:line="360" w:lineRule="auto"/>
        <w:rPr>
          <w:rFonts w:asciiTheme="minorHAnsi" w:hAnsiTheme="minorHAnsi" w:cstheme="minorHAnsi"/>
        </w:rPr>
      </w:pPr>
      <w:r>
        <w:rPr>
          <w:rFonts w:asciiTheme="minorHAnsi" w:hAnsiTheme="minorHAnsi" w:cstheme="minorHAnsi"/>
        </w:rPr>
        <w:t xml:space="preserve">The global weights enter the estimation as fixed regression weights, constant over time, with treated observations receiving unit weight. To </w:t>
      </w:r>
      <w:proofErr w:type="spellStart"/>
      <w:r>
        <w:rPr>
          <w:rFonts w:asciiTheme="minorHAnsi" w:hAnsiTheme="minorHAnsi" w:cstheme="minorHAnsi"/>
        </w:rPr>
        <w:t>equalise</w:t>
      </w:r>
      <w:proofErr w:type="spellEnd"/>
      <w:r>
        <w:rPr>
          <w:rFonts w:asciiTheme="minorHAnsi" w:hAnsiTheme="minorHAnsi" w:cstheme="minorHAnsi"/>
        </w:rPr>
        <w:t xml:space="preserve"> the total influence of the treated and control sides, the donor weights are scaled by the number of treated countries,</w:t>
      </w:r>
    </w:p>
    <w:p w14:paraId="6B46D8D9" w14:textId="10151D0C" w:rsidR="00D22D75" w:rsidRPr="00C3586C" w:rsidRDefault="00683078" w:rsidP="00C3586C">
      <w:pPr>
        <w:pStyle w:val="BodyText"/>
        <w:spacing w:after="0" w:line="360" w:lineRule="auto"/>
        <w:jc w:val="center"/>
        <w:rPr>
          <w:rFonts w:asciiTheme="minorHAnsi" w:hAnsiTheme="minorHAnsi" w:cstheme="minorHAnsi"/>
        </w:rPr>
        <w:pPrChange w:id="839" w:author="Stoycho Rusinov" w:date="2026-08-08T17:14:00Z">
          <w:pPr>
            <w:pStyle w:val="BodyText"/>
            <w:spacing w:after="0" w:line="360" w:lineRule="auto"/>
          </w:pPr>
        </w:pPrChange>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d>
            <m:dPr>
              <m:begChr m:val="{"/>
              <m:endChr m:val=""/>
              <m:ctrlPr>
                <w:del w:id="840" w:author="Stoycho Rusinov" w:date="2026-08-08T17:14:00Z">
                  <w:rPr>
                    <w:rFonts w:ascii="Cambria Math" w:hAnsi="Cambria Math" w:cstheme="minorHAnsi"/>
                  </w:rPr>
                </w:del>
              </m:ctrlPr>
            </m:dPr>
            <m:e>
              <m:m>
                <m:mPr>
                  <m:plcHide m:val="1"/>
                  <m:mcs>
                    <m:mc>
                      <m:mcPr>
                        <m:count m:val="2"/>
                        <m:mcJc m:val="left"/>
                      </m:mcPr>
                    </m:mc>
                  </m:mcs>
                  <m:ctrlPr>
                    <w:del w:id="841" w:author="Stoycho Rusinov" w:date="2026-08-08T17:14:00Z">
                      <w:rPr>
                        <w:rFonts w:ascii="Cambria Math" w:hAnsi="Cambria Math" w:cstheme="minorHAnsi"/>
                      </w:rPr>
                    </w:del>
                  </m:ctrlPr>
                </m:mPr>
                <m:mr>
                  <m:e>
                    <m:r>
                      <w:del w:id="842" w:author="Stoycho Rusinov" w:date="2026-08-08T17:14:00Z">
                        <w:rPr>
                          <w:rFonts w:ascii="Cambria Math" w:hAnsi="Cambria Math" w:cstheme="minorHAnsi"/>
                        </w:rPr>
                        <m:t>1</m:t>
                      </w:del>
                    </m:r>
                    <m:r>
                      <w:del w:id="843" w:author="Stoycho Rusinov" w:date="2026-08-08T17:14:00Z">
                        <m:rPr>
                          <m:sty m:val="p"/>
                        </m:rPr>
                        <w:rPr>
                          <w:rFonts w:ascii="Cambria Math" w:hAnsi="Cambria Math" w:cstheme="minorHAnsi"/>
                        </w:rPr>
                        <m:t>,</m:t>
                      </w:del>
                    </m:r>
                  </m:e>
                  <m:e>
                    <m:r>
                      <w:del w:id="844" w:author="Stoycho Rusinov" w:date="2026-08-08T17:14:00Z">
                        <w:rPr>
                          <w:rFonts w:ascii="Cambria Math" w:hAnsi="Cambria Math" w:cstheme="minorHAnsi"/>
                        </w:rPr>
                        <m:t>i</m:t>
                      </w:del>
                    </m:r>
                    <m:r>
                      <w:del w:id="845" w:author="Stoycho Rusinov" w:date="2026-08-08T17:14:00Z">
                        <m:rPr>
                          <m:sty m:val="p"/>
                        </m:rPr>
                        <w:rPr>
                          <w:rFonts w:ascii="Cambria Math" w:hAnsi="Cambria Math" w:cstheme="minorHAnsi"/>
                        </w:rPr>
                        <m:t>∈Ω,</m:t>
                      </w:del>
                    </m:r>
                  </m:e>
                </m:mr>
                <m:mr>
                  <m:e>
                    <m:r>
                      <w:del w:id="846" w:author="Stoycho Rusinov" w:date="2026-08-08T17:14:00Z">
                        <w:rPr>
                          <w:rFonts w:ascii="Cambria Math" w:hAnsi="Cambria Math" w:cstheme="minorHAnsi"/>
                        </w:rPr>
                        <m:t>J</m:t>
                      </w:del>
                    </m:r>
                    <m:r>
                      <w:del w:id="847" w:author="Stoycho Rusinov" w:date="2026-08-08T17:14:00Z">
                        <m:rPr>
                          <m:sty m:val="p"/>
                        </m:rPr>
                        <w:rPr>
                          <w:rFonts w:ascii="Cambria Math" w:hAnsi="Cambria Math" w:cstheme="minorHAnsi"/>
                        </w:rPr>
                        <m:t>⋅</m:t>
                      </w:del>
                    </m:r>
                    <m:sSub>
                      <m:sSubPr>
                        <m:ctrlPr>
                          <w:del w:id="848" w:author="Stoycho Rusinov" w:date="2026-08-08T17:14:00Z">
                            <w:rPr>
                              <w:rFonts w:ascii="Cambria Math" w:hAnsi="Cambria Math" w:cstheme="minorHAnsi"/>
                            </w:rPr>
                          </w:del>
                        </m:ctrlPr>
                      </m:sSubPr>
                      <m:e>
                        <m:acc>
                          <m:accPr>
                            <m:chr m:val="̃"/>
                            <m:ctrlPr>
                              <w:del w:id="849" w:author="Stoycho Rusinov" w:date="2026-08-08T17:14:00Z">
                                <w:rPr>
                                  <w:rFonts w:ascii="Cambria Math" w:hAnsi="Cambria Math" w:cstheme="minorHAnsi"/>
                                </w:rPr>
                              </w:del>
                            </m:ctrlPr>
                          </m:accPr>
                          <m:e>
                            <m:r>
                              <w:del w:id="850" w:author="Stoycho Rusinov" w:date="2026-08-08T17:14:00Z">
                                <w:rPr>
                                  <w:rFonts w:ascii="Cambria Math" w:hAnsi="Cambria Math" w:cstheme="minorHAnsi"/>
                                </w:rPr>
                                <m:t>w</m:t>
                              </w:del>
                            </m:r>
                          </m:e>
                        </m:acc>
                      </m:e>
                      <m:sub>
                        <m:r>
                          <w:del w:id="851" w:author="Stoycho Rusinov" w:date="2026-08-08T17:14:00Z">
                            <w:rPr>
                              <w:rFonts w:ascii="Cambria Math" w:hAnsi="Cambria Math" w:cstheme="minorHAnsi"/>
                            </w:rPr>
                            <m:t>i</m:t>
                          </w:del>
                        </m:r>
                      </m:sub>
                    </m:sSub>
                    <m:r>
                      <w:del w:id="852" w:author="Stoycho Rusinov" w:date="2026-08-08T17:14:00Z">
                        <m:rPr>
                          <m:sty m:val="p"/>
                        </m:rPr>
                        <w:rPr>
                          <w:rFonts w:ascii="Cambria Math" w:hAnsi="Cambria Math" w:cstheme="minorHAnsi"/>
                        </w:rPr>
                        <m:t>,</m:t>
                      </w:del>
                    </m:r>
                  </m:e>
                  <m:e>
                    <m:r>
                      <w:del w:id="853" w:author="Stoycho Rusinov" w:date="2026-08-08T17:14:00Z">
                        <w:rPr>
                          <w:rFonts w:ascii="Cambria Math" w:hAnsi="Cambria Math" w:cstheme="minorHAnsi"/>
                        </w:rPr>
                        <m:t>i</m:t>
                      </w:del>
                    </m:r>
                    <m:r>
                      <w:del w:id="854" w:author="Stoycho Rusinov" w:date="2026-08-08T17:14:00Z">
                        <m:rPr>
                          <m:sty m:val="p"/>
                        </m:rPr>
                        <w:rPr>
                          <w:rFonts w:ascii="Cambria Math" w:hAnsi="Cambria Math" w:cstheme="minorHAnsi"/>
                        </w:rPr>
                        <m:t>∈</m:t>
                      </w:del>
                    </m:r>
                    <m:sSup>
                      <m:sSupPr>
                        <m:ctrlPr>
                          <w:del w:id="855" w:author="Stoycho Rusinov" w:date="2026-08-08T17:14:00Z">
                            <w:rPr>
                              <w:rFonts w:ascii="Cambria Math" w:hAnsi="Cambria Math" w:cstheme="minorHAnsi"/>
                            </w:rPr>
                          </w:del>
                        </m:ctrlPr>
                      </m:sSupPr>
                      <m:e>
                        <m:r>
                          <w:del w:id="856" w:author="Stoycho Rusinov" w:date="2026-08-08T17:14:00Z">
                            <m:rPr>
                              <m:scr m:val="script"/>
                              <m:sty m:val="p"/>
                            </m:rPr>
                            <w:rPr>
                              <w:rFonts w:ascii="Cambria Math" w:hAnsi="Cambria Math" w:cstheme="minorHAnsi"/>
                            </w:rPr>
                            <m:t>D</m:t>
                          </w:del>
                        </m:r>
                      </m:e>
                      <m:sup>
                        <m:r>
                          <w:del w:id="857" w:author="Stoycho Rusinov" w:date="2026-08-08T17:14:00Z">
                            <m:rPr>
                              <m:sty m:val="p"/>
                            </m:rPr>
                            <w:rPr>
                              <w:rFonts w:ascii="Cambria Math" w:hAnsi="Cambria Math" w:cstheme="minorHAnsi"/>
                            </w:rPr>
                            <m:t>*</m:t>
                          </w:del>
                        </m:r>
                      </m:sup>
                    </m:sSup>
                    <m:r>
                      <w:del w:id="858" w:author="Stoycho Rusinov" w:date="2026-08-08T17:14:00Z">
                        <m:rPr>
                          <m:sty m:val="p"/>
                        </m:rPr>
                        <w:rPr>
                          <w:rFonts w:ascii="Cambria Math" w:hAnsi="Cambria Math" w:cstheme="minorHAnsi"/>
                        </w:rPr>
                        <m:t>,</m:t>
                      </w:del>
                    </m:r>
                  </m:e>
                </m:mr>
              </m:m>
            </m:e>
          </m:d>
          <m:d>
            <m:dPr>
              <m:begChr m:val="{"/>
              <m:endChr m:val=""/>
              <m:ctrlPr>
                <w:ins w:id="859" w:author="Stoycho Rusinov" w:date="2026-08-08T17:14:00Z">
                  <w:rPr>
                    <w:rFonts w:ascii="Cambria Math" w:hAnsi="Cambria Math"/>
                  </w:rPr>
                </w:ins>
              </m:ctrlPr>
            </m:dPr>
            <m:e>
              <m:m>
                <m:mPr>
                  <m:plcHide m:val="1"/>
                  <m:mcs>
                    <m:mc>
                      <m:mcPr>
                        <m:count m:val="2"/>
                        <m:mcJc m:val="left"/>
                      </m:mcPr>
                    </m:mc>
                  </m:mcs>
                  <m:ctrlPr>
                    <w:ins w:id="860" w:author="Stoycho Rusinov" w:date="2026-08-08T17:14:00Z">
                      <w:rPr>
                        <w:rFonts w:ascii="Cambria Math" w:hAnsi="Cambria Math"/>
                      </w:rPr>
                    </w:ins>
                  </m:ctrlPr>
                </m:mPr>
                <m:mr>
                  <m:e>
                    <m:r>
                      <w:ins w:id="861" w:author="Stoycho Rusinov" w:date="2026-08-08T17:14:00Z">
                        <w:rPr>
                          <w:rFonts w:ascii="Cambria Math" w:hAnsi="Cambria Math"/>
                        </w:rPr>
                        <m:t>1</m:t>
                      </w:ins>
                    </m:r>
                    <m:r>
                      <w:ins w:id="862" w:author="Stoycho Rusinov" w:date="2026-08-08T17:14:00Z">
                        <m:rPr>
                          <m:sty m:val="p"/>
                        </m:rPr>
                        <w:rPr>
                          <w:rFonts w:ascii="Cambria Math" w:hAnsi="Cambria Math"/>
                        </w:rPr>
                        <m:t>,</m:t>
                      </w:ins>
                    </m:r>
                  </m:e>
                  <m:e>
                    <m:r>
                      <w:ins w:id="863" w:author="Stoycho Rusinov" w:date="2026-08-08T17:14:00Z">
                        <w:rPr>
                          <w:rFonts w:ascii="Cambria Math" w:hAnsi="Cambria Math"/>
                        </w:rPr>
                        <m:t>i</m:t>
                      </w:ins>
                    </m:r>
                    <m:r>
                      <w:ins w:id="864" w:author="Stoycho Rusinov" w:date="2026-08-08T17:14:00Z">
                        <m:rPr>
                          <m:sty m:val="p"/>
                        </m:rPr>
                        <w:rPr>
                          <w:rFonts w:ascii="Cambria Math" w:hAnsi="Cambria Math"/>
                        </w:rPr>
                        <m:t>∈</m:t>
                      </w:ins>
                    </m:r>
                    <m:r>
                      <w:ins w:id="865" w:author="Stoycho Rusinov" w:date="2026-08-08T17:14:00Z">
                        <w:rPr>
                          <w:rFonts w:ascii="Cambria Math" w:hAnsi="Cambria Math"/>
                        </w:rPr>
                        <m:t>Ω</m:t>
                      </w:ins>
                    </m:r>
                    <m:r>
                      <w:ins w:id="866" w:author="Stoycho Rusinov" w:date="2026-08-08T17:14:00Z">
                        <m:rPr>
                          <m:sty m:val="p"/>
                        </m:rPr>
                        <w:rPr>
                          <w:rFonts w:ascii="Cambria Math" w:hAnsi="Cambria Math"/>
                        </w:rPr>
                        <m:t>,</m:t>
                      </w:ins>
                    </m:r>
                  </m:e>
                </m:mr>
                <m:mr>
                  <m:e>
                    <m:r>
                      <w:ins w:id="867" w:author="Stoycho Rusinov" w:date="2026-08-08T17:14:00Z">
                        <w:rPr>
                          <w:rFonts w:ascii="Cambria Math" w:hAnsi="Cambria Math"/>
                        </w:rPr>
                        <m:t>J</m:t>
                      </w:ins>
                    </m:r>
                    <m:sSub>
                      <m:sSubPr>
                        <m:ctrlPr>
                          <w:ins w:id="868" w:author="Stoycho Rusinov" w:date="2026-08-08T17:14:00Z">
                            <w:rPr>
                              <w:rFonts w:ascii="Cambria Math" w:hAnsi="Cambria Math"/>
                            </w:rPr>
                          </w:ins>
                        </m:ctrlPr>
                      </m:sSubPr>
                      <m:e>
                        <m:acc>
                          <m:accPr>
                            <m:chr m:val="̃"/>
                            <m:ctrlPr>
                              <w:ins w:id="869" w:author="Stoycho Rusinov" w:date="2026-08-08T17:14:00Z">
                                <w:rPr>
                                  <w:rFonts w:ascii="Cambria Math" w:hAnsi="Cambria Math"/>
                                </w:rPr>
                              </w:ins>
                            </m:ctrlPr>
                          </m:accPr>
                          <m:e>
                            <m:r>
                              <w:ins w:id="870" w:author="Stoycho Rusinov" w:date="2026-08-08T17:14:00Z">
                                <w:rPr>
                                  <w:rFonts w:ascii="Cambria Math" w:hAnsi="Cambria Math"/>
                                </w:rPr>
                                <m:t>w</m:t>
                              </w:ins>
                            </m:r>
                          </m:e>
                        </m:acc>
                      </m:e>
                      <m:sub>
                        <m:r>
                          <w:ins w:id="871" w:author="Stoycho Rusinov" w:date="2026-08-08T17:14:00Z">
                            <w:rPr>
                              <w:rFonts w:ascii="Cambria Math" w:hAnsi="Cambria Math"/>
                            </w:rPr>
                            <m:t>i</m:t>
                          </w:ins>
                        </m:r>
                      </m:sub>
                    </m:sSub>
                    <m:r>
                      <w:ins w:id="872" w:author="Stoycho Rusinov" w:date="2026-08-08T17:14:00Z">
                        <m:rPr>
                          <m:sty m:val="p"/>
                        </m:rPr>
                        <w:rPr>
                          <w:rFonts w:ascii="Cambria Math" w:hAnsi="Cambria Math"/>
                        </w:rPr>
                        <m:t>,</m:t>
                      </w:ins>
                    </m:r>
                  </m:e>
                  <m:e>
                    <m:r>
                      <w:ins w:id="873" w:author="Stoycho Rusinov" w:date="2026-08-08T17:14:00Z">
                        <w:rPr>
                          <w:rFonts w:ascii="Cambria Math" w:hAnsi="Cambria Math"/>
                        </w:rPr>
                        <m:t>i</m:t>
                      </w:ins>
                    </m:r>
                    <m:r>
                      <w:ins w:id="874" w:author="Stoycho Rusinov" w:date="2026-08-08T17:14:00Z">
                        <m:rPr>
                          <m:sty m:val="p"/>
                        </m:rPr>
                        <w:rPr>
                          <w:rFonts w:ascii="Cambria Math" w:hAnsi="Cambria Math"/>
                        </w:rPr>
                        <m:t>∈</m:t>
                      </w:ins>
                    </m:r>
                    <m:sSup>
                      <m:sSupPr>
                        <m:ctrlPr>
                          <w:ins w:id="875" w:author="Stoycho Rusinov" w:date="2026-08-08T17:14:00Z">
                            <w:rPr>
                              <w:rFonts w:ascii="Cambria Math" w:hAnsi="Cambria Math"/>
                            </w:rPr>
                          </w:ins>
                        </m:ctrlPr>
                      </m:sSupPr>
                      <m:e>
                        <m:r>
                          <w:ins w:id="876" w:author="Stoycho Rusinov" w:date="2026-08-08T17:14:00Z">
                            <m:rPr>
                              <m:scr m:val="script"/>
                              <m:sty m:val="p"/>
                            </m:rPr>
                            <w:rPr>
                              <w:rFonts w:ascii="Cambria Math" w:hAnsi="Cambria Math"/>
                            </w:rPr>
                            <m:t>D</m:t>
                          </w:ins>
                        </m:r>
                      </m:e>
                      <m:sup>
                        <m:r>
                          <w:ins w:id="877" w:author="Stoycho Rusinov" w:date="2026-08-08T17:14:00Z">
                            <m:rPr>
                              <m:sty m:val="p"/>
                            </m:rPr>
                            <w:rPr>
                              <w:rFonts w:ascii="Cambria Math" w:hAnsi="Cambria Math"/>
                            </w:rPr>
                            <m:t>*</m:t>
                          </w:ins>
                        </m:r>
                      </m:sup>
                    </m:sSup>
                    <m:r>
                      <w:ins w:id="878" w:author="Stoycho Rusinov" w:date="2026-08-08T17:14:00Z">
                        <m:rPr>
                          <m:sty m:val="p"/>
                        </m:rPr>
                        <w:rPr>
                          <w:rFonts w:ascii="Cambria Math" w:hAnsi="Cambria Math"/>
                        </w:rPr>
                        <m:t>.</m:t>
                      </w:ins>
                    </m:r>
                  </m:e>
                </m:mr>
              </m:m>
            </m:e>
          </m:d>
        </m:oMath>
      </m:oMathPara>
    </w:p>
    <w:p w14:paraId="05156ED1" w14:textId="77777777" w:rsidR="00D22D75" w:rsidRPr="00C3586C" w:rsidRDefault="001F394D" w:rsidP="00C3586C">
      <w:pPr>
        <w:pStyle w:val="FirstParagraph"/>
        <w:spacing w:after="0" w:line="360" w:lineRule="auto"/>
        <w:rPr>
          <w:rFonts w:asciiTheme="minorHAnsi" w:hAnsiTheme="minorHAnsi" w:cstheme="minorHAnsi"/>
        </w:rPr>
      </w:pPr>
      <w:r>
        <w:rPr>
          <w:rFonts w:asciiTheme="minorHAnsi" w:hAnsiTheme="minorHAnsi" w:cstheme="minorHAnsi"/>
        </w:rPr>
        <w:t xml:space="preserve">with </w:t>
      </w:r>
      <m:oMath>
        <m:r>
          <w:rPr>
            <w:rFonts w:ascii="Cambria Math" w:hAnsi="Cambria Math" w:cstheme="minorHAnsi"/>
          </w:rPr>
          <m:t>J</m:t>
        </m:r>
        <m:r>
          <m:rPr>
            <m:sty m:val="p"/>
          </m:rPr>
          <w:rPr>
            <w:rFonts w:ascii="Cambria Math" w:hAnsi="Cambria Math" w:cstheme="minorHAnsi"/>
          </w:rPr>
          <m:t>=</m:t>
        </m:r>
        <m:r>
          <w:rPr>
            <w:rFonts w:ascii="Cambria Math" w:hAnsi="Cambria Math" w:cstheme="minorHAnsi"/>
          </w:rPr>
          <m:t>26</m:t>
        </m:r>
      </m:oMath>
      <w:r>
        <w:rPr>
          <w:rFonts w:asciiTheme="minorHAnsi" w:hAnsiTheme="minorHAnsi" w:cstheme="minorHAnsi"/>
        </w:rPr>
        <w:t xml:space="preserve"> in our application. The total mass on the control side then satisfies</w:t>
      </w:r>
    </w:p>
    <w:p w14:paraId="2248EDC4" w14:textId="150807CA" w:rsidR="00D22D75" w:rsidRPr="00C3586C" w:rsidRDefault="00683078" w:rsidP="00C3586C">
      <w:pPr>
        <w:pStyle w:val="BodyText"/>
        <w:spacing w:after="0" w:line="360" w:lineRule="auto"/>
        <w:jc w:val="center"/>
        <w:rPr>
          <w:rFonts w:asciiTheme="minorHAnsi" w:hAnsiTheme="minorHAnsi" w:cstheme="minorHAnsi"/>
        </w:rPr>
        <w:pPrChange w:id="879" w:author="Stoycho Rusinov" w:date="2026-08-08T17:14:00Z">
          <w:pPr>
            <w:pStyle w:val="BodyText"/>
            <w:spacing w:after="0" w:line="360" w:lineRule="auto"/>
          </w:pPr>
        </w:pPrChange>
      </w:pPr>
      <m:oMathPara>
        <m:oMathParaPr>
          <m:jc m:val="center"/>
        </m:oMathParaP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D</m:t>
                  </m:r>
                </m:e>
                <m:sup>
                  <m:r>
                    <m:rPr>
                      <m:sty m:val="p"/>
                    </m:rPr>
                    <w:rPr>
                      <w:rFonts w:ascii="Cambria Math" w:hAnsi="Cambria Math"/>
                    </w:rPr>
                    <m:t>*</m:t>
                  </m:r>
                </m:sup>
              </m:sSup>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m:t>
          </m:r>
          <m:r>
            <w:rPr>
              <w:rFonts w:ascii="Cambria Math" w:hAnsi="Cambria Math"/>
            </w:rPr>
            <m:t>J</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D</m:t>
                  </m:r>
                </m:e>
                <m:sup>
                  <m:r>
                    <m:rPr>
                      <m:sty m:val="p"/>
                    </m:rPr>
                    <w:rPr>
                      <w:rFonts w:ascii="Cambria Math" w:hAnsi="Cambria Math"/>
                    </w:rPr>
                    <m:t>*</m:t>
                  </m:r>
                </m:sup>
              </m:sSup>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i</m:t>
                  </m:r>
                </m:sub>
              </m:sSub>
            </m:e>
          </m:nary>
          <m:r>
            <m:rPr>
              <m:sty m:val="p"/>
            </m:rPr>
            <w:rPr>
              <w:rFonts w:ascii="Cambria Math" w:hAnsi="Cambria Math"/>
            </w:rPr>
            <m:t>=</m:t>
          </m:r>
          <m:r>
            <w:rPr>
              <w:rFonts w:ascii="Cambria Math" w:hAnsi="Cambria Math"/>
            </w:rPr>
            <m:t>J</m:t>
          </m:r>
          <m:r>
            <m:rPr>
              <m:sty m:val="p"/>
            </m:rPr>
            <w:rPr>
              <w:rFonts w:ascii="Cambria Math" w:hAnsi="Cambria Math"/>
            </w:rPr>
            <m:t>=</m:t>
          </m:r>
          <m:nary>
            <m:naryPr>
              <m:chr m:val="∑"/>
              <m:limLoc m:val="undOvr"/>
              <m:supHide m:val="1"/>
              <m:ctrlPr>
                <w:del w:id="880" w:author="Stoycho Rusinov" w:date="2026-08-08T17:14:00Z">
                  <w:rPr>
                    <w:rFonts w:ascii="Cambria Math" w:hAnsi="Cambria Math" w:cstheme="minorHAnsi"/>
                  </w:rPr>
                </w:del>
              </m:ctrlPr>
            </m:naryPr>
            <m:sub>
              <m:r>
                <w:del w:id="881" w:author="Stoycho Rusinov" w:date="2026-08-08T17:14:00Z">
                  <w:rPr>
                    <w:rFonts w:ascii="Cambria Math" w:hAnsi="Cambria Math" w:cstheme="minorHAnsi"/>
                  </w:rPr>
                  <m:t>i</m:t>
                </w:del>
              </m:r>
              <m:r>
                <w:del w:id="882" w:author="Stoycho Rusinov" w:date="2026-08-08T17:14:00Z">
                  <m:rPr>
                    <m:sty m:val="p"/>
                  </m:rPr>
                  <w:rPr>
                    <w:rFonts w:ascii="Cambria Math" w:hAnsi="Cambria Math" w:cstheme="minorHAnsi"/>
                  </w:rPr>
                  <m:t>∈Ω</m:t>
                </w:del>
              </m:r>
            </m:sub>
            <m:sup>
              <m:r>
                <w:del w:id="883" w:author="Stoycho Rusinov" w:date="2026-08-08T17:14:00Z">
                  <w:rPr>
                    <w:rFonts w:ascii="Cambria Math" w:hAnsi="Cambria Math" w:cstheme="minorHAnsi"/>
                  </w:rPr>
                  <m:t>​</m:t>
                </w:del>
              </m:r>
            </m:sup>
            <m:e>
              <m:sSub>
                <m:sSubPr>
                  <m:ctrlPr>
                    <w:del w:id="884" w:author="Stoycho Rusinov" w:date="2026-08-08T17:14:00Z">
                      <w:rPr>
                        <w:rFonts w:ascii="Cambria Math" w:hAnsi="Cambria Math" w:cstheme="minorHAnsi"/>
                      </w:rPr>
                    </w:del>
                  </m:ctrlPr>
                </m:sSubPr>
                <m:e>
                  <m:r>
                    <w:del w:id="885" w:author="Stoycho Rusinov" w:date="2026-08-08T17:14:00Z">
                      <w:rPr>
                        <w:rFonts w:ascii="Cambria Math" w:hAnsi="Cambria Math" w:cstheme="minorHAnsi"/>
                      </w:rPr>
                      <m:t>ω</m:t>
                    </w:del>
                  </m:r>
                </m:e>
                <m:sub>
                  <m:r>
                    <w:del w:id="886" w:author="Stoycho Rusinov" w:date="2026-08-08T17:14:00Z">
                      <w:rPr>
                        <w:rFonts w:ascii="Cambria Math" w:hAnsi="Cambria Math" w:cstheme="minorHAnsi"/>
                      </w:rPr>
                      <m:t>i</m:t>
                    </w:del>
                  </m:r>
                </m:sub>
              </m:sSub>
            </m:e>
          </m:nary>
          <m:r>
            <w:del w:id="887" w:author="Stoycho Rusinov" w:date="2026-08-08T17:14:00Z">
              <m:rPr>
                <m:sty m:val="p"/>
              </m:rPr>
              <w:rPr>
                <w:rFonts w:ascii="Cambria Math" w:hAnsi="Cambria Math" w:cstheme="minorHAnsi"/>
              </w:rPr>
              <m:t>,</m:t>
            </w:del>
          </m:r>
          <m:nary>
            <m:naryPr>
              <m:chr m:val="∑"/>
              <m:limLoc m:val="undOvr"/>
              <m:supHide m:val="1"/>
              <m:ctrlPr>
                <w:ins w:id="888" w:author="Stoycho Rusinov" w:date="2026-08-08T17:14:00Z">
                  <w:rPr>
                    <w:rFonts w:ascii="Cambria Math" w:hAnsi="Cambria Math"/>
                  </w:rPr>
                </w:ins>
              </m:ctrlPr>
            </m:naryPr>
            <m:sub>
              <m:r>
                <w:ins w:id="889" w:author="Stoycho Rusinov" w:date="2026-08-08T17:14:00Z">
                  <w:rPr>
                    <w:rFonts w:ascii="Cambria Math" w:hAnsi="Cambria Math"/>
                  </w:rPr>
                  <m:t>i</m:t>
                </w:ins>
              </m:r>
              <m:r>
                <w:ins w:id="890" w:author="Stoycho Rusinov" w:date="2026-08-08T17:14:00Z">
                  <m:rPr>
                    <m:sty m:val="p"/>
                  </m:rPr>
                  <w:rPr>
                    <w:rFonts w:ascii="Cambria Math" w:hAnsi="Cambria Math"/>
                  </w:rPr>
                  <m:t>∈</m:t>
                </w:ins>
              </m:r>
              <m:r>
                <w:ins w:id="891" w:author="Stoycho Rusinov" w:date="2026-08-08T17:14:00Z">
                  <w:rPr>
                    <w:rFonts w:ascii="Cambria Math" w:hAnsi="Cambria Math"/>
                  </w:rPr>
                  <m:t>Ω</m:t>
                </w:ins>
              </m:r>
            </m:sub>
            <m:sup>
              <m:r>
                <w:ins w:id="892" w:author="Stoycho Rusinov" w:date="2026-08-08T17:14:00Z">
                  <w:rPr>
                    <w:rFonts w:ascii="Cambria Math" w:hAnsi="Cambria Math"/>
                  </w:rPr>
                  <m:t>​</m:t>
                </w:ins>
              </m:r>
            </m:sup>
            <m:e>
              <m:sSub>
                <m:sSubPr>
                  <m:ctrlPr>
                    <w:ins w:id="893" w:author="Stoycho Rusinov" w:date="2026-08-08T17:14:00Z">
                      <w:rPr>
                        <w:rFonts w:ascii="Cambria Math" w:hAnsi="Cambria Math"/>
                      </w:rPr>
                    </w:ins>
                  </m:ctrlPr>
                </m:sSubPr>
                <m:e>
                  <m:r>
                    <w:ins w:id="894" w:author="Stoycho Rusinov" w:date="2026-08-08T17:14:00Z">
                      <w:rPr>
                        <w:rFonts w:ascii="Cambria Math" w:hAnsi="Cambria Math"/>
                      </w:rPr>
                      <m:t>ω</m:t>
                    </w:ins>
                  </m:r>
                </m:e>
                <m:sub>
                  <m:r>
                    <w:ins w:id="895" w:author="Stoycho Rusinov" w:date="2026-08-08T17:14:00Z">
                      <w:rPr>
                        <w:rFonts w:ascii="Cambria Math" w:hAnsi="Cambria Math"/>
                      </w:rPr>
                      <m:t>i</m:t>
                    </w:ins>
                  </m:r>
                </m:sub>
              </m:sSub>
            </m:e>
          </m:nary>
          <m:r>
            <w:ins w:id="896" w:author="Stoycho Rusinov" w:date="2026-08-08T17:14:00Z">
              <m:rPr>
                <m:sty m:val="p"/>
              </m:rPr>
              <w:rPr>
                <w:rFonts w:ascii="Cambria Math" w:hAnsi="Cambria Math"/>
              </w:rPr>
              <m:t>.</m:t>
            </w:ins>
          </m:r>
        </m:oMath>
      </m:oMathPara>
    </w:p>
    <w:p w14:paraId="7E8B2116" w14:textId="28723505" w:rsidR="00D22D75" w:rsidRPr="00C3586C" w:rsidRDefault="001F394D" w:rsidP="00C3586C">
      <w:pPr>
        <w:pStyle w:val="FirstParagraph"/>
        <w:spacing w:after="0" w:line="360" w:lineRule="auto"/>
        <w:rPr>
          <w:rFonts w:asciiTheme="minorHAnsi" w:hAnsiTheme="minorHAnsi" w:cstheme="minorHAnsi"/>
        </w:rPr>
      </w:pPr>
      <w:del w:id="897" w:author="Stoycho Rusinov" w:date="2026-08-08T17:14:00Z">
        <w:r>
          <w:rPr>
            <w:rFonts w:asciiTheme="minorHAnsi" w:hAnsiTheme="minorHAnsi" w:cstheme="minorHAnsi"/>
          </w:rPr>
          <w:delText>so the</w:delText>
        </w:r>
      </w:del>
      <w:ins w:id="898" w:author="Stoycho Rusinov" w:date="2026-08-08T17:14:00Z">
        <w:r>
          <w:rPr>
            <w:rFonts w:asciiTheme="minorHAnsi" w:hAnsiTheme="minorHAnsi" w:cstheme="minorHAnsi"/>
          </w:rPr>
          <w:t>The</w:t>
        </w:r>
      </w:ins>
      <w:r>
        <w:rPr>
          <w:rFonts w:asciiTheme="minorHAnsi" w:hAnsiTheme="minorHAnsi" w:cstheme="minorHAnsi"/>
        </w:rPr>
        <w:t xml:space="preserve"> control </w:t>
      </w:r>
      <w:del w:id="899" w:author="Stoycho Rusinov" w:date="2026-08-08T17:14:00Z">
        <w:r>
          <w:rPr>
            <w:rFonts w:asciiTheme="minorHAnsi" w:hAnsiTheme="minorHAnsi" w:cstheme="minorHAnsi"/>
          </w:rPr>
          <w:delText>group carries</w:delText>
        </w:r>
      </w:del>
      <w:ins w:id="900" w:author="Stoycho Rusinov" w:date="2026-08-08T17:14:00Z">
        <w:r>
          <w:rPr>
            <w:rFonts w:asciiTheme="minorHAnsi" w:hAnsiTheme="minorHAnsi" w:cstheme="minorHAnsi"/>
          </w:rPr>
          <w:t>side consequently has</w:t>
        </w:r>
      </w:ins>
      <w:r>
        <w:rPr>
          <w:rFonts w:asciiTheme="minorHAnsi" w:hAnsiTheme="minorHAnsi" w:cstheme="minorHAnsi"/>
        </w:rPr>
        <w:t xml:space="preserve"> the same aggregate </w:t>
      </w:r>
      <w:ins w:id="901" w:author="Stoycho Rusinov" w:date="2026-08-08T17:14:00Z">
        <w:r>
          <w:rPr>
            <w:rFonts w:asciiTheme="minorHAnsi" w:hAnsiTheme="minorHAnsi" w:cstheme="minorHAnsi"/>
          </w:rPr>
          <w:t>regression-</w:t>
        </w:r>
      </w:ins>
      <w:r>
        <w:rPr>
          <w:rFonts w:asciiTheme="minorHAnsi" w:hAnsiTheme="minorHAnsi" w:cstheme="minorHAnsi"/>
        </w:rPr>
        <w:t xml:space="preserve">weight </w:t>
      </w:r>
      <w:ins w:id="902" w:author="Stoycho Rusinov" w:date="2026-08-08T17:14:00Z">
        <w:r>
          <w:rPr>
            <w:rFonts w:asciiTheme="minorHAnsi" w:hAnsiTheme="minorHAnsi" w:cstheme="minorHAnsi"/>
          </w:rPr>
          <w:t xml:space="preserve">mass </w:t>
        </w:r>
      </w:ins>
      <w:r>
        <w:rPr>
          <w:rFonts w:asciiTheme="minorHAnsi" w:hAnsiTheme="minorHAnsi" w:cstheme="minorHAnsi"/>
        </w:rPr>
        <w:t xml:space="preserve">as the treated </w:t>
      </w:r>
      <w:del w:id="903" w:author="Stoycho Rusinov" w:date="2026-08-08T17:14:00Z">
        <w:r>
          <w:rPr>
            <w:rFonts w:asciiTheme="minorHAnsi" w:hAnsiTheme="minorHAnsi" w:cstheme="minorHAnsi"/>
          </w:rPr>
          <w:delText>group regardless of the number of donors. This equalises the aggregate weight assigned to treated and donor observations in the</w:delText>
        </w:r>
      </w:del>
      <w:ins w:id="904" w:author="Stoycho Rusinov" w:date="2026-08-08T17:14:00Z">
        <w:r>
          <w:rPr>
            <w:rFonts w:asciiTheme="minorHAnsi" w:hAnsiTheme="minorHAnsi" w:cstheme="minorHAnsi"/>
          </w:rPr>
          <w:t>side. The weighted</w:t>
        </w:r>
      </w:ins>
      <w:r>
        <w:rPr>
          <w:rFonts w:asciiTheme="minorHAnsi" w:hAnsiTheme="minorHAnsi" w:cstheme="minorHAnsi"/>
        </w:rPr>
        <w:t xml:space="preserve"> saturated specification</w:t>
      </w:r>
      <w:ins w:id="905" w:author="Stoycho Rusinov" w:date="2026-08-08T17:14:00Z">
        <w:r>
          <w:rPr>
            <w:rFonts w:asciiTheme="minorHAnsi" w:hAnsiTheme="minorHAnsi" w:cstheme="minorHAnsi"/>
          </w:rPr>
          <w:t xml:space="preserve"> is</w:t>
        </w:r>
      </w:ins>
    </w:p>
    <w:p w14:paraId="3A815422" w14:textId="2B185368" w:rsidR="00D22D75" w:rsidRPr="00C3586C" w:rsidRDefault="00683078" w:rsidP="00C3586C">
      <w:pPr>
        <w:pStyle w:val="BodyText"/>
        <w:spacing w:after="0" w:line="360" w:lineRule="auto"/>
        <w:jc w:val="center"/>
        <w:rPr>
          <w:rFonts w:asciiTheme="minorHAnsi" w:hAnsiTheme="minorHAnsi" w:cstheme="minorHAnsi"/>
        </w:rPr>
        <w:pPrChange w:id="906" w:author="Stoycho Rusinov" w:date="2026-08-08T17:14:00Z">
          <w:pPr>
            <w:pStyle w:val="BodyText"/>
            <w:spacing w:after="0" w:line="360" w:lineRule="auto"/>
          </w:pPr>
        </w:pPrChange>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nary>
            <m:naryPr>
              <m:chr m:val="∑"/>
              <m:limLoc m:val="undOvr"/>
              <m:supHide m:val="1"/>
              <m:ctrlPr>
                <w:del w:id="907" w:author="Stoycho Rusinov" w:date="2026-08-08T17:14:00Z">
                  <w:rPr>
                    <w:rFonts w:ascii="Cambria Math" w:hAnsi="Cambria Math" w:cstheme="minorHAnsi"/>
                  </w:rPr>
                </w:del>
              </m:ctrlPr>
            </m:naryPr>
            <m:sub>
              <m:r>
                <w:del w:id="908" w:author="Stoycho Rusinov" w:date="2026-08-08T17:14:00Z">
                  <w:rPr>
                    <w:rFonts w:ascii="Cambria Math" w:hAnsi="Cambria Math" w:cstheme="minorHAnsi"/>
                  </w:rPr>
                  <m:t>j</m:t>
                </w:del>
              </m:r>
              <m:r>
                <w:del w:id="909" w:author="Stoycho Rusinov" w:date="2026-08-08T17:14:00Z">
                  <m:rPr>
                    <m:sty m:val="p"/>
                  </m:rPr>
                  <w:rPr>
                    <w:rFonts w:ascii="Cambria Math" w:hAnsi="Cambria Math" w:cstheme="minorHAnsi"/>
                  </w:rPr>
                  <m:t>∈Ω</m:t>
                </w:del>
              </m:r>
            </m:sub>
            <m:sup>
              <m:r>
                <w:del w:id="910" w:author="Stoycho Rusinov" w:date="2026-08-08T17:14:00Z">
                  <w:rPr>
                    <w:rFonts w:ascii="Cambria Math" w:hAnsi="Cambria Math" w:cstheme="minorHAnsi"/>
                  </w:rPr>
                  <m:t>​</m:t>
                </w:del>
              </m:r>
            </m:sup>
            <m:e>
              <m:sSub>
                <m:sSubPr>
                  <m:ctrlPr>
                    <w:del w:id="911" w:author="Stoycho Rusinov" w:date="2026-08-08T17:14:00Z">
                      <w:rPr>
                        <w:rFonts w:ascii="Cambria Math" w:hAnsi="Cambria Math" w:cstheme="minorHAnsi"/>
                      </w:rPr>
                    </w:del>
                  </m:ctrlPr>
                </m:sSubPr>
                <m:e>
                  <m:r>
                    <w:del w:id="912" w:author="Stoycho Rusinov" w:date="2026-08-08T17:14:00Z">
                      <w:rPr>
                        <w:rFonts w:ascii="Cambria Math" w:hAnsi="Cambria Math" w:cstheme="minorHAnsi"/>
                      </w:rPr>
                      <m:t>β</m:t>
                    </w:del>
                  </m:r>
                </m:e>
                <m:sub>
                  <m:r>
                    <w:del w:id="913" w:author="Stoycho Rusinov" w:date="2026-08-08T17:14:00Z">
                      <w:rPr>
                        <w:rFonts w:ascii="Cambria Math" w:hAnsi="Cambria Math" w:cstheme="minorHAnsi"/>
                      </w:rPr>
                      <m:t>j</m:t>
                    </w:del>
                  </m:r>
                </m:sub>
              </m:sSub>
            </m:e>
          </m:nary>
          <m:nary>
            <m:naryPr>
              <m:chr m:val="∑"/>
              <m:limLoc m:val="undOvr"/>
              <m:supHide m:val="1"/>
              <m:ctrlPr>
                <w:ins w:id="914" w:author="Stoycho Rusinov" w:date="2026-08-08T17:14:00Z">
                  <w:rPr>
                    <w:rFonts w:ascii="Cambria Math" w:hAnsi="Cambria Math"/>
                  </w:rPr>
                </w:ins>
              </m:ctrlPr>
            </m:naryPr>
            <m:sub>
              <m:r>
                <w:ins w:id="915" w:author="Stoycho Rusinov" w:date="2026-08-08T17:14:00Z">
                  <w:rPr>
                    <w:rFonts w:ascii="Cambria Math" w:hAnsi="Cambria Math"/>
                  </w:rPr>
                  <m:t>j</m:t>
                </w:ins>
              </m:r>
              <m:r>
                <w:ins w:id="916" w:author="Stoycho Rusinov" w:date="2026-08-08T17:14:00Z">
                  <m:rPr>
                    <m:sty m:val="p"/>
                  </m:rPr>
                  <w:rPr>
                    <w:rFonts w:ascii="Cambria Math" w:hAnsi="Cambria Math"/>
                  </w:rPr>
                  <m:t>∈</m:t>
                </w:ins>
              </m:r>
              <m:r>
                <w:ins w:id="917" w:author="Stoycho Rusinov" w:date="2026-08-08T17:14:00Z">
                  <w:rPr>
                    <w:rFonts w:ascii="Cambria Math" w:hAnsi="Cambria Math"/>
                  </w:rPr>
                  <m:t>Ω</m:t>
                </w:ins>
              </m:r>
            </m:sub>
            <m:sup>
              <m:r>
                <w:ins w:id="918" w:author="Stoycho Rusinov" w:date="2026-08-08T17:14:00Z">
                  <w:rPr>
                    <w:rFonts w:ascii="Cambria Math" w:hAnsi="Cambria Math"/>
                  </w:rPr>
                  <m:t>​</m:t>
                </w:ins>
              </m:r>
            </m:sup>
            <m:e>
              <m:sSub>
                <m:sSubPr>
                  <m:ctrlPr>
                    <w:ins w:id="919" w:author="Stoycho Rusinov" w:date="2026-08-08T17:14:00Z">
                      <w:rPr>
                        <w:rFonts w:ascii="Cambria Math" w:hAnsi="Cambria Math"/>
                      </w:rPr>
                    </w:ins>
                  </m:ctrlPr>
                </m:sSubPr>
                <m:e>
                  <m:r>
                    <w:ins w:id="920" w:author="Stoycho Rusinov" w:date="2026-08-08T17:14:00Z">
                      <w:rPr>
                        <w:rFonts w:ascii="Cambria Math" w:hAnsi="Cambria Math"/>
                      </w:rPr>
                      <m:t>β</m:t>
                    </w:ins>
                  </m:r>
                </m:e>
                <m:sub>
                  <m:r>
                    <w:ins w:id="921" w:author="Stoycho Rusinov" w:date="2026-08-08T17:14:00Z">
                      <w:rPr>
                        <w:rFonts w:ascii="Cambria Math" w:hAnsi="Cambria Math"/>
                      </w:rPr>
                      <m:t>j</m:t>
                    </w:ins>
                  </m:r>
                </m:sub>
              </m:sSub>
            </m:e>
          </m:nary>
          <m:r>
            <w:rPr>
              <w:rFonts w:ascii="Cambria Math" w:hAnsi="Cambria Math"/>
            </w:rPr>
            <m:t> </m:t>
          </m:r>
          <m:r>
            <m:rPr>
              <m:sty m:val="b"/>
            </m:rPr>
            <w:rPr>
              <w:rFonts w:ascii="Cambria Math" w:hAnsi="Cambria Math"/>
            </w:rPr>
            <m:t>1</m:t>
          </m:r>
          <m:r>
            <w:del w:id="922" w:author="Stoycho Rusinov" w:date="2026-08-08T17:14:00Z">
              <w:rPr>
                <w:rFonts w:ascii="Cambria Math" w:hAnsi="Cambria Math" w:cstheme="minorHAnsi"/>
              </w:rPr>
              <m:t>​</m:t>
            </w:del>
          </m:r>
          <m:d>
            <m:dPr>
              <m:begChr m:val="["/>
              <m:endChr m:val="]"/>
              <m:ctrlPr>
                <w:del w:id="923" w:author="Stoycho Rusinov" w:date="2026-08-08T17:14:00Z">
                  <w:rPr>
                    <w:rFonts w:ascii="Cambria Math" w:hAnsi="Cambria Math" w:cstheme="minorHAnsi"/>
                  </w:rPr>
                </w:del>
              </m:ctrlPr>
            </m:dPr>
            <m:e>
              <m:r>
                <w:del w:id="924" w:author="Stoycho Rusinov" w:date="2026-08-08T17:14:00Z">
                  <w:rPr>
                    <w:rFonts w:ascii="Cambria Math" w:hAnsi="Cambria Math" w:cstheme="minorHAnsi"/>
                  </w:rPr>
                  <m:t>i</m:t>
                </w:del>
              </m:r>
              <m:r>
                <w:del w:id="925" w:author="Stoycho Rusinov" w:date="2026-08-08T17:14:00Z">
                  <m:rPr>
                    <m:sty m:val="p"/>
                  </m:rPr>
                  <w:rPr>
                    <w:rFonts w:ascii="Cambria Math" w:hAnsi="Cambria Math" w:cstheme="minorHAnsi"/>
                  </w:rPr>
                  <m:t>=</m:t>
                </w:del>
              </m:r>
              <m:r>
                <w:del w:id="926" w:author="Stoycho Rusinov" w:date="2026-08-08T17:14:00Z">
                  <w:rPr>
                    <w:rFonts w:ascii="Cambria Math" w:hAnsi="Cambria Math" w:cstheme="minorHAnsi"/>
                  </w:rPr>
                  <m:t>j</m:t>
                </w:del>
              </m:r>
            </m:e>
          </m:d>
          <m:r>
            <w:del w:id="927" w:author="Stoycho Rusinov" w:date="2026-08-08T17:14:00Z">
              <m:rPr>
                <m:sty m:val="p"/>
              </m:rPr>
              <w:rPr>
                <w:rFonts w:ascii="Cambria Math" w:hAnsi="Cambria Math" w:cstheme="minorHAnsi"/>
              </w:rPr>
              <m:t>×</m:t>
            </w:del>
          </m:r>
          <m:sSub>
            <m:sSubPr>
              <m:ctrlPr>
                <w:del w:id="928" w:author="Stoycho Rusinov" w:date="2026-08-08T17:14:00Z">
                  <w:rPr>
                    <w:rFonts w:ascii="Cambria Math" w:hAnsi="Cambria Math" w:cstheme="minorHAnsi"/>
                  </w:rPr>
                </w:del>
              </m:ctrlPr>
            </m:sSubPr>
            <m:e>
              <m:r>
                <w:del w:id="929" w:author="Stoycho Rusinov" w:date="2026-08-08T17:14:00Z">
                  <m:rPr>
                    <m:sty m:val="p"/>
                  </m:rPr>
                  <w:rPr>
                    <w:rFonts w:ascii="Cambria Math" w:hAnsi="Cambria Math" w:cstheme="minorHAnsi"/>
                  </w:rPr>
                  <m:t>Post</m:t>
                </w:del>
              </m:r>
            </m:e>
            <m:sub>
              <m:r>
                <w:del w:id="930" w:author="Stoycho Rusinov" w:date="2026-08-08T17:14:00Z">
                  <w:rPr>
                    <w:rFonts w:ascii="Cambria Math" w:hAnsi="Cambria Math" w:cstheme="minorHAnsi"/>
                  </w:rPr>
                  <m:t>t</m:t>
                </w:del>
              </m:r>
            </m:sub>
          </m:sSub>
          <m:r>
            <w:ins w:id="931" w:author="Stoycho Rusinov" w:date="2026-08-08T17:14:00Z">
              <m:rPr>
                <m:sty m:val="p"/>
              </m:rPr>
              <w:rPr>
                <w:rFonts w:ascii="Cambria Math" w:hAnsi="Cambria Math"/>
              </w:rPr>
              <m:t>{</m:t>
            </w:ins>
          </m:r>
          <m:r>
            <w:ins w:id="932" w:author="Stoycho Rusinov" w:date="2026-08-08T17:14:00Z">
              <w:rPr>
                <w:rFonts w:ascii="Cambria Math" w:hAnsi="Cambria Math"/>
              </w:rPr>
              <m:t>i</m:t>
            </w:ins>
          </m:r>
          <m:r>
            <w:ins w:id="933" w:author="Stoycho Rusinov" w:date="2026-08-08T17:14:00Z">
              <m:rPr>
                <m:sty m:val="p"/>
              </m:rPr>
              <w:rPr>
                <w:rFonts w:ascii="Cambria Math" w:hAnsi="Cambria Math"/>
              </w:rPr>
              <m:t>=</m:t>
            </w:ins>
          </m:r>
          <m:r>
            <w:ins w:id="934" w:author="Stoycho Rusinov" w:date="2026-08-08T17:14:00Z">
              <w:rPr>
                <w:rFonts w:ascii="Cambria Math" w:hAnsi="Cambria Math"/>
              </w:rPr>
              <m:t>j</m:t>
            </w:ins>
          </m:r>
          <m:r>
            <w:ins w:id="935" w:author="Stoycho Rusinov" w:date="2026-08-08T17:14:00Z">
              <m:rPr>
                <m:sty m:val="p"/>
              </m:rPr>
              <w:rPr>
                <w:rFonts w:ascii="Cambria Math" w:hAnsi="Cambria Math"/>
              </w:rPr>
              <m:t>}</m:t>
            </w:ins>
          </m:r>
          <m:sSub>
            <m:sSubPr>
              <m:ctrlPr>
                <w:ins w:id="936" w:author="Stoycho Rusinov" w:date="2026-08-08T17:14:00Z">
                  <w:rPr>
                    <w:rFonts w:ascii="Cambria Math" w:hAnsi="Cambria Math"/>
                  </w:rPr>
                </w:ins>
              </m:ctrlPr>
            </m:sSubPr>
            <m:e>
              <m:r>
                <w:ins w:id="937" w:author="Stoycho Rusinov" w:date="2026-08-08T17:14:00Z">
                  <m:rPr>
                    <m:sty m:val="p"/>
                  </m:rPr>
                  <w:rPr>
                    <w:rFonts w:ascii="Cambria Math" w:hAnsi="Cambria Math"/>
                  </w:rPr>
                  <m:t>Post</m:t>
                </w:ins>
              </m:r>
            </m:e>
            <m:sub>
              <m:r>
                <w:ins w:id="938" w:author="Stoycho Rusinov" w:date="2026-08-08T17:14:00Z">
                  <w:rPr>
                    <w:rFonts w:ascii="Cambria Math" w:hAnsi="Cambria Math"/>
                  </w:rPr>
                  <m:t>t</m:t>
                </w:ins>
              </m:r>
            </m:sub>
          </m:sSub>
          <m:r>
            <m:rPr>
              <m:sty m:val="p"/>
            </m:rPr>
            <w:rPr>
              <w:rFonts w:ascii="Cambria Math" w:hAnsi="Cambria Math"/>
            </w:rPr>
            <m:t>+</m:t>
          </m:r>
          <m:sSubSup>
            <m:sSubSupPr>
              <m:ctrlPr>
                <w:del w:id="939" w:author="Stoycho Rusinov" w:date="2026-08-08T17:14:00Z">
                  <w:rPr>
                    <w:rFonts w:ascii="Cambria Math" w:hAnsi="Cambria Math" w:cstheme="minorHAnsi"/>
                  </w:rPr>
                </w:del>
              </m:ctrlPr>
            </m:sSubSupPr>
            <m:e>
              <m:r>
                <w:del w:id="940" w:author="Stoycho Rusinov" w:date="2026-08-08T17:14:00Z">
                  <m:rPr>
                    <m:sty m:val="bi"/>
                  </m:rPr>
                  <w:rPr>
                    <w:rFonts w:ascii="Cambria Math" w:hAnsi="Cambria Math" w:cstheme="minorHAnsi"/>
                  </w:rPr>
                  <m:t>X</m:t>
                </w:del>
              </m:r>
            </m:e>
            <m:sub>
              <m:r>
                <w:del w:id="941" w:author="Stoycho Rusinov" w:date="2026-08-08T17:14:00Z">
                  <w:rPr>
                    <w:rFonts w:ascii="Cambria Math" w:hAnsi="Cambria Math" w:cstheme="minorHAnsi"/>
                  </w:rPr>
                  <m:t>it</m:t>
                </w:del>
              </m:r>
            </m:sub>
            <m:sup>
              <m:r>
                <w:del w:id="942" w:author="Stoycho Rusinov" w:date="2026-08-08T17:14:00Z">
                  <m:rPr>
                    <m:sty m:val="p"/>
                  </m:rPr>
                  <w:rPr>
                    <w:rFonts w:ascii="Cambria Math" w:hAnsi="Cambria Math" w:cstheme="minorHAnsi"/>
                  </w:rPr>
                  <m:t>'</m:t>
                </w:del>
              </m:r>
            </m:sup>
          </m:sSubSup>
          <m:r>
            <w:del w:id="943" w:author="Stoycho Rusinov" w:date="2026-08-08T17:14:00Z">
              <m:rPr>
                <m:sty m:val="bi"/>
              </m:rPr>
              <w:rPr>
                <w:rFonts w:ascii="Cambria Math" w:hAnsi="Cambria Math" w:cstheme="minorHAnsi"/>
              </w:rPr>
              <m:t>ρ</m:t>
            </w:del>
          </m:r>
          <m:sSub>
            <m:sSubPr>
              <m:ctrlPr>
                <w:ins w:id="944" w:author="Stoycho Rusinov" w:date="2026-08-08T17:14:00Z">
                  <w:rPr>
                    <w:rFonts w:ascii="Cambria Math" w:hAnsi="Cambria Math"/>
                  </w:rPr>
                </w:ins>
              </m:ctrlPr>
            </m:sSubPr>
            <m:e>
              <m:r>
                <w:ins w:id="945" w:author="Stoycho Rusinov" w:date="2026-08-08T17:14:00Z">
                  <m:rPr>
                    <m:sty m:val="b"/>
                  </m:rPr>
                  <w:rPr>
                    <w:rFonts w:ascii="Cambria Math" w:hAnsi="Cambria Math"/>
                  </w:rPr>
                  <m:t>X</m:t>
                </w:ins>
              </m:r>
            </m:e>
            <m:sub>
              <m:r>
                <w:ins w:id="946" w:author="Stoycho Rusinov" w:date="2026-08-08T17:14:00Z">
                  <w:rPr>
                    <w:rFonts w:ascii="Cambria Math" w:hAnsi="Cambria Math"/>
                  </w:rPr>
                  <m:t>it</m:t>
                </w:ins>
              </m:r>
            </m:sub>
          </m:sSub>
          <m:r>
            <w:ins w:id="947" w:author="Stoycho Rusinov" w:date="2026-08-08T17:14:00Z">
              <m:rPr>
                <m:sty m:val="p"/>
              </m:rPr>
              <w:rPr>
                <w:rFonts w:ascii="Cambria Math" w:hAnsi="Cambria Math"/>
              </w:rPr>
              <m:t>'</m:t>
            </w:ins>
          </m:r>
          <m:r>
            <w:ins w:id="948" w:author="Stoycho Rusinov" w:date="2026-08-08T17:14:00Z">
              <m:rPr>
                <m:sty m:val="b"/>
              </m:rPr>
              <w:rPr>
                <w:rFonts w:ascii="Cambria Math" w:hAnsi="Cambria Math"/>
              </w:rPr>
              <m:t>ρ</m:t>
            </w:ins>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it</m:t>
              </m:r>
            </m:sub>
          </m:sSub>
          <m:r>
            <w:del w:id="949" w:author="Stoycho Rusinov" w:date="2026-08-08T17:14:00Z">
              <m:rPr>
                <m:sty m:val="p"/>
              </m:rPr>
              <w:rPr>
                <w:rFonts w:ascii="Cambria Math" w:hAnsi="Cambria Math" w:cstheme="minorHAnsi"/>
              </w:rPr>
              <m:t>,</m:t>
            </w:del>
          </m:r>
          <m:r>
            <w:ins w:id="950" w:author="Stoycho Rusinov" w:date="2026-08-08T17:14:00Z">
              <m:rPr>
                <m:sty m:val="p"/>
              </m:rPr>
              <w:rPr>
                <w:rFonts w:ascii="Cambria Math" w:hAnsi="Cambria Math"/>
              </w:rPr>
              <m:t>.</m:t>
            </w:ins>
          </m:r>
        </m:oMath>
      </m:oMathPara>
    </w:p>
    <w:p w14:paraId="2727652B" w14:textId="6598375B" w:rsidR="00D22D75" w:rsidRPr="00683078" w:rsidDel="000E33CA" w:rsidRDefault="001F394D" w:rsidP="000E33CA">
      <w:pPr>
        <w:pStyle w:val="FirstParagraph"/>
        <w:spacing w:after="0" w:line="360" w:lineRule="auto"/>
        <w:rPr>
          <w:rFonts w:asciiTheme="minorHAnsi" w:hAnsiTheme="minorHAnsi"/>
        </w:rPr>
      </w:pPr>
      <w:del w:id="951" w:author="Stoycho Rusinov" w:date="2026-08-08T17:14:00Z">
        <w:r>
          <w:rPr>
            <w:rFonts w:asciiTheme="minorHAnsi" w:hAnsiTheme="minorHAnsi" w:cstheme="minorHAnsi"/>
          </w:rPr>
          <w:delText xml:space="preserve">where </w:delText>
        </w:r>
        <m:oMath>
          <m:sSub>
            <m:sSubPr>
              <m:ctrlPr>
                <w:rPr>
                  <w:rFonts w:ascii="Cambria Math" w:hAnsi="Cambria Math" w:cstheme="minorHAnsi"/>
                </w:rPr>
              </m:ctrlPr>
            </m:sSubPr>
            <m:e>
              <m:r>
                <w:rPr>
                  <w:rFonts w:ascii="Cambria Math" w:hAnsi="Cambria Math" w:cstheme="minorHAnsi"/>
                </w:rPr>
                <m:t>α</m:t>
              </m:r>
            </m:e>
            <m:sub>
              <m:r>
                <w:rPr>
                  <w:rFonts w:ascii="Cambria Math" w:hAnsi="Cambria Math" w:cstheme="minorHAnsi"/>
                </w:rPr>
                <m:t>i</m:t>
              </m:r>
            </m:sub>
          </m:sSub>
        </m:oMath>
      </w:del>
      <w:ins w:id="952" w:author="Stoycho Rusinov" w:date="2026-08-08T17:14:00Z">
        <w:r>
          <w:rPr>
            <w:rFonts w:asciiTheme="minorHAnsi" w:hAnsiTheme="minorHAnsi" w:cstheme="minorHAnsi"/>
          </w:rPr>
          <w:t>Here α</w:t>
        </w:r>
        <w:proofErr w:type="spellStart"/>
        <w:r>
          <w:rPr>
            <w:rFonts w:asciiTheme="minorHAnsi" w:hAnsiTheme="minorHAnsi" w:cstheme="minorHAnsi"/>
          </w:rPr>
          <w:t>i</w:t>
        </w:r>
      </w:ins>
      <w:proofErr w:type="spellEnd"/>
      <w:r>
        <w:rPr>
          <w:rFonts w:asciiTheme="minorHAnsi" w:hAnsiTheme="minorHAnsi" w:cstheme="minorHAnsi"/>
        </w:rPr>
        <w:t xml:space="preserve"> and </w:t>
      </w:r>
      <m:oMath>
        <m:sSub>
          <m:sSubPr>
            <m:ctrlPr>
              <w:del w:id="953" w:author="Stoycho Rusinov" w:date="2026-08-08T17:14:00Z">
                <w:rPr>
                  <w:rFonts w:ascii="Cambria Math" w:hAnsi="Cambria Math" w:cstheme="minorHAnsi"/>
                </w:rPr>
              </w:del>
            </m:ctrlPr>
          </m:sSubPr>
          <m:e>
            <m:r>
              <w:del w:id="954" w:author="Stoycho Rusinov" w:date="2026-08-08T17:14:00Z">
                <w:rPr>
                  <w:rFonts w:ascii="Cambria Math" w:hAnsi="Cambria Math" w:cstheme="minorHAnsi"/>
                </w:rPr>
                <m:t>γ</m:t>
              </w:del>
            </m:r>
          </m:e>
          <m:sub>
            <m:r>
              <w:del w:id="955" w:author="Stoycho Rusinov" w:date="2026-08-08T17:14:00Z">
                <w:rPr>
                  <w:rFonts w:ascii="Cambria Math" w:hAnsi="Cambria Math" w:cstheme="minorHAnsi"/>
                </w:rPr>
                <m:t>t</m:t>
              </w:del>
            </m:r>
          </m:sub>
        </m:sSub>
      </m:oMath>
      <w:proofErr w:type="spellStart"/>
      <w:ins w:id="956" w:author="Stoycho Rusinov" w:date="2026-08-08T17:14:00Z">
        <w:r>
          <w:rPr>
            <w:rFonts w:asciiTheme="minorHAnsi" w:hAnsiTheme="minorHAnsi" w:cstheme="minorHAnsi"/>
          </w:rPr>
          <w:t>γt</w:t>
        </w:r>
      </w:ins>
      <w:proofErr w:type="spellEnd"/>
      <w:r>
        <w:rPr>
          <w:rFonts w:asciiTheme="minorHAnsi" w:hAnsiTheme="minorHAnsi" w:cstheme="minorHAnsi"/>
        </w:rPr>
        <w:t xml:space="preserve"> are country and cycle fixed effects, </w:t>
      </w:r>
      <m:oMath>
        <m:sSub>
          <m:sSubPr>
            <m:ctrlPr>
              <w:del w:id="957" w:author="Stoycho Rusinov" w:date="2026-08-08T17:14:00Z">
                <w:rPr>
                  <w:rFonts w:ascii="Cambria Math" w:hAnsi="Cambria Math" w:cstheme="minorHAnsi"/>
                </w:rPr>
              </w:del>
            </m:ctrlPr>
          </m:sSubPr>
          <m:e>
            <m:r>
              <w:del w:id="958" w:author="Stoycho Rusinov" w:date="2026-08-08T17:14:00Z">
                <m:rPr>
                  <m:sty m:val="p"/>
                </m:rPr>
                <w:rPr>
                  <w:rFonts w:ascii="Cambria Math" w:hAnsi="Cambria Math" w:cstheme="minorHAnsi"/>
                </w:rPr>
                <m:t>Post</m:t>
              </w:del>
            </m:r>
          </m:e>
          <m:sub>
            <m:r>
              <w:del w:id="959" w:author="Stoycho Rusinov" w:date="2026-08-08T17:14:00Z">
                <w:rPr>
                  <w:rFonts w:ascii="Cambria Math" w:hAnsi="Cambria Math" w:cstheme="minorHAnsi"/>
                </w:rPr>
                <m:t>t</m:t>
              </w:del>
            </m:r>
          </m:sub>
        </m:sSub>
        <m:r>
          <w:del w:id="960" w:author="Stoycho Rusinov" w:date="2026-08-08T17:14:00Z">
            <m:rPr>
              <m:sty m:val="p"/>
            </m:rPr>
            <w:rPr>
              <w:rFonts w:ascii="Cambria Math" w:hAnsi="Cambria Math" w:cstheme="minorHAnsi"/>
            </w:rPr>
            <m:t>=</m:t>
          </w:del>
        </m:r>
        <m:r>
          <w:del w:id="961" w:author="Stoycho Rusinov" w:date="2026-08-08T17:14:00Z">
            <m:rPr>
              <m:sty m:val="b"/>
            </m:rPr>
            <w:rPr>
              <w:rFonts w:ascii="Cambria Math" w:hAnsi="Cambria Math" w:cstheme="minorHAnsi"/>
            </w:rPr>
            <m:t>1</m:t>
          </w:del>
        </m:r>
        <m:r>
          <w:del w:id="962" w:author="Stoycho Rusinov" w:date="2026-08-08T17:14:00Z">
            <w:rPr>
              <w:rFonts w:ascii="Cambria Math" w:hAnsi="Cambria Math" w:cstheme="minorHAnsi"/>
            </w:rPr>
            <m:t>​</m:t>
          </w:del>
        </m:r>
        <m:d>
          <m:dPr>
            <m:begChr m:val="["/>
            <m:endChr m:val="]"/>
            <m:ctrlPr>
              <w:del w:id="963" w:author="Stoycho Rusinov" w:date="2026-08-08T17:14:00Z">
                <w:rPr>
                  <w:rFonts w:ascii="Cambria Math" w:hAnsi="Cambria Math" w:cstheme="minorHAnsi"/>
                </w:rPr>
              </w:del>
            </m:ctrlPr>
          </m:dPr>
          <m:e>
            <m:r>
              <w:del w:id="964" w:author="Stoycho Rusinov" w:date="2026-08-08T17:14:00Z">
                <w:rPr>
                  <w:rFonts w:ascii="Cambria Math" w:hAnsi="Cambria Math" w:cstheme="minorHAnsi"/>
                </w:rPr>
                <m:t>t</m:t>
              </w:del>
            </m:r>
            <m:r>
              <w:del w:id="965" w:author="Stoycho Rusinov" w:date="2026-08-08T17:14:00Z">
                <m:rPr>
                  <m:sty m:val="p"/>
                </m:rPr>
                <w:rPr>
                  <w:rFonts w:ascii="Cambria Math" w:hAnsi="Cambria Math" w:cstheme="minorHAnsi"/>
                </w:rPr>
                <m:t>&gt;</m:t>
              </w:del>
            </m:r>
            <m:r>
              <w:del w:id="966" w:author="Stoycho Rusinov" w:date="2026-08-08T17:14:00Z">
                <w:rPr>
                  <w:rFonts w:ascii="Cambria Math" w:hAnsi="Cambria Math" w:cstheme="minorHAnsi"/>
                </w:rPr>
                <m:t>2020</m:t>
              </w:del>
            </m:r>
          </m:e>
        </m:d>
      </m:oMath>
      <w:del w:id="967" w:author="Stoycho Rusinov" w:date="2026-08-08T17:14:00Z">
        <w:r>
          <w:rPr>
            <w:rFonts w:asciiTheme="minorHAnsi" w:hAnsiTheme="minorHAnsi" w:cstheme="minorHAnsi"/>
          </w:rPr>
          <w:delText xml:space="preserve">, and </w:delText>
        </w:r>
        <m:oMath>
          <m:sSub>
            <m:sSubPr>
              <m:ctrlPr>
                <w:rPr>
                  <w:rFonts w:ascii="Cambria Math" w:hAnsi="Cambria Math" w:cstheme="minorHAnsi"/>
                </w:rPr>
              </m:ctrlPr>
            </m:sSubPr>
            <m:e>
              <m:r>
                <m:rPr>
                  <m:sty m:val="bi"/>
                </m:rPr>
                <w:rPr>
                  <w:rFonts w:ascii="Cambria Math" w:hAnsi="Cambria Math" w:cstheme="minorHAnsi"/>
                </w:rPr>
                <m:t>X</m:t>
              </m:r>
            </m:e>
            <m:sub>
              <m:r>
                <w:rPr>
                  <w:rFonts w:ascii="Cambria Math" w:hAnsi="Cambria Math" w:cstheme="minorHAnsi"/>
                </w:rPr>
                <m:t>it</m:t>
              </m:r>
            </m:sub>
          </m:sSub>
        </m:oMath>
        <w:r>
          <w:rPr>
            <w:rFonts w:asciiTheme="minorHAnsi" w:hAnsiTheme="minorHAnsi" w:cstheme="minorHAnsi"/>
          </w:rPr>
          <w:delText xml:space="preserve"> collects </w:delText>
        </w:r>
      </w:del>
      <w:proofErr w:type="spellStart"/>
      <w:ins w:id="968" w:author="Stoycho Rusinov" w:date="2026-08-08T17:14:00Z">
        <w:r>
          <w:rPr>
            <w:rFonts w:asciiTheme="minorHAnsi" w:hAnsiTheme="minorHAnsi" w:cstheme="minorHAnsi"/>
          </w:rPr>
          <w:t>Postt</w:t>
        </w:r>
        <w:proofErr w:type="spellEnd"/>
        <w:r>
          <w:rPr>
            <w:rFonts w:asciiTheme="minorHAnsi" w:hAnsiTheme="minorHAnsi" w:cstheme="minorHAnsi"/>
          </w:rPr>
          <w:t xml:space="preserve"> = 1{t &gt; 2020}, and </w:t>
        </w:r>
        <w:proofErr w:type="spellStart"/>
        <w:r>
          <w:rPr>
            <w:rFonts w:asciiTheme="minorHAnsi" w:hAnsiTheme="minorHAnsi" w:cstheme="minorHAnsi"/>
          </w:rPr>
          <w:t>Xit</w:t>
        </w:r>
        <w:proofErr w:type="spellEnd"/>
        <w:r>
          <w:rPr>
            <w:rFonts w:asciiTheme="minorHAnsi" w:hAnsiTheme="minorHAnsi" w:cstheme="minorHAnsi"/>
          </w:rPr>
          <w:t xml:space="preserve"> contains the </w:t>
        </w:r>
      </w:ins>
      <w:r>
        <w:rPr>
          <w:rFonts w:asciiTheme="minorHAnsi" w:hAnsiTheme="minorHAnsi" w:cstheme="minorHAnsi"/>
        </w:rPr>
        <w:t xml:space="preserve">time-varying controls </w:t>
      </w:r>
      <w:del w:id="969" w:author="Stoycho Rusinov" w:date="2026-08-08T17:14:00Z">
        <w:r w:rsidR="000E33CA">
          <w:rPr>
            <w:rFonts w:asciiTheme="minorHAnsi" w:hAnsiTheme="minorHAnsi" w:cstheme="minorHAnsi"/>
          </w:rPr>
          <w:delText xml:space="preserve">as </w:delText>
        </w:r>
      </w:del>
      <w:r>
        <w:rPr>
          <w:rFonts w:asciiTheme="minorHAnsi" w:hAnsiTheme="minorHAnsi" w:cstheme="minorHAnsi"/>
        </w:rPr>
        <w:t xml:space="preserve">described in the </w:t>
      </w:r>
      <w:del w:id="970" w:author="Stoycho Rusinov" w:date="2026-08-08T17:14:00Z">
        <w:r w:rsidR="000E33CA">
          <w:rPr>
            <w:rFonts w:asciiTheme="minorHAnsi" w:hAnsiTheme="minorHAnsi" w:cstheme="minorHAnsi"/>
          </w:rPr>
          <w:delText xml:space="preserve">original </w:delText>
        </w:r>
      </w:del>
      <w:r>
        <w:rPr>
          <w:rFonts w:asciiTheme="minorHAnsi" w:hAnsiTheme="minorHAnsi" w:cstheme="minorHAnsi"/>
        </w:rPr>
        <w:t xml:space="preserve">manuscript. </w:t>
      </w:r>
      <w:ins w:id="971" w:author="Stoycho Rusinov" w:date="2026-08-08T17:14:00Z">
        <w:r>
          <w:rPr>
            <w:rFonts w:asciiTheme="minorHAnsi" w:hAnsiTheme="minorHAnsi" w:cstheme="minorHAnsi"/>
          </w:rPr>
          <w:t xml:space="preserve">In matrix form, let W = </w:t>
        </w:r>
        <w:proofErr w:type="spellStart"/>
        <w:r>
          <w:rPr>
            <w:rFonts w:asciiTheme="minorHAnsi" w:hAnsiTheme="minorHAnsi" w:cstheme="minorHAnsi"/>
          </w:rPr>
          <w:t>diag</w:t>
        </w:r>
        <w:proofErr w:type="spellEnd"/>
        <w:r>
          <w:rPr>
            <w:rFonts w:asciiTheme="minorHAnsi" w:hAnsiTheme="minorHAnsi" w:cstheme="minorHAnsi"/>
          </w:rPr>
          <w:t>(</w:t>
        </w:r>
        <w:proofErr w:type="spellStart"/>
        <w:r>
          <w:rPr>
            <w:rFonts w:asciiTheme="minorHAnsi" w:hAnsiTheme="minorHAnsi" w:cstheme="minorHAnsi"/>
          </w:rPr>
          <w:t>ωi</w:t>
        </w:r>
        <w:proofErr w:type="spellEnd"/>
        <w:r>
          <w:rPr>
            <w:rFonts w:asciiTheme="minorHAnsi" w:hAnsiTheme="minorHAnsi" w:cstheme="minorHAnsi"/>
          </w:rPr>
          <w:t>).</w:t>
        </w:r>
      </w:ins>
    </w:p>
    <w:p w14:paraId="431596DC" w14:textId="5162F637" w:rsidR="00D22D75" w:rsidRPr="00C3586C" w:rsidRDefault="00683078" w:rsidP="000E33CA">
      <w:pPr>
        <w:pStyle w:val="FirstParagraph"/>
        <w:spacing w:after="0" w:line="360" w:lineRule="auto"/>
        <w:jc w:val="center"/>
        <w:rPr>
          <w:ins w:id="972" w:author="Stoycho Rusinov" w:date="2026-08-08T17:14:00Z"/>
          <w:rFonts w:asciiTheme="minorHAnsi" w:hAnsiTheme="minorHAnsi" w:cstheme="minorHAnsi"/>
        </w:rPr>
      </w:pPr>
      <m:oMathPara>
        <m:oMathParaPr>
          <m:jc m:val="center"/>
        </m:oMathParaPr>
        <m:oMath>
          <m:acc>
            <m:accPr>
              <m:ctrlPr>
                <w:ins w:id="973" w:author="Stoycho Rusinov" w:date="2026-08-08T17:14:00Z">
                  <w:rPr>
                    <w:rFonts w:ascii="Cambria Math" w:hAnsi="Cambria Math"/>
                  </w:rPr>
                </w:ins>
              </m:ctrlPr>
            </m:accPr>
            <m:e>
              <m:r>
                <w:ins w:id="974" w:author="Stoycho Rusinov" w:date="2026-08-08T17:14:00Z">
                  <m:rPr>
                    <m:sty m:val="b"/>
                  </m:rPr>
                  <w:rPr>
                    <w:rFonts w:ascii="Cambria Math" w:hAnsi="Cambria Math"/>
                  </w:rPr>
                  <m:t>θ</m:t>
                </w:ins>
              </m:r>
            </m:e>
          </m:acc>
          <m:r>
            <w:ins w:id="975" w:author="Stoycho Rusinov" w:date="2026-08-08T17:14:00Z">
              <m:rPr>
                <m:sty m:val="p"/>
              </m:rPr>
              <w:rPr>
                <w:rFonts w:ascii="Cambria Math" w:hAnsi="Cambria Math"/>
              </w:rPr>
              <m:t>=</m:t>
            </w:ins>
          </m:r>
          <m:limLow>
            <m:limLowPr>
              <m:ctrlPr>
                <w:ins w:id="976" w:author="Stoycho Rusinov" w:date="2026-08-08T17:14:00Z">
                  <w:rPr>
                    <w:rFonts w:ascii="Cambria Math" w:hAnsi="Cambria Math"/>
                  </w:rPr>
                </w:ins>
              </m:ctrlPr>
            </m:limLowPr>
            <m:e>
              <m:r>
                <w:ins w:id="977" w:author="Stoycho Rusinov" w:date="2026-08-08T17:14:00Z">
                  <m:rPr>
                    <m:sty m:val="p"/>
                  </m:rPr>
                  <w:rPr>
                    <w:rFonts w:ascii="Cambria Math" w:hAnsi="Cambria Math"/>
                  </w:rPr>
                  <m:t>arg min</m:t>
                </w:ins>
              </m:r>
            </m:e>
            <m:lim>
              <m:r>
                <w:ins w:id="978" w:author="Stoycho Rusinov" w:date="2026-08-08T17:14:00Z">
                  <m:rPr>
                    <m:sty m:val="b"/>
                  </m:rPr>
                  <w:rPr>
                    <w:rFonts w:ascii="Cambria Math" w:hAnsi="Cambria Math"/>
                  </w:rPr>
                  <m:t>θ</m:t>
                </w:ins>
              </m:r>
            </m:lim>
          </m:limLow>
          <m:r>
            <w:ins w:id="979" w:author="Stoycho Rusinov" w:date="2026-08-08T17:14:00Z">
              <w:rPr>
                <w:rFonts w:ascii="Cambria Math" w:hAnsi="Cambria Math"/>
              </w:rPr>
              <m:t> </m:t>
            </w:ins>
          </m:r>
          <m:d>
            <m:dPr>
              <m:ctrlPr>
                <w:ins w:id="980" w:author="Stoycho Rusinov" w:date="2026-08-08T17:14:00Z">
                  <w:rPr>
                    <w:rFonts w:ascii="Cambria Math" w:hAnsi="Cambria Math"/>
                  </w:rPr>
                </w:ins>
              </m:ctrlPr>
            </m:dPr>
            <m:e>
              <m:r>
                <w:ins w:id="981" w:author="Stoycho Rusinov" w:date="2026-08-08T17:14:00Z">
                  <m:rPr>
                    <m:sty m:val="b"/>
                  </m:rPr>
                  <w:rPr>
                    <w:rFonts w:ascii="Cambria Math" w:hAnsi="Cambria Math"/>
                  </w:rPr>
                  <m:t>Y</m:t>
                </w:ins>
              </m:r>
              <m:r>
                <w:ins w:id="982" w:author="Stoycho Rusinov" w:date="2026-08-08T17:14:00Z">
                  <m:rPr>
                    <m:sty m:val="p"/>
                  </m:rPr>
                  <w:rPr>
                    <w:rFonts w:ascii="Cambria Math" w:hAnsi="Cambria Math"/>
                  </w:rPr>
                  <m:t>-</m:t>
                </w:ins>
              </m:r>
              <m:r>
                <w:ins w:id="983" w:author="Stoycho Rusinov" w:date="2026-08-08T17:14:00Z">
                  <m:rPr>
                    <m:sty m:val="b"/>
                  </m:rPr>
                  <w:rPr>
                    <w:rFonts w:ascii="Cambria Math" w:hAnsi="Cambria Math"/>
                  </w:rPr>
                  <m:t>Xθ</m:t>
                </w:ins>
              </m:r>
            </m:e>
          </m:d>
          <m:r>
            <w:ins w:id="984" w:author="Stoycho Rusinov" w:date="2026-08-08T17:14:00Z">
              <m:rPr>
                <m:sty m:val="p"/>
              </m:rPr>
              <w:rPr>
                <w:rFonts w:ascii="Cambria Math" w:hAnsi="Cambria Math"/>
              </w:rPr>
              <m:t>'</m:t>
            </w:ins>
          </m:r>
          <m:r>
            <w:ins w:id="985" w:author="Stoycho Rusinov" w:date="2026-08-08T17:14:00Z">
              <m:rPr>
                <m:sty m:val="b"/>
              </m:rPr>
              <w:rPr>
                <w:rFonts w:ascii="Cambria Math" w:hAnsi="Cambria Math"/>
              </w:rPr>
              <m:t>W</m:t>
            </w:ins>
          </m:r>
          <m:d>
            <m:dPr>
              <m:ctrlPr>
                <w:ins w:id="986" w:author="Stoycho Rusinov" w:date="2026-08-08T17:14:00Z">
                  <w:rPr>
                    <w:rFonts w:ascii="Cambria Math" w:hAnsi="Cambria Math"/>
                  </w:rPr>
                </w:ins>
              </m:ctrlPr>
            </m:dPr>
            <m:e>
              <m:r>
                <w:ins w:id="987" w:author="Stoycho Rusinov" w:date="2026-08-08T17:14:00Z">
                  <m:rPr>
                    <m:sty m:val="b"/>
                  </m:rPr>
                  <w:rPr>
                    <w:rFonts w:ascii="Cambria Math" w:hAnsi="Cambria Math"/>
                  </w:rPr>
                  <m:t>Y</m:t>
                </w:ins>
              </m:r>
              <m:r>
                <w:ins w:id="988" w:author="Stoycho Rusinov" w:date="2026-08-08T17:14:00Z">
                  <m:rPr>
                    <m:sty m:val="p"/>
                  </m:rPr>
                  <w:rPr>
                    <w:rFonts w:ascii="Cambria Math" w:hAnsi="Cambria Math"/>
                  </w:rPr>
                  <m:t>-</m:t>
                </w:ins>
              </m:r>
              <m:r>
                <w:ins w:id="989" w:author="Stoycho Rusinov" w:date="2026-08-08T17:14:00Z">
                  <m:rPr>
                    <m:sty m:val="b"/>
                  </m:rPr>
                  <w:rPr>
                    <w:rFonts w:ascii="Cambria Math" w:hAnsi="Cambria Math"/>
                  </w:rPr>
                  <m:t>Xθ</m:t>
                </w:ins>
              </m:r>
            </m:e>
          </m:d>
          <m:r>
            <w:ins w:id="990" w:author="Stoycho Rusinov" w:date="2026-08-08T17:14:00Z">
              <m:rPr>
                <m:sty m:val="p"/>
              </m:rPr>
              <w:rPr>
                <w:rFonts w:ascii="Cambria Math" w:hAnsi="Cambria Math"/>
              </w:rPr>
              <m:t>=</m:t>
            </w:ins>
          </m:r>
          <m:sSup>
            <m:sSupPr>
              <m:ctrlPr>
                <w:ins w:id="991" w:author="Stoycho Rusinov" w:date="2026-08-08T17:14:00Z">
                  <w:rPr>
                    <w:rFonts w:ascii="Cambria Math" w:hAnsi="Cambria Math"/>
                  </w:rPr>
                </w:ins>
              </m:ctrlPr>
            </m:sSupPr>
            <m:e>
              <m:d>
                <m:dPr>
                  <m:ctrlPr>
                    <w:ins w:id="992" w:author="Stoycho Rusinov" w:date="2026-08-08T17:14:00Z">
                      <w:rPr>
                        <w:rFonts w:ascii="Cambria Math" w:hAnsi="Cambria Math"/>
                      </w:rPr>
                    </w:ins>
                  </m:ctrlPr>
                </m:dPr>
                <m:e>
                  <m:r>
                    <w:ins w:id="993" w:author="Stoycho Rusinov" w:date="2026-08-08T17:14:00Z">
                      <m:rPr>
                        <m:sty m:val="b"/>
                      </m:rPr>
                      <w:rPr>
                        <w:rFonts w:ascii="Cambria Math" w:hAnsi="Cambria Math"/>
                      </w:rPr>
                      <m:t>X</m:t>
                    </w:ins>
                  </m:r>
                  <m:r>
                    <w:ins w:id="994" w:author="Stoycho Rusinov" w:date="2026-08-08T17:14:00Z">
                      <m:rPr>
                        <m:sty m:val="p"/>
                      </m:rPr>
                      <w:rPr>
                        <w:rFonts w:ascii="Cambria Math" w:hAnsi="Cambria Math"/>
                      </w:rPr>
                      <m:t>'</m:t>
                    </w:ins>
                  </m:r>
                  <m:r>
                    <w:ins w:id="995" w:author="Stoycho Rusinov" w:date="2026-08-08T17:14:00Z">
                      <m:rPr>
                        <m:sty m:val="b"/>
                      </m:rPr>
                      <w:rPr>
                        <w:rFonts w:ascii="Cambria Math" w:hAnsi="Cambria Math"/>
                      </w:rPr>
                      <m:t>WX</m:t>
                    </w:ins>
                  </m:r>
                </m:e>
              </m:d>
            </m:e>
            <m:sup>
              <m:r>
                <w:ins w:id="996" w:author="Stoycho Rusinov" w:date="2026-08-08T17:14:00Z">
                  <m:rPr>
                    <m:sty m:val="p"/>
                  </m:rPr>
                  <w:rPr>
                    <w:rFonts w:ascii="Cambria Math" w:hAnsi="Cambria Math"/>
                  </w:rPr>
                  <m:t>-</m:t>
                </w:ins>
              </m:r>
              <m:r>
                <w:ins w:id="997" w:author="Stoycho Rusinov" w:date="2026-08-08T17:14:00Z">
                  <w:rPr>
                    <w:rFonts w:ascii="Cambria Math" w:hAnsi="Cambria Math"/>
                  </w:rPr>
                  <m:t>1</m:t>
                </w:ins>
              </m:r>
            </m:sup>
          </m:sSup>
          <m:r>
            <w:ins w:id="998" w:author="Stoycho Rusinov" w:date="2026-08-08T17:14:00Z">
              <m:rPr>
                <m:sty m:val="b"/>
              </m:rPr>
              <w:rPr>
                <w:rFonts w:ascii="Cambria Math" w:hAnsi="Cambria Math"/>
              </w:rPr>
              <m:t>X</m:t>
            </w:ins>
          </m:r>
          <m:r>
            <w:ins w:id="999" w:author="Stoycho Rusinov" w:date="2026-08-08T17:14:00Z">
              <m:rPr>
                <m:sty m:val="p"/>
              </m:rPr>
              <w:rPr>
                <w:rFonts w:ascii="Cambria Math" w:hAnsi="Cambria Math"/>
              </w:rPr>
              <m:t>'</m:t>
            </w:ins>
          </m:r>
          <m:r>
            <w:ins w:id="1000" w:author="Stoycho Rusinov" w:date="2026-08-08T17:14:00Z">
              <m:rPr>
                <m:sty m:val="b"/>
              </m:rPr>
              <w:rPr>
                <w:rFonts w:ascii="Cambria Math" w:hAnsi="Cambria Math"/>
              </w:rPr>
              <m:t>WY</m:t>
            </w:ins>
          </m:r>
          <m:r>
            <w:ins w:id="1001" w:author="Stoycho Rusinov" w:date="2026-08-08T17:14:00Z">
              <m:rPr>
                <m:sty m:val="p"/>
              </m:rPr>
              <w:rPr>
                <w:rFonts w:ascii="Cambria Math" w:hAnsi="Cambria Math"/>
              </w:rPr>
              <m:t>.</m:t>
            </w:ins>
          </m:r>
        </m:oMath>
      </m:oMathPara>
    </w:p>
    <w:p w14:paraId="0611A72D" w14:textId="375AE3FE" w:rsidR="00236015" w:rsidRPr="00C3586C" w:rsidRDefault="008B0A6B" w:rsidP="00C3586C">
      <w:pPr>
        <w:pStyle w:val="Heading1"/>
        <w:spacing w:after="0" w:line="360" w:lineRule="auto"/>
        <w:rPr>
          <w:rFonts w:asciiTheme="minorHAnsi" w:hAnsiTheme="minorHAnsi" w:cstheme="minorHAnsi"/>
        </w:rPr>
      </w:pPr>
      <w:r>
        <w:rPr>
          <w:rFonts w:asciiTheme="minorHAnsi" w:hAnsiTheme="minorHAnsi" w:cstheme="minorHAnsi"/>
        </w:rPr>
        <w:t xml:space="preserve">II. From a constant-elasticity demand model to the </w:t>
      </w:r>
      <w:proofErr w:type="spellStart"/>
      <w:r>
        <w:rPr>
          <w:rFonts w:asciiTheme="minorHAnsi" w:hAnsiTheme="minorHAnsi" w:cstheme="minorHAnsi"/>
        </w:rPr>
        <w:t>DiD</w:t>
      </w:r>
      <w:proofErr w:type="spellEnd"/>
      <w:r>
        <w:rPr>
          <w:rFonts w:asciiTheme="minorHAnsi" w:hAnsiTheme="minorHAnsi" w:cstheme="minorHAnsi"/>
        </w:rPr>
        <w:t xml:space="preserve"> specification</w:t>
      </w:r>
    </w:p>
    <w:p w14:paraId="4A500693" w14:textId="77777777" w:rsidR="00236015" w:rsidRPr="00C3586C" w:rsidRDefault="008B0A6B" w:rsidP="00C3586C">
      <w:pPr>
        <w:spacing w:line="360" w:lineRule="auto"/>
        <w:rPr>
          <w:del w:id="1002" w:author="Stoycho Rusinov" w:date="2026-08-08T17:14:00Z"/>
          <w:rFonts w:asciiTheme="minorHAnsi" w:hAnsiTheme="minorHAnsi" w:cstheme="minorHAnsi"/>
        </w:rPr>
      </w:pPr>
      <w:r>
        <w:rPr>
          <w:rFonts w:asciiTheme="minorHAnsi" w:hAnsiTheme="minorHAnsi" w:cstheme="minorHAnsi"/>
        </w:rPr>
        <w:t>Clifton-</w:t>
      </w:r>
      <w:proofErr w:type="spellStart"/>
      <w:r>
        <w:rPr>
          <w:rFonts w:asciiTheme="minorHAnsi" w:hAnsiTheme="minorHAnsi" w:cstheme="minorHAnsi"/>
        </w:rPr>
        <w:t>Sprigg</w:t>
      </w:r>
      <w:proofErr w:type="spellEnd"/>
      <w:r>
        <w:rPr>
          <w:rFonts w:asciiTheme="minorHAnsi" w:hAnsiTheme="minorHAnsi" w:cstheme="minorHAnsi"/>
        </w:rPr>
        <w:t xml:space="preserve"> et al. (2025) </w:t>
      </w:r>
      <w:del w:id="1003" w:author="Stoycho Rusinov" w:date="2026-08-08T17:14:00Z">
        <w:r>
          <w:rPr>
            <w:rFonts w:asciiTheme="minorHAnsi" w:hAnsiTheme="minorHAnsi" w:cstheme="minorHAnsi"/>
          </w:rPr>
          <w:delText xml:space="preserve">use the ATE in synthetic DiD to estimate the average collapse in applicant numbers for higher education in the UK and </w:delText>
        </w:r>
      </w:del>
      <w:r>
        <w:rPr>
          <w:rFonts w:asciiTheme="minorHAnsi" w:hAnsiTheme="minorHAnsi" w:cstheme="minorHAnsi"/>
        </w:rPr>
        <w:t xml:space="preserve">derive a mechanical elasticity from </w:t>
      </w:r>
      <w:del w:id="1004" w:author="Stoycho Rusinov" w:date="2026-08-08T17:14:00Z">
        <w:r>
          <w:rPr>
            <w:rFonts w:asciiTheme="minorHAnsi" w:hAnsiTheme="minorHAnsi" w:cstheme="minorHAnsi"/>
          </w:rPr>
          <w:delText xml:space="preserve">that estimate. Their approach, however, lacks a robust theoretical foundation for the elasticity coefficients. In particular, no functional form or </w:delText>
        </w:r>
      </w:del>
      <w:ins w:id="1005" w:author="Stoycho Rusinov" w:date="2026-08-08T17:14:00Z">
        <w:r>
          <w:rPr>
            <w:rFonts w:asciiTheme="minorHAnsi" w:hAnsiTheme="minorHAnsi" w:cstheme="minorHAnsi"/>
          </w:rPr>
          <w:t>a synthetic-</w:t>
        </w:r>
        <w:proofErr w:type="spellStart"/>
        <w:r>
          <w:rPr>
            <w:rFonts w:asciiTheme="minorHAnsi" w:hAnsiTheme="minorHAnsi" w:cstheme="minorHAnsi"/>
          </w:rPr>
          <w:t>DiD</w:t>
        </w:r>
        <w:proofErr w:type="spellEnd"/>
        <w:r>
          <w:rPr>
            <w:rFonts w:asciiTheme="minorHAnsi" w:hAnsiTheme="minorHAnsi" w:cstheme="minorHAnsi"/>
          </w:rPr>
          <w:t xml:space="preserve"> average treatment effect. To state the </w:t>
        </w:r>
      </w:ins>
      <w:r>
        <w:rPr>
          <w:rFonts w:asciiTheme="minorHAnsi" w:hAnsiTheme="minorHAnsi" w:cstheme="minorHAnsi"/>
        </w:rPr>
        <w:t xml:space="preserve">structural </w:t>
      </w:r>
      <w:del w:id="1006" w:author="Stoycho Rusinov" w:date="2026-08-08T17:14:00Z">
        <w:r>
          <w:rPr>
            <w:rFonts w:asciiTheme="minorHAnsi" w:hAnsiTheme="minorHAnsi" w:cstheme="minorHAnsi"/>
          </w:rPr>
          <w:delText>assumption is invoked to ensure that the implied elasticity is interpretable as a true demand-side parameter. Their design also abstracts from the heterogeneity in demand elasticity across affected EU countries, a limitation we address directly.</w:delText>
        </w:r>
      </w:del>
    </w:p>
    <w:p w14:paraId="6E470DD6" w14:textId="49370E34" w:rsidR="00236015" w:rsidRPr="00C3586C" w:rsidRDefault="008B0A6B" w:rsidP="00C3586C">
      <w:pPr>
        <w:spacing w:line="360" w:lineRule="auto"/>
        <w:rPr>
          <w:rFonts w:asciiTheme="minorHAnsi" w:hAnsiTheme="minorHAnsi" w:cstheme="minorHAnsi"/>
        </w:rPr>
        <w:pPrChange w:id="1007" w:author="Stoycho Rusinov" w:date="2026-08-08T17:14:00Z">
          <w:pPr>
            <w:spacing w:line="360" w:lineRule="auto"/>
            <w:ind w:firstLine="720"/>
          </w:pPr>
        </w:pPrChange>
      </w:pPr>
      <w:del w:id="1008" w:author="Stoycho Rusinov" w:date="2026-08-08T17:14:00Z">
        <w:r>
          <w:rPr>
            <w:rFonts w:asciiTheme="minorHAnsi" w:hAnsiTheme="minorHAnsi" w:cstheme="minorHAnsi"/>
          </w:rPr>
          <w:delText>To derive demand elasticities theoretically from a DiD (or DiD-adjacent) design</w:delText>
        </w:r>
      </w:del>
      <w:ins w:id="1009" w:author="Stoycho Rusinov" w:date="2026-08-08T17:14:00Z">
        <w:r>
          <w:rPr>
            <w:rFonts w:asciiTheme="minorHAnsi" w:hAnsiTheme="minorHAnsi" w:cstheme="minorHAnsi"/>
          </w:rPr>
          <w:t>assumptions needed for the present transformation</w:t>
        </w:r>
      </w:ins>
      <w:r>
        <w:rPr>
          <w:rFonts w:asciiTheme="minorHAnsi" w:hAnsiTheme="minorHAnsi" w:cstheme="minorHAnsi"/>
        </w:rPr>
        <w:t xml:space="preserve">, consider a segmented </w:t>
      </w:r>
      <w:ins w:id="1010" w:author="Stoycho Rusinov" w:date="2026-08-08T17:14:00Z">
        <w:r>
          <w:rPr>
            <w:rFonts w:asciiTheme="minorHAnsi" w:hAnsiTheme="minorHAnsi" w:cstheme="minorHAnsi"/>
          </w:rPr>
          <w:t xml:space="preserve">constant-elasticity </w:t>
        </w:r>
      </w:ins>
      <w:r>
        <w:rPr>
          <w:rFonts w:asciiTheme="minorHAnsi" w:hAnsiTheme="minorHAnsi" w:cstheme="minorHAnsi"/>
        </w:rPr>
        <w:t xml:space="preserve">demand system indexed by origin </w:t>
      </w:r>
      <w:del w:id="1011" w:author="Stoycho Rusinov" w:date="2026-08-08T17:14:00Z">
        <w:r>
          <w:rPr>
            <w:rFonts w:asciiTheme="minorHAnsi" w:hAnsiTheme="minorHAnsi" w:cstheme="minorHAnsi"/>
          </w:rPr>
          <w:delText xml:space="preserve">country </w:delText>
        </w:r>
        <m:oMath>
          <m:r>
            <w:rPr>
              <w:rFonts w:ascii="Cambria Math" w:hAnsi="Cambria Math" w:cstheme="minorHAnsi"/>
            </w:rPr>
            <m:t>j</m:t>
          </m:r>
        </m:oMath>
      </w:del>
      <w:ins w:id="1012" w:author="Stoycho Rusinov" w:date="2026-08-08T17:14:00Z">
        <w:r>
          <w:rPr>
            <w:rFonts w:asciiTheme="minorHAnsi" w:hAnsiTheme="minorHAnsi" w:cstheme="minorHAnsi"/>
          </w:rPr>
          <w:t>j</w:t>
        </w:r>
      </w:ins>
      <w:r>
        <w:rPr>
          <w:rFonts w:asciiTheme="minorHAnsi" w:hAnsiTheme="minorHAnsi" w:cstheme="minorHAnsi"/>
        </w:rPr>
        <w:t xml:space="preserve"> and year </w:t>
      </w:r>
      <m:oMath>
        <m:r>
          <w:del w:id="1013" w:author="Stoycho Rusinov" w:date="2026-08-08T17:14:00Z">
            <w:rPr>
              <w:rFonts w:ascii="Cambria Math" w:hAnsi="Cambria Math" w:cstheme="minorHAnsi"/>
            </w:rPr>
            <m:t>t</m:t>
          </w:del>
        </m:r>
      </m:oMath>
      <w:del w:id="1014" w:author="Stoycho Rusinov" w:date="2026-08-08T17:14:00Z">
        <w:r>
          <w:rPr>
            <w:rFonts w:asciiTheme="minorHAnsi" w:hAnsiTheme="minorHAnsi" w:cstheme="minorHAnsi"/>
          </w:rPr>
          <w:delText xml:space="preserve">. Let </w:delText>
        </w:r>
        <m:oMath>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oMath>
        <w:r>
          <w:rPr>
            <w:rFonts w:asciiTheme="minorHAnsi" w:hAnsiTheme="minorHAnsi" w:cstheme="minorHAnsi"/>
          </w:rPr>
          <w:delText xml:space="preserve"> denote the applicant count from country </w:delText>
        </w:r>
        <m:oMath>
          <m:r>
            <w:rPr>
              <w:rFonts w:ascii="Cambria Math" w:hAnsi="Cambria Math" w:cstheme="minorHAnsi"/>
            </w:rPr>
            <m:t>j</m:t>
          </m:r>
        </m:oMath>
        <w:r>
          <w:rPr>
            <w:rFonts w:asciiTheme="minorHAnsi" w:hAnsiTheme="minorHAnsi" w:cstheme="minorHAnsi"/>
          </w:rPr>
          <w:delText xml:space="preserve"> to UK universities, and </w:delText>
        </w:r>
        <m:oMath>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oMath>
        <w:r>
          <w:rPr>
            <w:rFonts w:asciiTheme="minorHAnsi" w:hAnsiTheme="minorHAnsi" w:cstheme="minorHAnsi"/>
          </w:rPr>
          <w:delText xml:space="preserve"> the effective tuition price faced by students from </w:delText>
        </w:r>
        <m:oMath>
          <m:r>
            <w:rPr>
              <w:rFonts w:ascii="Cambria Math" w:hAnsi="Cambria Math" w:cstheme="minorHAnsi"/>
            </w:rPr>
            <m:t>j</m:t>
          </m:r>
        </m:oMath>
        <w:r>
          <w:rPr>
            <w:rFonts w:asciiTheme="minorHAnsi" w:hAnsiTheme="minorHAnsi" w:cstheme="minorHAnsi"/>
          </w:rPr>
          <w:delText>. A standard log–linear (constant-elasticity) demand specification with heterogeneous elasticities can be written as:</w:delText>
        </w:r>
      </w:del>
      <w:ins w:id="1015" w:author="Stoycho Rusinov" w:date="2026-08-08T17:14:00Z">
        <w:r>
          <w:rPr>
            <w:rFonts w:asciiTheme="minorHAnsi" w:hAnsiTheme="minorHAnsi" w:cstheme="minorHAnsi"/>
          </w:rPr>
          <w:t>t.</w:t>
        </w:r>
      </w:ins>
    </w:p>
    <w:p w14:paraId="36EAB631" w14:textId="6028B110" w:rsidR="00236015" w:rsidRPr="00C3586C" w:rsidRDefault="008B0A6B" w:rsidP="000A19E0">
      <w:pPr>
        <w:spacing w:line="360" w:lineRule="auto"/>
        <w:ind w:firstLine="720"/>
        <w:rPr>
          <w:ins w:id="1016" w:author="Stoycho Rusinov" w:date="2026-08-08T17:14:00Z"/>
          <w:rFonts w:asciiTheme="minorHAnsi" w:hAnsiTheme="minorHAnsi" w:cstheme="minorHAnsi"/>
        </w:rPr>
      </w:pPr>
      <w:del w:id="1017" w:author="Stoycho Rusinov" w:date="2026-08-08T17:14:00Z">
        <w:r>
          <w:rPr>
            <w:rFonts w:asciiTheme="minorHAnsi" w:hAnsiTheme="minorHAnsi" w:cstheme="minorHAnsi"/>
          </w:rPr>
          <w:lastRenderedPageBreak/>
          <w:tab/>
        </w:r>
        <m:oMath>
          <m:func>
            <m:funcPr>
              <m:ctrlPr>
                <w:rPr>
                  <w:rFonts w:ascii="Cambria Math" w:hAnsi="Cambria Math" w:cstheme="minorHAnsi"/>
                </w:rPr>
              </m:ctrlPr>
            </m:funcPr>
            <m:fName>
              <m:r>
                <m:rPr>
                  <m:sty m:val="p"/>
                </m:rP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j</m:t>
              </m:r>
            </m:sub>
          </m:sSub>
        </m:oMath>
      </w:del>
      <w:ins w:id="1018" w:author="Stoycho Rusinov" w:date="2026-08-08T17:14:00Z">
        <w:r>
          <w:rPr>
            <w:rFonts w:asciiTheme="minorHAnsi" w:hAnsiTheme="minorHAnsi" w:cstheme="minorHAnsi"/>
          </w:rPr>
          <w:t xml:space="preserve">Let </w:t>
        </w:r>
        <w:proofErr w:type="spellStart"/>
        <w:proofErr w:type="gramStart"/>
        <w:r>
          <w:rPr>
            <w:rFonts w:asciiTheme="minorHAnsi" w:hAnsiTheme="minorHAnsi" w:cstheme="minorHAnsi"/>
          </w:rPr>
          <w:t>Qj,t</w:t>
        </w:r>
        <w:proofErr w:type="spellEnd"/>
        <w:proofErr w:type="gramEnd"/>
        <w:r>
          <w:rPr>
            <w:rFonts w:asciiTheme="minorHAnsi" w:hAnsiTheme="minorHAnsi" w:cstheme="minorHAnsi"/>
          </w:rPr>
          <w:t xml:space="preserve"> denote applicants from origin j and </w:t>
        </w:r>
        <w:proofErr w:type="spellStart"/>
        <w:r>
          <w:rPr>
            <w:rFonts w:asciiTheme="minorHAnsi" w:hAnsiTheme="minorHAnsi" w:cstheme="minorHAnsi"/>
          </w:rPr>
          <w:t>Pj,t</w:t>
        </w:r>
        <w:proofErr w:type="spellEnd"/>
        <w:r>
          <w:rPr>
            <w:rFonts w:asciiTheme="minorHAnsi" w:hAnsiTheme="minorHAnsi" w:cstheme="minorHAnsi"/>
          </w:rPr>
          <w:t xml:space="preserve"> the effective price they face. A signed country-specific elasticity model is</w:t>
        </w:r>
      </w:ins>
    </w:p>
    <w:p w14:paraId="1B11889F" w14:textId="4EB4DCCD" w:rsidR="00236015" w:rsidRPr="00683078" w:rsidRDefault="008B0A6B" w:rsidP="00C3586C">
      <w:pPr>
        <w:tabs>
          <w:tab w:val="center" w:pos="4513"/>
          <w:tab w:val="right" w:pos="9026"/>
        </w:tabs>
        <w:spacing w:before="120" w:line="360" w:lineRule="auto"/>
        <w:jc w:val="center"/>
        <w:rPr>
          <w:rFonts w:asciiTheme="minorHAnsi" w:hAnsiTheme="minorHAnsi"/>
        </w:rPr>
        <w:pPrChange w:id="1019" w:author="Stoycho Rusinov" w:date="2026-08-08T17:14:00Z">
          <w:pPr>
            <w:tabs>
              <w:tab w:val="center" w:pos="4513"/>
              <w:tab w:val="right" w:pos="9026"/>
            </w:tabs>
            <w:spacing w:before="120" w:line="360" w:lineRule="auto"/>
          </w:pPr>
        </w:pPrChange>
      </w:pPr>
      <m:oMath>
        <m:r>
          <w:ins w:id="1020" w:author="Stoycho Rusinov" w:date="2026-08-08T17:14:00Z">
            <m:rPr>
              <m:sty m:val="p"/>
            </m:rPr>
            <w:rPr>
              <w:rFonts w:ascii="Cambria Math" w:hAnsi="Cambria Math"/>
            </w:rPr>
            <m:t>log</m:t>
          </w:ins>
        </m:r>
        <m:sSub>
          <m:sSubPr>
            <m:ctrlPr>
              <w:ins w:id="1021" w:author="Stoycho Rusinov" w:date="2026-08-08T17:14:00Z">
                <w:rPr>
                  <w:rFonts w:ascii="Cambria Math" w:hAnsi="Cambria Math"/>
                </w:rPr>
              </w:ins>
            </m:ctrlPr>
          </m:sSubPr>
          <m:e>
            <m:r>
              <w:ins w:id="1022" w:author="Stoycho Rusinov" w:date="2026-08-08T17:14:00Z">
                <w:rPr>
                  <w:rFonts w:ascii="Cambria Math" w:hAnsi="Cambria Math"/>
                </w:rPr>
                <m:t>Q</m:t>
              </w:ins>
            </m:r>
          </m:e>
          <m:sub>
            <m:r>
              <w:ins w:id="1023" w:author="Stoycho Rusinov" w:date="2026-08-08T17:14:00Z">
                <w:rPr>
                  <w:rFonts w:ascii="Cambria Math" w:hAnsi="Cambria Math"/>
                </w:rPr>
                <m:t>j</m:t>
              </w:ins>
            </m:r>
            <m:r>
              <w:ins w:id="1024" w:author="Stoycho Rusinov" w:date="2026-08-08T17:14:00Z">
                <m:rPr>
                  <m:sty m:val="p"/>
                </m:rPr>
                <w:rPr>
                  <w:rFonts w:ascii="Cambria Math" w:hAnsi="Cambria Math"/>
                </w:rPr>
                <m:t>,</m:t>
              </w:ins>
            </m:r>
            <m:r>
              <w:ins w:id="1025" w:author="Stoycho Rusinov" w:date="2026-08-08T17:14:00Z">
                <w:rPr>
                  <w:rFonts w:ascii="Cambria Math" w:hAnsi="Cambria Math"/>
                </w:rPr>
                <m:t>t</m:t>
              </w:ins>
            </m:r>
          </m:sub>
        </m:sSub>
        <m:r>
          <w:ins w:id="1026" w:author="Stoycho Rusinov" w:date="2026-08-08T17:14:00Z">
            <m:rPr>
              <m:sty m:val="p"/>
            </m:rPr>
            <w:rPr>
              <w:rFonts w:ascii="Cambria Math" w:hAnsi="Cambria Math"/>
            </w:rPr>
            <m:t>=</m:t>
          </w:ins>
        </m:r>
        <m:sSub>
          <m:sSubPr>
            <m:ctrlPr>
              <w:ins w:id="1027" w:author="Stoycho Rusinov" w:date="2026-08-08T17:14:00Z">
                <w:rPr>
                  <w:rFonts w:ascii="Cambria Math" w:hAnsi="Cambria Math"/>
                </w:rPr>
              </w:ins>
            </m:ctrlPr>
          </m:sSubPr>
          <m:e>
            <m:r>
              <w:ins w:id="1028" w:author="Stoycho Rusinov" w:date="2026-08-08T17:14:00Z">
                <w:rPr>
                  <w:rFonts w:ascii="Cambria Math" w:hAnsi="Cambria Math"/>
                </w:rPr>
                <m:t>μ</m:t>
              </w:ins>
            </m:r>
          </m:e>
          <m:sub>
            <m:r>
              <w:ins w:id="1029" w:author="Stoycho Rusinov" w:date="2026-08-08T17:14:00Z">
                <w:rPr>
                  <w:rFonts w:ascii="Cambria Math" w:hAnsi="Cambria Math"/>
                </w:rPr>
                <m:t>j</m:t>
              </w:ins>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del w:id="1030" w:author="Stoycho Rusinov" w:date="2026-08-08T17:14:00Z">
            <w:rPr>
              <w:rFonts w:ascii="Cambria Math" w:hAnsi="Cambria Math" w:cstheme="minorHAnsi"/>
            </w:rPr>
            <m:t>-</m:t>
          </w:del>
        </m:r>
        <m:sSub>
          <m:sSubPr>
            <m:ctrlPr>
              <w:del w:id="1031" w:author="Stoycho Rusinov" w:date="2026-08-08T17:14:00Z">
                <w:rPr>
                  <w:rFonts w:ascii="Cambria Math" w:hAnsi="Cambria Math" w:cstheme="minorHAnsi"/>
                </w:rPr>
              </w:del>
            </m:ctrlPr>
          </m:sSubPr>
          <m:e>
            <m:r>
              <w:del w:id="1032" w:author="Stoycho Rusinov" w:date="2026-08-08T17:14:00Z">
                <w:rPr>
                  <w:rFonts w:ascii="Cambria Math" w:hAnsi="Cambria Math" w:cstheme="minorHAnsi"/>
                </w:rPr>
                <m:t>η</m:t>
              </w:del>
            </m:r>
          </m:e>
          <m:sub>
            <m:r>
              <w:del w:id="1033" w:author="Stoycho Rusinov" w:date="2026-08-08T17:14:00Z">
                <w:rPr>
                  <w:rFonts w:ascii="Cambria Math" w:hAnsi="Cambria Math" w:cstheme="minorHAnsi"/>
                </w:rPr>
                <m:t>j</m:t>
              </w:del>
            </m:r>
          </m:sub>
        </m:sSub>
        <m:func>
          <m:funcPr>
            <m:ctrlPr>
              <w:del w:id="1034" w:author="Stoycho Rusinov" w:date="2026-08-08T17:14:00Z">
                <w:rPr>
                  <w:rFonts w:ascii="Cambria Math" w:hAnsi="Cambria Math" w:cstheme="minorHAnsi"/>
                </w:rPr>
              </w:del>
            </m:ctrlPr>
          </m:funcPr>
          <m:fName>
            <m:r>
              <w:del w:id="1035" w:author="Stoycho Rusinov" w:date="2026-08-08T17:14:00Z">
                <m:rPr>
                  <m:sty m:val="p"/>
                </m:rPr>
                <w:rPr>
                  <w:rFonts w:ascii="Cambria Math" w:hAnsi="Cambria Math" w:cstheme="minorHAnsi"/>
                </w:rPr>
                <m:t>log</m:t>
              </w:del>
            </m:r>
            <m:ctrlPr>
              <w:del w:id="1036" w:author="Stoycho Rusinov" w:date="2026-08-08T17:14:00Z">
                <w:rPr>
                  <w:rFonts w:ascii="Cambria Math" w:hAnsi="Cambria Math" w:cstheme="minorHAnsi"/>
                  <w:i/>
                </w:rPr>
              </w:del>
            </m:ctrlPr>
          </m:fName>
          <m:e>
            <m:sSub>
              <m:sSubPr>
                <m:ctrlPr>
                  <w:del w:id="1037" w:author="Stoycho Rusinov" w:date="2026-08-08T17:14:00Z">
                    <w:rPr>
                      <w:rFonts w:ascii="Cambria Math" w:hAnsi="Cambria Math" w:cstheme="minorHAnsi"/>
                    </w:rPr>
                  </w:del>
                </m:ctrlPr>
              </m:sSubPr>
              <m:e>
                <m:r>
                  <w:del w:id="1038" w:author="Stoycho Rusinov" w:date="2026-08-08T17:14:00Z">
                    <w:rPr>
                      <w:rFonts w:ascii="Cambria Math" w:hAnsi="Cambria Math" w:cstheme="minorHAnsi"/>
                    </w:rPr>
                    <m:t>P</m:t>
                  </w:del>
                </m:r>
              </m:e>
              <m:sub>
                <m:r>
                  <w:del w:id="1039" w:author="Stoycho Rusinov" w:date="2026-08-08T17:14:00Z">
                    <w:rPr>
                      <w:rFonts w:ascii="Cambria Math" w:hAnsi="Cambria Math" w:cstheme="minorHAnsi"/>
                    </w:rPr>
                    <m:t>j,t</m:t>
                  </w:del>
                </m:r>
              </m:sub>
            </m:sSub>
          </m:e>
        </m:func>
        <m:r>
          <w:del w:id="1040" w:author="Stoycho Rusinov" w:date="2026-08-08T17:14:00Z">
            <w:rPr>
              <w:rFonts w:ascii="Cambria Math" w:hAnsi="Cambria Math" w:cstheme="minorHAnsi"/>
            </w:rPr>
            <m:t>+</m:t>
          </w:del>
        </m:r>
        <m:sSubSup>
          <m:sSubSupPr>
            <m:ctrlPr>
              <w:del w:id="1041" w:author="Stoycho Rusinov" w:date="2026-08-08T17:14:00Z">
                <w:rPr>
                  <w:rFonts w:ascii="Cambria Math" w:hAnsi="Cambria Math" w:cstheme="minorHAnsi"/>
                  <w:i/>
                </w:rPr>
              </w:del>
            </m:ctrlPr>
          </m:sSubSupPr>
          <m:e>
            <m:r>
              <w:del w:id="1042" w:author="Stoycho Rusinov" w:date="2026-08-08T17:14:00Z">
                <w:rPr>
                  <w:rFonts w:ascii="Cambria Math" w:hAnsi="Cambria Math" w:cstheme="minorHAnsi"/>
                </w:rPr>
                <m:t>X</m:t>
              </w:del>
            </m:r>
          </m:e>
          <m:sub>
            <m:r>
              <w:del w:id="1043" w:author="Stoycho Rusinov" w:date="2026-08-08T17:14:00Z">
                <w:rPr>
                  <w:rFonts w:ascii="Cambria Math" w:hAnsi="Cambria Math" w:cstheme="minorHAnsi"/>
                </w:rPr>
                <m:t>j,t</m:t>
              </w:del>
            </m:r>
          </m:sub>
          <m:sup>
            <m:r>
              <w:del w:id="1044" w:author="Stoycho Rusinov" w:date="2026-08-08T17:14:00Z">
                <w:rPr>
                  <w:rFonts w:ascii="Cambria Math" w:hAnsi="Cambria Math" w:cstheme="minorHAnsi"/>
                </w:rPr>
                <m:t>'</m:t>
              </w:del>
            </m:r>
          </m:sup>
        </m:sSubSup>
        <m:r>
          <w:del w:id="1045" w:author="Stoycho Rusinov" w:date="2026-08-08T17:14:00Z">
            <w:rPr>
              <w:rFonts w:ascii="Cambria Math" w:hAnsi="Cambria Math" w:cstheme="minorHAnsi"/>
            </w:rPr>
            <m:t xml:space="preserve"> θ</m:t>
          </w:del>
        </m:r>
        <m:r>
          <w:ins w:id="1046" w:author="Stoycho Rusinov" w:date="2026-08-08T17:14:00Z">
            <m:rPr>
              <m:sty m:val="p"/>
            </m:rPr>
            <w:rPr>
              <w:rFonts w:ascii="Cambria Math" w:hAnsi="Cambria Math"/>
            </w:rPr>
            <m:t>+</m:t>
          </w:ins>
        </m:r>
        <m:sSub>
          <m:sSubPr>
            <m:ctrlPr>
              <w:ins w:id="1047" w:author="Stoycho Rusinov" w:date="2026-08-08T17:14:00Z">
                <w:rPr>
                  <w:rFonts w:ascii="Cambria Math" w:hAnsi="Cambria Math"/>
                </w:rPr>
              </w:ins>
            </m:ctrlPr>
          </m:sSubPr>
          <m:e>
            <m:r>
              <w:ins w:id="1048" w:author="Stoycho Rusinov" w:date="2026-08-08T17:14:00Z">
                <w:rPr>
                  <w:rFonts w:ascii="Cambria Math" w:hAnsi="Cambria Math"/>
                </w:rPr>
                <m:t>η</m:t>
              </w:ins>
            </m:r>
          </m:e>
          <m:sub>
            <m:r>
              <w:ins w:id="1049" w:author="Stoycho Rusinov" w:date="2026-08-08T17:14:00Z">
                <w:rPr>
                  <w:rFonts w:ascii="Cambria Math" w:hAnsi="Cambria Math"/>
                </w:rPr>
                <m:t>j</m:t>
              </w:ins>
            </m:r>
          </m:sub>
        </m:sSub>
        <m:r>
          <w:ins w:id="1050" w:author="Stoycho Rusinov" w:date="2026-08-08T17:14:00Z">
            <m:rPr>
              <m:sty m:val="p"/>
            </m:rPr>
            <w:rPr>
              <w:rFonts w:ascii="Cambria Math" w:hAnsi="Cambria Math"/>
            </w:rPr>
            <m:t>log</m:t>
          </w:ins>
        </m:r>
        <m:sSub>
          <m:sSubPr>
            <m:ctrlPr>
              <w:ins w:id="1051" w:author="Stoycho Rusinov" w:date="2026-08-08T17:14:00Z">
                <w:rPr>
                  <w:rFonts w:ascii="Cambria Math" w:hAnsi="Cambria Math"/>
                </w:rPr>
              </w:ins>
            </m:ctrlPr>
          </m:sSubPr>
          <m:e>
            <m:r>
              <w:ins w:id="1052" w:author="Stoycho Rusinov" w:date="2026-08-08T17:14:00Z">
                <w:rPr>
                  <w:rFonts w:ascii="Cambria Math" w:hAnsi="Cambria Math"/>
                </w:rPr>
                <m:t>P</m:t>
              </w:ins>
            </m:r>
          </m:e>
          <m:sub>
            <m:r>
              <w:ins w:id="1053" w:author="Stoycho Rusinov" w:date="2026-08-08T17:14:00Z">
                <w:rPr>
                  <w:rFonts w:ascii="Cambria Math" w:hAnsi="Cambria Math"/>
                </w:rPr>
                <m:t>j</m:t>
              </w:ins>
            </m:r>
            <m:r>
              <w:ins w:id="1054" w:author="Stoycho Rusinov" w:date="2026-08-08T17:14:00Z">
                <m:rPr>
                  <m:sty m:val="p"/>
                </m:rPr>
                <w:rPr>
                  <w:rFonts w:ascii="Cambria Math" w:hAnsi="Cambria Math"/>
                </w:rPr>
                <m:t>,</m:t>
              </w:ins>
            </m:r>
            <m:r>
              <w:ins w:id="1055" w:author="Stoycho Rusinov" w:date="2026-08-08T17:14:00Z">
                <w:rPr>
                  <w:rFonts w:ascii="Cambria Math" w:hAnsi="Cambria Math"/>
                </w:rPr>
                <m:t>t</m:t>
              </w:ins>
            </m:r>
          </m:sub>
        </m:sSub>
        <m:r>
          <w:ins w:id="1056" w:author="Stoycho Rusinov" w:date="2026-08-08T17:14:00Z">
            <m:rPr>
              <m:sty m:val="p"/>
            </m:rPr>
            <w:rPr>
              <w:rFonts w:ascii="Cambria Math" w:hAnsi="Cambria Math"/>
            </w:rPr>
            <m:t>+</m:t>
          </w:ins>
        </m:r>
        <m:sSub>
          <m:sSubPr>
            <m:ctrlPr>
              <w:ins w:id="1057" w:author="Stoycho Rusinov" w:date="2026-08-08T17:14:00Z">
                <w:rPr>
                  <w:rFonts w:ascii="Cambria Math" w:hAnsi="Cambria Math"/>
                </w:rPr>
              </w:ins>
            </m:ctrlPr>
          </m:sSubPr>
          <m:e>
            <m:r>
              <w:ins w:id="1058" w:author="Stoycho Rusinov" w:date="2026-08-08T17:14:00Z">
                <m:rPr>
                  <m:sty m:val="b"/>
                </m:rPr>
                <w:rPr>
                  <w:rFonts w:ascii="Cambria Math" w:hAnsi="Cambria Math"/>
                </w:rPr>
                <m:t>X</m:t>
              </w:ins>
            </m:r>
          </m:e>
          <m:sub>
            <m:r>
              <w:ins w:id="1059" w:author="Stoycho Rusinov" w:date="2026-08-08T17:14:00Z">
                <w:rPr>
                  <w:rFonts w:ascii="Cambria Math" w:hAnsi="Cambria Math"/>
                </w:rPr>
                <m:t>j</m:t>
              </w:ins>
            </m:r>
            <m:r>
              <w:ins w:id="1060" w:author="Stoycho Rusinov" w:date="2026-08-08T17:14:00Z">
                <m:rPr>
                  <m:sty m:val="p"/>
                </m:rPr>
                <w:rPr>
                  <w:rFonts w:ascii="Cambria Math" w:hAnsi="Cambria Math"/>
                </w:rPr>
                <m:t>,</m:t>
              </w:ins>
            </m:r>
            <m:r>
              <w:ins w:id="1061" w:author="Stoycho Rusinov" w:date="2026-08-08T17:14:00Z">
                <w:rPr>
                  <w:rFonts w:ascii="Cambria Math" w:hAnsi="Cambria Math"/>
                </w:rPr>
                <m:t>t</m:t>
              </w:ins>
            </m:r>
          </m:sub>
        </m:sSub>
        <m:r>
          <w:ins w:id="1062" w:author="Stoycho Rusinov" w:date="2026-08-08T17:14:00Z">
            <m:rPr>
              <m:sty m:val="p"/>
            </m:rPr>
            <w:rPr>
              <w:rFonts w:ascii="Cambria Math" w:hAnsi="Cambria Math"/>
            </w:rPr>
            <m:t>'</m:t>
          </w:ins>
        </m:r>
        <m:r>
          <w:ins w:id="1063" w:author="Stoycho Rusinov" w:date="2026-08-08T17:14:00Z">
            <m:rPr>
              <m:sty m:val="b"/>
            </m:rPr>
            <w:rPr>
              <w:rFonts w:ascii="Cambria Math" w:hAnsi="Cambria Math"/>
            </w:rPr>
            <m:t>θ</m:t>
          </w:ins>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j</m:t>
            </m:r>
            <m:r>
              <w:rPr>
                <w:rFonts w:ascii="Cambria Math" w:hAnsi="Cambria Math"/>
              </w:rPr>
              <m:t>,</m:t>
            </m:r>
            <m:r>
              <w:rPr>
                <w:rFonts w:ascii="Cambria Math" w:hAnsi="Cambria Math"/>
              </w:rPr>
              <m:t>t</m:t>
            </m:r>
          </m:sub>
        </m:sSub>
      </m:oMath>
      <w:del w:id="1064" w:author="Stoycho Rusinov" w:date="2026-08-08T17:14:00Z">
        <w:r>
          <w:rPr>
            <w:rFonts w:asciiTheme="minorHAnsi" w:hAnsiTheme="minorHAnsi" w:cstheme="minorHAnsi"/>
          </w:rPr>
          <w:tab/>
          <w:delText>(1)</w:delText>
        </w:r>
      </w:del>
      <m:oMath>
        <m:r>
          <w:ins w:id="1065" w:author="Stoycho Rusinov" w:date="2026-08-08T17:14:00Z">
            <m:rPr>
              <m:sty m:val="p"/>
            </m:rPr>
            <w:rPr>
              <w:rFonts w:ascii="Cambria Math" w:hAnsi="Cambria Math"/>
            </w:rPr>
            <m:t>.</m:t>
          </w:ins>
        </m:r>
      </m:oMath>
    </w:p>
    <w:p w14:paraId="2B9BF36E"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where:</w:t>
      </w:r>
    </w:p>
    <w:p w14:paraId="18D68C65" w14:textId="36C47132" w:rsidR="00236015" w:rsidRPr="00C3586C" w:rsidRDefault="00683078" w:rsidP="00C3586C">
      <w:pPr>
        <w:pStyle w:val="ListParagraph"/>
        <w:numPr>
          <w:ilvl w:val="0"/>
          <w:numId w:val="1"/>
        </w:numPr>
        <w:spacing w:line="360" w:lineRule="auto"/>
        <w:rPr>
          <w:rFonts w:asciiTheme="minorHAnsi" w:hAnsiTheme="minorHAnsi" w:cstheme="minorHAnsi"/>
        </w:rPr>
      </w:pPr>
      <m:oMath>
        <m:sSub>
          <m:sSubPr>
            <m:ctrlPr>
              <w:del w:id="1066" w:author="Stoycho Rusinov" w:date="2026-08-08T17:14:00Z">
                <w:rPr>
                  <w:rFonts w:ascii="Cambria Math" w:hAnsi="Cambria Math" w:cstheme="minorHAnsi"/>
                </w:rPr>
              </w:del>
            </m:ctrlPr>
          </m:sSubPr>
          <m:e>
            <m:r>
              <w:del w:id="1067" w:author="Stoycho Rusinov" w:date="2026-08-08T17:14:00Z">
                <w:rPr>
                  <w:rFonts w:ascii="Cambria Math" w:hAnsi="Cambria Math" w:cstheme="minorHAnsi"/>
                </w:rPr>
                <m:t>μ</m:t>
              </w:del>
            </m:r>
          </m:e>
          <m:sub>
            <m:r>
              <w:del w:id="1068" w:author="Stoycho Rusinov" w:date="2026-08-08T17:14:00Z">
                <w:rPr>
                  <w:rFonts w:ascii="Cambria Math" w:hAnsi="Cambria Math" w:cstheme="minorHAnsi"/>
                </w:rPr>
                <m:t>j</m:t>
              </w:del>
            </m:r>
          </m:sub>
        </m:sSub>
      </m:oMath>
      <w:proofErr w:type="spellStart"/>
      <w:ins w:id="1069" w:author="Stoycho Rusinov" w:date="2026-08-08T17:14:00Z">
        <w:r w:rsidR="000E33CA">
          <w:rPr>
            <w:rFonts w:asciiTheme="minorHAnsi" w:hAnsiTheme="minorHAnsi" w:cstheme="minorHAnsi"/>
          </w:rPr>
          <w:t>μj</w:t>
        </w:r>
      </w:ins>
      <w:proofErr w:type="spellEnd"/>
      <w:r w:rsidR="000E33CA">
        <w:rPr>
          <w:rFonts w:asciiTheme="minorHAnsi" w:hAnsiTheme="minorHAnsi" w:cstheme="minorHAnsi"/>
        </w:rPr>
        <w:t xml:space="preserve"> are country fixed effects</w:t>
      </w:r>
      <w:del w:id="1070" w:author="Stoycho Rusinov" w:date="2026-08-08T17:14:00Z">
        <w:r w:rsidR="00382665">
          <w:rPr>
            <w:rFonts w:asciiTheme="minorHAnsi" w:hAnsiTheme="minorHAnsi" w:cstheme="minorHAnsi"/>
          </w:rPr>
          <w:delText xml:space="preserve"> (</w:delText>
        </w:r>
      </w:del>
      <w:ins w:id="1071" w:author="Stoycho Rusinov" w:date="2026-08-08T17:14:00Z">
        <w:r w:rsidR="000E33CA">
          <w:rPr>
            <w:rFonts w:asciiTheme="minorHAnsi" w:hAnsiTheme="minorHAnsi" w:cstheme="minorHAnsi"/>
          </w:rPr>
          <w:t xml:space="preserve">, or </w:t>
        </w:r>
      </w:ins>
      <w:r w:rsidR="000E33CA">
        <w:rPr>
          <w:rFonts w:asciiTheme="minorHAnsi" w:hAnsiTheme="minorHAnsi" w:cstheme="minorHAnsi"/>
        </w:rPr>
        <w:t>time-invariant demand shifters</w:t>
      </w:r>
      <w:del w:id="1072" w:author="Stoycho Rusinov" w:date="2026-08-08T17:14:00Z">
        <w:r w:rsidR="00382665">
          <w:rPr>
            <w:rFonts w:asciiTheme="minorHAnsi" w:hAnsiTheme="minorHAnsi" w:cstheme="minorHAnsi"/>
          </w:rPr>
          <w:delText>);</w:delText>
        </w:r>
      </w:del>
      <w:ins w:id="1073" w:author="Stoycho Rusinov" w:date="2026-08-08T17:14:00Z">
        <w:r w:rsidR="000E33CA">
          <w:rPr>
            <w:rFonts w:asciiTheme="minorHAnsi" w:hAnsiTheme="minorHAnsi" w:cstheme="minorHAnsi"/>
          </w:rPr>
          <w:t>;</w:t>
        </w:r>
      </w:ins>
    </w:p>
    <w:p w14:paraId="049C21EF" w14:textId="0E69301D" w:rsidR="00236015" w:rsidRPr="00C3586C" w:rsidRDefault="00683078" w:rsidP="00C3586C">
      <w:pPr>
        <w:pStyle w:val="ListParagraph"/>
        <w:numPr>
          <w:ilvl w:val="0"/>
          <w:numId w:val="1"/>
        </w:numPr>
        <w:spacing w:line="360" w:lineRule="auto"/>
        <w:rPr>
          <w:rFonts w:asciiTheme="minorHAnsi" w:hAnsiTheme="minorHAnsi" w:cstheme="minorHAnsi"/>
        </w:rPr>
      </w:pPr>
      <m:oMath>
        <m:sSub>
          <m:sSubPr>
            <m:ctrlPr>
              <w:del w:id="1074" w:author="Stoycho Rusinov" w:date="2026-08-08T17:14:00Z">
                <w:rPr>
                  <w:rFonts w:ascii="Cambria Math" w:hAnsi="Cambria Math" w:cstheme="minorHAnsi"/>
                </w:rPr>
              </w:del>
            </m:ctrlPr>
          </m:sSubPr>
          <m:e>
            <m:r>
              <w:del w:id="1075" w:author="Stoycho Rusinov" w:date="2026-08-08T17:14:00Z">
                <w:rPr>
                  <w:rFonts w:ascii="Cambria Math" w:hAnsi="Cambria Math" w:cstheme="minorHAnsi"/>
                </w:rPr>
                <m:t>δ</m:t>
              </w:del>
            </m:r>
          </m:e>
          <m:sub>
            <m:r>
              <w:del w:id="1076" w:author="Stoycho Rusinov" w:date="2026-08-08T17:14:00Z">
                <w:rPr>
                  <w:rFonts w:ascii="Cambria Math" w:hAnsi="Cambria Math" w:cstheme="minorHAnsi"/>
                </w:rPr>
                <m:t>t</m:t>
              </w:del>
            </m:r>
          </m:sub>
        </m:sSub>
      </m:oMath>
      <w:proofErr w:type="spellStart"/>
      <w:ins w:id="1077" w:author="Stoycho Rusinov" w:date="2026-08-08T17:14:00Z">
        <w:r w:rsidR="000E33CA">
          <w:rPr>
            <w:rFonts w:asciiTheme="minorHAnsi" w:hAnsiTheme="minorHAnsi" w:cstheme="minorHAnsi"/>
          </w:rPr>
          <w:t>δt</w:t>
        </w:r>
      </w:ins>
      <w:proofErr w:type="spellEnd"/>
      <w:r w:rsidR="000E33CA">
        <w:rPr>
          <w:rFonts w:asciiTheme="minorHAnsi" w:hAnsiTheme="minorHAnsi" w:cstheme="minorHAnsi"/>
        </w:rPr>
        <w:t xml:space="preserve"> are year fixed effects</w:t>
      </w:r>
      <w:del w:id="1078" w:author="Stoycho Rusinov" w:date="2026-08-08T17:14:00Z">
        <w:r w:rsidR="00382665">
          <w:rPr>
            <w:rFonts w:asciiTheme="minorHAnsi" w:hAnsiTheme="minorHAnsi" w:cstheme="minorHAnsi"/>
          </w:rPr>
          <w:delText xml:space="preserve"> (</w:delText>
        </w:r>
      </w:del>
      <w:ins w:id="1079" w:author="Stoycho Rusinov" w:date="2026-08-08T17:14:00Z">
        <w:r w:rsidR="000E33CA">
          <w:rPr>
            <w:rFonts w:asciiTheme="minorHAnsi" w:hAnsiTheme="minorHAnsi" w:cstheme="minorHAnsi"/>
          </w:rPr>
          <w:t xml:space="preserve">, including </w:t>
        </w:r>
      </w:ins>
      <w:r w:rsidR="000E33CA">
        <w:rPr>
          <w:rFonts w:asciiTheme="minorHAnsi" w:hAnsiTheme="minorHAnsi" w:cstheme="minorHAnsi"/>
        </w:rPr>
        <w:t>common shocks</w:t>
      </w:r>
      <w:del w:id="1080" w:author="Stoycho Rusinov" w:date="2026-08-08T17:14:00Z">
        <w:r w:rsidR="00382665">
          <w:rPr>
            <w:rFonts w:asciiTheme="minorHAnsi" w:hAnsiTheme="minorHAnsi" w:cstheme="minorHAnsi"/>
          </w:rPr>
          <w:delText>, e.g., COVID);</w:delText>
        </w:r>
      </w:del>
      <w:ins w:id="1081" w:author="Stoycho Rusinov" w:date="2026-08-08T17:14:00Z">
        <w:r w:rsidR="000E33CA">
          <w:rPr>
            <w:rFonts w:asciiTheme="minorHAnsi" w:hAnsiTheme="minorHAnsi" w:cstheme="minorHAnsi"/>
          </w:rPr>
          <w:t>;</w:t>
        </w:r>
      </w:ins>
    </w:p>
    <w:p w14:paraId="707F2792" w14:textId="41BF88BE" w:rsidR="00236015" w:rsidRPr="00C3586C" w:rsidRDefault="00683078" w:rsidP="00C3586C">
      <w:pPr>
        <w:pStyle w:val="ListParagraph"/>
        <w:numPr>
          <w:ilvl w:val="0"/>
          <w:numId w:val="1"/>
        </w:numPr>
        <w:spacing w:line="360" w:lineRule="auto"/>
        <w:rPr>
          <w:rFonts w:asciiTheme="minorHAnsi" w:hAnsiTheme="minorHAnsi" w:cstheme="minorHAnsi"/>
        </w:rPr>
      </w:pPr>
      <m:oMath>
        <m:sSup>
          <m:sSupPr>
            <m:ctrlPr>
              <w:del w:id="1082" w:author="Stoycho Rusinov" w:date="2026-08-08T17:14:00Z">
                <w:rPr>
                  <w:rFonts w:ascii="Cambria Math" w:hAnsi="Cambria Math" w:cstheme="minorHAnsi"/>
                </w:rPr>
              </w:del>
            </m:ctrlPr>
          </m:sSupPr>
          <m:e>
            <m:sSub>
              <m:sSubPr>
                <m:ctrlPr>
                  <w:del w:id="1083" w:author="Stoycho Rusinov" w:date="2026-08-08T17:14:00Z">
                    <w:rPr>
                      <w:rFonts w:ascii="Cambria Math" w:hAnsi="Cambria Math" w:cstheme="minorHAnsi"/>
                    </w:rPr>
                  </w:del>
                </m:ctrlPr>
              </m:sSubPr>
              <m:e>
                <m:r>
                  <w:del w:id="1084" w:author="Stoycho Rusinov" w:date="2026-08-08T17:14:00Z">
                    <w:rPr>
                      <w:rFonts w:ascii="Cambria Math" w:hAnsi="Cambria Math" w:cstheme="minorHAnsi"/>
                    </w:rPr>
                    <m:t>X</m:t>
                  </w:del>
                </m:r>
              </m:e>
              <m:sub>
                <m:r>
                  <w:del w:id="1085" w:author="Stoycho Rusinov" w:date="2026-08-08T17:14:00Z">
                    <w:rPr>
                      <w:rFonts w:ascii="Cambria Math" w:hAnsi="Cambria Math" w:cstheme="minorHAnsi"/>
                    </w:rPr>
                    <m:t>j,t</m:t>
                  </w:del>
                </m:r>
              </m:sub>
            </m:sSub>
          </m:e>
          <m:sup>
            <m:r>
              <w:del w:id="1086" w:author="Stoycho Rusinov" w:date="2026-08-08T17:14:00Z">
                <w:rPr>
                  <w:rFonts w:ascii="Cambria Math" w:hAnsi="Cambria Math" w:cstheme="minorHAnsi"/>
                </w:rPr>
                <m:t>'</m:t>
              </w:del>
            </m:r>
          </m:sup>
        </m:sSup>
      </m:oMath>
      <w:proofErr w:type="spellStart"/>
      <w:ins w:id="1087" w:author="Stoycho Rusinov" w:date="2026-08-08T17:14:00Z">
        <w:r w:rsidR="000E33CA">
          <w:rPr>
            <w:rFonts w:asciiTheme="minorHAnsi" w:hAnsiTheme="minorHAnsi" w:cstheme="minorHAnsi"/>
          </w:rPr>
          <w:t>X′</w:t>
        </w:r>
        <w:proofErr w:type="gramStart"/>
        <w:r w:rsidR="000E33CA">
          <w:rPr>
            <w:rFonts w:asciiTheme="minorHAnsi" w:hAnsiTheme="minorHAnsi" w:cstheme="minorHAnsi"/>
          </w:rPr>
          <w:t>j,t</w:t>
        </w:r>
      </w:ins>
      <w:proofErr w:type="spellEnd"/>
      <w:proofErr w:type="gramEnd"/>
      <w:r w:rsidR="000E33CA">
        <w:rPr>
          <w:rFonts w:asciiTheme="minorHAnsi" w:hAnsiTheme="minorHAnsi" w:cstheme="minorHAnsi"/>
        </w:rPr>
        <w:t xml:space="preserve"> is a vector of </w:t>
      </w:r>
      <w:del w:id="1088" w:author="Stoycho Rusinov" w:date="2026-08-08T17:14:00Z">
        <w:r w:rsidR="00382665">
          <w:rPr>
            <w:rFonts w:asciiTheme="minorHAnsi" w:hAnsiTheme="minorHAnsi" w:cstheme="minorHAnsi"/>
          </w:rPr>
          <w:delText>additional observables</w:delText>
        </w:r>
      </w:del>
      <w:ins w:id="1089" w:author="Stoycho Rusinov" w:date="2026-08-08T17:14:00Z">
        <w:r w:rsidR="000E33CA">
          <w:rPr>
            <w:rFonts w:asciiTheme="minorHAnsi" w:hAnsiTheme="minorHAnsi" w:cstheme="minorHAnsi"/>
          </w:rPr>
          <w:t>observed controls</w:t>
        </w:r>
      </w:ins>
      <w:r w:rsidR="000E33CA">
        <w:rPr>
          <w:rFonts w:asciiTheme="minorHAnsi" w:hAnsiTheme="minorHAnsi" w:cstheme="minorHAnsi"/>
        </w:rPr>
        <w:t>;</w:t>
      </w:r>
    </w:p>
    <w:p w14:paraId="1DF9AF46" w14:textId="6BEDC773" w:rsidR="00236015" w:rsidRPr="00C3586C" w:rsidRDefault="00683078" w:rsidP="00C3586C">
      <w:pPr>
        <w:pStyle w:val="ListParagraph"/>
        <w:numPr>
          <w:ilvl w:val="0"/>
          <w:numId w:val="1"/>
        </w:numPr>
        <w:spacing w:line="360" w:lineRule="auto"/>
        <w:rPr>
          <w:ins w:id="1090" w:author="Stoycho Rusinov" w:date="2026-08-08T17:14:00Z"/>
          <w:rFonts w:asciiTheme="minorHAnsi" w:hAnsiTheme="minorHAnsi" w:cstheme="minorHAnsi"/>
        </w:rPr>
      </w:pPr>
      <m:oMath>
        <m:sSub>
          <m:sSubPr>
            <m:ctrlPr>
              <w:del w:id="1091" w:author="Stoycho Rusinov" w:date="2026-08-08T17:14:00Z">
                <w:rPr>
                  <w:rFonts w:ascii="Cambria Math" w:hAnsi="Cambria Math" w:cstheme="minorHAnsi"/>
                </w:rPr>
              </w:del>
            </m:ctrlPr>
          </m:sSubPr>
          <m:e>
            <m:r>
              <w:del w:id="1092" w:author="Stoycho Rusinov" w:date="2026-08-08T17:14:00Z">
                <w:rPr>
                  <w:rFonts w:ascii="Cambria Math" w:hAnsi="Cambria Math" w:cstheme="minorHAnsi"/>
                </w:rPr>
                <m:t>η</m:t>
              </w:del>
            </m:r>
          </m:e>
          <m:sub>
            <m:r>
              <w:del w:id="1093" w:author="Stoycho Rusinov" w:date="2026-08-08T17:14:00Z">
                <w:rPr>
                  <w:rFonts w:ascii="Cambria Math" w:hAnsi="Cambria Math" w:cstheme="minorHAnsi"/>
                </w:rPr>
                <m:t>j</m:t>
              </w:del>
            </m:r>
          </m:sub>
        </m:sSub>
      </m:oMath>
      <w:proofErr w:type="spellStart"/>
      <w:ins w:id="1094" w:author="Stoycho Rusinov" w:date="2026-08-08T17:14:00Z">
        <w:r w:rsidR="000E33CA">
          <w:rPr>
            <w:rFonts w:asciiTheme="minorHAnsi" w:hAnsiTheme="minorHAnsi" w:cstheme="minorHAnsi"/>
          </w:rPr>
          <w:t>ηj</w:t>
        </w:r>
        <w:proofErr w:type="spellEnd"/>
        <w:r w:rsidR="000E33CA">
          <w:rPr>
            <w:rFonts w:asciiTheme="minorHAnsi" w:hAnsiTheme="minorHAnsi" w:cstheme="minorHAnsi"/>
          </w:rPr>
          <w:t xml:space="preserve"> &lt; 0 is the signed demand elasticity for origin j;</w:t>
        </w:r>
      </w:ins>
    </w:p>
    <w:p w14:paraId="1C096C3C" w14:textId="77777777" w:rsidR="00236015" w:rsidRPr="00C3586C" w:rsidRDefault="000E33CA" w:rsidP="00C3586C">
      <w:pPr>
        <w:pStyle w:val="ListParagraph"/>
        <w:numPr>
          <w:ilvl w:val="0"/>
          <w:numId w:val="1"/>
        </w:numPr>
        <w:spacing w:line="360" w:lineRule="auto"/>
        <w:rPr>
          <w:del w:id="1095" w:author="Stoycho Rusinov" w:date="2026-08-08T17:14:00Z"/>
          <w:rFonts w:asciiTheme="minorHAnsi" w:hAnsiTheme="minorHAnsi" w:cstheme="minorHAnsi"/>
        </w:rPr>
      </w:pPr>
      <w:proofErr w:type="spellStart"/>
      <w:ins w:id="1096" w:author="Stoycho Rusinov" w:date="2026-08-08T17:14:00Z">
        <w:r>
          <w:rPr>
            <w:rFonts w:asciiTheme="minorHAnsi" w:hAnsiTheme="minorHAnsi" w:cstheme="minorHAnsi"/>
          </w:rPr>
          <w:t>ε</w:t>
        </w:r>
        <w:proofErr w:type="gramStart"/>
        <w:r>
          <w:rPr>
            <w:rFonts w:asciiTheme="minorHAnsi" w:hAnsiTheme="minorHAnsi" w:cstheme="minorHAnsi"/>
          </w:rPr>
          <w:t>j,t</w:t>
        </w:r>
      </w:ins>
      <w:proofErr w:type="spellEnd"/>
      <w:proofErr w:type="gramEnd"/>
      <w:r>
        <w:rPr>
          <w:rFonts w:asciiTheme="minorHAnsi" w:hAnsiTheme="minorHAnsi" w:cstheme="minorHAnsi"/>
        </w:rPr>
        <w:t xml:space="preserve"> is </w:t>
      </w:r>
      <w:del w:id="1097" w:author="Stoycho Rusinov" w:date="2026-08-08T17:14:00Z">
        <w:r w:rsidR="00382665">
          <w:rPr>
            <w:rFonts w:asciiTheme="minorHAnsi" w:hAnsiTheme="minorHAnsi" w:cstheme="minorHAnsi"/>
          </w:rPr>
          <w:delText xml:space="preserve">the demand elasticity for country </w:delText>
        </w:r>
        <m:oMath>
          <m:r>
            <w:rPr>
              <w:rFonts w:ascii="Cambria Math" w:hAnsi="Cambria Math" w:cstheme="minorHAnsi"/>
            </w:rPr>
            <m:t>j</m:t>
          </m:r>
        </m:oMath>
        <w:r w:rsidR="00382665">
          <w:rPr>
            <w:rFonts w:asciiTheme="minorHAnsi" w:hAnsiTheme="minorHAnsi" w:cstheme="minorHAnsi"/>
          </w:rPr>
          <w:delText>;</w:delText>
        </w:r>
      </w:del>
    </w:p>
    <w:p w14:paraId="495B4752" w14:textId="360FEBB9" w:rsidR="00236015" w:rsidRPr="00C3586C" w:rsidRDefault="00683078" w:rsidP="00C3586C">
      <w:pPr>
        <w:pStyle w:val="ListParagraph"/>
        <w:numPr>
          <w:ilvl w:val="0"/>
          <w:numId w:val="1"/>
        </w:numPr>
        <w:spacing w:line="360" w:lineRule="auto"/>
        <w:rPr>
          <w:rFonts w:asciiTheme="minorHAnsi" w:hAnsiTheme="minorHAnsi" w:cstheme="minorHAnsi"/>
        </w:rPr>
      </w:pPr>
      <m:oMath>
        <m:sSub>
          <m:sSubPr>
            <m:ctrlPr>
              <w:del w:id="1098" w:author="Stoycho Rusinov" w:date="2026-08-08T17:14:00Z">
                <w:rPr>
                  <w:rFonts w:ascii="Cambria Math" w:hAnsi="Cambria Math" w:cstheme="minorHAnsi"/>
                </w:rPr>
              </w:del>
            </m:ctrlPr>
          </m:sSubPr>
          <m:e>
            <m:r>
              <w:del w:id="1099" w:author="Stoycho Rusinov" w:date="2026-08-08T17:14:00Z">
                <w:rPr>
                  <w:rFonts w:ascii="Cambria Math" w:hAnsi="Cambria Math" w:cstheme="minorHAnsi"/>
                </w:rPr>
                <m:t>ε</m:t>
              </w:del>
            </m:r>
          </m:e>
          <m:sub>
            <m:r>
              <w:del w:id="1100" w:author="Stoycho Rusinov" w:date="2026-08-08T17:14:00Z">
                <w:rPr>
                  <w:rFonts w:ascii="Cambria Math" w:hAnsi="Cambria Math" w:cstheme="minorHAnsi"/>
                </w:rPr>
                <m:t>j,t</m:t>
              </w:del>
            </m:r>
          </m:sub>
        </m:sSub>
      </m:oMath>
      <w:del w:id="1101" w:author="Stoycho Rusinov" w:date="2026-08-08T17:14:00Z">
        <w:r w:rsidR="00382665">
          <w:rPr>
            <w:rFonts w:asciiTheme="minorHAnsi" w:hAnsiTheme="minorHAnsi" w:cstheme="minorHAnsi"/>
          </w:rPr>
          <w:delText xml:space="preserve"> is an error term assumed to be normally distributed with </w:delText>
        </w:r>
      </w:del>
      <w:ins w:id="1102" w:author="Stoycho Rusinov" w:date="2026-08-08T17:14:00Z">
        <w:r w:rsidR="000E33CA">
          <w:rPr>
            <w:rFonts w:asciiTheme="minorHAnsi" w:hAnsiTheme="minorHAnsi" w:cstheme="minorHAnsi"/>
          </w:rPr>
          <w:t xml:space="preserve">a </w:t>
        </w:r>
      </w:ins>
      <w:r w:rsidR="000E33CA">
        <w:rPr>
          <w:rFonts w:asciiTheme="minorHAnsi" w:hAnsiTheme="minorHAnsi" w:cstheme="minorHAnsi"/>
        </w:rPr>
        <w:t>mean</w:t>
      </w:r>
      <w:del w:id="1103" w:author="Stoycho Rusinov" w:date="2026-08-08T17:14:00Z">
        <w:r w:rsidR="00382665">
          <w:rPr>
            <w:rFonts w:asciiTheme="minorHAnsi" w:hAnsiTheme="minorHAnsi" w:cstheme="minorHAnsi"/>
          </w:rPr>
          <w:delText xml:space="preserve"> </w:delText>
        </w:r>
      </w:del>
      <w:ins w:id="1104" w:author="Stoycho Rusinov" w:date="2026-08-08T17:14:00Z">
        <w:r w:rsidR="000E33CA">
          <w:rPr>
            <w:rFonts w:asciiTheme="minorHAnsi" w:hAnsiTheme="minorHAnsi" w:cstheme="minorHAnsi"/>
          </w:rPr>
          <w:t>-</w:t>
        </w:r>
      </w:ins>
      <w:r w:rsidR="000E33CA">
        <w:rPr>
          <w:rFonts w:asciiTheme="minorHAnsi" w:hAnsiTheme="minorHAnsi" w:cstheme="minorHAnsi"/>
        </w:rPr>
        <w:t>zero</w:t>
      </w:r>
      <w:ins w:id="1105" w:author="Stoycho Rusinov" w:date="2026-08-08T17:14:00Z">
        <w:r w:rsidR="000E33CA">
          <w:rPr>
            <w:rFonts w:asciiTheme="minorHAnsi" w:hAnsiTheme="minorHAnsi" w:cstheme="minorHAnsi"/>
          </w:rPr>
          <w:t xml:space="preserve"> demand disturbance</w:t>
        </w:r>
      </w:ins>
      <w:r w:rsidR="000E33CA">
        <w:rPr>
          <w:rFonts w:asciiTheme="minorHAnsi" w:hAnsiTheme="minorHAnsi" w:cstheme="minorHAnsi"/>
        </w:rPr>
        <w:t>.</w:t>
      </w:r>
    </w:p>
    <w:p w14:paraId="0C3C419E" w14:textId="08C2544E" w:rsidR="00236015" w:rsidRPr="00C3586C" w:rsidRDefault="008B0A6B" w:rsidP="00C3586C">
      <w:pPr>
        <w:spacing w:line="360" w:lineRule="auto"/>
        <w:rPr>
          <w:rFonts w:asciiTheme="minorHAnsi" w:hAnsiTheme="minorHAnsi" w:cstheme="minorHAnsi"/>
        </w:rPr>
      </w:pPr>
      <w:del w:id="1106" w:author="Stoycho Rusinov" w:date="2026-08-08T17:14:00Z">
        <w:r>
          <w:rPr>
            <w:rFonts w:asciiTheme="minorHAnsi" w:hAnsiTheme="minorHAnsi" w:cstheme="minorHAnsi"/>
          </w:rPr>
          <w:delText>In this specification, the (absolute) price</w:delText>
        </w:r>
      </w:del>
      <w:ins w:id="1107" w:author="Stoycho Rusinov" w:date="2026-08-08T17:14:00Z">
        <w:r>
          <w:rPr>
            <w:rFonts w:asciiTheme="minorHAnsi" w:hAnsiTheme="minorHAnsi" w:cstheme="minorHAnsi"/>
          </w:rPr>
          <w:t>The signed</w:t>
        </w:r>
      </w:ins>
      <w:r>
        <w:rPr>
          <w:rFonts w:asciiTheme="minorHAnsi" w:hAnsiTheme="minorHAnsi" w:cstheme="minorHAnsi"/>
        </w:rPr>
        <w:t xml:space="preserve"> elasticity </w:t>
      </w:r>
      <w:del w:id="1108" w:author="Stoycho Rusinov" w:date="2026-08-08T17:14:00Z">
        <w:r>
          <w:rPr>
            <w:rFonts w:asciiTheme="minorHAnsi" w:hAnsiTheme="minorHAnsi" w:cstheme="minorHAnsi"/>
          </w:rPr>
          <w:delText xml:space="preserve">of demand </w:delText>
        </w:r>
      </w:del>
      <w:r>
        <w:rPr>
          <w:rFonts w:asciiTheme="minorHAnsi" w:hAnsiTheme="minorHAnsi" w:cstheme="minorHAnsi"/>
        </w:rPr>
        <w:t xml:space="preserve">is </w:t>
      </w:r>
      <m:oMath>
        <m:sSub>
          <m:sSubPr>
            <m:ctrlPr>
              <w:del w:id="1109" w:author="Stoycho Rusinov" w:date="2026-08-08T17:14:00Z">
                <w:rPr>
                  <w:rFonts w:ascii="Cambria Math" w:hAnsi="Cambria Math" w:cstheme="minorHAnsi"/>
                </w:rPr>
              </w:del>
            </m:ctrlPr>
          </m:sSubPr>
          <m:e>
            <m:r>
              <w:del w:id="1110" w:author="Stoycho Rusinov" w:date="2026-08-08T17:14:00Z">
                <w:rPr>
                  <w:rFonts w:ascii="Cambria Math" w:hAnsi="Cambria Math" w:cstheme="minorHAnsi"/>
                </w:rPr>
                <m:t>η</m:t>
              </w:del>
            </m:r>
          </m:e>
          <m:sub>
            <m:r>
              <w:del w:id="1111" w:author="Stoycho Rusinov" w:date="2026-08-08T17:14:00Z">
                <w:rPr>
                  <w:rFonts w:ascii="Cambria Math" w:hAnsi="Cambria Math" w:cstheme="minorHAnsi"/>
                </w:rPr>
                <m:t>j</m:t>
              </w:del>
            </m:r>
          </m:sub>
        </m:sSub>
        <m:r>
          <w:del w:id="1112" w:author="Stoycho Rusinov" w:date="2026-08-08T17:14:00Z">
            <w:rPr>
              <w:rFonts w:ascii="Cambria Math" w:hAnsi="Cambria Math" w:cstheme="minorHAnsi"/>
            </w:rPr>
            <m:t>=-</m:t>
          </w:del>
        </m:r>
        <m:f>
          <m:fPr>
            <m:ctrlPr>
              <w:del w:id="1113" w:author="Stoycho Rusinov" w:date="2026-08-08T17:14:00Z">
                <w:rPr>
                  <w:rFonts w:ascii="Cambria Math" w:hAnsi="Cambria Math" w:cstheme="minorHAnsi"/>
                </w:rPr>
              </w:del>
            </m:ctrlPr>
          </m:fPr>
          <m:num>
            <m:r>
              <w:del w:id="1114" w:author="Stoycho Rusinov" w:date="2026-08-08T17:14:00Z">
                <w:rPr>
                  <w:rFonts w:ascii="Cambria Math" w:hAnsi="Cambria Math" w:cstheme="minorHAnsi"/>
                </w:rPr>
                <m:t>∂</m:t>
              </w:del>
            </m:r>
            <m:func>
              <m:funcPr>
                <m:ctrlPr>
                  <w:del w:id="1115" w:author="Stoycho Rusinov" w:date="2026-08-08T17:14:00Z">
                    <w:rPr>
                      <w:rFonts w:ascii="Cambria Math" w:hAnsi="Cambria Math" w:cstheme="minorHAnsi"/>
                    </w:rPr>
                  </w:del>
                </m:ctrlPr>
              </m:funcPr>
              <m:fName>
                <m:r>
                  <w:del w:id="1116" w:author="Stoycho Rusinov" w:date="2026-08-08T17:14:00Z">
                    <w:rPr>
                      <w:rFonts w:ascii="Cambria Math" w:hAnsi="Cambria Math" w:cstheme="minorHAnsi"/>
                    </w:rPr>
                    <m:t>log</m:t>
                  </w:del>
                </m:r>
              </m:fName>
              <m:e>
                <m:sSub>
                  <m:sSubPr>
                    <m:ctrlPr>
                      <w:del w:id="1117" w:author="Stoycho Rusinov" w:date="2026-08-08T17:14:00Z">
                        <w:rPr>
                          <w:rFonts w:ascii="Cambria Math" w:hAnsi="Cambria Math" w:cstheme="minorHAnsi"/>
                        </w:rPr>
                      </w:del>
                    </m:ctrlPr>
                  </m:sSubPr>
                  <m:e>
                    <m:r>
                      <w:del w:id="1118" w:author="Stoycho Rusinov" w:date="2026-08-08T17:14:00Z">
                        <w:rPr>
                          <w:rFonts w:ascii="Cambria Math" w:hAnsi="Cambria Math" w:cstheme="minorHAnsi"/>
                        </w:rPr>
                        <m:t>Q</m:t>
                      </w:del>
                    </m:r>
                  </m:e>
                  <m:sub>
                    <m:r>
                      <w:del w:id="1119" w:author="Stoycho Rusinov" w:date="2026-08-08T17:14:00Z">
                        <w:rPr>
                          <w:rFonts w:ascii="Cambria Math" w:hAnsi="Cambria Math" w:cstheme="minorHAnsi"/>
                        </w:rPr>
                        <m:t>j,t</m:t>
                      </w:del>
                    </m:r>
                  </m:sub>
                </m:sSub>
              </m:e>
            </m:func>
          </m:num>
          <m:den>
            <m:r>
              <w:del w:id="1120" w:author="Stoycho Rusinov" w:date="2026-08-08T17:14:00Z">
                <w:rPr>
                  <w:rFonts w:ascii="Cambria Math" w:hAnsi="Cambria Math" w:cstheme="minorHAnsi"/>
                </w:rPr>
                <m:t>∂</m:t>
              </w:del>
            </m:r>
            <m:func>
              <m:funcPr>
                <m:ctrlPr>
                  <w:del w:id="1121" w:author="Stoycho Rusinov" w:date="2026-08-08T17:14:00Z">
                    <w:rPr>
                      <w:rFonts w:ascii="Cambria Math" w:hAnsi="Cambria Math" w:cstheme="minorHAnsi"/>
                    </w:rPr>
                  </w:del>
                </m:ctrlPr>
              </m:funcPr>
              <m:fName>
                <m:r>
                  <w:del w:id="1122" w:author="Stoycho Rusinov" w:date="2026-08-08T17:14:00Z">
                    <w:rPr>
                      <w:rFonts w:ascii="Cambria Math" w:hAnsi="Cambria Math" w:cstheme="minorHAnsi"/>
                    </w:rPr>
                    <m:t>log</m:t>
                  </w:del>
                </m:r>
              </m:fName>
              <m:e>
                <m:sSub>
                  <m:sSubPr>
                    <m:ctrlPr>
                      <w:del w:id="1123" w:author="Stoycho Rusinov" w:date="2026-08-08T17:14:00Z">
                        <w:rPr>
                          <w:rFonts w:ascii="Cambria Math" w:hAnsi="Cambria Math" w:cstheme="minorHAnsi"/>
                        </w:rPr>
                      </w:del>
                    </m:ctrlPr>
                  </m:sSubPr>
                  <m:e>
                    <m:r>
                      <w:del w:id="1124" w:author="Stoycho Rusinov" w:date="2026-08-08T17:14:00Z">
                        <w:rPr>
                          <w:rFonts w:ascii="Cambria Math" w:hAnsi="Cambria Math" w:cstheme="minorHAnsi"/>
                        </w:rPr>
                        <m:t>P</m:t>
                      </w:del>
                    </m:r>
                  </m:e>
                  <m:sub>
                    <m:r>
                      <w:del w:id="1125" w:author="Stoycho Rusinov" w:date="2026-08-08T17:14:00Z">
                        <w:rPr>
                          <w:rFonts w:ascii="Cambria Math" w:hAnsi="Cambria Math" w:cstheme="minorHAnsi"/>
                        </w:rPr>
                        <m:t>j,t</m:t>
                      </w:del>
                    </m:r>
                  </m:sub>
                </m:sSub>
              </m:e>
            </m:func>
          </m:den>
        </m:f>
      </m:oMath>
      <w:del w:id="1126" w:author="Stoycho Rusinov" w:date="2026-08-08T17:14:00Z">
        <w:r>
          <w:rPr>
            <w:rFonts w:asciiTheme="minorHAnsi" w:hAnsiTheme="minorHAnsi" w:cstheme="minorHAnsi"/>
          </w:rPr>
          <w:delText>, which represents the local derivative of an isoelastic demand curve. We do not add a</w:delText>
        </w:r>
      </w:del>
      <w:proofErr w:type="spellStart"/>
      <w:ins w:id="1127" w:author="Stoycho Rusinov" w:date="2026-08-08T17:14:00Z">
        <w:r>
          <w:rPr>
            <w:rFonts w:asciiTheme="minorHAnsi" w:hAnsiTheme="minorHAnsi" w:cstheme="minorHAnsi"/>
          </w:rPr>
          <w:t>ηj</w:t>
        </w:r>
        <w:proofErr w:type="spellEnd"/>
        <w:r>
          <w:rPr>
            <w:rFonts w:asciiTheme="minorHAnsi" w:hAnsiTheme="minorHAnsi" w:cstheme="minorHAnsi"/>
          </w:rPr>
          <w:t xml:space="preserve"> = ∂ log </w:t>
        </w:r>
        <w:proofErr w:type="spellStart"/>
        <w:r>
          <w:rPr>
            <w:rFonts w:asciiTheme="minorHAnsi" w:hAnsiTheme="minorHAnsi" w:cstheme="minorHAnsi"/>
          </w:rPr>
          <w:t>Qj,t</w:t>
        </w:r>
        <w:proofErr w:type="spellEnd"/>
        <w:r>
          <w:rPr>
            <w:rFonts w:asciiTheme="minorHAnsi" w:hAnsiTheme="minorHAnsi" w:cstheme="minorHAnsi"/>
          </w:rPr>
          <w:t xml:space="preserve">/∂ log </w:t>
        </w:r>
        <w:proofErr w:type="spellStart"/>
        <w:r>
          <w:rPr>
            <w:rFonts w:asciiTheme="minorHAnsi" w:hAnsiTheme="minorHAnsi" w:cstheme="minorHAnsi"/>
          </w:rPr>
          <w:t>Pj,t</w:t>
        </w:r>
        <w:proofErr w:type="spellEnd"/>
        <w:r>
          <w:rPr>
            <w:rFonts w:asciiTheme="minorHAnsi" w:hAnsiTheme="minorHAnsi" w:cstheme="minorHAnsi"/>
          </w:rPr>
          <w:t>. No</w:t>
        </w:r>
      </w:ins>
      <w:r>
        <w:rPr>
          <w:rFonts w:asciiTheme="minorHAnsi" w:hAnsiTheme="minorHAnsi" w:cstheme="minorHAnsi"/>
        </w:rPr>
        <w:t xml:space="preserve"> constant </w:t>
      </w:r>
      <w:ins w:id="1128" w:author="Stoycho Rusinov" w:date="2026-08-08T17:14:00Z">
        <w:r>
          <w:rPr>
            <w:rFonts w:asciiTheme="minorHAnsi" w:hAnsiTheme="minorHAnsi" w:cstheme="minorHAnsi"/>
          </w:rPr>
          <w:t xml:space="preserve">is added </w:t>
        </w:r>
      </w:ins>
      <w:r>
        <w:rPr>
          <w:rFonts w:asciiTheme="minorHAnsi" w:hAnsiTheme="minorHAnsi" w:cstheme="minorHAnsi"/>
        </w:rPr>
        <w:t xml:space="preserve">inside the </w:t>
      </w:r>
      <w:ins w:id="1129" w:author="Stoycho Rusinov" w:date="2026-08-08T17:14:00Z">
        <w:r>
          <w:rPr>
            <w:rFonts w:asciiTheme="minorHAnsi" w:hAnsiTheme="minorHAnsi" w:cstheme="minorHAnsi"/>
          </w:rPr>
          <w:t xml:space="preserve">applicant </w:t>
        </w:r>
      </w:ins>
      <w:r>
        <w:rPr>
          <w:rFonts w:asciiTheme="minorHAnsi" w:hAnsiTheme="minorHAnsi" w:cstheme="minorHAnsi"/>
        </w:rPr>
        <w:t xml:space="preserve">logarithm because </w:t>
      </w:r>
      <w:del w:id="1130" w:author="Stoycho Rusinov" w:date="2026-08-08T17:14:00Z">
        <w:r>
          <w:rPr>
            <w:rFonts w:asciiTheme="minorHAnsi" w:hAnsiTheme="minorHAnsi" w:cstheme="minorHAnsi"/>
          </w:rPr>
          <w:delText>no country in the</w:delText>
        </w:r>
      </w:del>
      <w:ins w:id="1131" w:author="Stoycho Rusinov" w:date="2026-08-08T17:14:00Z">
        <w:r>
          <w:rPr>
            <w:rFonts w:asciiTheme="minorHAnsi" w:hAnsiTheme="minorHAnsi" w:cstheme="minorHAnsi"/>
          </w:rPr>
          <w:t>every</w:t>
        </w:r>
      </w:ins>
      <w:r>
        <w:rPr>
          <w:rFonts w:asciiTheme="minorHAnsi" w:hAnsiTheme="minorHAnsi" w:cstheme="minorHAnsi"/>
        </w:rPr>
        <w:t xml:space="preserve"> sample </w:t>
      </w:r>
      <w:del w:id="1132" w:author="Stoycho Rusinov" w:date="2026-08-08T17:14:00Z">
        <w:r>
          <w:rPr>
            <w:rFonts w:asciiTheme="minorHAnsi" w:hAnsiTheme="minorHAnsi" w:cstheme="minorHAnsi"/>
          </w:rPr>
          <w:delText>ever records zero applicants; taking the</w:delText>
        </w:r>
      </w:del>
      <w:ins w:id="1133" w:author="Stoycho Rusinov" w:date="2026-08-08T17:14:00Z">
        <w:r>
          <w:rPr>
            <w:rFonts w:asciiTheme="minorHAnsi" w:hAnsiTheme="minorHAnsi" w:cstheme="minorHAnsi"/>
          </w:rPr>
          <w:t>count is strictly positive; this is the same</w:t>
        </w:r>
      </w:ins>
      <w:r>
        <w:rPr>
          <w:rFonts w:asciiTheme="minorHAnsi" w:hAnsiTheme="minorHAnsi" w:cstheme="minorHAnsi"/>
        </w:rPr>
        <w:t xml:space="preserve"> direct</w:t>
      </w:r>
      <w:del w:id="1134" w:author="Stoycho Rusinov" w:date="2026-08-08T17:14:00Z">
        <w:r>
          <w:rPr>
            <w:rFonts w:asciiTheme="minorHAnsi" w:hAnsiTheme="minorHAnsi" w:cstheme="minorHAnsi"/>
          </w:rPr>
          <w:delText xml:space="preserve"> log of demand is also more directly tied to the isoelastic curve we estimate</w:delText>
        </w:r>
      </w:del>
      <w:ins w:id="1135" w:author="Stoycho Rusinov" w:date="2026-08-08T17:14:00Z">
        <w:r>
          <w:rPr>
            <w:rFonts w:asciiTheme="minorHAnsi" w:hAnsiTheme="minorHAnsi" w:cstheme="minorHAnsi"/>
          </w:rPr>
          <w:t>-log convention used in all three code files</w:t>
        </w:r>
      </w:ins>
      <w:r>
        <w:rPr>
          <w:rFonts w:asciiTheme="minorHAnsi" w:hAnsiTheme="minorHAnsi" w:cstheme="minorHAnsi"/>
        </w:rPr>
        <w:t>.</w:t>
      </w:r>
    </w:p>
    <w:p w14:paraId="63888095" w14:textId="77777777" w:rsidR="00236015" w:rsidRPr="00C3586C" w:rsidRDefault="008B0A6B" w:rsidP="000A19E0">
      <w:pPr>
        <w:spacing w:line="360" w:lineRule="auto"/>
        <w:ind w:firstLine="720"/>
        <w:rPr>
          <w:rFonts w:asciiTheme="minorHAnsi" w:hAnsiTheme="minorHAnsi" w:cstheme="minorHAnsi"/>
        </w:rPr>
      </w:pPr>
      <w:r>
        <w:rPr>
          <w:rFonts w:asciiTheme="minorHAnsi" w:hAnsiTheme="minorHAnsi" w:cstheme="minorHAnsi"/>
        </w:rPr>
        <w:t xml:space="preserve">Brexit introduces a discrete and exogenous tuition shock for EU origin markets. Let </w:t>
      </w:r>
      <m:oMath>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t</m:t>
            </m:r>
          </m:sub>
        </m:sSub>
      </m:oMath>
      <w:r>
        <w:rPr>
          <w:rFonts w:asciiTheme="minorHAnsi" w:hAnsiTheme="minorHAnsi" w:cstheme="minorHAnsi"/>
        </w:rPr>
        <w:t xml:space="preserve"> be an indicator equal to 1 in years after the new fee regime is introduced (post-2020) and 0 otherwise, and let </w:t>
      </w:r>
      <m:oMath>
        <m:r>
          <w:rPr>
            <w:rFonts w:ascii="Cambria Math" w:hAnsi="Cambria Math" w:cstheme="minorHAnsi"/>
          </w:rPr>
          <m:t>1</m:t>
        </m:r>
        <m:d>
          <m:dPr>
            <m:begChr m:val="["/>
            <m:endChr m:val="]"/>
            <m:ctrlPr>
              <w:rPr>
                <w:rFonts w:ascii="Cambria Math" w:hAnsi="Cambria Math" w:cstheme="minorHAnsi"/>
              </w:rPr>
            </m:ctrlPr>
          </m:dPr>
          <m:e>
            <m:r>
              <w:rPr>
                <w:rFonts w:ascii="Cambria Math" w:hAnsi="Cambria Math" w:cstheme="minorHAnsi"/>
              </w:rPr>
              <m:t>Country j in EU</m:t>
            </m:r>
          </m:e>
        </m:d>
      </m:oMath>
      <w:r>
        <w:rPr>
          <w:rFonts w:asciiTheme="minorHAnsi" w:hAnsiTheme="minorHAnsi" w:cstheme="minorHAnsi"/>
        </w:rPr>
        <w:t xml:space="preserve"> indicate EU origin countries (excluding Ireland). The Brexit shock enters the price equation as the system of simu</w:t>
      </w:r>
      <w:proofErr w:type="spellStart"/>
      <w:r>
        <w:rPr>
          <w:rFonts w:asciiTheme="minorHAnsi" w:hAnsiTheme="minorHAnsi" w:cstheme="minorHAnsi"/>
        </w:rPr>
        <w:t>ltaneous</w:t>
      </w:r>
      <w:proofErr w:type="spellEnd"/>
      <w:r>
        <w:rPr>
          <w:rFonts w:asciiTheme="minorHAnsi" w:hAnsiTheme="minorHAnsi" w:cstheme="minorHAnsi"/>
        </w:rPr>
        <w:t xml:space="preserve"> equations defining the country-specific reaction to the exogenous tuition shock:</w:t>
      </w:r>
    </w:p>
    <w:p w14:paraId="3792304B" w14:textId="53615260" w:rsidR="00236015" w:rsidRPr="00683078" w:rsidRDefault="008B0A6B" w:rsidP="00C3586C">
      <w:pPr>
        <w:tabs>
          <w:tab w:val="center" w:pos="4513"/>
          <w:tab w:val="right" w:pos="9026"/>
        </w:tabs>
        <w:spacing w:before="120" w:line="360" w:lineRule="auto"/>
        <w:jc w:val="center"/>
        <w:rPr>
          <w:rFonts w:asciiTheme="minorHAnsi" w:hAnsiTheme="minorHAnsi"/>
        </w:rPr>
        <w:pPrChange w:id="1136" w:author="Stoycho Rusinov" w:date="2026-08-08T17:14:00Z">
          <w:pPr>
            <w:tabs>
              <w:tab w:val="center" w:pos="4513"/>
              <w:tab w:val="right" w:pos="9026"/>
            </w:tabs>
            <w:spacing w:before="120" w:line="360" w:lineRule="auto"/>
          </w:pPr>
        </w:pPrChange>
      </w:pPr>
      <w:del w:id="1137" w:author="Stoycho Rusinov" w:date="2026-08-08T17:14:00Z">
        <w:r>
          <w:rPr>
            <w:rFonts w:asciiTheme="minorHAnsi" w:hAnsiTheme="minorHAnsi" w:cstheme="minorHAnsi"/>
          </w:rPr>
          <w:tab/>
        </w:r>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oMath>
      </w:del>
      <m:oMath>
        <m:r>
          <w:ins w:id="1138" w:author="Stoycho Rusinov" w:date="2026-08-08T17:14:00Z">
            <m:rPr>
              <m:sty m:val="p"/>
            </m:rPr>
            <w:rPr>
              <w:rFonts w:ascii="Cambria Math" w:hAnsi="Cambria Math"/>
            </w:rPr>
            <m:t>log</m:t>
          </w:ins>
        </m:r>
        <m:sSub>
          <m:sSubPr>
            <m:ctrlPr>
              <w:ins w:id="1139" w:author="Stoycho Rusinov" w:date="2026-08-08T17:14:00Z">
                <w:rPr>
                  <w:rFonts w:ascii="Cambria Math" w:hAnsi="Cambria Math"/>
                </w:rPr>
              </w:ins>
            </m:ctrlPr>
          </m:sSubPr>
          <m:e>
            <m:r>
              <w:ins w:id="1140" w:author="Stoycho Rusinov" w:date="2026-08-08T17:14:00Z">
                <w:rPr>
                  <w:rFonts w:ascii="Cambria Math" w:hAnsi="Cambria Math"/>
                </w:rPr>
                <m:t>P</m:t>
              </w:ins>
            </m:r>
          </m:e>
          <m:sub>
            <m:r>
              <w:ins w:id="1141" w:author="Stoycho Rusinov" w:date="2026-08-08T17:14:00Z">
                <w:rPr>
                  <w:rFonts w:ascii="Cambria Math" w:hAnsi="Cambria Math"/>
                </w:rPr>
                <m:t>j</m:t>
              </w:ins>
            </m:r>
            <m:r>
              <w:ins w:id="1142" w:author="Stoycho Rusinov" w:date="2026-08-08T17:14:00Z">
                <m:rPr>
                  <m:sty m:val="p"/>
                </m:rPr>
                <w:rPr>
                  <w:rFonts w:ascii="Cambria Math" w:hAnsi="Cambria Math"/>
                </w:rPr>
                <m:t>,</m:t>
              </w:ins>
            </m:r>
            <m:r>
              <w:ins w:id="1143" w:author="Stoycho Rusinov" w:date="2026-08-08T17:14:00Z">
                <w:rPr>
                  <w:rFonts w:ascii="Cambria Math" w:hAnsi="Cambria Math"/>
                </w:rPr>
                <m:t>t</m:t>
              </w:ins>
            </m:r>
          </m:sub>
        </m:sSub>
        <m:r>
          <w:ins w:id="1144" w:author="Stoycho Rusinov" w:date="2026-08-08T17:14:00Z">
            <m:rPr>
              <m:sty m:val="p"/>
            </m:rPr>
            <w:rPr>
              <w:rFonts w:ascii="Cambria Math" w:hAnsi="Cambria Math"/>
            </w:rPr>
            <m:t>=</m:t>
          </w:ins>
        </m:r>
        <m:sSub>
          <m:sSubPr>
            <m:ctrlPr>
              <w:ins w:id="1145" w:author="Stoycho Rusinov" w:date="2026-08-08T17:14:00Z">
                <w:rPr>
                  <w:rFonts w:ascii="Cambria Math" w:hAnsi="Cambria Math"/>
                </w:rPr>
              </w:ins>
            </m:ctrlPr>
          </m:sSubPr>
          <m:e>
            <m:r>
              <w:ins w:id="1146" w:author="Stoycho Rusinov" w:date="2026-08-08T17:14:00Z">
                <w:rPr>
                  <w:rFonts w:ascii="Cambria Math" w:hAnsi="Cambria Math"/>
                </w:rPr>
                <m:t>ϕ</m:t>
              </w:ins>
            </m:r>
          </m:e>
          <m:sub>
            <m:r>
              <w:ins w:id="1147" w:author="Stoycho Rusinov" w:date="2026-08-08T17:14:00Z">
                <w:rPr>
                  <w:rFonts w:ascii="Cambria Math" w:hAnsi="Cambria Math"/>
                </w:rPr>
                <m:t>j</m:t>
              </w:ins>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del w:id="1148" w:author="Stoycho Rusinov" w:date="2026-08-08T17:14:00Z">
            <w:rPr>
              <w:rFonts w:ascii="Cambria Math" w:hAnsi="Cambria Math" w:cstheme="minorHAnsi"/>
            </w:rPr>
            <m:t xml:space="preserve"> 1</m:t>
          </w:del>
        </m:r>
        <m:d>
          <m:dPr>
            <m:begChr m:val="["/>
            <m:endChr m:val="]"/>
            <m:ctrlPr>
              <w:del w:id="1149" w:author="Stoycho Rusinov" w:date="2026-08-08T17:14:00Z">
                <w:rPr>
                  <w:rFonts w:ascii="Cambria Math" w:hAnsi="Cambria Math" w:cstheme="minorHAnsi"/>
                </w:rPr>
              </w:del>
            </m:ctrlPr>
          </m:dPr>
          <m:e>
            <m:r>
              <w:del w:id="1150" w:author="Stoycho Rusinov" w:date="2026-08-08T17:14:00Z">
                <w:rPr>
                  <w:rFonts w:ascii="Cambria Math" w:hAnsi="Cambria Math" w:cstheme="minorHAnsi"/>
                </w:rPr>
                <m:t>Country j in EU</m:t>
              </w:del>
            </m:r>
          </m:e>
        </m:d>
        <m:r>
          <w:del w:id="1151" w:author="Stoycho Rusinov" w:date="2026-08-08T17:14:00Z">
            <w:rPr>
              <w:rFonts w:ascii="Cambria Math" w:hAnsi="Cambria Math" w:cstheme="minorHAnsi"/>
            </w:rPr>
            <m:t xml:space="preserve"> </m:t>
          </w:del>
        </m:r>
        <m:sSub>
          <m:sSubPr>
            <m:ctrlPr>
              <w:del w:id="1152" w:author="Stoycho Rusinov" w:date="2026-08-08T17:14:00Z">
                <w:rPr>
                  <w:rFonts w:ascii="Cambria Math" w:hAnsi="Cambria Math" w:cstheme="minorHAnsi"/>
                </w:rPr>
              </w:del>
            </m:ctrlPr>
          </m:sSubPr>
          <m:e>
            <m:r>
              <w:del w:id="1153" w:author="Stoycho Rusinov" w:date="2026-08-08T17:14:00Z">
                <w:rPr>
                  <w:rFonts w:ascii="Cambria Math" w:hAnsi="Cambria Math" w:cstheme="minorHAnsi"/>
                </w:rPr>
                <m:t>Post</m:t>
              </w:del>
            </m:r>
          </m:e>
          <m:sub>
            <m:r>
              <w:del w:id="1154" w:author="Stoycho Rusinov" w:date="2026-08-08T17:14:00Z">
                <w:rPr>
                  <w:rFonts w:ascii="Cambria Math" w:hAnsi="Cambria Math" w:cstheme="minorHAnsi"/>
                </w:rPr>
                <m:t>t</m:t>
              </w:del>
            </m:r>
          </m:sub>
        </m:sSub>
        <m:r>
          <w:ins w:id="1155" w:author="Stoycho Rusinov" w:date="2026-08-08T17:14:00Z">
            <w:rPr>
              <w:rFonts w:ascii="Cambria Math" w:hAnsi="Cambria Math"/>
            </w:rPr>
            <m:t> </m:t>
          </w:ins>
        </m:r>
        <m:r>
          <w:ins w:id="1156" w:author="Stoycho Rusinov" w:date="2026-08-08T17:14:00Z">
            <m:rPr>
              <m:sty m:val="b"/>
            </m:rPr>
            <w:rPr>
              <w:rFonts w:ascii="Cambria Math" w:hAnsi="Cambria Math"/>
            </w:rPr>
            <m:t>1</m:t>
          </w:ins>
        </m:r>
        <m:r>
          <w:ins w:id="1157" w:author="Stoycho Rusinov" w:date="2026-08-08T17:14:00Z">
            <m:rPr>
              <m:sty m:val="p"/>
            </m:rPr>
            <w:rPr>
              <w:rFonts w:ascii="Cambria Math" w:hAnsi="Cambria Math"/>
            </w:rPr>
            <m:t>{</m:t>
          </w:ins>
        </m:r>
        <m:r>
          <w:ins w:id="1158" w:author="Stoycho Rusinov" w:date="2026-08-08T17:14:00Z">
            <w:rPr>
              <w:rFonts w:ascii="Cambria Math" w:hAnsi="Cambria Math"/>
            </w:rPr>
            <m:t>j</m:t>
          </w:ins>
        </m:r>
        <m:r>
          <w:ins w:id="1159" w:author="Stoycho Rusinov" w:date="2026-08-08T17:14:00Z">
            <m:rPr>
              <m:sty m:val="p"/>
            </m:rPr>
            <w:rPr>
              <w:rFonts w:ascii="Cambria Math" w:hAnsi="Cambria Math"/>
            </w:rPr>
            <m:t>∈EU}</m:t>
          </w:ins>
        </m:r>
        <m:sSub>
          <m:sSubPr>
            <m:ctrlPr>
              <w:ins w:id="1160" w:author="Stoycho Rusinov" w:date="2026-08-08T17:14:00Z">
                <w:rPr>
                  <w:rFonts w:ascii="Cambria Math" w:hAnsi="Cambria Math"/>
                </w:rPr>
              </w:ins>
            </m:ctrlPr>
          </m:sSubPr>
          <m:e>
            <m:r>
              <w:ins w:id="1161" w:author="Stoycho Rusinov" w:date="2026-08-08T17:14:00Z">
                <m:rPr>
                  <m:sty m:val="p"/>
                </m:rPr>
                <w:rPr>
                  <w:rFonts w:ascii="Cambria Math" w:hAnsi="Cambria Math"/>
                </w:rPr>
                <m:t>Post</m:t>
              </w:ins>
            </m:r>
          </m:e>
          <m:sub>
            <m:r>
              <w:ins w:id="1162" w:author="Stoycho Rusinov" w:date="2026-08-08T17:14:00Z">
                <w:rPr>
                  <w:rFonts w:ascii="Cambria Math" w:hAnsi="Cambria Math"/>
                </w:rPr>
                <m:t>t</m:t>
              </w:ins>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m:t>
            </m:r>
            <m:r>
              <w:rPr>
                <w:rFonts w:ascii="Cambria Math" w:hAnsi="Cambria Math"/>
              </w:rPr>
              <m:t>,</m:t>
            </m:r>
            <m:r>
              <w:rPr>
                <w:rFonts w:ascii="Cambria Math" w:hAnsi="Cambria Math"/>
              </w:rPr>
              <m:t>t</m:t>
            </m:r>
          </m:sub>
        </m:sSub>
      </m:oMath>
      <w:del w:id="1163" w:author="Stoycho Rusinov" w:date="2026-08-08T17:14:00Z">
        <w:r>
          <w:rPr>
            <w:rFonts w:asciiTheme="minorHAnsi" w:hAnsiTheme="minorHAnsi" w:cstheme="minorHAnsi"/>
          </w:rPr>
          <w:tab/>
          <w:delText>(2)</w:delText>
        </w:r>
      </w:del>
      <m:oMath>
        <m:r>
          <w:ins w:id="1164" w:author="Stoycho Rusinov" w:date="2026-08-08T17:14:00Z">
            <m:rPr>
              <m:sty m:val="p"/>
            </m:rPr>
            <w:rPr>
              <w:rFonts w:ascii="Cambria Math" w:hAnsi="Cambria Math"/>
            </w:rPr>
            <m:t>.</m:t>
          </w:ins>
        </m:r>
      </m:oMath>
    </w:p>
    <w:p w14:paraId="792EA010" w14:textId="7EA343BE" w:rsidR="00236015" w:rsidRPr="00C3586C" w:rsidRDefault="00683078" w:rsidP="00C3586C">
      <w:pPr>
        <w:pStyle w:val="ListParagraph"/>
        <w:numPr>
          <w:ilvl w:val="0"/>
          <w:numId w:val="1"/>
        </w:numPr>
        <w:spacing w:line="360" w:lineRule="auto"/>
        <w:rPr>
          <w:rFonts w:asciiTheme="minorHAnsi" w:hAnsiTheme="minorHAnsi" w:cstheme="minorHAnsi"/>
        </w:rPr>
      </w:pPr>
      <m:oMath>
        <m:sSub>
          <m:sSubPr>
            <m:ctrlPr>
              <w:del w:id="1165" w:author="Stoycho Rusinov" w:date="2026-08-08T17:14:00Z">
                <w:rPr>
                  <w:rFonts w:ascii="Cambria Math" w:hAnsi="Cambria Math" w:cstheme="minorHAnsi"/>
                </w:rPr>
              </w:del>
            </m:ctrlPr>
          </m:sSubPr>
          <m:e>
            <m:r>
              <w:del w:id="1166" w:author="Stoycho Rusinov" w:date="2026-08-08T17:14:00Z">
                <w:rPr>
                  <w:rFonts w:ascii="Cambria Math" w:hAnsi="Cambria Math" w:cstheme="minorHAnsi"/>
                </w:rPr>
                <m:t>ϕ</m:t>
              </w:del>
            </m:r>
          </m:e>
          <m:sub>
            <m:r>
              <w:del w:id="1167" w:author="Stoycho Rusinov" w:date="2026-08-08T17:14:00Z">
                <w:rPr>
                  <w:rFonts w:ascii="Cambria Math" w:hAnsi="Cambria Math" w:cstheme="minorHAnsi"/>
                </w:rPr>
                <m:t>j</m:t>
              </w:del>
            </m:r>
          </m:sub>
        </m:sSub>
      </m:oMath>
      <w:del w:id="1168" w:author="Stoycho Rusinov" w:date="2026-08-08T17:14:00Z">
        <w:r w:rsidR="00382665">
          <w:rPr>
            <w:rFonts w:asciiTheme="minorHAnsi" w:hAnsiTheme="minorHAnsi" w:cstheme="minorHAnsi"/>
          </w:rPr>
          <w:delText xml:space="preserve"> are country-specific intercepts identifying</w:delText>
        </w:r>
      </w:del>
      <w:proofErr w:type="spellStart"/>
      <w:ins w:id="1169" w:author="Stoycho Rusinov" w:date="2026-08-08T17:14:00Z">
        <w:r w:rsidR="000E33CA">
          <w:rPr>
            <w:rFonts w:asciiTheme="minorHAnsi" w:hAnsiTheme="minorHAnsi" w:cstheme="minorHAnsi"/>
          </w:rPr>
          <w:t>ϕj</w:t>
        </w:r>
        <w:proofErr w:type="spellEnd"/>
        <w:r w:rsidR="000E33CA">
          <w:rPr>
            <w:rFonts w:asciiTheme="minorHAnsi" w:hAnsiTheme="minorHAnsi" w:cstheme="minorHAnsi"/>
          </w:rPr>
          <w:t xml:space="preserve"> is</w:t>
        </w:r>
      </w:ins>
      <w:r w:rsidR="000E33CA">
        <w:rPr>
          <w:rFonts w:asciiTheme="minorHAnsi" w:hAnsiTheme="minorHAnsi" w:cstheme="minorHAnsi"/>
        </w:rPr>
        <w:t xml:space="preserve"> the </w:t>
      </w:r>
      <w:ins w:id="1170" w:author="Stoycho Rusinov" w:date="2026-08-08T17:14:00Z">
        <w:r w:rsidR="000E33CA">
          <w:rPr>
            <w:rFonts w:asciiTheme="minorHAnsi" w:hAnsiTheme="minorHAnsi" w:cstheme="minorHAnsi"/>
          </w:rPr>
          <w:t xml:space="preserve">pre-reform log </w:t>
        </w:r>
      </w:ins>
      <w:r w:rsidR="000E33CA">
        <w:rPr>
          <w:rFonts w:asciiTheme="minorHAnsi" w:hAnsiTheme="minorHAnsi" w:cstheme="minorHAnsi"/>
        </w:rPr>
        <w:t>price level</w:t>
      </w:r>
      <w:del w:id="1171" w:author="Stoycho Rusinov" w:date="2026-08-08T17:14:00Z">
        <w:r w:rsidR="00382665">
          <w:rPr>
            <w:rFonts w:asciiTheme="minorHAnsi" w:hAnsiTheme="minorHAnsi" w:cstheme="minorHAnsi"/>
          </w:rPr>
          <w:delText>-maintained pre-Brexit</w:delText>
        </w:r>
      </w:del>
      <w:ins w:id="1172" w:author="Stoycho Rusinov" w:date="2026-08-08T17:14:00Z">
        <w:r w:rsidR="000E33CA">
          <w:rPr>
            <w:rFonts w:asciiTheme="minorHAnsi" w:hAnsiTheme="minorHAnsi" w:cstheme="minorHAnsi"/>
          </w:rPr>
          <w:t xml:space="preserve"> for origin j</w:t>
        </w:r>
      </w:ins>
      <w:r w:rsidR="000E33CA">
        <w:rPr>
          <w:rFonts w:asciiTheme="minorHAnsi" w:hAnsiTheme="minorHAnsi" w:cstheme="minorHAnsi"/>
        </w:rPr>
        <w:t>;</w:t>
      </w:r>
    </w:p>
    <w:p w14:paraId="290773A2" w14:textId="658BD9D3" w:rsidR="00236015" w:rsidRPr="00C3586C" w:rsidRDefault="00683078" w:rsidP="00C3586C">
      <w:pPr>
        <w:pStyle w:val="ListParagraph"/>
        <w:numPr>
          <w:ilvl w:val="0"/>
          <w:numId w:val="1"/>
        </w:numPr>
        <w:spacing w:line="360" w:lineRule="auto"/>
        <w:rPr>
          <w:rFonts w:asciiTheme="minorHAnsi" w:hAnsiTheme="minorHAnsi" w:cstheme="minorHAnsi"/>
        </w:rPr>
      </w:pPr>
      <m:oMath>
        <m:sSub>
          <m:sSubPr>
            <m:ctrlPr>
              <w:del w:id="1173" w:author="Stoycho Rusinov" w:date="2026-08-08T17:14:00Z">
                <w:rPr>
                  <w:rFonts w:ascii="Cambria Math" w:hAnsi="Cambria Math" w:cstheme="minorHAnsi"/>
                </w:rPr>
              </w:del>
            </m:ctrlPr>
          </m:sSubPr>
          <m:e>
            <m:r>
              <w:del w:id="1174" w:author="Stoycho Rusinov" w:date="2026-08-08T17:14:00Z">
                <w:rPr>
                  <w:rFonts w:ascii="Cambria Math" w:hAnsi="Cambria Math" w:cstheme="minorHAnsi"/>
                </w:rPr>
                <m:t>k</m:t>
              </w:del>
            </m:r>
          </m:e>
          <m:sub>
            <m:r>
              <w:del w:id="1175" w:author="Stoycho Rusinov" w:date="2026-08-08T17:14:00Z">
                <w:rPr>
                  <w:rFonts w:ascii="Cambria Math" w:hAnsi="Cambria Math" w:cstheme="minorHAnsi"/>
                </w:rPr>
                <m:t>j</m:t>
              </w:del>
            </m:r>
          </m:sub>
        </m:sSub>
      </m:oMath>
      <w:proofErr w:type="spellStart"/>
      <w:ins w:id="1176" w:author="Stoycho Rusinov" w:date="2026-08-08T17:14:00Z">
        <w:r w:rsidR="000E33CA">
          <w:rPr>
            <w:rFonts w:asciiTheme="minorHAnsi" w:hAnsiTheme="minorHAnsi" w:cstheme="minorHAnsi"/>
          </w:rPr>
          <w:t>kj</w:t>
        </w:r>
      </w:ins>
      <w:proofErr w:type="spellEnd"/>
      <w:r w:rsidR="000E33CA">
        <w:rPr>
          <w:rFonts w:asciiTheme="minorHAnsi" w:hAnsiTheme="minorHAnsi" w:cstheme="minorHAnsi"/>
        </w:rPr>
        <w:t xml:space="preserve"> is the </w:t>
      </w:r>
      <w:ins w:id="1177" w:author="Stoycho Rusinov" w:date="2026-08-08T17:14:00Z">
        <w:r w:rsidR="000E33CA">
          <w:rPr>
            <w:rFonts w:asciiTheme="minorHAnsi" w:hAnsiTheme="minorHAnsi" w:cstheme="minorHAnsi"/>
          </w:rPr>
          <w:t xml:space="preserve">Brexit-induced </w:t>
        </w:r>
      </w:ins>
      <w:r w:rsidR="000E33CA">
        <w:rPr>
          <w:rFonts w:asciiTheme="minorHAnsi" w:hAnsiTheme="minorHAnsi" w:cstheme="minorHAnsi"/>
        </w:rPr>
        <w:t xml:space="preserve">log price change </w:t>
      </w:r>
      <w:del w:id="1178" w:author="Stoycho Rusinov" w:date="2026-08-08T17:14:00Z">
        <w:r w:rsidR="00382665">
          <w:rPr>
            <w:rFonts w:asciiTheme="minorHAnsi" w:hAnsiTheme="minorHAnsi" w:cstheme="minorHAnsi"/>
          </w:rPr>
          <w:delText xml:space="preserve">induced by Brexit for origin </w:delText>
        </w:r>
        <m:oMath>
          <m:r>
            <w:rPr>
              <w:rFonts w:ascii="Cambria Math" w:hAnsi="Cambria Math" w:cstheme="minorHAnsi"/>
            </w:rPr>
            <m:t>j</m:t>
          </m:r>
        </m:oMath>
        <w:r w:rsidR="00382665">
          <w:rPr>
            <w:rFonts w:asciiTheme="minorHAnsi" w:hAnsiTheme="minorHAnsi" w:cstheme="minorHAnsi"/>
          </w:rPr>
          <w:delText xml:space="preserve"> (assumed fixed </w:delText>
        </w:r>
      </w:del>
      <w:r w:rsidR="000E33CA">
        <w:rPr>
          <w:rFonts w:asciiTheme="minorHAnsi" w:hAnsiTheme="minorHAnsi" w:cstheme="minorHAnsi"/>
        </w:rPr>
        <w:t xml:space="preserve">for </w:t>
      </w:r>
      <w:del w:id="1179" w:author="Stoycho Rusinov" w:date="2026-08-08T17:14:00Z">
        <w:r w:rsidR="00382665">
          <w:rPr>
            <w:rFonts w:asciiTheme="minorHAnsi" w:hAnsiTheme="minorHAnsi" w:cstheme="minorHAnsi"/>
          </w:rPr>
          <w:delText>now; we relax this assumption later to expose an alternative source of heterogeneity in elasticities);</w:delText>
        </w:r>
      </w:del>
      <w:ins w:id="1180" w:author="Stoycho Rusinov" w:date="2026-08-08T17:14:00Z">
        <w:r w:rsidR="000E33CA">
          <w:rPr>
            <w:rFonts w:asciiTheme="minorHAnsi" w:hAnsiTheme="minorHAnsi" w:cstheme="minorHAnsi"/>
          </w:rPr>
          <w:t>origin j;</w:t>
        </w:r>
      </w:ins>
    </w:p>
    <w:p w14:paraId="2ACB4A4A" w14:textId="5109CA28" w:rsidR="00236015" w:rsidRPr="00C3586C" w:rsidRDefault="00683078" w:rsidP="00C3586C">
      <w:pPr>
        <w:pStyle w:val="ListParagraph"/>
        <w:numPr>
          <w:ilvl w:val="0"/>
          <w:numId w:val="1"/>
        </w:numPr>
        <w:spacing w:line="360" w:lineRule="auto"/>
        <w:rPr>
          <w:rFonts w:asciiTheme="minorHAnsi" w:hAnsiTheme="minorHAnsi" w:cstheme="minorHAnsi"/>
        </w:rPr>
      </w:pPr>
      <m:oMath>
        <m:sSub>
          <m:sSubPr>
            <m:ctrlPr>
              <w:del w:id="1181" w:author="Stoycho Rusinov" w:date="2026-08-08T17:14:00Z">
                <w:rPr>
                  <w:rFonts w:ascii="Cambria Math" w:hAnsi="Cambria Math" w:cstheme="minorHAnsi"/>
                </w:rPr>
              </w:del>
            </m:ctrlPr>
          </m:sSubPr>
          <m:e>
            <m:r>
              <w:del w:id="1182" w:author="Stoycho Rusinov" w:date="2026-08-08T17:14:00Z">
                <w:rPr>
                  <w:rFonts w:ascii="Cambria Math" w:hAnsi="Cambria Math" w:cstheme="minorHAnsi"/>
                </w:rPr>
                <m:t>ν</m:t>
              </w:del>
            </m:r>
          </m:e>
          <m:sub>
            <m:r>
              <w:del w:id="1183" w:author="Stoycho Rusinov" w:date="2026-08-08T17:14:00Z">
                <w:rPr>
                  <w:rFonts w:ascii="Cambria Math" w:hAnsi="Cambria Math" w:cstheme="minorHAnsi"/>
                </w:rPr>
                <m:t>j,t</m:t>
              </w:del>
            </m:r>
          </m:sub>
        </m:sSub>
      </m:oMath>
      <w:proofErr w:type="spellStart"/>
      <w:ins w:id="1184" w:author="Stoycho Rusinov" w:date="2026-08-08T17:14:00Z">
        <w:r w:rsidR="000E33CA">
          <w:rPr>
            <w:rFonts w:asciiTheme="minorHAnsi" w:hAnsiTheme="minorHAnsi" w:cstheme="minorHAnsi"/>
          </w:rPr>
          <w:t>ν</w:t>
        </w:r>
        <w:proofErr w:type="gramStart"/>
        <w:r w:rsidR="000E33CA">
          <w:rPr>
            <w:rFonts w:asciiTheme="minorHAnsi" w:hAnsiTheme="minorHAnsi" w:cstheme="minorHAnsi"/>
          </w:rPr>
          <w:t>j,t</w:t>
        </w:r>
      </w:ins>
      <w:proofErr w:type="spellEnd"/>
      <w:proofErr w:type="gramEnd"/>
      <w:r w:rsidR="000E33CA">
        <w:rPr>
          <w:rFonts w:asciiTheme="minorHAnsi" w:hAnsiTheme="minorHAnsi" w:cstheme="minorHAnsi"/>
        </w:rPr>
        <w:t xml:space="preserve"> is a </w:t>
      </w:r>
      <w:del w:id="1185" w:author="Stoycho Rusinov" w:date="2026-08-08T17:14:00Z">
        <w:r w:rsidR="00382665">
          <w:rPr>
            <w:rFonts w:asciiTheme="minorHAnsi" w:hAnsiTheme="minorHAnsi" w:cstheme="minorHAnsi"/>
          </w:rPr>
          <w:delText xml:space="preserve">pricing error term assumed to be normally distributed with </w:delText>
        </w:r>
      </w:del>
      <w:r w:rsidR="000E33CA">
        <w:rPr>
          <w:rFonts w:asciiTheme="minorHAnsi" w:hAnsiTheme="minorHAnsi" w:cstheme="minorHAnsi"/>
        </w:rPr>
        <w:t>mean</w:t>
      </w:r>
      <w:del w:id="1186" w:author="Stoycho Rusinov" w:date="2026-08-08T17:14:00Z">
        <w:r w:rsidR="00382665">
          <w:rPr>
            <w:rFonts w:asciiTheme="minorHAnsi" w:hAnsiTheme="minorHAnsi" w:cstheme="minorHAnsi"/>
          </w:rPr>
          <w:delText xml:space="preserve"> </w:delText>
        </w:r>
      </w:del>
      <w:ins w:id="1187" w:author="Stoycho Rusinov" w:date="2026-08-08T17:14:00Z">
        <w:r w:rsidR="000E33CA">
          <w:rPr>
            <w:rFonts w:asciiTheme="minorHAnsi" w:hAnsiTheme="minorHAnsi" w:cstheme="minorHAnsi"/>
          </w:rPr>
          <w:t>-</w:t>
        </w:r>
      </w:ins>
      <w:r w:rsidR="000E33CA">
        <w:rPr>
          <w:rFonts w:asciiTheme="minorHAnsi" w:hAnsiTheme="minorHAnsi" w:cstheme="minorHAnsi"/>
        </w:rPr>
        <w:t>zero</w:t>
      </w:r>
      <w:ins w:id="1188" w:author="Stoycho Rusinov" w:date="2026-08-08T17:14:00Z">
        <w:r w:rsidR="000E33CA">
          <w:rPr>
            <w:rFonts w:asciiTheme="minorHAnsi" w:hAnsiTheme="minorHAnsi" w:cstheme="minorHAnsi"/>
          </w:rPr>
          <w:t xml:space="preserve"> price disturbance</w:t>
        </w:r>
      </w:ins>
      <w:r w:rsidR="000E33CA">
        <w:rPr>
          <w:rFonts w:asciiTheme="minorHAnsi" w:hAnsiTheme="minorHAnsi" w:cstheme="minorHAnsi"/>
        </w:rPr>
        <w:t>.</w:t>
      </w:r>
    </w:p>
    <w:p w14:paraId="293A475F"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rPr>
        <w:t>Combining equations (1) and (2) yields:</w:t>
      </w:r>
    </w:p>
    <w:p w14:paraId="7F9D4442" w14:textId="77777777" w:rsidR="00236015" w:rsidRPr="00C3586C" w:rsidRDefault="00683078" w:rsidP="00C3586C">
      <w:pPr>
        <w:spacing w:before="120" w:line="360" w:lineRule="auto"/>
        <w:rPr>
          <w:del w:id="1189" w:author="Stoycho Rusinov" w:date="2026-08-08T17:14:00Z"/>
          <w:rFonts w:asciiTheme="minorHAnsi" w:hAnsiTheme="minorHAnsi" w:cstheme="minorHAnsi"/>
        </w:rPr>
      </w:pPr>
      <m:oMathPara>
        <m:oMath>
          <m:func>
            <m:funcPr>
              <m:ctrlPr>
                <w:del w:id="1190" w:author="Stoycho Rusinov" w:date="2026-08-08T17:14:00Z">
                  <w:rPr>
                    <w:rFonts w:ascii="Cambria Math" w:hAnsi="Cambria Math" w:cstheme="minorHAnsi"/>
                  </w:rPr>
                </w:del>
              </m:ctrlPr>
            </m:funcPr>
            <m:fName>
              <m:r>
                <w:del w:id="1191" w:author="Stoycho Rusinov" w:date="2026-08-08T17:14:00Z">
                  <w:rPr>
                    <w:rFonts w:ascii="Cambria Math" w:hAnsi="Cambria Math" w:cstheme="minorHAnsi"/>
                  </w:rPr>
                  <m:t>log</m:t>
                </w:del>
              </m:r>
            </m:fName>
            <m:e>
              <m:sSub>
                <m:sSubPr>
                  <m:ctrlPr>
                    <w:del w:id="1192" w:author="Stoycho Rusinov" w:date="2026-08-08T17:14:00Z">
                      <w:rPr>
                        <w:rFonts w:ascii="Cambria Math" w:hAnsi="Cambria Math" w:cstheme="minorHAnsi"/>
                      </w:rPr>
                    </w:del>
                  </m:ctrlPr>
                </m:sSubPr>
                <m:e>
                  <m:r>
                    <w:del w:id="1193" w:author="Stoycho Rusinov" w:date="2026-08-08T17:14:00Z">
                      <w:rPr>
                        <w:rFonts w:ascii="Cambria Math" w:hAnsi="Cambria Math" w:cstheme="minorHAnsi"/>
                      </w:rPr>
                      <m:t>Q</m:t>
                    </w:del>
                  </m:r>
                </m:e>
                <m:sub>
                  <m:r>
                    <w:del w:id="1194" w:author="Stoycho Rusinov" w:date="2026-08-08T17:14:00Z">
                      <w:rPr>
                        <w:rFonts w:ascii="Cambria Math" w:hAnsi="Cambria Math" w:cstheme="minorHAnsi"/>
                      </w:rPr>
                      <m:t>j,t</m:t>
                    </w:del>
                  </m:r>
                </m:sub>
              </m:sSub>
            </m:e>
          </m:func>
          <m:r>
            <w:del w:id="1195" w:author="Stoycho Rusinov" w:date="2026-08-08T17:14:00Z">
              <w:rPr>
                <w:rFonts w:ascii="Cambria Math" w:hAnsi="Cambria Math" w:cstheme="minorHAnsi"/>
              </w:rPr>
              <m:t>=</m:t>
            </w:del>
          </m:r>
          <m:sSub>
            <m:sSubPr>
              <m:ctrlPr>
                <w:del w:id="1196" w:author="Stoycho Rusinov" w:date="2026-08-08T17:14:00Z">
                  <w:rPr>
                    <w:rFonts w:ascii="Cambria Math" w:hAnsi="Cambria Math" w:cstheme="minorHAnsi"/>
                  </w:rPr>
                </w:del>
              </m:ctrlPr>
            </m:sSubPr>
            <m:e>
              <m:r>
                <w:del w:id="1197" w:author="Stoycho Rusinov" w:date="2026-08-08T17:14:00Z">
                  <w:rPr>
                    <w:rFonts w:ascii="Cambria Math" w:hAnsi="Cambria Math" w:cstheme="minorHAnsi"/>
                  </w:rPr>
                  <m:t>μ</m:t>
                </w:del>
              </m:r>
            </m:e>
            <m:sub>
              <m:r>
                <w:del w:id="1198" w:author="Stoycho Rusinov" w:date="2026-08-08T17:14:00Z">
                  <w:rPr>
                    <w:rFonts w:ascii="Cambria Math" w:hAnsi="Cambria Math" w:cstheme="minorHAnsi"/>
                  </w:rPr>
                  <m:t>j</m:t>
                </w:del>
              </m:r>
            </m:sub>
          </m:sSub>
          <m:r>
            <w:del w:id="1199" w:author="Stoycho Rusinov" w:date="2026-08-08T17:14:00Z">
              <w:rPr>
                <w:rFonts w:ascii="Cambria Math" w:hAnsi="Cambria Math" w:cstheme="minorHAnsi"/>
              </w:rPr>
              <m:t>+</m:t>
            </w:del>
          </m:r>
          <m:sSub>
            <m:sSubPr>
              <m:ctrlPr>
                <w:del w:id="1200" w:author="Stoycho Rusinov" w:date="2026-08-08T17:14:00Z">
                  <w:rPr>
                    <w:rFonts w:ascii="Cambria Math" w:hAnsi="Cambria Math" w:cstheme="minorHAnsi"/>
                  </w:rPr>
                </w:del>
              </m:ctrlPr>
            </m:sSubPr>
            <m:e>
              <m:r>
                <w:del w:id="1201" w:author="Stoycho Rusinov" w:date="2026-08-08T17:14:00Z">
                  <w:rPr>
                    <w:rFonts w:ascii="Cambria Math" w:hAnsi="Cambria Math" w:cstheme="minorHAnsi"/>
                  </w:rPr>
                  <m:t>δ</m:t>
                </w:del>
              </m:r>
            </m:e>
            <m:sub>
              <m:r>
                <w:del w:id="1202" w:author="Stoycho Rusinov" w:date="2026-08-08T17:14:00Z">
                  <w:rPr>
                    <w:rFonts w:ascii="Cambria Math" w:hAnsi="Cambria Math" w:cstheme="minorHAnsi"/>
                  </w:rPr>
                  <m:t>t</m:t>
                </w:del>
              </m:r>
            </m:sub>
          </m:sSub>
          <m:r>
            <w:del w:id="1203" w:author="Stoycho Rusinov" w:date="2026-08-08T17:14:00Z">
              <w:rPr>
                <w:rFonts w:ascii="Cambria Math" w:hAnsi="Cambria Math" w:cstheme="minorHAnsi"/>
              </w:rPr>
              <m:t>-</m:t>
            </w:del>
          </m:r>
          <m:sSub>
            <m:sSubPr>
              <m:ctrlPr>
                <w:del w:id="1204" w:author="Stoycho Rusinov" w:date="2026-08-08T17:14:00Z">
                  <w:rPr>
                    <w:rFonts w:ascii="Cambria Math" w:hAnsi="Cambria Math" w:cstheme="minorHAnsi"/>
                  </w:rPr>
                </w:del>
              </m:ctrlPr>
            </m:sSubPr>
            <m:e>
              <m:r>
                <w:del w:id="1205" w:author="Stoycho Rusinov" w:date="2026-08-08T17:14:00Z">
                  <w:rPr>
                    <w:rFonts w:ascii="Cambria Math" w:hAnsi="Cambria Math" w:cstheme="minorHAnsi"/>
                  </w:rPr>
                  <m:t>η</m:t>
                </w:del>
              </m:r>
            </m:e>
            <m:sub>
              <m:r>
                <w:del w:id="1206" w:author="Stoycho Rusinov" w:date="2026-08-08T17:14:00Z">
                  <w:rPr>
                    <w:rFonts w:ascii="Cambria Math" w:hAnsi="Cambria Math" w:cstheme="minorHAnsi"/>
                  </w:rPr>
                  <m:t>j</m:t>
                </w:del>
              </m:r>
            </m:sub>
          </m:sSub>
          <m:r>
            <w:del w:id="1207" w:author="Stoycho Rusinov" w:date="2026-08-08T17:14:00Z">
              <w:rPr>
                <w:rFonts w:ascii="Cambria Math" w:hAnsi="Cambria Math" w:cstheme="minorHAnsi"/>
              </w:rPr>
              <m:t xml:space="preserve"> </m:t>
            </w:del>
          </m:r>
          <m:d>
            <m:dPr>
              <m:ctrlPr>
                <w:del w:id="1208" w:author="Stoycho Rusinov" w:date="2026-08-08T17:14:00Z">
                  <w:rPr>
                    <w:rFonts w:ascii="Cambria Math" w:hAnsi="Cambria Math" w:cstheme="minorHAnsi"/>
                  </w:rPr>
                </w:del>
              </m:ctrlPr>
            </m:dPr>
            <m:e>
              <m:sSub>
                <m:sSubPr>
                  <m:ctrlPr>
                    <w:del w:id="1209" w:author="Stoycho Rusinov" w:date="2026-08-08T17:14:00Z">
                      <w:rPr>
                        <w:rFonts w:ascii="Cambria Math" w:hAnsi="Cambria Math" w:cstheme="minorHAnsi"/>
                      </w:rPr>
                    </w:del>
                  </m:ctrlPr>
                </m:sSubPr>
                <m:e>
                  <m:r>
                    <w:del w:id="1210" w:author="Stoycho Rusinov" w:date="2026-08-08T17:14:00Z">
                      <w:rPr>
                        <w:rFonts w:ascii="Cambria Math" w:hAnsi="Cambria Math" w:cstheme="minorHAnsi"/>
                      </w:rPr>
                      <m:t>ϕ</m:t>
                    </w:del>
                  </m:r>
                </m:e>
                <m:sub>
                  <m:r>
                    <w:del w:id="1211" w:author="Stoycho Rusinov" w:date="2026-08-08T17:14:00Z">
                      <w:rPr>
                        <w:rFonts w:ascii="Cambria Math" w:hAnsi="Cambria Math" w:cstheme="minorHAnsi"/>
                      </w:rPr>
                      <m:t>j</m:t>
                    </w:del>
                  </m:r>
                </m:sub>
              </m:sSub>
              <m:r>
                <w:del w:id="1212" w:author="Stoycho Rusinov" w:date="2026-08-08T17:14:00Z">
                  <w:rPr>
                    <w:rFonts w:ascii="Cambria Math" w:hAnsi="Cambria Math" w:cstheme="minorHAnsi"/>
                  </w:rPr>
                  <m:t>+</m:t>
                </w:del>
              </m:r>
              <m:sSub>
                <m:sSubPr>
                  <m:ctrlPr>
                    <w:del w:id="1213" w:author="Stoycho Rusinov" w:date="2026-08-08T17:14:00Z">
                      <w:rPr>
                        <w:rFonts w:ascii="Cambria Math" w:hAnsi="Cambria Math" w:cstheme="minorHAnsi"/>
                      </w:rPr>
                    </w:del>
                  </m:ctrlPr>
                </m:sSubPr>
                <m:e>
                  <m:r>
                    <w:del w:id="1214" w:author="Stoycho Rusinov" w:date="2026-08-08T17:14:00Z">
                      <w:rPr>
                        <w:rFonts w:ascii="Cambria Math" w:hAnsi="Cambria Math" w:cstheme="minorHAnsi"/>
                      </w:rPr>
                      <m:t>k</m:t>
                    </w:del>
                  </m:r>
                </m:e>
                <m:sub>
                  <m:r>
                    <w:del w:id="1215" w:author="Stoycho Rusinov" w:date="2026-08-08T17:14:00Z">
                      <w:rPr>
                        <w:rFonts w:ascii="Cambria Math" w:hAnsi="Cambria Math" w:cstheme="minorHAnsi"/>
                      </w:rPr>
                      <m:t>j</m:t>
                    </w:del>
                  </m:r>
                </m:sub>
              </m:sSub>
              <m:r>
                <w:del w:id="1216" w:author="Stoycho Rusinov" w:date="2026-08-08T17:14:00Z">
                  <w:rPr>
                    <w:rFonts w:ascii="Cambria Math" w:hAnsi="Cambria Math" w:cstheme="minorHAnsi"/>
                  </w:rPr>
                  <m:t xml:space="preserve"> </m:t>
                </w:del>
              </m:r>
              <m:r>
                <w:del w:id="1217" w:author="Stoycho Rusinov" w:date="2026-08-08T17:14:00Z">
                  <m:rPr>
                    <m:sty m:val="bi"/>
                  </m:rPr>
                  <w:rPr>
                    <w:rFonts w:ascii="Cambria Math" w:hAnsi="Cambria Math" w:cstheme="minorHAnsi"/>
                  </w:rPr>
                  <m:t>1</m:t>
                </w:del>
              </m:r>
              <m:d>
                <m:dPr>
                  <m:begChr m:val="["/>
                  <m:endChr m:val="]"/>
                  <m:ctrlPr>
                    <w:del w:id="1218" w:author="Stoycho Rusinov" w:date="2026-08-08T17:14:00Z">
                      <w:rPr>
                        <w:rFonts w:ascii="Cambria Math" w:hAnsi="Cambria Math" w:cstheme="minorHAnsi"/>
                      </w:rPr>
                    </w:del>
                  </m:ctrlPr>
                </m:dPr>
                <m:e>
                  <m:r>
                    <w:del w:id="1219" w:author="Stoycho Rusinov" w:date="2026-08-08T17:14:00Z">
                      <w:rPr>
                        <w:rFonts w:ascii="Cambria Math" w:hAnsi="Cambria Math" w:cstheme="minorHAnsi"/>
                      </w:rPr>
                      <m:t>Country j in EU</m:t>
                    </w:del>
                  </m:r>
                </m:e>
              </m:d>
              <m:r>
                <w:del w:id="1220" w:author="Stoycho Rusinov" w:date="2026-08-08T17:14:00Z">
                  <w:rPr>
                    <w:rFonts w:ascii="Cambria Math" w:hAnsi="Cambria Math" w:cstheme="minorHAnsi"/>
                  </w:rPr>
                  <m:t xml:space="preserve"> </m:t>
                </w:del>
              </m:r>
              <m:sSub>
                <m:sSubPr>
                  <m:ctrlPr>
                    <w:del w:id="1221" w:author="Stoycho Rusinov" w:date="2026-08-08T17:14:00Z">
                      <w:rPr>
                        <w:rFonts w:ascii="Cambria Math" w:hAnsi="Cambria Math" w:cstheme="minorHAnsi"/>
                      </w:rPr>
                    </w:del>
                  </m:ctrlPr>
                </m:sSubPr>
                <m:e>
                  <m:r>
                    <w:del w:id="1222" w:author="Stoycho Rusinov" w:date="2026-08-08T17:14:00Z">
                      <w:rPr>
                        <w:rFonts w:ascii="Cambria Math" w:hAnsi="Cambria Math" w:cstheme="minorHAnsi"/>
                      </w:rPr>
                      <m:t>Post</m:t>
                    </w:del>
                  </m:r>
                </m:e>
                <m:sub>
                  <m:r>
                    <w:del w:id="1223" w:author="Stoycho Rusinov" w:date="2026-08-08T17:14:00Z">
                      <w:rPr>
                        <w:rFonts w:ascii="Cambria Math" w:hAnsi="Cambria Math" w:cstheme="minorHAnsi"/>
                      </w:rPr>
                      <m:t>t</m:t>
                    </w:del>
                  </m:r>
                </m:sub>
              </m:sSub>
              <m:r>
                <w:del w:id="1224" w:author="Stoycho Rusinov" w:date="2026-08-08T17:14:00Z">
                  <w:rPr>
                    <w:rFonts w:ascii="Cambria Math" w:hAnsi="Cambria Math" w:cstheme="minorHAnsi"/>
                  </w:rPr>
                  <m:t>+</m:t>
                </w:del>
              </m:r>
              <m:sSub>
                <m:sSubPr>
                  <m:ctrlPr>
                    <w:del w:id="1225" w:author="Stoycho Rusinov" w:date="2026-08-08T17:14:00Z">
                      <w:rPr>
                        <w:rFonts w:ascii="Cambria Math" w:hAnsi="Cambria Math" w:cstheme="minorHAnsi"/>
                      </w:rPr>
                    </w:del>
                  </m:ctrlPr>
                </m:sSubPr>
                <m:e>
                  <m:r>
                    <w:del w:id="1226" w:author="Stoycho Rusinov" w:date="2026-08-08T17:14:00Z">
                      <w:rPr>
                        <w:rFonts w:ascii="Cambria Math" w:hAnsi="Cambria Math" w:cstheme="minorHAnsi"/>
                      </w:rPr>
                      <m:t>ν</m:t>
                    </w:del>
                  </m:r>
                </m:e>
                <m:sub>
                  <m:r>
                    <w:del w:id="1227" w:author="Stoycho Rusinov" w:date="2026-08-08T17:14:00Z">
                      <w:rPr>
                        <w:rFonts w:ascii="Cambria Math" w:hAnsi="Cambria Math" w:cstheme="minorHAnsi"/>
                      </w:rPr>
                      <m:t>j,t</m:t>
                    </w:del>
                  </m:r>
                </m:sub>
              </m:sSub>
            </m:e>
          </m:d>
          <m:r>
            <w:del w:id="1228" w:author="Stoycho Rusinov" w:date="2026-08-08T17:14:00Z">
              <w:rPr>
                <w:rFonts w:ascii="Cambria Math" w:hAnsi="Cambria Math" w:cstheme="minorHAnsi"/>
              </w:rPr>
              <m:t>+</m:t>
            </w:del>
          </m:r>
          <m:sSup>
            <m:sSupPr>
              <m:ctrlPr>
                <w:del w:id="1229" w:author="Stoycho Rusinov" w:date="2026-08-08T17:14:00Z">
                  <w:rPr>
                    <w:rFonts w:ascii="Cambria Math" w:hAnsi="Cambria Math" w:cstheme="minorHAnsi"/>
                  </w:rPr>
                </w:del>
              </m:ctrlPr>
            </m:sSupPr>
            <m:e>
              <m:sSub>
                <m:sSubPr>
                  <m:ctrlPr>
                    <w:del w:id="1230" w:author="Stoycho Rusinov" w:date="2026-08-08T17:14:00Z">
                      <w:rPr>
                        <w:rFonts w:ascii="Cambria Math" w:hAnsi="Cambria Math" w:cstheme="minorHAnsi"/>
                      </w:rPr>
                    </w:del>
                  </m:ctrlPr>
                </m:sSubPr>
                <m:e>
                  <m:r>
                    <w:del w:id="1231" w:author="Stoycho Rusinov" w:date="2026-08-08T17:14:00Z">
                      <w:rPr>
                        <w:rFonts w:ascii="Cambria Math" w:hAnsi="Cambria Math" w:cstheme="minorHAnsi"/>
                      </w:rPr>
                      <m:t>X</m:t>
                    </w:del>
                  </m:r>
                </m:e>
                <m:sub>
                  <m:r>
                    <w:del w:id="1232" w:author="Stoycho Rusinov" w:date="2026-08-08T17:14:00Z">
                      <w:rPr>
                        <w:rFonts w:ascii="Cambria Math" w:hAnsi="Cambria Math" w:cstheme="minorHAnsi"/>
                      </w:rPr>
                      <m:t>j,t</m:t>
                    </w:del>
                  </m:r>
                </m:sub>
              </m:sSub>
            </m:e>
            <m:sup>
              <m:r>
                <w:del w:id="1233" w:author="Stoycho Rusinov" w:date="2026-08-08T17:14:00Z">
                  <w:rPr>
                    <w:rFonts w:ascii="Cambria Math" w:hAnsi="Cambria Math" w:cstheme="minorHAnsi"/>
                  </w:rPr>
                  <m:t>'</m:t>
                </w:del>
              </m:r>
            </m:sup>
          </m:sSup>
          <m:r>
            <w:del w:id="1234" w:author="Stoycho Rusinov" w:date="2026-08-08T17:14:00Z">
              <w:rPr>
                <w:rFonts w:ascii="Cambria Math" w:hAnsi="Cambria Math" w:cstheme="minorHAnsi"/>
              </w:rPr>
              <m:t>θ+</m:t>
            </w:del>
          </m:r>
          <m:sSub>
            <m:sSubPr>
              <m:ctrlPr>
                <w:del w:id="1235" w:author="Stoycho Rusinov" w:date="2026-08-08T17:14:00Z">
                  <w:rPr>
                    <w:rFonts w:ascii="Cambria Math" w:hAnsi="Cambria Math" w:cstheme="minorHAnsi"/>
                  </w:rPr>
                </w:del>
              </m:ctrlPr>
            </m:sSubPr>
            <m:e>
              <m:r>
                <w:del w:id="1236" w:author="Stoycho Rusinov" w:date="2026-08-08T17:14:00Z">
                  <w:rPr>
                    <w:rFonts w:ascii="Cambria Math" w:hAnsi="Cambria Math" w:cstheme="minorHAnsi"/>
                  </w:rPr>
                  <m:t>ε</m:t>
                </w:del>
              </m:r>
            </m:e>
            <m:sub>
              <m:r>
                <w:del w:id="1237" w:author="Stoycho Rusinov" w:date="2026-08-08T17:14:00Z">
                  <w:rPr>
                    <w:rFonts w:ascii="Cambria Math" w:hAnsi="Cambria Math" w:cstheme="minorHAnsi"/>
                  </w:rPr>
                  <m:t>j,t</m:t>
                </w:del>
              </m:r>
            </m:sub>
          </m:sSub>
        </m:oMath>
      </m:oMathPara>
    </w:p>
    <w:p w14:paraId="4F508F1D" w14:textId="77777777" w:rsidR="00236015" w:rsidRPr="00C3586C" w:rsidRDefault="008B0A6B" w:rsidP="00C3586C">
      <w:pPr>
        <w:spacing w:before="120" w:line="360" w:lineRule="auto"/>
        <w:rPr>
          <w:del w:id="1238" w:author="Stoycho Rusinov" w:date="2026-08-08T17:14:00Z"/>
          <w:rFonts w:asciiTheme="minorHAnsi" w:hAnsiTheme="minorHAnsi" w:cstheme="minorHAnsi"/>
        </w:rPr>
      </w:pPr>
      <m:oMathPara>
        <m:oMath>
          <m:r>
            <w:del w:id="1239" w:author="Stoycho Rusinov" w:date="2026-08-08T17:14:00Z">
              <w:rPr>
                <w:rFonts w:ascii="Cambria Math" w:hAnsi="Cambria Math" w:cstheme="minorHAnsi"/>
              </w:rPr>
              <m:t xml:space="preserve">                  =</m:t>
            </w:del>
          </m:r>
          <m:sSub>
            <m:sSubPr>
              <m:ctrlPr>
                <w:del w:id="1240" w:author="Stoycho Rusinov" w:date="2026-08-08T17:14:00Z">
                  <w:rPr>
                    <w:rFonts w:ascii="Cambria Math" w:hAnsi="Cambria Math" w:cstheme="minorHAnsi"/>
                  </w:rPr>
                </w:del>
              </m:ctrlPr>
            </m:sSubPr>
            <m:e>
              <m:r>
                <w:del w:id="1241" w:author="Stoycho Rusinov" w:date="2026-08-08T17:14:00Z">
                  <w:rPr>
                    <w:rFonts w:ascii="Cambria Math" w:hAnsi="Cambria Math" w:cstheme="minorHAnsi"/>
                  </w:rPr>
                  <m:t>μ</m:t>
                </w:del>
              </m:r>
            </m:e>
            <m:sub>
              <m:r>
                <w:del w:id="1242" w:author="Stoycho Rusinov" w:date="2026-08-08T17:14:00Z">
                  <w:rPr>
                    <w:rFonts w:ascii="Cambria Math" w:hAnsi="Cambria Math" w:cstheme="minorHAnsi"/>
                  </w:rPr>
                  <m:t>j</m:t>
                </w:del>
              </m:r>
            </m:sub>
          </m:sSub>
          <m:r>
            <w:del w:id="1243" w:author="Stoycho Rusinov" w:date="2026-08-08T17:14:00Z">
              <w:rPr>
                <w:rFonts w:ascii="Cambria Math" w:hAnsi="Cambria Math" w:cstheme="minorHAnsi"/>
              </w:rPr>
              <m:t>-</m:t>
            </w:del>
          </m:r>
          <m:sSub>
            <m:sSubPr>
              <m:ctrlPr>
                <w:del w:id="1244" w:author="Stoycho Rusinov" w:date="2026-08-08T17:14:00Z">
                  <w:rPr>
                    <w:rFonts w:ascii="Cambria Math" w:hAnsi="Cambria Math" w:cstheme="minorHAnsi"/>
                  </w:rPr>
                </w:del>
              </m:ctrlPr>
            </m:sSubPr>
            <m:e>
              <m:r>
                <w:del w:id="1245" w:author="Stoycho Rusinov" w:date="2026-08-08T17:14:00Z">
                  <w:rPr>
                    <w:rFonts w:ascii="Cambria Math" w:hAnsi="Cambria Math" w:cstheme="minorHAnsi"/>
                  </w:rPr>
                  <m:t>η</m:t>
                </w:del>
              </m:r>
            </m:e>
            <m:sub>
              <m:r>
                <w:del w:id="1246" w:author="Stoycho Rusinov" w:date="2026-08-08T17:14:00Z">
                  <w:rPr>
                    <w:rFonts w:ascii="Cambria Math" w:hAnsi="Cambria Math" w:cstheme="minorHAnsi"/>
                  </w:rPr>
                  <m:t>j</m:t>
                </w:del>
              </m:r>
            </m:sub>
          </m:sSub>
          <m:sSub>
            <m:sSubPr>
              <m:ctrlPr>
                <w:del w:id="1247" w:author="Stoycho Rusinov" w:date="2026-08-08T17:14:00Z">
                  <w:rPr>
                    <w:rFonts w:ascii="Cambria Math" w:hAnsi="Cambria Math" w:cstheme="minorHAnsi"/>
                  </w:rPr>
                </w:del>
              </m:ctrlPr>
            </m:sSubPr>
            <m:e>
              <m:r>
                <w:del w:id="1248" w:author="Stoycho Rusinov" w:date="2026-08-08T17:14:00Z">
                  <w:rPr>
                    <w:rFonts w:ascii="Cambria Math" w:hAnsi="Cambria Math" w:cstheme="minorHAnsi"/>
                  </w:rPr>
                  <m:t>ϕ</m:t>
                </w:del>
              </m:r>
            </m:e>
            <m:sub>
              <m:r>
                <w:del w:id="1249" w:author="Stoycho Rusinov" w:date="2026-08-08T17:14:00Z">
                  <w:rPr>
                    <w:rFonts w:ascii="Cambria Math" w:hAnsi="Cambria Math" w:cstheme="minorHAnsi"/>
                  </w:rPr>
                  <m:t>j</m:t>
                </w:del>
              </m:r>
            </m:sub>
          </m:sSub>
          <m:r>
            <w:del w:id="1250" w:author="Stoycho Rusinov" w:date="2026-08-08T17:14:00Z">
              <w:rPr>
                <w:rFonts w:ascii="Cambria Math" w:hAnsi="Cambria Math" w:cstheme="minorHAnsi"/>
              </w:rPr>
              <m:t>+</m:t>
            </w:del>
          </m:r>
          <m:sSub>
            <m:sSubPr>
              <m:ctrlPr>
                <w:del w:id="1251" w:author="Stoycho Rusinov" w:date="2026-08-08T17:14:00Z">
                  <w:rPr>
                    <w:rFonts w:ascii="Cambria Math" w:hAnsi="Cambria Math" w:cstheme="minorHAnsi"/>
                  </w:rPr>
                </w:del>
              </m:ctrlPr>
            </m:sSubPr>
            <m:e>
              <m:r>
                <w:del w:id="1252" w:author="Stoycho Rusinov" w:date="2026-08-08T17:14:00Z">
                  <w:rPr>
                    <w:rFonts w:ascii="Cambria Math" w:hAnsi="Cambria Math" w:cstheme="minorHAnsi"/>
                  </w:rPr>
                  <m:t>δ</m:t>
                </w:del>
              </m:r>
            </m:e>
            <m:sub>
              <m:r>
                <w:del w:id="1253" w:author="Stoycho Rusinov" w:date="2026-08-08T17:14:00Z">
                  <w:rPr>
                    <w:rFonts w:ascii="Cambria Math" w:hAnsi="Cambria Math" w:cstheme="minorHAnsi"/>
                  </w:rPr>
                  <m:t>t</m:t>
                </w:del>
              </m:r>
            </m:sub>
          </m:sSub>
          <m:r>
            <w:del w:id="1254" w:author="Stoycho Rusinov" w:date="2026-08-08T17:14:00Z">
              <w:rPr>
                <w:rFonts w:ascii="Cambria Math" w:hAnsi="Cambria Math" w:cstheme="minorHAnsi"/>
              </w:rPr>
              <m:t>-</m:t>
            </w:del>
          </m:r>
          <m:sSub>
            <m:sSubPr>
              <m:ctrlPr>
                <w:del w:id="1255" w:author="Stoycho Rusinov" w:date="2026-08-08T17:14:00Z">
                  <w:rPr>
                    <w:rFonts w:ascii="Cambria Math" w:hAnsi="Cambria Math" w:cstheme="minorHAnsi"/>
                  </w:rPr>
                </w:del>
              </m:ctrlPr>
            </m:sSubPr>
            <m:e>
              <m:r>
                <w:del w:id="1256" w:author="Stoycho Rusinov" w:date="2026-08-08T17:14:00Z">
                  <w:rPr>
                    <w:rFonts w:ascii="Cambria Math" w:hAnsi="Cambria Math" w:cstheme="minorHAnsi"/>
                  </w:rPr>
                  <m:t>η</m:t>
                </w:del>
              </m:r>
            </m:e>
            <m:sub>
              <m:r>
                <w:del w:id="1257" w:author="Stoycho Rusinov" w:date="2026-08-08T17:14:00Z">
                  <w:rPr>
                    <w:rFonts w:ascii="Cambria Math" w:hAnsi="Cambria Math" w:cstheme="minorHAnsi"/>
                  </w:rPr>
                  <m:t>j</m:t>
                </w:del>
              </m:r>
            </m:sub>
          </m:sSub>
          <m:sSub>
            <m:sSubPr>
              <m:ctrlPr>
                <w:del w:id="1258" w:author="Stoycho Rusinov" w:date="2026-08-08T17:14:00Z">
                  <w:rPr>
                    <w:rFonts w:ascii="Cambria Math" w:hAnsi="Cambria Math" w:cstheme="minorHAnsi"/>
                  </w:rPr>
                </w:del>
              </m:ctrlPr>
            </m:sSubPr>
            <m:e>
              <m:r>
                <w:del w:id="1259" w:author="Stoycho Rusinov" w:date="2026-08-08T17:14:00Z">
                  <w:rPr>
                    <w:rFonts w:ascii="Cambria Math" w:hAnsi="Cambria Math" w:cstheme="minorHAnsi"/>
                  </w:rPr>
                  <m:t>k</m:t>
                </w:del>
              </m:r>
            </m:e>
            <m:sub>
              <m:r>
                <w:del w:id="1260" w:author="Stoycho Rusinov" w:date="2026-08-08T17:14:00Z">
                  <w:rPr>
                    <w:rFonts w:ascii="Cambria Math" w:hAnsi="Cambria Math" w:cstheme="minorHAnsi"/>
                  </w:rPr>
                  <m:t>j</m:t>
                </w:del>
              </m:r>
            </m:sub>
          </m:sSub>
          <m:r>
            <w:del w:id="1261" w:author="Stoycho Rusinov" w:date="2026-08-08T17:14:00Z">
              <m:rPr>
                <m:sty m:val="bi"/>
              </m:rPr>
              <w:rPr>
                <w:rFonts w:ascii="Cambria Math" w:hAnsi="Cambria Math" w:cstheme="minorHAnsi"/>
              </w:rPr>
              <m:t>1</m:t>
            </w:del>
          </m:r>
          <m:d>
            <m:dPr>
              <m:begChr m:val="["/>
              <m:endChr m:val="]"/>
              <m:ctrlPr>
                <w:del w:id="1262" w:author="Stoycho Rusinov" w:date="2026-08-08T17:14:00Z">
                  <w:rPr>
                    <w:rFonts w:ascii="Cambria Math" w:hAnsi="Cambria Math" w:cstheme="minorHAnsi"/>
                  </w:rPr>
                </w:del>
              </m:ctrlPr>
            </m:dPr>
            <m:e>
              <m:r>
                <w:del w:id="1263" w:author="Stoycho Rusinov" w:date="2026-08-08T17:14:00Z">
                  <w:rPr>
                    <w:rFonts w:ascii="Cambria Math" w:hAnsi="Cambria Math" w:cstheme="minorHAnsi"/>
                  </w:rPr>
                  <m:t>Country j in EU</m:t>
                </w:del>
              </m:r>
            </m:e>
          </m:d>
          <m:r>
            <w:del w:id="1264" w:author="Stoycho Rusinov" w:date="2026-08-08T17:14:00Z">
              <w:rPr>
                <w:rFonts w:ascii="Cambria Math" w:hAnsi="Cambria Math" w:cstheme="minorHAnsi"/>
              </w:rPr>
              <m:t xml:space="preserve"> </m:t>
            </w:del>
          </m:r>
          <m:sSub>
            <m:sSubPr>
              <m:ctrlPr>
                <w:del w:id="1265" w:author="Stoycho Rusinov" w:date="2026-08-08T17:14:00Z">
                  <w:rPr>
                    <w:rFonts w:ascii="Cambria Math" w:hAnsi="Cambria Math" w:cstheme="minorHAnsi"/>
                  </w:rPr>
                </w:del>
              </m:ctrlPr>
            </m:sSubPr>
            <m:e>
              <m:r>
                <w:del w:id="1266" w:author="Stoycho Rusinov" w:date="2026-08-08T17:14:00Z">
                  <w:rPr>
                    <w:rFonts w:ascii="Cambria Math" w:hAnsi="Cambria Math" w:cstheme="minorHAnsi"/>
                  </w:rPr>
                  <m:t>Post</m:t>
                </w:del>
              </m:r>
            </m:e>
            <m:sub>
              <m:r>
                <w:del w:id="1267" w:author="Stoycho Rusinov" w:date="2026-08-08T17:14:00Z">
                  <w:rPr>
                    <w:rFonts w:ascii="Cambria Math" w:hAnsi="Cambria Math" w:cstheme="minorHAnsi"/>
                  </w:rPr>
                  <m:t>t</m:t>
                </w:del>
              </m:r>
            </m:sub>
          </m:sSub>
          <m:r>
            <w:del w:id="1268" w:author="Stoycho Rusinov" w:date="2026-08-08T17:14:00Z">
              <w:rPr>
                <w:rFonts w:ascii="Cambria Math" w:hAnsi="Cambria Math" w:cstheme="minorHAnsi"/>
              </w:rPr>
              <m:t>+</m:t>
            </w:del>
          </m:r>
          <m:sSup>
            <m:sSupPr>
              <m:ctrlPr>
                <w:del w:id="1269" w:author="Stoycho Rusinov" w:date="2026-08-08T17:14:00Z">
                  <w:rPr>
                    <w:rFonts w:ascii="Cambria Math" w:hAnsi="Cambria Math" w:cstheme="minorHAnsi"/>
                  </w:rPr>
                </w:del>
              </m:ctrlPr>
            </m:sSupPr>
            <m:e>
              <m:sSub>
                <m:sSubPr>
                  <m:ctrlPr>
                    <w:del w:id="1270" w:author="Stoycho Rusinov" w:date="2026-08-08T17:14:00Z">
                      <w:rPr>
                        <w:rFonts w:ascii="Cambria Math" w:hAnsi="Cambria Math" w:cstheme="minorHAnsi"/>
                      </w:rPr>
                    </w:del>
                  </m:ctrlPr>
                </m:sSubPr>
                <m:e>
                  <m:r>
                    <w:del w:id="1271" w:author="Stoycho Rusinov" w:date="2026-08-08T17:14:00Z">
                      <w:rPr>
                        <w:rFonts w:ascii="Cambria Math" w:hAnsi="Cambria Math" w:cstheme="minorHAnsi"/>
                      </w:rPr>
                      <m:t>X</m:t>
                    </w:del>
                  </m:r>
                </m:e>
                <m:sub>
                  <m:r>
                    <w:del w:id="1272" w:author="Stoycho Rusinov" w:date="2026-08-08T17:14:00Z">
                      <w:rPr>
                        <w:rFonts w:ascii="Cambria Math" w:hAnsi="Cambria Math" w:cstheme="minorHAnsi"/>
                      </w:rPr>
                      <m:t>j,t</m:t>
                    </w:del>
                  </m:r>
                </m:sub>
              </m:sSub>
            </m:e>
            <m:sup>
              <m:r>
                <w:del w:id="1273" w:author="Stoycho Rusinov" w:date="2026-08-08T17:14:00Z">
                  <w:rPr>
                    <w:rFonts w:ascii="Cambria Math" w:hAnsi="Cambria Math" w:cstheme="minorHAnsi"/>
                  </w:rPr>
                  <m:t>'</m:t>
                </w:del>
              </m:r>
            </m:sup>
          </m:sSup>
          <m:r>
            <w:del w:id="1274" w:author="Stoycho Rusinov" w:date="2026-08-08T17:14:00Z">
              <w:rPr>
                <w:rFonts w:ascii="Cambria Math" w:hAnsi="Cambria Math" w:cstheme="minorHAnsi"/>
              </w:rPr>
              <m:t>θ+</m:t>
            </w:del>
          </m:r>
          <m:sSub>
            <m:sSubPr>
              <m:ctrlPr>
                <w:del w:id="1275" w:author="Stoycho Rusinov" w:date="2026-08-08T17:14:00Z">
                  <w:rPr>
                    <w:rFonts w:ascii="Cambria Math" w:hAnsi="Cambria Math" w:cstheme="minorHAnsi"/>
                  </w:rPr>
                </w:del>
              </m:ctrlPr>
            </m:sSubPr>
            <m:e>
              <m:r>
                <w:del w:id="1276" w:author="Stoycho Rusinov" w:date="2026-08-08T17:14:00Z">
                  <w:rPr>
                    <w:rFonts w:ascii="Cambria Math" w:hAnsi="Cambria Math" w:cstheme="minorHAnsi"/>
                  </w:rPr>
                  <m:t>ε</m:t>
                </w:del>
              </m:r>
            </m:e>
            <m:sub>
              <m:r>
                <w:del w:id="1277" w:author="Stoycho Rusinov" w:date="2026-08-08T17:14:00Z">
                  <w:rPr>
                    <w:rFonts w:ascii="Cambria Math" w:hAnsi="Cambria Math" w:cstheme="minorHAnsi"/>
                  </w:rPr>
                  <m:t>j,t</m:t>
                </w:del>
              </m:r>
            </m:sub>
          </m:sSub>
          <m:r>
            <w:del w:id="1278" w:author="Stoycho Rusinov" w:date="2026-08-08T17:14:00Z">
              <w:rPr>
                <w:rFonts w:ascii="Cambria Math" w:hAnsi="Cambria Math" w:cstheme="minorHAnsi"/>
              </w:rPr>
              <m:t>-</m:t>
            </w:del>
          </m:r>
          <m:sSub>
            <m:sSubPr>
              <m:ctrlPr>
                <w:del w:id="1279" w:author="Stoycho Rusinov" w:date="2026-08-08T17:14:00Z">
                  <w:rPr>
                    <w:rFonts w:ascii="Cambria Math" w:hAnsi="Cambria Math" w:cstheme="minorHAnsi"/>
                  </w:rPr>
                </w:del>
              </m:ctrlPr>
            </m:sSubPr>
            <m:e>
              <m:r>
                <w:del w:id="1280" w:author="Stoycho Rusinov" w:date="2026-08-08T17:14:00Z">
                  <w:rPr>
                    <w:rFonts w:ascii="Cambria Math" w:hAnsi="Cambria Math" w:cstheme="minorHAnsi"/>
                  </w:rPr>
                  <m:t>η</m:t>
                </w:del>
              </m:r>
            </m:e>
            <m:sub>
              <m:r>
                <w:del w:id="1281" w:author="Stoycho Rusinov" w:date="2026-08-08T17:14:00Z">
                  <w:rPr>
                    <w:rFonts w:ascii="Cambria Math" w:hAnsi="Cambria Math" w:cstheme="minorHAnsi"/>
                  </w:rPr>
                  <m:t>j</m:t>
                </w:del>
              </m:r>
            </m:sub>
          </m:sSub>
          <m:sSub>
            <m:sSubPr>
              <m:ctrlPr>
                <w:del w:id="1282" w:author="Stoycho Rusinov" w:date="2026-08-08T17:14:00Z">
                  <w:rPr>
                    <w:rFonts w:ascii="Cambria Math" w:hAnsi="Cambria Math" w:cstheme="minorHAnsi"/>
                  </w:rPr>
                </w:del>
              </m:ctrlPr>
            </m:sSubPr>
            <m:e>
              <m:r>
                <w:del w:id="1283" w:author="Stoycho Rusinov" w:date="2026-08-08T17:14:00Z">
                  <w:rPr>
                    <w:rFonts w:ascii="Cambria Math" w:hAnsi="Cambria Math" w:cstheme="minorHAnsi"/>
                  </w:rPr>
                  <m:t>ν</m:t>
                </w:del>
              </m:r>
            </m:e>
            <m:sub>
              <m:r>
                <w:del w:id="1284" w:author="Stoycho Rusinov" w:date="2026-08-08T17:14:00Z">
                  <w:rPr>
                    <w:rFonts w:ascii="Cambria Math" w:hAnsi="Cambria Math" w:cstheme="minorHAnsi"/>
                  </w:rPr>
                  <m:t>j,t</m:t>
                </w:del>
              </m:r>
            </m:sub>
          </m:sSub>
        </m:oMath>
      </m:oMathPara>
    </w:p>
    <w:p w14:paraId="608F1E2E" w14:textId="77777777" w:rsidR="00236015" w:rsidRPr="00C3586C" w:rsidRDefault="008B0A6B" w:rsidP="00C3586C">
      <w:pPr>
        <w:spacing w:line="360" w:lineRule="auto"/>
        <w:rPr>
          <w:del w:id="1285" w:author="Stoycho Rusinov" w:date="2026-08-08T17:14:00Z"/>
          <w:rFonts w:asciiTheme="minorHAnsi" w:hAnsiTheme="minorHAnsi" w:cstheme="minorHAnsi"/>
        </w:rPr>
      </w:pPr>
      <w:del w:id="1286" w:author="Stoycho Rusinov" w:date="2026-08-08T17:14:00Z">
        <w:r>
          <w:rPr>
            <w:rFonts w:asciiTheme="minorHAnsi" w:hAnsiTheme="minorHAnsi" w:cstheme="minorHAnsi"/>
          </w:rPr>
          <w:delText xml:space="preserve">Let </w:delText>
        </w:r>
        <m:oMath>
          <m:sSub>
            <m:sSubPr>
              <m:ctrlPr>
                <w:rPr>
                  <w:rFonts w:ascii="Cambria Math" w:hAnsi="Cambria Math" w:cstheme="minorHAnsi"/>
                </w:rPr>
              </m:ctrlPr>
            </m:sSubPr>
            <m:e>
              <m:r>
                <w:rPr>
                  <w:rFonts w:ascii="Cambria Math" w:hAnsi="Cambria Math" w:cstheme="minorHAnsi"/>
                </w:rPr>
                <m:t>α</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oMath>
        <w:r>
          <w:rPr>
            <w:rFonts w:asciiTheme="minorHAnsi" w:hAnsiTheme="minorHAnsi" w:cstheme="minorHAnsi"/>
          </w:rPr>
          <w:delText xml:space="preserve"> absorb the country-specific demand shifter and the pre-Brexit price intercept, and let </w:delText>
        </w:r>
        <m:oMath>
          <m:sSubSup>
            <m:sSubSupPr>
              <m:ctrlPr>
                <w:rPr>
                  <w:rFonts w:ascii="Cambria Math" w:hAnsi="Cambria Math" w:cstheme="minorHAnsi"/>
                </w:rPr>
              </m:ctrlPr>
            </m:sSubSupPr>
            <m:e>
              <m:r>
                <w:rPr>
                  <w:rFonts w:ascii="Cambria Math" w:hAnsi="Cambria Math" w:cstheme="minorHAnsi"/>
                </w:rPr>
                <m:t>ε</m:t>
              </m:r>
            </m:e>
            <m:sub>
              <m:r>
                <w:rPr>
                  <w:rFonts w:ascii="Cambria Math" w:hAnsi="Cambria Math" w:cstheme="minorHAnsi"/>
                </w:rPr>
                <m:t>j,t</m:t>
              </m:r>
            </m:sub>
            <m:sup>
              <m:r>
                <w:rPr>
                  <w:rFonts w:ascii="Cambria Math" w:hAnsi="Cambria Math" w:cstheme="minorHAnsi"/>
                </w:rPr>
                <m:t>*</m:t>
              </m:r>
            </m:sup>
          </m:sSubSup>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j,t</m:t>
              </m:r>
            </m:sub>
          </m:sSub>
        </m:oMath>
        <w:r>
          <w:rPr>
            <w:rFonts w:asciiTheme="minorHAnsi" w:hAnsiTheme="minorHAnsi" w:cstheme="minorHAnsi"/>
          </w:rPr>
          <w:delText xml:space="preserve"> denote the composite error. Both </w:delText>
        </w:r>
        <m:oMath>
          <m:sSub>
            <m:sSubPr>
              <m:ctrlPr>
                <w:rPr>
                  <w:rFonts w:ascii="Cambria Math" w:hAnsi="Cambria Math" w:cstheme="minorHAnsi"/>
                </w:rPr>
              </m:ctrlPr>
            </m:sSubPr>
            <m:e>
              <m:r>
                <w:rPr>
                  <w:rFonts w:ascii="Cambria Math" w:hAnsi="Cambria Math" w:cstheme="minorHAnsi"/>
                </w:rPr>
                <m:t>μ</m:t>
              </m:r>
            </m:e>
            <m:sub>
              <m:r>
                <w:rPr>
                  <w:rFonts w:ascii="Cambria Math" w:hAnsi="Cambria Math" w:cstheme="minorHAnsi"/>
                </w:rPr>
                <m:t>j</m:t>
              </m:r>
            </m:sub>
          </m:sSub>
        </m:oMath>
        <w:r>
          <w:rPr>
            <w:rFonts w:asciiTheme="minorHAnsi" w:hAnsiTheme="minorHAnsi" w:cstheme="minorHAnsi"/>
          </w:rPr>
          <w:delText xml:space="preserve"> and </w:delText>
        </w:r>
        <m:oMath>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oMath>
        <w:r>
          <w:rPr>
            <w:rFonts w:asciiTheme="minorHAnsi" w:hAnsiTheme="minorHAnsi" w:cstheme="minorHAnsi"/>
          </w:rPr>
          <w:delText xml:space="preserve"> are time-invariant and are absorbed by the demeaning step in any standard TWFE specification. The composite error is inherently heteroskedastic and serially correlated, so we estimate the models using Driscoll and Kraay (1998) standard errors to account for cross-sectional dependence and serial correlation. The derivations imply the reduced-form specification:</w:delText>
        </w:r>
      </w:del>
    </w:p>
    <w:p w14:paraId="3BD0DB95" w14:textId="6D85B1F6" w:rsidR="00236015" w:rsidRPr="00C3586C" w:rsidRDefault="008B0A6B" w:rsidP="00C3586C">
      <w:pPr>
        <w:spacing w:before="120" w:line="360" w:lineRule="auto"/>
        <w:jc w:val="center"/>
        <w:rPr>
          <w:ins w:id="1287" w:author="Stoycho Rusinov" w:date="2026-08-08T17:14:00Z"/>
          <w:rFonts w:asciiTheme="minorHAnsi" w:hAnsiTheme="minorHAnsi" w:cstheme="minorHAnsi"/>
        </w:rPr>
      </w:pPr>
      <w:del w:id="1288" w:author="Stoycho Rusinov" w:date="2026-08-08T17:14:00Z">
        <w:r>
          <w:rPr>
            <w:rFonts w:asciiTheme="minorHAnsi" w:hAnsiTheme="minorHAnsi" w:cstheme="minorHAnsi"/>
          </w:rPr>
          <w:tab/>
        </w:r>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α</m:t>
              </m:r>
            </m:e>
            <m:sub>
              <m:r>
                <w:rPr>
                  <w:rFonts w:ascii="Cambria Math" w:hAnsi="Cambria Math" w:cstheme="minorHAnsi"/>
                </w:rPr>
                <m:t>j</m:t>
              </m:r>
            </m:sub>
          </m:sSub>
        </m:oMath>
      </w:del>
      <m:oMath>
        <m:r>
          <w:ins w:id="1289" w:author="Stoycho Rusinov" w:date="2026-08-08T17:14:00Z">
            <m:rPr>
              <m:sty m:val="p"/>
            </m:rPr>
            <w:rPr>
              <w:rFonts w:ascii="Cambria Math" w:hAnsi="Cambria Math"/>
            </w:rPr>
            <m:t>log</m:t>
          </w:ins>
        </m:r>
        <m:sSub>
          <m:sSubPr>
            <m:ctrlPr>
              <w:ins w:id="1290" w:author="Stoycho Rusinov" w:date="2026-08-08T17:14:00Z">
                <w:rPr>
                  <w:rFonts w:ascii="Cambria Math" w:hAnsi="Cambria Math"/>
                </w:rPr>
              </w:ins>
            </m:ctrlPr>
          </m:sSubPr>
          <m:e>
            <m:r>
              <w:ins w:id="1291" w:author="Stoycho Rusinov" w:date="2026-08-08T17:14:00Z">
                <w:rPr>
                  <w:rFonts w:ascii="Cambria Math" w:hAnsi="Cambria Math"/>
                </w:rPr>
                <m:t>Q</m:t>
              </w:ins>
            </m:r>
          </m:e>
          <m:sub>
            <m:r>
              <w:ins w:id="1292" w:author="Stoycho Rusinov" w:date="2026-08-08T17:14:00Z">
                <w:rPr>
                  <w:rFonts w:ascii="Cambria Math" w:hAnsi="Cambria Math"/>
                </w:rPr>
                <m:t>j</m:t>
              </w:ins>
            </m:r>
            <m:r>
              <w:ins w:id="1293" w:author="Stoycho Rusinov" w:date="2026-08-08T17:14:00Z">
                <m:rPr>
                  <m:sty m:val="p"/>
                </m:rPr>
                <w:rPr>
                  <w:rFonts w:ascii="Cambria Math" w:hAnsi="Cambria Math"/>
                </w:rPr>
                <m:t>,</m:t>
              </w:ins>
            </m:r>
            <m:r>
              <w:ins w:id="1294" w:author="Stoycho Rusinov" w:date="2026-08-08T17:14:00Z">
                <w:rPr>
                  <w:rFonts w:ascii="Cambria Math" w:hAnsi="Cambria Math"/>
                </w:rPr>
                <m:t>t</m:t>
              </w:ins>
            </m:r>
          </m:sub>
        </m:sSub>
        <m:r>
          <w:ins w:id="1295" w:author="Stoycho Rusinov" w:date="2026-08-08T17:14:00Z">
            <m:rPr>
              <m:sty m:val="p"/>
            </m:rPr>
            <w:rPr>
              <w:rFonts w:ascii="Cambria Math" w:hAnsi="Cambria Math"/>
            </w:rPr>
            <m:t>=</m:t>
          </w:ins>
        </m:r>
        <m:sSub>
          <m:sSubPr>
            <m:ctrlPr>
              <w:ins w:id="1296" w:author="Stoycho Rusinov" w:date="2026-08-08T17:14:00Z">
                <w:rPr>
                  <w:rFonts w:ascii="Cambria Math" w:hAnsi="Cambria Math"/>
                </w:rPr>
              </w:ins>
            </m:ctrlPr>
          </m:sSubPr>
          <m:e>
            <m:r>
              <w:ins w:id="1297" w:author="Stoycho Rusinov" w:date="2026-08-08T17:14:00Z">
                <w:rPr>
                  <w:rFonts w:ascii="Cambria Math" w:hAnsi="Cambria Math"/>
                </w:rPr>
                <m:t>μ</m:t>
              </w:ins>
            </m:r>
          </m:e>
          <m:sub>
            <m:r>
              <w:ins w:id="1298" w:author="Stoycho Rusinov" w:date="2026-08-08T17:14:00Z">
                <w:rPr>
                  <w:rFonts w:ascii="Cambria Math" w:hAnsi="Cambria Math"/>
                </w:rPr>
                <m:t>j</m:t>
              </w:ins>
            </m:r>
          </m:sub>
        </m:sSub>
        <m:r>
          <w:ins w:id="1299" w:author="Stoycho Rusinov" w:date="2026-08-08T17:14:00Z">
            <m:rPr>
              <m:sty m:val="p"/>
            </m:rPr>
            <w:rPr>
              <w:rFonts w:ascii="Cambria Math" w:hAnsi="Cambria Math"/>
            </w:rPr>
            <m:t>+</m:t>
          </w:ins>
        </m:r>
        <m:sSub>
          <m:sSubPr>
            <m:ctrlPr>
              <w:ins w:id="1300" w:author="Stoycho Rusinov" w:date="2026-08-08T17:14:00Z">
                <w:rPr>
                  <w:rFonts w:ascii="Cambria Math" w:hAnsi="Cambria Math"/>
                </w:rPr>
              </w:ins>
            </m:ctrlPr>
          </m:sSubPr>
          <m:e>
            <m:r>
              <w:ins w:id="1301" w:author="Stoycho Rusinov" w:date="2026-08-08T17:14:00Z">
                <w:rPr>
                  <w:rFonts w:ascii="Cambria Math" w:hAnsi="Cambria Math"/>
                </w:rPr>
                <m:t>δ</m:t>
              </w:ins>
            </m:r>
          </m:e>
          <m:sub>
            <m:r>
              <w:ins w:id="1302" w:author="Stoycho Rusinov" w:date="2026-08-08T17:14:00Z">
                <w:rPr>
                  <w:rFonts w:ascii="Cambria Math" w:hAnsi="Cambria Math"/>
                </w:rPr>
                <m:t>t</m:t>
              </w:ins>
            </m:r>
          </m:sub>
        </m:sSub>
        <m:r>
          <w:ins w:id="1303" w:author="Stoycho Rusinov" w:date="2026-08-08T17:14:00Z">
            <m:rPr>
              <m:sty m:val="p"/>
            </m:rPr>
            <w:rPr>
              <w:rFonts w:ascii="Cambria Math" w:hAnsi="Cambria Math"/>
            </w:rPr>
            <m:t>+</m:t>
          </w:ins>
        </m:r>
        <m:sSub>
          <m:sSubPr>
            <m:ctrlPr>
              <w:ins w:id="1304" w:author="Stoycho Rusinov" w:date="2026-08-08T17:14:00Z">
                <w:rPr>
                  <w:rFonts w:ascii="Cambria Math" w:hAnsi="Cambria Math"/>
                </w:rPr>
              </w:ins>
            </m:ctrlPr>
          </m:sSubPr>
          <m:e>
            <m:r>
              <w:ins w:id="1305" w:author="Stoycho Rusinov" w:date="2026-08-08T17:14:00Z">
                <w:rPr>
                  <w:rFonts w:ascii="Cambria Math" w:hAnsi="Cambria Math"/>
                </w:rPr>
                <m:t>η</m:t>
              </w:ins>
            </m:r>
          </m:e>
          <m:sub>
            <m:r>
              <w:ins w:id="1306" w:author="Stoycho Rusinov" w:date="2026-08-08T17:14:00Z">
                <w:rPr>
                  <w:rFonts w:ascii="Cambria Math" w:hAnsi="Cambria Math"/>
                </w:rPr>
                <m:t>j</m:t>
              </w:ins>
            </m:r>
          </m:sub>
        </m:sSub>
        <m:d>
          <m:dPr>
            <m:begChr m:val="["/>
            <m:endChr m:val="]"/>
            <m:ctrlPr>
              <w:ins w:id="1307" w:author="Stoycho Rusinov" w:date="2026-08-08T17:14:00Z">
                <w:rPr>
                  <w:rFonts w:ascii="Cambria Math" w:hAnsi="Cambria Math"/>
                </w:rPr>
              </w:ins>
            </m:ctrlPr>
          </m:dPr>
          <m:e>
            <m:sSub>
              <m:sSubPr>
                <m:ctrlPr>
                  <w:ins w:id="1308" w:author="Stoycho Rusinov" w:date="2026-08-08T17:14:00Z">
                    <w:rPr>
                      <w:rFonts w:ascii="Cambria Math" w:hAnsi="Cambria Math"/>
                    </w:rPr>
                  </w:ins>
                </m:ctrlPr>
              </m:sSubPr>
              <m:e>
                <m:r>
                  <w:ins w:id="1309" w:author="Stoycho Rusinov" w:date="2026-08-08T17:14:00Z">
                    <w:rPr>
                      <w:rFonts w:ascii="Cambria Math" w:hAnsi="Cambria Math"/>
                    </w:rPr>
                    <m:t>ϕ</m:t>
                  </w:ins>
                </m:r>
              </m:e>
              <m:sub>
                <m:r>
                  <w:ins w:id="1310" w:author="Stoycho Rusinov" w:date="2026-08-08T17:14:00Z">
                    <w:rPr>
                      <w:rFonts w:ascii="Cambria Math" w:hAnsi="Cambria Math"/>
                    </w:rPr>
                    <m:t>j</m:t>
                  </w:ins>
                </m:r>
              </m:sub>
            </m:sSub>
            <m:r>
              <w:ins w:id="1311" w:author="Stoycho Rusinov" w:date="2026-08-08T17:14:00Z">
                <m:rPr>
                  <m:sty m:val="p"/>
                </m:rPr>
                <w:rPr>
                  <w:rFonts w:ascii="Cambria Math" w:hAnsi="Cambria Math"/>
                </w:rPr>
                <m:t>+</m:t>
              </w:ins>
            </m:r>
            <m:sSub>
              <m:sSubPr>
                <m:ctrlPr>
                  <w:ins w:id="1312" w:author="Stoycho Rusinov" w:date="2026-08-08T17:14:00Z">
                    <w:rPr>
                      <w:rFonts w:ascii="Cambria Math" w:hAnsi="Cambria Math"/>
                    </w:rPr>
                  </w:ins>
                </m:ctrlPr>
              </m:sSubPr>
              <m:e>
                <m:r>
                  <w:ins w:id="1313" w:author="Stoycho Rusinov" w:date="2026-08-08T17:14:00Z">
                    <w:rPr>
                      <w:rFonts w:ascii="Cambria Math" w:hAnsi="Cambria Math"/>
                    </w:rPr>
                    <m:t>k</m:t>
                  </w:ins>
                </m:r>
              </m:e>
              <m:sub>
                <m:r>
                  <w:ins w:id="1314" w:author="Stoycho Rusinov" w:date="2026-08-08T17:14:00Z">
                    <w:rPr>
                      <w:rFonts w:ascii="Cambria Math" w:hAnsi="Cambria Math"/>
                    </w:rPr>
                    <m:t>j</m:t>
                  </w:ins>
                </m:r>
              </m:sub>
            </m:sSub>
            <m:r>
              <w:ins w:id="1315" w:author="Stoycho Rusinov" w:date="2026-08-08T17:14:00Z">
                <m:rPr>
                  <m:sty m:val="b"/>
                </m:rPr>
                <w:rPr>
                  <w:rFonts w:ascii="Cambria Math" w:hAnsi="Cambria Math"/>
                </w:rPr>
                <m:t>1</m:t>
              </w:ins>
            </m:r>
            <m:r>
              <w:ins w:id="1316" w:author="Stoycho Rusinov" w:date="2026-08-08T17:14:00Z">
                <m:rPr>
                  <m:sty m:val="p"/>
                </m:rPr>
                <w:rPr>
                  <w:rFonts w:ascii="Cambria Math" w:hAnsi="Cambria Math"/>
                </w:rPr>
                <m:t>{</m:t>
              </w:ins>
            </m:r>
            <m:r>
              <w:ins w:id="1317" w:author="Stoycho Rusinov" w:date="2026-08-08T17:14:00Z">
                <w:rPr>
                  <w:rFonts w:ascii="Cambria Math" w:hAnsi="Cambria Math"/>
                </w:rPr>
                <m:t>j</m:t>
              </w:ins>
            </m:r>
            <m:r>
              <w:ins w:id="1318" w:author="Stoycho Rusinov" w:date="2026-08-08T17:14:00Z">
                <m:rPr>
                  <m:sty m:val="p"/>
                </m:rPr>
                <w:rPr>
                  <w:rFonts w:ascii="Cambria Math" w:hAnsi="Cambria Math"/>
                </w:rPr>
                <m:t>∈EU}</m:t>
              </w:ins>
            </m:r>
            <m:sSub>
              <m:sSubPr>
                <m:ctrlPr>
                  <w:ins w:id="1319" w:author="Stoycho Rusinov" w:date="2026-08-08T17:14:00Z">
                    <w:rPr>
                      <w:rFonts w:ascii="Cambria Math" w:hAnsi="Cambria Math"/>
                    </w:rPr>
                  </w:ins>
                </m:ctrlPr>
              </m:sSubPr>
              <m:e>
                <m:r>
                  <w:ins w:id="1320" w:author="Stoycho Rusinov" w:date="2026-08-08T17:14:00Z">
                    <m:rPr>
                      <m:sty m:val="p"/>
                    </m:rPr>
                    <w:rPr>
                      <w:rFonts w:ascii="Cambria Math" w:hAnsi="Cambria Math"/>
                    </w:rPr>
                    <m:t>Post</m:t>
                  </w:ins>
                </m:r>
              </m:e>
              <m:sub>
                <m:r>
                  <w:ins w:id="1321" w:author="Stoycho Rusinov" w:date="2026-08-08T17:14:00Z">
                    <w:rPr>
                      <w:rFonts w:ascii="Cambria Math" w:hAnsi="Cambria Math"/>
                    </w:rPr>
                    <m:t>t</m:t>
                  </w:ins>
                </m:r>
              </m:sub>
            </m:sSub>
            <m:r>
              <w:ins w:id="1322" w:author="Stoycho Rusinov" w:date="2026-08-08T17:14:00Z">
                <m:rPr>
                  <m:sty m:val="p"/>
                </m:rPr>
                <w:rPr>
                  <w:rFonts w:ascii="Cambria Math" w:hAnsi="Cambria Math"/>
                </w:rPr>
                <m:t>+</m:t>
              </w:ins>
            </m:r>
            <m:sSub>
              <m:sSubPr>
                <m:ctrlPr>
                  <w:ins w:id="1323" w:author="Stoycho Rusinov" w:date="2026-08-08T17:14:00Z">
                    <w:rPr>
                      <w:rFonts w:ascii="Cambria Math" w:hAnsi="Cambria Math"/>
                    </w:rPr>
                  </w:ins>
                </m:ctrlPr>
              </m:sSubPr>
              <m:e>
                <m:r>
                  <w:ins w:id="1324" w:author="Stoycho Rusinov" w:date="2026-08-08T17:14:00Z">
                    <w:rPr>
                      <w:rFonts w:ascii="Cambria Math" w:hAnsi="Cambria Math"/>
                    </w:rPr>
                    <m:t>ν</m:t>
                  </w:ins>
                </m:r>
              </m:e>
              <m:sub>
                <m:r>
                  <w:ins w:id="1325" w:author="Stoycho Rusinov" w:date="2026-08-08T17:14:00Z">
                    <w:rPr>
                      <w:rFonts w:ascii="Cambria Math" w:hAnsi="Cambria Math"/>
                    </w:rPr>
                    <m:t>j</m:t>
                  </w:ins>
                </m:r>
                <m:r>
                  <w:ins w:id="1326" w:author="Stoycho Rusinov" w:date="2026-08-08T17:14:00Z">
                    <m:rPr>
                      <m:sty m:val="p"/>
                    </m:rPr>
                    <w:rPr>
                      <w:rFonts w:ascii="Cambria Math" w:hAnsi="Cambria Math"/>
                    </w:rPr>
                    <m:t>,</m:t>
                  </w:ins>
                </m:r>
                <m:r>
                  <w:ins w:id="1327" w:author="Stoycho Rusinov" w:date="2026-08-08T17:14:00Z">
                    <w:rPr>
                      <w:rFonts w:ascii="Cambria Math" w:hAnsi="Cambria Math"/>
                    </w:rPr>
                    <m:t>t</m:t>
                  </w:ins>
                </m:r>
              </m:sub>
            </m:sSub>
          </m:e>
        </m:d>
        <m:r>
          <w:ins w:id="1328" w:author="Stoycho Rusinov" w:date="2026-08-08T17:14:00Z">
            <m:rPr>
              <m:sty m:val="p"/>
            </m:rPr>
            <w:rPr>
              <w:rFonts w:ascii="Cambria Math" w:hAnsi="Cambria Math"/>
            </w:rPr>
            <m:t>+</m:t>
          </w:ins>
        </m:r>
        <m:sSub>
          <m:sSubPr>
            <m:ctrlPr>
              <w:ins w:id="1329" w:author="Stoycho Rusinov" w:date="2026-08-08T17:14:00Z">
                <w:rPr>
                  <w:rFonts w:ascii="Cambria Math" w:hAnsi="Cambria Math"/>
                </w:rPr>
              </w:ins>
            </m:ctrlPr>
          </m:sSubPr>
          <m:e>
            <m:r>
              <w:ins w:id="1330" w:author="Stoycho Rusinov" w:date="2026-08-08T17:14:00Z">
                <m:rPr>
                  <m:sty m:val="b"/>
                </m:rPr>
                <w:rPr>
                  <w:rFonts w:ascii="Cambria Math" w:hAnsi="Cambria Math"/>
                </w:rPr>
                <m:t>X</m:t>
              </w:ins>
            </m:r>
          </m:e>
          <m:sub>
            <m:r>
              <w:ins w:id="1331" w:author="Stoycho Rusinov" w:date="2026-08-08T17:14:00Z">
                <w:rPr>
                  <w:rFonts w:ascii="Cambria Math" w:hAnsi="Cambria Math"/>
                </w:rPr>
                <m:t>j</m:t>
              </w:ins>
            </m:r>
            <m:r>
              <w:ins w:id="1332" w:author="Stoycho Rusinov" w:date="2026-08-08T17:14:00Z">
                <m:rPr>
                  <m:sty m:val="p"/>
                </m:rPr>
                <w:rPr>
                  <w:rFonts w:ascii="Cambria Math" w:hAnsi="Cambria Math"/>
                </w:rPr>
                <m:t>,</m:t>
              </w:ins>
            </m:r>
            <m:r>
              <w:ins w:id="1333" w:author="Stoycho Rusinov" w:date="2026-08-08T17:14:00Z">
                <w:rPr>
                  <w:rFonts w:ascii="Cambria Math" w:hAnsi="Cambria Math"/>
                </w:rPr>
                <m:t>t</m:t>
              </w:ins>
            </m:r>
          </m:sub>
        </m:sSub>
        <m:r>
          <w:ins w:id="1334" w:author="Stoycho Rusinov" w:date="2026-08-08T17:14:00Z">
            <m:rPr>
              <m:sty m:val="p"/>
            </m:rPr>
            <w:rPr>
              <w:rFonts w:ascii="Cambria Math" w:hAnsi="Cambria Math"/>
            </w:rPr>
            <m:t>'</m:t>
          </w:ins>
        </m:r>
        <m:r>
          <w:ins w:id="1335" w:author="Stoycho Rusinov" w:date="2026-08-08T17:14:00Z">
            <m:rPr>
              <m:sty m:val="b"/>
            </m:rPr>
            <w:rPr>
              <w:rFonts w:ascii="Cambria Math" w:hAnsi="Cambria Math"/>
            </w:rPr>
            <m:t>θ</m:t>
          </w:ins>
        </m:r>
        <m:r>
          <w:ins w:id="1336" w:author="Stoycho Rusinov" w:date="2026-08-08T17:14:00Z">
            <m:rPr>
              <m:sty m:val="p"/>
            </m:rPr>
            <w:rPr>
              <w:rFonts w:ascii="Cambria Math" w:hAnsi="Cambria Math"/>
            </w:rPr>
            <m:t>+</m:t>
          </w:ins>
        </m:r>
        <m:sSub>
          <m:sSubPr>
            <m:ctrlPr>
              <w:ins w:id="1337" w:author="Stoycho Rusinov" w:date="2026-08-08T17:14:00Z">
                <w:rPr>
                  <w:rFonts w:ascii="Cambria Math" w:hAnsi="Cambria Math"/>
                </w:rPr>
              </w:ins>
            </m:ctrlPr>
          </m:sSubPr>
          <m:e>
            <m:r>
              <w:ins w:id="1338" w:author="Stoycho Rusinov" w:date="2026-08-08T17:14:00Z">
                <w:rPr>
                  <w:rFonts w:ascii="Cambria Math" w:hAnsi="Cambria Math"/>
                </w:rPr>
                <m:t>ε</m:t>
              </w:ins>
            </m:r>
          </m:e>
          <m:sub>
            <m:r>
              <w:ins w:id="1339" w:author="Stoycho Rusinov" w:date="2026-08-08T17:14:00Z">
                <w:rPr>
                  <w:rFonts w:ascii="Cambria Math" w:hAnsi="Cambria Math"/>
                </w:rPr>
                <m:t>j</m:t>
              </w:ins>
            </m:r>
            <m:r>
              <w:ins w:id="1340" w:author="Stoycho Rusinov" w:date="2026-08-08T17:14:00Z">
                <m:rPr>
                  <m:sty m:val="p"/>
                </m:rPr>
                <w:rPr>
                  <w:rFonts w:ascii="Cambria Math" w:hAnsi="Cambria Math"/>
                </w:rPr>
                <m:t>,</m:t>
              </w:ins>
            </m:r>
            <m:r>
              <w:ins w:id="1341" w:author="Stoycho Rusinov" w:date="2026-08-08T17:14:00Z">
                <w:rPr>
                  <w:rFonts w:ascii="Cambria Math" w:hAnsi="Cambria Math"/>
                </w:rPr>
                <m:t>t</m:t>
              </w:ins>
            </m:r>
          </m:sub>
        </m:sSub>
        <m:r>
          <w:ins w:id="1342" w:author="Stoycho Rusinov" w:date="2026-08-08T17:14:00Z">
            <m:rPr>
              <m:sty m:val="p"/>
            </m:rPr>
            <w:rPr>
              <w:rFonts w:ascii="Cambria Math" w:hAnsi="Cambria Math"/>
            </w:rPr>
            <m:t>.</m:t>
          </w:ins>
        </m:r>
      </m:oMath>
    </w:p>
    <w:p w14:paraId="37405ECE" w14:textId="77777777" w:rsidR="00236015" w:rsidRPr="00C3586C" w:rsidRDefault="008B0A6B" w:rsidP="00C3586C">
      <w:pPr>
        <w:spacing w:before="120" w:line="360" w:lineRule="auto"/>
        <w:jc w:val="center"/>
        <w:rPr>
          <w:ins w:id="1343" w:author="Stoycho Rusinov" w:date="2026-08-08T17:14:00Z"/>
          <w:rFonts w:asciiTheme="minorHAnsi" w:hAnsiTheme="minorHAnsi" w:cstheme="minorHAnsi"/>
        </w:rPr>
      </w:pPr>
      <m:oMathPara>
        <m:oMathParaPr>
          <m:jc m:val="center"/>
        </m:oMathParaPr>
        <m:oMath>
          <m:r>
            <w:ins w:id="1344" w:author="Stoycho Rusinov" w:date="2026-08-08T17:14:00Z">
              <m:rPr>
                <m:sty m:val="p"/>
              </m:rPr>
              <w:rPr>
                <w:rFonts w:ascii="Cambria Math" w:hAnsi="Cambria Math"/>
              </w:rPr>
              <m:t>log</m:t>
            </w:ins>
          </m:r>
          <m:sSub>
            <m:sSubPr>
              <m:ctrlPr>
                <w:ins w:id="1345" w:author="Stoycho Rusinov" w:date="2026-08-08T17:14:00Z">
                  <w:rPr>
                    <w:rFonts w:ascii="Cambria Math" w:hAnsi="Cambria Math"/>
                  </w:rPr>
                </w:ins>
              </m:ctrlPr>
            </m:sSubPr>
            <m:e>
              <m:r>
                <w:ins w:id="1346" w:author="Stoycho Rusinov" w:date="2026-08-08T17:14:00Z">
                  <w:rPr>
                    <w:rFonts w:ascii="Cambria Math" w:hAnsi="Cambria Math"/>
                  </w:rPr>
                  <m:t>Q</m:t>
                </w:ins>
              </m:r>
            </m:e>
            <m:sub>
              <m:r>
                <w:ins w:id="1347" w:author="Stoycho Rusinov" w:date="2026-08-08T17:14:00Z">
                  <w:rPr>
                    <w:rFonts w:ascii="Cambria Math" w:hAnsi="Cambria Math"/>
                  </w:rPr>
                  <m:t>j</m:t>
                </w:ins>
              </m:r>
              <m:r>
                <w:ins w:id="1348" w:author="Stoycho Rusinov" w:date="2026-08-08T17:14:00Z">
                  <m:rPr>
                    <m:sty m:val="p"/>
                  </m:rPr>
                  <w:rPr>
                    <w:rFonts w:ascii="Cambria Math" w:hAnsi="Cambria Math"/>
                  </w:rPr>
                  <m:t>,</m:t>
                </w:ins>
              </m:r>
              <m:r>
                <w:ins w:id="1349" w:author="Stoycho Rusinov" w:date="2026-08-08T17:14:00Z">
                  <w:rPr>
                    <w:rFonts w:ascii="Cambria Math" w:hAnsi="Cambria Math"/>
                  </w:rPr>
                  <m:t>t</m:t>
                </w:ins>
              </m:r>
            </m:sub>
          </m:sSub>
          <m:r>
            <w:ins w:id="1350" w:author="Stoycho Rusinov" w:date="2026-08-08T17:14:00Z">
              <m:rPr>
                <m:sty m:val="p"/>
              </m:rPr>
              <w:rPr>
                <w:rFonts w:ascii="Cambria Math" w:hAnsi="Cambria Math"/>
              </w:rPr>
              <m:t>=</m:t>
            </w:ins>
          </m:r>
          <m:d>
            <m:dPr>
              <m:ctrlPr>
                <w:ins w:id="1351" w:author="Stoycho Rusinov" w:date="2026-08-08T17:14:00Z">
                  <w:rPr>
                    <w:rFonts w:ascii="Cambria Math" w:hAnsi="Cambria Math"/>
                  </w:rPr>
                </w:ins>
              </m:ctrlPr>
            </m:dPr>
            <m:e>
              <m:sSub>
                <m:sSubPr>
                  <m:ctrlPr>
                    <w:ins w:id="1352" w:author="Stoycho Rusinov" w:date="2026-08-08T17:14:00Z">
                      <w:rPr>
                        <w:rFonts w:ascii="Cambria Math" w:hAnsi="Cambria Math"/>
                      </w:rPr>
                    </w:ins>
                  </m:ctrlPr>
                </m:sSubPr>
                <m:e>
                  <m:r>
                    <w:ins w:id="1353" w:author="Stoycho Rusinov" w:date="2026-08-08T17:14:00Z">
                      <w:rPr>
                        <w:rFonts w:ascii="Cambria Math" w:hAnsi="Cambria Math"/>
                      </w:rPr>
                      <m:t>μ</m:t>
                    </w:ins>
                  </m:r>
                </m:e>
                <m:sub>
                  <m:r>
                    <w:ins w:id="1354" w:author="Stoycho Rusinov" w:date="2026-08-08T17:14:00Z">
                      <w:rPr>
                        <w:rFonts w:ascii="Cambria Math" w:hAnsi="Cambria Math"/>
                      </w:rPr>
                      <m:t>j</m:t>
                    </w:ins>
                  </m:r>
                </m:sub>
              </m:sSub>
              <m:r>
                <w:ins w:id="1355" w:author="Stoycho Rusinov" w:date="2026-08-08T17:14:00Z">
                  <m:rPr>
                    <m:sty m:val="p"/>
                  </m:rPr>
                  <w:rPr>
                    <w:rFonts w:ascii="Cambria Math" w:hAnsi="Cambria Math"/>
                  </w:rPr>
                  <m:t>+</m:t>
                </w:ins>
              </m:r>
              <m:sSub>
                <m:sSubPr>
                  <m:ctrlPr>
                    <w:ins w:id="1356" w:author="Stoycho Rusinov" w:date="2026-08-08T17:14:00Z">
                      <w:rPr>
                        <w:rFonts w:ascii="Cambria Math" w:hAnsi="Cambria Math"/>
                      </w:rPr>
                    </w:ins>
                  </m:ctrlPr>
                </m:sSubPr>
                <m:e>
                  <m:r>
                    <w:ins w:id="1357" w:author="Stoycho Rusinov" w:date="2026-08-08T17:14:00Z">
                      <w:rPr>
                        <w:rFonts w:ascii="Cambria Math" w:hAnsi="Cambria Math"/>
                      </w:rPr>
                      <m:t>η</m:t>
                    </w:ins>
                  </m:r>
                </m:e>
                <m:sub>
                  <m:r>
                    <w:ins w:id="1358" w:author="Stoycho Rusinov" w:date="2026-08-08T17:14:00Z">
                      <w:rPr>
                        <w:rFonts w:ascii="Cambria Math" w:hAnsi="Cambria Math"/>
                      </w:rPr>
                      <m:t>j</m:t>
                    </w:ins>
                  </m:r>
                </m:sub>
              </m:sSub>
              <m:sSub>
                <m:sSubPr>
                  <m:ctrlPr>
                    <w:ins w:id="1359" w:author="Stoycho Rusinov" w:date="2026-08-08T17:14:00Z">
                      <w:rPr>
                        <w:rFonts w:ascii="Cambria Math" w:hAnsi="Cambria Math"/>
                      </w:rPr>
                    </w:ins>
                  </m:ctrlPr>
                </m:sSubPr>
                <m:e>
                  <m:r>
                    <w:ins w:id="1360" w:author="Stoycho Rusinov" w:date="2026-08-08T17:14:00Z">
                      <w:rPr>
                        <w:rFonts w:ascii="Cambria Math" w:hAnsi="Cambria Math"/>
                      </w:rPr>
                      <m:t>ϕ</m:t>
                    </w:ins>
                  </m:r>
                </m:e>
                <m:sub>
                  <m:r>
                    <w:ins w:id="1361" w:author="Stoycho Rusinov" w:date="2026-08-08T17:14:00Z">
                      <w:rPr>
                        <w:rFonts w:ascii="Cambria Math" w:hAnsi="Cambria Math"/>
                      </w:rPr>
                      <m:t>j</m:t>
                    </w:ins>
                  </m:r>
                </m:sub>
              </m:sSub>
            </m:e>
          </m:d>
          <m:r>
            <w:ins w:id="1362" w:author="Stoycho Rusinov" w:date="2026-08-08T17:14:00Z">
              <m:rPr>
                <m:sty m:val="p"/>
              </m:rPr>
              <w:rPr>
                <w:rFonts w:ascii="Cambria Math" w:hAnsi="Cambria Math"/>
              </w:rPr>
              <m:t>+</m:t>
            </w:ins>
          </m:r>
          <m:sSub>
            <m:sSubPr>
              <m:ctrlPr>
                <w:ins w:id="1363" w:author="Stoycho Rusinov" w:date="2026-08-08T17:14:00Z">
                  <w:rPr>
                    <w:rFonts w:ascii="Cambria Math" w:hAnsi="Cambria Math"/>
                  </w:rPr>
                </w:ins>
              </m:ctrlPr>
            </m:sSubPr>
            <m:e>
              <m:r>
                <w:ins w:id="1364" w:author="Stoycho Rusinov" w:date="2026-08-08T17:14:00Z">
                  <w:rPr>
                    <w:rFonts w:ascii="Cambria Math" w:hAnsi="Cambria Math"/>
                  </w:rPr>
                  <m:t>δ</m:t>
                </w:ins>
              </m:r>
            </m:e>
            <m:sub>
              <m:r>
                <w:ins w:id="1365" w:author="Stoycho Rusinov" w:date="2026-08-08T17:14:00Z">
                  <w:rPr>
                    <w:rFonts w:ascii="Cambria Math" w:hAnsi="Cambria Math"/>
                  </w:rPr>
                  <m:t>t</m:t>
                </w:ins>
              </m:r>
            </m:sub>
          </m:sSub>
          <m:r>
            <w:ins w:id="1366" w:author="Stoycho Rusinov" w:date="2026-08-08T17:14:00Z">
              <m:rPr>
                <m:sty m:val="p"/>
              </m:rPr>
              <w:rPr>
                <w:rFonts w:ascii="Cambria Math" w:hAnsi="Cambria Math"/>
              </w:rPr>
              <m:t>+</m:t>
            </w:ins>
          </m:r>
          <m:sSub>
            <m:sSubPr>
              <m:ctrlPr>
                <w:ins w:id="1367" w:author="Stoycho Rusinov" w:date="2026-08-08T17:14:00Z">
                  <w:rPr>
                    <w:rFonts w:ascii="Cambria Math" w:hAnsi="Cambria Math"/>
                  </w:rPr>
                </w:ins>
              </m:ctrlPr>
            </m:sSubPr>
            <m:e>
              <m:r>
                <w:ins w:id="1368" w:author="Stoycho Rusinov" w:date="2026-08-08T17:14:00Z">
                  <w:rPr>
                    <w:rFonts w:ascii="Cambria Math" w:hAnsi="Cambria Math"/>
                  </w:rPr>
                  <m:t>η</m:t>
                </w:ins>
              </m:r>
            </m:e>
            <m:sub>
              <m:r>
                <w:ins w:id="1369" w:author="Stoycho Rusinov" w:date="2026-08-08T17:14:00Z">
                  <w:rPr>
                    <w:rFonts w:ascii="Cambria Math" w:hAnsi="Cambria Math"/>
                  </w:rPr>
                  <m:t>j</m:t>
                </w:ins>
              </m:r>
            </m:sub>
          </m:sSub>
          <m:sSub>
            <m:sSubPr>
              <m:ctrlPr>
                <w:ins w:id="1370" w:author="Stoycho Rusinov" w:date="2026-08-08T17:14:00Z">
                  <w:rPr>
                    <w:rFonts w:ascii="Cambria Math" w:hAnsi="Cambria Math"/>
                  </w:rPr>
                </w:ins>
              </m:ctrlPr>
            </m:sSubPr>
            <m:e>
              <m:r>
                <w:ins w:id="1371" w:author="Stoycho Rusinov" w:date="2026-08-08T17:14:00Z">
                  <w:rPr>
                    <w:rFonts w:ascii="Cambria Math" w:hAnsi="Cambria Math"/>
                  </w:rPr>
                  <m:t>k</m:t>
                </w:ins>
              </m:r>
            </m:e>
            <m:sub>
              <m:r>
                <w:ins w:id="1372" w:author="Stoycho Rusinov" w:date="2026-08-08T17:14:00Z">
                  <w:rPr>
                    <w:rFonts w:ascii="Cambria Math" w:hAnsi="Cambria Math"/>
                  </w:rPr>
                  <m:t>j</m:t>
                </w:ins>
              </m:r>
            </m:sub>
          </m:sSub>
          <m:r>
            <w:ins w:id="1373" w:author="Stoycho Rusinov" w:date="2026-08-08T17:14:00Z">
              <m:rPr>
                <m:sty m:val="b"/>
              </m:rPr>
              <w:rPr>
                <w:rFonts w:ascii="Cambria Math" w:hAnsi="Cambria Math"/>
              </w:rPr>
              <m:t>1</m:t>
            </w:ins>
          </m:r>
          <m:r>
            <w:ins w:id="1374" w:author="Stoycho Rusinov" w:date="2026-08-08T17:14:00Z">
              <m:rPr>
                <m:sty m:val="p"/>
              </m:rPr>
              <w:rPr>
                <w:rFonts w:ascii="Cambria Math" w:hAnsi="Cambria Math"/>
              </w:rPr>
              <m:t>{</m:t>
            </w:ins>
          </m:r>
          <m:r>
            <w:ins w:id="1375" w:author="Stoycho Rusinov" w:date="2026-08-08T17:14:00Z">
              <w:rPr>
                <w:rFonts w:ascii="Cambria Math" w:hAnsi="Cambria Math"/>
              </w:rPr>
              <m:t>j</m:t>
            </w:ins>
          </m:r>
          <m:r>
            <w:ins w:id="1376" w:author="Stoycho Rusinov" w:date="2026-08-08T17:14:00Z">
              <m:rPr>
                <m:sty m:val="p"/>
              </m:rPr>
              <w:rPr>
                <w:rFonts w:ascii="Cambria Math" w:hAnsi="Cambria Math"/>
              </w:rPr>
              <m:t>∈EU}</m:t>
            </w:ins>
          </m:r>
          <m:sSub>
            <m:sSubPr>
              <m:ctrlPr>
                <w:ins w:id="1377" w:author="Stoycho Rusinov" w:date="2026-08-08T17:14:00Z">
                  <w:rPr>
                    <w:rFonts w:ascii="Cambria Math" w:hAnsi="Cambria Math"/>
                  </w:rPr>
                </w:ins>
              </m:ctrlPr>
            </m:sSubPr>
            <m:e>
              <m:r>
                <w:ins w:id="1378" w:author="Stoycho Rusinov" w:date="2026-08-08T17:14:00Z">
                  <m:rPr>
                    <m:sty m:val="p"/>
                  </m:rPr>
                  <w:rPr>
                    <w:rFonts w:ascii="Cambria Math" w:hAnsi="Cambria Math"/>
                  </w:rPr>
                  <m:t>Post</m:t>
                </w:ins>
              </m:r>
            </m:e>
            <m:sub>
              <m:r>
                <w:ins w:id="1379" w:author="Stoycho Rusinov" w:date="2026-08-08T17:14:00Z">
                  <w:rPr>
                    <w:rFonts w:ascii="Cambria Math" w:hAnsi="Cambria Math"/>
                  </w:rPr>
                  <m:t>t</m:t>
                </w:ins>
              </m:r>
            </m:sub>
          </m:sSub>
          <m:r>
            <w:ins w:id="1380" w:author="Stoycho Rusinov" w:date="2026-08-08T17:14:00Z">
              <m:rPr>
                <m:sty m:val="p"/>
              </m:rPr>
              <w:rPr>
                <w:rFonts w:ascii="Cambria Math" w:hAnsi="Cambria Math"/>
              </w:rPr>
              <m:t>+</m:t>
            </w:ins>
          </m:r>
          <m:sSub>
            <m:sSubPr>
              <m:ctrlPr>
                <w:ins w:id="1381" w:author="Stoycho Rusinov" w:date="2026-08-08T17:14:00Z">
                  <w:rPr>
                    <w:rFonts w:ascii="Cambria Math" w:hAnsi="Cambria Math"/>
                  </w:rPr>
                </w:ins>
              </m:ctrlPr>
            </m:sSubPr>
            <m:e>
              <m:r>
                <w:ins w:id="1382" w:author="Stoycho Rusinov" w:date="2026-08-08T17:14:00Z">
                  <m:rPr>
                    <m:sty m:val="b"/>
                  </m:rPr>
                  <w:rPr>
                    <w:rFonts w:ascii="Cambria Math" w:hAnsi="Cambria Math"/>
                  </w:rPr>
                  <m:t>X</m:t>
                </w:ins>
              </m:r>
            </m:e>
            <m:sub>
              <m:r>
                <w:ins w:id="1383" w:author="Stoycho Rusinov" w:date="2026-08-08T17:14:00Z">
                  <w:rPr>
                    <w:rFonts w:ascii="Cambria Math" w:hAnsi="Cambria Math"/>
                  </w:rPr>
                  <m:t>j</m:t>
                </w:ins>
              </m:r>
              <m:r>
                <w:ins w:id="1384" w:author="Stoycho Rusinov" w:date="2026-08-08T17:14:00Z">
                  <m:rPr>
                    <m:sty m:val="p"/>
                  </m:rPr>
                  <w:rPr>
                    <w:rFonts w:ascii="Cambria Math" w:hAnsi="Cambria Math"/>
                  </w:rPr>
                  <m:t>,</m:t>
                </w:ins>
              </m:r>
              <m:r>
                <w:ins w:id="1385" w:author="Stoycho Rusinov" w:date="2026-08-08T17:14:00Z">
                  <w:rPr>
                    <w:rFonts w:ascii="Cambria Math" w:hAnsi="Cambria Math"/>
                  </w:rPr>
                  <m:t>t</m:t>
                </w:ins>
              </m:r>
            </m:sub>
          </m:sSub>
          <m:r>
            <w:ins w:id="1386" w:author="Stoycho Rusinov" w:date="2026-08-08T17:14:00Z">
              <m:rPr>
                <m:sty m:val="p"/>
              </m:rPr>
              <w:rPr>
                <w:rFonts w:ascii="Cambria Math" w:hAnsi="Cambria Math"/>
              </w:rPr>
              <m:t>'</m:t>
            </w:ins>
          </m:r>
          <m:r>
            <w:ins w:id="1387" w:author="Stoycho Rusinov" w:date="2026-08-08T17:14:00Z">
              <m:rPr>
                <m:sty m:val="b"/>
              </m:rPr>
              <w:rPr>
                <w:rFonts w:ascii="Cambria Math" w:hAnsi="Cambria Math"/>
              </w:rPr>
              <m:t>θ</m:t>
            </w:ins>
          </m:r>
          <m:r>
            <w:ins w:id="1388" w:author="Stoycho Rusinov" w:date="2026-08-08T17:14:00Z">
              <m:rPr>
                <m:sty m:val="p"/>
              </m:rPr>
              <w:rPr>
                <w:rFonts w:ascii="Cambria Math" w:hAnsi="Cambria Math"/>
              </w:rPr>
              <m:t>+</m:t>
            </w:ins>
          </m:r>
          <m:d>
            <m:dPr>
              <m:ctrlPr>
                <w:ins w:id="1389" w:author="Stoycho Rusinov" w:date="2026-08-08T17:14:00Z">
                  <w:rPr>
                    <w:rFonts w:ascii="Cambria Math" w:hAnsi="Cambria Math"/>
                  </w:rPr>
                </w:ins>
              </m:ctrlPr>
            </m:dPr>
            <m:e>
              <m:sSub>
                <m:sSubPr>
                  <m:ctrlPr>
                    <w:ins w:id="1390" w:author="Stoycho Rusinov" w:date="2026-08-08T17:14:00Z">
                      <w:rPr>
                        <w:rFonts w:ascii="Cambria Math" w:hAnsi="Cambria Math"/>
                      </w:rPr>
                    </w:ins>
                  </m:ctrlPr>
                </m:sSubPr>
                <m:e>
                  <m:r>
                    <w:ins w:id="1391" w:author="Stoycho Rusinov" w:date="2026-08-08T17:14:00Z">
                      <w:rPr>
                        <w:rFonts w:ascii="Cambria Math" w:hAnsi="Cambria Math"/>
                      </w:rPr>
                      <m:t>ε</m:t>
                    </w:ins>
                  </m:r>
                </m:e>
                <m:sub>
                  <m:r>
                    <w:ins w:id="1392" w:author="Stoycho Rusinov" w:date="2026-08-08T17:14:00Z">
                      <w:rPr>
                        <w:rFonts w:ascii="Cambria Math" w:hAnsi="Cambria Math"/>
                      </w:rPr>
                      <m:t>j</m:t>
                    </w:ins>
                  </m:r>
                  <m:r>
                    <w:ins w:id="1393" w:author="Stoycho Rusinov" w:date="2026-08-08T17:14:00Z">
                      <m:rPr>
                        <m:sty m:val="p"/>
                      </m:rPr>
                      <w:rPr>
                        <w:rFonts w:ascii="Cambria Math" w:hAnsi="Cambria Math"/>
                      </w:rPr>
                      <m:t>,</m:t>
                    </w:ins>
                  </m:r>
                  <m:r>
                    <w:ins w:id="1394" w:author="Stoycho Rusinov" w:date="2026-08-08T17:14:00Z">
                      <w:rPr>
                        <w:rFonts w:ascii="Cambria Math" w:hAnsi="Cambria Math"/>
                      </w:rPr>
                      <m:t>t</m:t>
                    </w:ins>
                  </m:r>
                </m:sub>
              </m:sSub>
              <m:r>
                <w:ins w:id="1395" w:author="Stoycho Rusinov" w:date="2026-08-08T17:14:00Z">
                  <m:rPr>
                    <m:sty m:val="p"/>
                  </m:rPr>
                  <w:rPr>
                    <w:rFonts w:ascii="Cambria Math" w:hAnsi="Cambria Math"/>
                  </w:rPr>
                  <m:t>+</m:t>
                </w:ins>
              </m:r>
              <m:sSub>
                <m:sSubPr>
                  <m:ctrlPr>
                    <w:ins w:id="1396" w:author="Stoycho Rusinov" w:date="2026-08-08T17:14:00Z">
                      <w:rPr>
                        <w:rFonts w:ascii="Cambria Math" w:hAnsi="Cambria Math"/>
                      </w:rPr>
                    </w:ins>
                  </m:ctrlPr>
                </m:sSubPr>
                <m:e>
                  <m:r>
                    <w:ins w:id="1397" w:author="Stoycho Rusinov" w:date="2026-08-08T17:14:00Z">
                      <w:rPr>
                        <w:rFonts w:ascii="Cambria Math" w:hAnsi="Cambria Math"/>
                      </w:rPr>
                      <m:t>η</m:t>
                    </w:ins>
                  </m:r>
                </m:e>
                <m:sub>
                  <m:r>
                    <w:ins w:id="1398" w:author="Stoycho Rusinov" w:date="2026-08-08T17:14:00Z">
                      <w:rPr>
                        <w:rFonts w:ascii="Cambria Math" w:hAnsi="Cambria Math"/>
                      </w:rPr>
                      <m:t>j</m:t>
                    </w:ins>
                  </m:r>
                </m:sub>
              </m:sSub>
              <m:sSub>
                <m:sSubPr>
                  <m:ctrlPr>
                    <w:ins w:id="1399" w:author="Stoycho Rusinov" w:date="2026-08-08T17:14:00Z">
                      <w:rPr>
                        <w:rFonts w:ascii="Cambria Math" w:hAnsi="Cambria Math"/>
                      </w:rPr>
                    </w:ins>
                  </m:ctrlPr>
                </m:sSubPr>
                <m:e>
                  <m:r>
                    <w:ins w:id="1400" w:author="Stoycho Rusinov" w:date="2026-08-08T17:14:00Z">
                      <w:rPr>
                        <w:rFonts w:ascii="Cambria Math" w:hAnsi="Cambria Math"/>
                      </w:rPr>
                      <m:t>ν</m:t>
                    </w:ins>
                  </m:r>
                </m:e>
                <m:sub>
                  <m:r>
                    <w:ins w:id="1401" w:author="Stoycho Rusinov" w:date="2026-08-08T17:14:00Z">
                      <w:rPr>
                        <w:rFonts w:ascii="Cambria Math" w:hAnsi="Cambria Math"/>
                      </w:rPr>
                      <m:t>j</m:t>
                    </w:ins>
                  </m:r>
                  <m:r>
                    <w:ins w:id="1402" w:author="Stoycho Rusinov" w:date="2026-08-08T17:14:00Z">
                      <m:rPr>
                        <m:sty m:val="p"/>
                      </m:rPr>
                      <w:rPr>
                        <w:rFonts w:ascii="Cambria Math" w:hAnsi="Cambria Math"/>
                      </w:rPr>
                      <m:t>,</m:t>
                    </w:ins>
                  </m:r>
                  <m:r>
                    <w:ins w:id="1403" w:author="Stoycho Rusinov" w:date="2026-08-08T17:14:00Z">
                      <w:rPr>
                        <w:rFonts w:ascii="Cambria Math" w:hAnsi="Cambria Math"/>
                      </w:rPr>
                      <m:t>t</m:t>
                    </w:ins>
                  </m:r>
                </m:sub>
              </m:sSub>
            </m:e>
          </m:d>
          <m:r>
            <w:ins w:id="1404" w:author="Stoycho Rusinov" w:date="2026-08-08T17:14:00Z">
              <m:rPr>
                <m:sty m:val="p"/>
              </m:rPr>
              <w:rPr>
                <w:rFonts w:ascii="Cambria Math" w:hAnsi="Cambria Math"/>
              </w:rPr>
              <m:t>.</m:t>
            </w:ins>
          </m:r>
        </m:oMath>
      </m:oMathPara>
    </w:p>
    <w:p w14:paraId="2F2BF580" w14:textId="77777777" w:rsidR="00236015" w:rsidRPr="00C3586C" w:rsidRDefault="008B0A6B" w:rsidP="00C3586C">
      <w:pPr>
        <w:spacing w:line="360" w:lineRule="auto"/>
        <w:rPr>
          <w:ins w:id="1405" w:author="Stoycho Rusinov" w:date="2026-08-08T17:14:00Z"/>
          <w:rFonts w:asciiTheme="minorHAnsi" w:hAnsiTheme="minorHAnsi" w:cstheme="minorHAnsi"/>
        </w:rPr>
      </w:pPr>
      <w:ins w:id="1406" w:author="Stoycho Rusinov" w:date="2026-08-08T17:14:00Z">
        <w:r>
          <w:rPr>
            <w:rFonts w:asciiTheme="minorHAnsi" w:hAnsiTheme="minorHAnsi" w:cstheme="minorHAnsi"/>
          </w:rPr>
          <w:t xml:space="preserve">Let αj = </w:t>
        </w:r>
        <w:proofErr w:type="spellStart"/>
        <w:r>
          <w:rPr>
            <w:rFonts w:asciiTheme="minorHAnsi" w:hAnsiTheme="minorHAnsi" w:cstheme="minorHAnsi"/>
          </w:rPr>
          <w:t>μj</w:t>
        </w:r>
        <w:proofErr w:type="spellEnd"/>
        <w:r>
          <w:rPr>
            <w:rFonts w:asciiTheme="minorHAnsi" w:hAnsiTheme="minorHAnsi" w:cstheme="minorHAnsi"/>
          </w:rPr>
          <w:t xml:space="preserve"> + </w:t>
        </w:r>
        <w:proofErr w:type="spellStart"/>
        <w:r>
          <w:rPr>
            <w:rFonts w:asciiTheme="minorHAnsi" w:hAnsiTheme="minorHAnsi" w:cstheme="minorHAnsi"/>
          </w:rPr>
          <w:t>ηjϕj</w:t>
        </w:r>
        <w:proofErr w:type="spellEnd"/>
        <w:r>
          <w:rPr>
            <w:rFonts w:asciiTheme="minorHAnsi" w:hAnsiTheme="minorHAnsi" w:cstheme="minorHAnsi"/>
          </w:rPr>
          <w:t xml:space="preserve"> and ε*</w:t>
        </w:r>
        <w:proofErr w:type="spellStart"/>
        <w:proofErr w:type="gramStart"/>
        <w:r>
          <w:rPr>
            <w:rFonts w:asciiTheme="minorHAnsi" w:hAnsiTheme="minorHAnsi" w:cstheme="minorHAnsi"/>
          </w:rPr>
          <w:t>j,t</w:t>
        </w:r>
        <w:proofErr w:type="spellEnd"/>
        <w:proofErr w:type="gramEnd"/>
        <w:r>
          <w:rPr>
            <w:rFonts w:asciiTheme="minorHAnsi" w:hAnsiTheme="minorHAnsi" w:cstheme="minorHAnsi"/>
          </w:rPr>
          <w:t xml:space="preserve"> = </w:t>
        </w:r>
        <w:proofErr w:type="spellStart"/>
        <w:r>
          <w:rPr>
            <w:rFonts w:asciiTheme="minorHAnsi" w:hAnsiTheme="minorHAnsi" w:cstheme="minorHAnsi"/>
          </w:rPr>
          <w:t>εj,t</w:t>
        </w:r>
        <w:proofErr w:type="spellEnd"/>
        <w:r>
          <w:rPr>
            <w:rFonts w:asciiTheme="minorHAnsi" w:hAnsiTheme="minorHAnsi" w:cstheme="minorHAnsi"/>
          </w:rPr>
          <w:t xml:space="preserve"> + </w:t>
        </w:r>
        <w:proofErr w:type="spellStart"/>
        <w:r>
          <w:rPr>
            <w:rFonts w:asciiTheme="minorHAnsi" w:hAnsiTheme="minorHAnsi" w:cstheme="minorHAnsi"/>
          </w:rPr>
          <w:t>ηjνj,t</w:t>
        </w:r>
        <w:proofErr w:type="spellEnd"/>
        <w:r>
          <w:rPr>
            <w:rFonts w:asciiTheme="minorHAnsi" w:hAnsiTheme="minorHAnsi" w:cstheme="minorHAnsi"/>
          </w:rPr>
          <w:t>. The fixed effects absorb time-invariant components, giving the reduced-form specification below. The reported tables use Driscoll–</w:t>
        </w:r>
        <w:proofErr w:type="spellStart"/>
        <w:r>
          <w:rPr>
            <w:rFonts w:asciiTheme="minorHAnsi" w:hAnsiTheme="minorHAnsi" w:cstheme="minorHAnsi"/>
          </w:rPr>
          <w:t>Kraay</w:t>
        </w:r>
        <w:proofErr w:type="spellEnd"/>
        <w:r>
          <w:rPr>
            <w:rFonts w:asciiTheme="minorHAnsi" w:hAnsiTheme="minorHAnsi" w:cstheme="minorHAnsi"/>
          </w:rPr>
          <w:t xml:space="preserve"> standard errors with one lag. Because the panels contain only nine or ten time periods, inference should also be treated as a short-panel sensitivity concern.</w:t>
        </w:r>
      </w:ins>
    </w:p>
    <w:p w14:paraId="657F4F52" w14:textId="6CED8E84" w:rsidR="00236015" w:rsidRPr="00683078" w:rsidRDefault="008B0A6B" w:rsidP="00C3586C">
      <w:pPr>
        <w:tabs>
          <w:tab w:val="center" w:pos="4513"/>
          <w:tab w:val="right" w:pos="9026"/>
        </w:tabs>
        <w:spacing w:before="120" w:line="360" w:lineRule="auto"/>
        <w:jc w:val="center"/>
        <w:rPr>
          <w:rFonts w:asciiTheme="minorHAnsi" w:hAnsiTheme="minorHAnsi"/>
        </w:rPr>
        <w:pPrChange w:id="1407" w:author="Stoycho Rusinov" w:date="2026-08-08T17:14:00Z">
          <w:pPr>
            <w:tabs>
              <w:tab w:val="center" w:pos="4513"/>
              <w:tab w:val="right" w:pos="9026"/>
            </w:tabs>
            <w:spacing w:before="120" w:line="360" w:lineRule="auto"/>
          </w:pPr>
        </w:pPrChange>
      </w:pPr>
      <m:oMath>
        <m:r>
          <w:ins w:id="1408" w:author="Stoycho Rusinov" w:date="2026-08-08T17:14:00Z">
            <m:rPr>
              <m:sty m:val="p"/>
            </m:rPr>
            <w:rPr>
              <w:rFonts w:ascii="Cambria Math" w:hAnsi="Cambria Math"/>
            </w:rPr>
            <m:t>log</m:t>
          </w:ins>
        </m:r>
        <m:sSub>
          <m:sSubPr>
            <m:ctrlPr>
              <w:ins w:id="1409" w:author="Stoycho Rusinov" w:date="2026-08-08T17:14:00Z">
                <w:rPr>
                  <w:rFonts w:ascii="Cambria Math" w:hAnsi="Cambria Math"/>
                </w:rPr>
              </w:ins>
            </m:ctrlPr>
          </m:sSubPr>
          <m:e>
            <m:r>
              <w:ins w:id="1410" w:author="Stoycho Rusinov" w:date="2026-08-08T17:14:00Z">
                <w:rPr>
                  <w:rFonts w:ascii="Cambria Math" w:hAnsi="Cambria Math"/>
                </w:rPr>
                <m:t>Q</m:t>
              </w:ins>
            </m:r>
          </m:e>
          <m:sub>
            <m:r>
              <w:ins w:id="1411" w:author="Stoycho Rusinov" w:date="2026-08-08T17:14:00Z">
                <w:rPr>
                  <w:rFonts w:ascii="Cambria Math" w:hAnsi="Cambria Math"/>
                </w:rPr>
                <m:t>j</m:t>
              </w:ins>
            </m:r>
            <m:r>
              <w:ins w:id="1412" w:author="Stoycho Rusinov" w:date="2026-08-08T17:14:00Z">
                <m:rPr>
                  <m:sty m:val="p"/>
                </m:rPr>
                <w:rPr>
                  <w:rFonts w:ascii="Cambria Math" w:hAnsi="Cambria Math"/>
                </w:rPr>
                <m:t>,</m:t>
              </w:ins>
            </m:r>
            <m:r>
              <w:ins w:id="1413" w:author="Stoycho Rusinov" w:date="2026-08-08T17:14:00Z">
                <w:rPr>
                  <w:rFonts w:ascii="Cambria Math" w:hAnsi="Cambria Math"/>
                </w:rPr>
                <m:t>t</m:t>
              </w:ins>
            </m:r>
          </m:sub>
        </m:sSub>
        <m:r>
          <w:ins w:id="1414" w:author="Stoycho Rusinov" w:date="2026-08-08T17:14:00Z">
            <m:rPr>
              <m:sty m:val="p"/>
            </m:rPr>
            <w:rPr>
              <w:rFonts w:ascii="Cambria Math" w:hAnsi="Cambria Math"/>
            </w:rPr>
            <m:t>=</m:t>
          </w:ins>
        </m:r>
        <m:sSub>
          <m:sSubPr>
            <m:ctrlPr>
              <w:ins w:id="1415" w:author="Stoycho Rusinov" w:date="2026-08-08T17:14:00Z">
                <w:rPr>
                  <w:rFonts w:ascii="Cambria Math" w:hAnsi="Cambria Math"/>
                </w:rPr>
              </w:ins>
            </m:ctrlPr>
          </m:sSubPr>
          <m:e>
            <m:r>
              <w:ins w:id="1416" w:author="Stoycho Rusinov" w:date="2026-08-08T17:14:00Z">
                <w:rPr>
                  <w:rFonts w:ascii="Cambria Math" w:hAnsi="Cambria Math"/>
                </w:rPr>
                <m:t>α</m:t>
              </w:ins>
            </m:r>
          </m:e>
          <m:sub>
            <m:r>
              <w:ins w:id="1417" w:author="Stoycho Rusinov" w:date="2026-08-08T17:14:00Z">
                <w:rPr>
                  <w:rFonts w:ascii="Cambria Math" w:hAnsi="Cambria Math"/>
                </w:rPr>
                <m:t>j</m:t>
              </w:ins>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m:rPr>
            <m:sty m:val="bi"/>
          </m:rPr>
          <w:rPr>
            <w:rFonts w:ascii="Cambria Math" w:hAnsi="Cambria Math"/>
          </w:rPr>
          <m:t>1</m:t>
        </m:r>
        <m:d>
          <m:dPr>
            <m:begChr m:val="["/>
            <m:endChr m:val="]"/>
            <m:ctrlPr>
              <w:del w:id="1418" w:author="Stoycho Rusinov" w:date="2026-08-08T17:14:00Z">
                <w:rPr>
                  <w:rFonts w:ascii="Cambria Math" w:hAnsi="Cambria Math" w:cstheme="minorHAnsi"/>
                </w:rPr>
              </w:del>
            </m:ctrlPr>
          </m:dPr>
          <m:e>
            <m:r>
              <w:del w:id="1419" w:author="Stoycho Rusinov" w:date="2026-08-08T17:14:00Z">
                <w:rPr>
                  <w:rFonts w:ascii="Cambria Math" w:hAnsi="Cambria Math" w:cstheme="minorHAnsi"/>
                </w:rPr>
                <m:t>Country j in EU</m:t>
              </w:del>
            </m:r>
          </m:e>
        </m:d>
        <m:sSub>
          <m:sSubPr>
            <m:ctrlPr>
              <w:del w:id="1420" w:author="Stoycho Rusinov" w:date="2026-08-08T17:14:00Z">
                <w:rPr>
                  <w:rFonts w:ascii="Cambria Math" w:hAnsi="Cambria Math" w:cstheme="minorHAnsi"/>
                </w:rPr>
              </w:del>
            </m:ctrlPr>
          </m:sSubPr>
          <m:e>
            <m:r>
              <w:del w:id="1421" w:author="Stoycho Rusinov" w:date="2026-08-08T17:14:00Z">
                <w:rPr>
                  <w:rFonts w:ascii="Cambria Math" w:hAnsi="Cambria Math" w:cstheme="minorHAnsi"/>
                </w:rPr>
                <m:t>Post</m:t>
              </w:del>
            </m:r>
          </m:e>
          <m:sub>
            <m:r>
              <w:del w:id="1422" w:author="Stoycho Rusinov" w:date="2026-08-08T17:14:00Z">
                <w:rPr>
                  <w:rFonts w:ascii="Cambria Math" w:hAnsi="Cambria Math" w:cstheme="minorHAnsi"/>
                </w:rPr>
                <m:t>t</m:t>
              </w:del>
            </m:r>
          </m:sub>
        </m:sSub>
        <m:r>
          <w:ins w:id="1423" w:author="Stoycho Rusinov" w:date="2026-08-08T17:14:00Z">
            <m:rPr>
              <m:sty m:val="p"/>
            </m:rPr>
            <w:rPr>
              <w:rFonts w:ascii="Cambria Math" w:hAnsi="Cambria Math"/>
            </w:rPr>
            <m:t>{</m:t>
          </w:ins>
        </m:r>
        <m:r>
          <w:ins w:id="1424" w:author="Stoycho Rusinov" w:date="2026-08-08T17:14:00Z">
            <w:rPr>
              <w:rFonts w:ascii="Cambria Math" w:hAnsi="Cambria Math"/>
            </w:rPr>
            <m:t>j</m:t>
          </w:ins>
        </m:r>
        <m:r>
          <w:ins w:id="1425" w:author="Stoycho Rusinov" w:date="2026-08-08T17:14:00Z">
            <m:rPr>
              <m:sty m:val="p"/>
            </m:rPr>
            <w:rPr>
              <w:rFonts w:ascii="Cambria Math" w:hAnsi="Cambria Math"/>
            </w:rPr>
            <m:t>∈EU}</m:t>
          </w:ins>
        </m:r>
        <m:sSub>
          <m:sSubPr>
            <m:ctrlPr>
              <w:ins w:id="1426" w:author="Stoycho Rusinov" w:date="2026-08-08T17:14:00Z">
                <w:rPr>
                  <w:rFonts w:ascii="Cambria Math" w:hAnsi="Cambria Math"/>
                </w:rPr>
              </w:ins>
            </m:ctrlPr>
          </m:sSubPr>
          <m:e>
            <m:r>
              <w:ins w:id="1427" w:author="Stoycho Rusinov" w:date="2026-08-08T17:14:00Z">
                <m:rPr>
                  <m:sty m:val="p"/>
                </m:rPr>
                <w:rPr>
                  <w:rFonts w:ascii="Cambria Math" w:hAnsi="Cambria Math"/>
                </w:rPr>
                <m:t>Post</m:t>
              </w:ins>
            </m:r>
          </m:e>
          <m:sub>
            <m:r>
              <w:ins w:id="1428" w:author="Stoycho Rusinov" w:date="2026-08-08T17:14:00Z">
                <w:rPr>
                  <w:rFonts w:ascii="Cambria Math" w:hAnsi="Cambria Math"/>
                </w:rPr>
                <m:t>t</m:t>
              </w:ins>
            </m:r>
          </m:sub>
        </m:sSub>
        <m:r>
          <w:rPr>
            <w:rFonts w:ascii="Cambria Math" w:hAnsi="Cambria Math"/>
          </w:rPr>
          <m:t>+</m:t>
        </m:r>
        <m:sSup>
          <m:sSupPr>
            <m:ctrlPr>
              <w:del w:id="1429" w:author="Stoycho Rusinov" w:date="2026-08-08T17:14:00Z">
                <w:rPr>
                  <w:rFonts w:ascii="Cambria Math" w:hAnsi="Cambria Math" w:cstheme="minorHAnsi"/>
                </w:rPr>
              </w:del>
            </m:ctrlPr>
          </m:sSupPr>
          <m:e>
            <m:sSub>
              <m:sSubPr>
                <m:ctrlPr>
                  <w:del w:id="1430" w:author="Stoycho Rusinov" w:date="2026-08-08T17:14:00Z">
                    <w:rPr>
                      <w:rFonts w:ascii="Cambria Math" w:hAnsi="Cambria Math" w:cstheme="minorHAnsi"/>
                    </w:rPr>
                  </w:del>
                </m:ctrlPr>
              </m:sSubPr>
              <m:e>
                <m:r>
                  <w:del w:id="1431" w:author="Stoycho Rusinov" w:date="2026-08-08T17:14:00Z">
                    <w:rPr>
                      <w:rFonts w:ascii="Cambria Math" w:hAnsi="Cambria Math" w:cstheme="minorHAnsi"/>
                    </w:rPr>
                    <m:t>X</m:t>
                  </w:del>
                </m:r>
              </m:e>
              <m:sub>
                <m:r>
                  <w:del w:id="1432" w:author="Stoycho Rusinov" w:date="2026-08-08T17:14:00Z">
                    <w:rPr>
                      <w:rFonts w:ascii="Cambria Math" w:hAnsi="Cambria Math" w:cstheme="minorHAnsi"/>
                    </w:rPr>
                    <m:t>j,t</m:t>
                  </w:del>
                </m:r>
              </m:sub>
            </m:sSub>
          </m:e>
          <m:sup>
            <m:r>
              <w:del w:id="1433" w:author="Stoycho Rusinov" w:date="2026-08-08T17:14:00Z">
                <w:rPr>
                  <w:rFonts w:ascii="Cambria Math" w:hAnsi="Cambria Math" w:cstheme="minorHAnsi"/>
                </w:rPr>
                <m:t>'</m:t>
              </w:del>
            </m:r>
          </m:sup>
        </m:sSup>
        <m:r>
          <w:del w:id="1434" w:author="Stoycho Rusinov" w:date="2026-08-08T17:14:00Z">
            <w:rPr>
              <w:rFonts w:ascii="Cambria Math" w:hAnsi="Cambria Math" w:cstheme="minorHAnsi"/>
            </w:rPr>
            <m:t>θ</m:t>
          </w:del>
        </m:r>
        <m:sSub>
          <m:sSubPr>
            <m:ctrlPr>
              <w:ins w:id="1435" w:author="Stoycho Rusinov" w:date="2026-08-08T17:14:00Z">
                <w:rPr>
                  <w:rFonts w:ascii="Cambria Math" w:hAnsi="Cambria Math"/>
                </w:rPr>
              </w:ins>
            </m:ctrlPr>
          </m:sSubPr>
          <m:e>
            <m:r>
              <w:ins w:id="1436" w:author="Stoycho Rusinov" w:date="2026-08-08T17:14:00Z">
                <m:rPr>
                  <m:sty m:val="b"/>
                </m:rPr>
                <w:rPr>
                  <w:rFonts w:ascii="Cambria Math" w:hAnsi="Cambria Math"/>
                </w:rPr>
                <m:t>X</m:t>
              </w:ins>
            </m:r>
          </m:e>
          <m:sub>
            <m:r>
              <w:ins w:id="1437" w:author="Stoycho Rusinov" w:date="2026-08-08T17:14:00Z">
                <w:rPr>
                  <w:rFonts w:ascii="Cambria Math" w:hAnsi="Cambria Math"/>
                </w:rPr>
                <m:t>j</m:t>
              </w:ins>
            </m:r>
            <m:r>
              <w:ins w:id="1438" w:author="Stoycho Rusinov" w:date="2026-08-08T17:14:00Z">
                <m:rPr>
                  <m:sty m:val="p"/>
                </m:rPr>
                <w:rPr>
                  <w:rFonts w:ascii="Cambria Math" w:hAnsi="Cambria Math"/>
                </w:rPr>
                <m:t>,</m:t>
              </w:ins>
            </m:r>
            <m:r>
              <w:ins w:id="1439" w:author="Stoycho Rusinov" w:date="2026-08-08T17:14:00Z">
                <w:rPr>
                  <w:rFonts w:ascii="Cambria Math" w:hAnsi="Cambria Math"/>
                </w:rPr>
                <m:t>t</m:t>
              </w:ins>
            </m:r>
          </m:sub>
        </m:sSub>
        <m:r>
          <w:ins w:id="1440" w:author="Stoycho Rusinov" w:date="2026-08-08T17:14:00Z">
            <m:rPr>
              <m:sty m:val="p"/>
            </m:rPr>
            <w:rPr>
              <w:rFonts w:ascii="Cambria Math" w:hAnsi="Cambria Math"/>
            </w:rPr>
            <m:t>'</m:t>
          </w:ins>
        </m:r>
        <m:r>
          <w:ins w:id="1441" w:author="Stoycho Rusinov" w:date="2026-08-08T17:14:00Z">
            <m:rPr>
              <m:sty m:val="b"/>
            </m:rPr>
            <w:rPr>
              <w:rFonts w:ascii="Cambria Math" w:hAnsi="Cambria Math"/>
            </w:rPr>
            <m:t>θ</m:t>
          </w:ins>
        </m:r>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j</m:t>
            </m:r>
            <m:r>
              <w:rPr>
                <w:rFonts w:ascii="Cambria Math" w:hAnsi="Cambria Math"/>
              </w:rPr>
              <m:t>,</m:t>
            </m:r>
            <m:r>
              <w:rPr>
                <w:rFonts w:ascii="Cambria Math" w:hAnsi="Cambria Math"/>
              </w:rPr>
              <m:t>t</m:t>
            </m:r>
          </m:sub>
          <m:sup>
            <m:r>
              <w:rPr>
                <w:rFonts w:ascii="Cambria Math" w:hAnsi="Cambria Math"/>
              </w:rPr>
              <m:t>*</m:t>
            </m:r>
          </m:sup>
        </m:sSubSup>
      </m:oMath>
      <w:del w:id="1442" w:author="Stoycho Rusinov" w:date="2026-08-08T17:14:00Z">
        <w:r>
          <w:rPr>
            <w:rFonts w:asciiTheme="minorHAnsi" w:hAnsiTheme="minorHAnsi" w:cstheme="minorHAnsi"/>
          </w:rPr>
          <w:tab/>
          <w:delText>(3)</w:delText>
        </w:r>
      </w:del>
      <m:oMath>
        <m:r>
          <w:ins w:id="1443" w:author="Stoycho Rusinov" w:date="2026-08-08T17:14:00Z">
            <m:rPr>
              <m:sty m:val="p"/>
            </m:rPr>
            <w:rPr>
              <w:rFonts w:ascii="Cambria Math" w:hAnsi="Cambria Math"/>
            </w:rPr>
            <m:t>.</m:t>
          </w:ins>
        </m:r>
      </m:oMath>
    </w:p>
    <w:p w14:paraId="708161C0" w14:textId="77777777" w:rsidR="00236015" w:rsidRPr="00C3586C" w:rsidRDefault="008B0A6B" w:rsidP="00C3586C">
      <w:pPr>
        <w:spacing w:line="360" w:lineRule="auto"/>
        <w:rPr>
          <w:del w:id="1444" w:author="Stoycho Rusinov" w:date="2026-08-08T17:14:00Z"/>
          <w:rFonts w:asciiTheme="minorHAnsi" w:hAnsiTheme="minorHAnsi" w:cstheme="minorHAnsi"/>
        </w:rPr>
      </w:pPr>
      <w:del w:id="1445" w:author="Stoycho Rusinov" w:date="2026-08-08T17:14:00Z">
        <w:r>
          <w:rPr>
            <w:rFonts w:asciiTheme="minorHAnsi" w:hAnsiTheme="minorHAnsi" w:cstheme="minorHAnsi"/>
          </w:rPr>
          <w:lastRenderedPageBreak/>
          <w:delText xml:space="preserve">with </w:delText>
        </w:r>
        <m:oMath>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delText xml:space="preserve">. The country-specific DiD coefficient </w:delText>
        </w:r>
        <m:oMath>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rPr>
                <m:t>j</m:t>
              </m:r>
            </m:sub>
          </m:sSub>
        </m:oMath>
        <w:r>
          <w:rPr>
            <w:rFonts w:asciiTheme="minorHAnsi" w:hAnsiTheme="minorHAnsi" w:cstheme="minorHAnsi"/>
          </w:rPr>
          <w:delText xml:space="preserve"> is therefore the product of the demand elasticity </w:delText>
        </w:r>
        <m:oMath>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oMath>
        <w:r>
          <w:rPr>
            <w:rFonts w:asciiTheme="minorHAnsi" w:hAnsiTheme="minorHAnsi" w:cstheme="minorHAnsi"/>
          </w:rPr>
          <w:delText xml:space="preserve"> and the log price shock </w:delText>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delText xml:space="preserve">; equivalently, </w:delText>
        </w:r>
        <m:oMath>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rPr>
                    <m:t>j</m:t>
                  </m:r>
                </m:sub>
              </m:sSub>
            </m:num>
            <m:den>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den>
          </m:f>
        </m:oMath>
        <w:r>
          <w:rPr>
            <w:rFonts w:asciiTheme="minorHAnsi" w:hAnsiTheme="minorHAnsi" w:cstheme="minorHAnsi"/>
          </w:rPr>
          <w:delText xml:space="preserve">. When we collapse to a single treatment indicator for all EU countries (an indicator equal to 1 for any country in the EU), the two-way fixed-effects (TWFE) DiD regression identifies the average treatment effect on the treated in log units. Although we report robustness checks under alternative estimators, the most credible way to retain the saturated form of the DiD regression is via the TWFE estimator. After simple algebraic manipulation of equation (2), and imposing </w:delText>
        </w:r>
        <m:oMath>
          <m:d>
            <m:dPr>
              <m:begChr m:val="["/>
              <m:endChr m:val="]"/>
              <m:ctrlPr>
                <w:rPr>
                  <w:rFonts w:ascii="Cambria Math" w:hAnsi="Cambria Math" w:cstheme="minorHAnsi"/>
                </w:rPr>
              </m:ctrlPr>
            </m:dPr>
            <m:e>
              <m:r>
                <w:rPr>
                  <w:rFonts w:ascii="Cambria Math" w:hAnsi="Cambria Math" w:cstheme="minorHAnsi"/>
                </w:rPr>
                <m:t>Country j in EU</m:t>
              </m:r>
            </m:e>
          </m:d>
          <m:r>
            <w:rPr>
              <w:rFonts w:ascii="Cambria Math" w:hAnsi="Cambria Math" w:cstheme="minorHAnsi"/>
            </w:rPr>
            <m:t>=1</m:t>
          </m:r>
        </m:oMath>
        <w:r>
          <w:rPr>
            <w:rFonts w:asciiTheme="minorHAnsi" w:hAnsiTheme="minorHAnsi" w:cstheme="minorHAnsi"/>
          </w:rPr>
          <w:delText xml:space="preserve"> together with </w:delText>
        </w:r>
        <m:oMath>
          <m:r>
            <w:rPr>
              <w:rFonts w:ascii="Cambria Math" w:hAnsi="Cambria Math" w:cstheme="minorHAnsi"/>
            </w:rPr>
            <m:t>Δ</m:t>
          </m:r>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m:t>
              </m:r>
            </m:sub>
          </m:sSub>
          <m:r>
            <w:rPr>
              <w:rFonts w:ascii="Cambria Math" w:hAnsi="Cambria Math" w:cstheme="minorHAnsi"/>
            </w:rPr>
            <m:t>≈0</m:t>
          </m:r>
        </m:oMath>
        <w:r>
          <w:rPr>
            <w:rFonts w:asciiTheme="minorHAnsi" w:hAnsiTheme="minorHAnsi" w:cstheme="minorHAnsi"/>
          </w:rPr>
          <w:delText xml:space="preserve">, </w:delText>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delText xml:space="preserve"> is given by:</w:delText>
        </w:r>
      </w:del>
    </w:p>
    <w:p w14:paraId="2E8FF012" w14:textId="77777777" w:rsidR="00236015" w:rsidRPr="00C3586C" w:rsidRDefault="008B0A6B" w:rsidP="00C3586C">
      <w:pPr>
        <w:spacing w:before="120" w:line="360" w:lineRule="auto"/>
        <w:rPr>
          <w:del w:id="1446" w:author="Stoycho Rusinov" w:date="2026-08-08T17:14:00Z"/>
          <w:rFonts w:asciiTheme="minorHAnsi" w:hAnsiTheme="minorHAnsi" w:cstheme="minorHAnsi"/>
        </w:rPr>
      </w:pPr>
      <m:oMathPara>
        <m:oMath>
          <m:r>
            <w:del w:id="1447" w:author="Stoycho Rusinov" w:date="2026-08-08T17:14:00Z">
              <w:rPr>
                <w:rFonts w:ascii="Cambria Math" w:hAnsi="Cambria Math" w:cstheme="minorHAnsi"/>
              </w:rPr>
              <m:t xml:space="preserve">Δ </m:t>
            </w:del>
          </m:r>
          <m:sSubSup>
            <m:sSubSupPr>
              <m:ctrlPr>
                <w:del w:id="1448" w:author="Stoycho Rusinov" w:date="2026-08-08T17:14:00Z">
                  <w:rPr>
                    <w:rFonts w:ascii="Cambria Math" w:hAnsi="Cambria Math" w:cstheme="minorHAnsi"/>
                  </w:rPr>
                </w:del>
              </m:ctrlPr>
            </m:sSubSupPr>
            <m:e>
              <m:r>
                <w:del w:id="1449" w:author="Stoycho Rusinov" w:date="2026-08-08T17:14:00Z">
                  <w:rPr>
                    <w:rFonts w:ascii="Cambria Math" w:hAnsi="Cambria Math" w:cstheme="minorHAnsi"/>
                  </w:rPr>
                  <m:t>log P</m:t>
                </w:del>
              </m:r>
            </m:e>
            <m:sub>
              <m:r>
                <w:del w:id="1450" w:author="Stoycho Rusinov" w:date="2026-08-08T17:14:00Z">
                  <w:rPr>
                    <w:rFonts w:ascii="Cambria Math" w:hAnsi="Cambria Math" w:cstheme="minorHAnsi"/>
                  </w:rPr>
                  <m:t>j</m:t>
                </w:del>
              </m:r>
            </m:sub>
            <m:sup>
              <m:r>
                <w:del w:id="1451" w:author="Stoycho Rusinov" w:date="2026-08-08T17:14:00Z">
                  <w:rPr>
                    <w:rFonts w:ascii="Cambria Math" w:hAnsi="Cambria Math" w:cstheme="minorHAnsi"/>
                  </w:rPr>
                  <m:t>Brexit</m:t>
                </w:del>
              </m:r>
            </m:sup>
          </m:sSubSup>
          <m:r>
            <w:del w:id="1452" w:author="Stoycho Rusinov" w:date="2026-08-08T17:14:00Z">
              <w:rPr>
                <w:rFonts w:ascii="Cambria Math" w:hAnsi="Cambria Math" w:cstheme="minorHAnsi"/>
              </w:rPr>
              <m:t>=</m:t>
            </w:del>
          </m:r>
          <m:sSub>
            <m:sSubPr>
              <m:ctrlPr>
                <w:del w:id="1453" w:author="Stoycho Rusinov" w:date="2026-08-08T17:14:00Z">
                  <w:rPr>
                    <w:rFonts w:ascii="Cambria Math" w:hAnsi="Cambria Math" w:cstheme="minorHAnsi"/>
                  </w:rPr>
                </w:del>
              </m:ctrlPr>
            </m:sSubPr>
            <m:e>
              <m:r>
                <w:del w:id="1454" w:author="Stoycho Rusinov" w:date="2026-08-08T17:14:00Z">
                  <w:rPr>
                    <w:rFonts w:ascii="Cambria Math" w:hAnsi="Cambria Math" w:cstheme="minorHAnsi"/>
                  </w:rPr>
                  <m:t>k</m:t>
                </w:del>
              </m:r>
            </m:e>
            <m:sub>
              <m:r>
                <w:del w:id="1455" w:author="Stoycho Rusinov" w:date="2026-08-08T17:14:00Z">
                  <w:rPr>
                    <w:rFonts w:ascii="Cambria Math" w:hAnsi="Cambria Math" w:cstheme="minorHAnsi"/>
                  </w:rPr>
                  <m:t>j</m:t>
                </w:del>
              </m:r>
            </m:sub>
          </m:sSub>
        </m:oMath>
      </m:oMathPara>
    </w:p>
    <w:p w14:paraId="62F9BCFA" w14:textId="77777777" w:rsidR="00236015" w:rsidRPr="00C3586C" w:rsidRDefault="008B0A6B" w:rsidP="00C3586C">
      <w:pPr>
        <w:spacing w:line="360" w:lineRule="auto"/>
        <w:rPr>
          <w:del w:id="1456" w:author="Stoycho Rusinov" w:date="2026-08-08T17:14:00Z"/>
          <w:rFonts w:asciiTheme="minorHAnsi" w:hAnsiTheme="minorHAnsi" w:cstheme="minorHAnsi"/>
        </w:rPr>
      </w:pPr>
      <w:del w:id="1457" w:author="Stoycho Rusinov" w:date="2026-08-08T17:14:00Z">
        <w:r>
          <w:rPr>
            <w:rFonts w:asciiTheme="minorHAnsi" w:hAnsiTheme="minorHAnsi" w:cstheme="minorHAnsi"/>
          </w:rPr>
          <w:delText xml:space="preserve">Thus, if the post-Brexit tuition jumped from </w:delText>
        </w:r>
        <m:oMath>
          <m:r>
            <w:rPr>
              <w:rFonts w:ascii="Cambria Math" w:hAnsi="Cambria Math" w:cstheme="minorHAnsi"/>
            </w:rPr>
            <m:t>£9250</m:t>
          </m:r>
        </m:oMath>
        <w:r>
          <w:rPr>
            <w:rFonts w:asciiTheme="minorHAnsi" w:hAnsiTheme="minorHAnsi" w:cstheme="minorHAnsi"/>
          </w:rPr>
          <w:delText xml:space="preserve"> to </w:delText>
        </w:r>
        <m:oMath>
          <m:r>
            <w:rPr>
              <w:rFonts w:ascii="Cambria Math" w:hAnsi="Cambria Math" w:cstheme="minorHAnsi"/>
            </w:rPr>
            <m:t>£22,200</m:t>
          </m:r>
        </m:oMath>
        <w:r>
          <w:rPr>
            <w:rFonts w:asciiTheme="minorHAnsi" w:hAnsiTheme="minorHAnsi" w:cstheme="minorHAnsi"/>
          </w:rPr>
          <w:delText xml:space="preserve"> (implying a homogeneous price shock, </w:delText>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k</m:t>
              </m:r>
            </m:e>
            <m:sub>
              <m:r>
                <m:rPr>
                  <m:scr m:val="script"/>
                </m:rPr>
                <w:rPr>
                  <w:rFonts w:ascii="Cambria Math" w:hAnsi="Cambria Math" w:cstheme="minorHAnsi"/>
                </w:rPr>
                <m:t>l</m:t>
              </m:r>
            </m:sub>
          </m:sSub>
        </m:oMath>
        <w:r>
          <w:rPr>
            <w:rFonts w:asciiTheme="minorHAnsi" w:hAnsiTheme="minorHAnsi" w:cstheme="minorHAnsi"/>
          </w:rPr>
          <w:delText xml:space="preserve"> for all </w:delText>
        </w:r>
        <m:oMath>
          <m:r>
            <m:rPr>
              <m:scr m:val="script"/>
            </m:rPr>
            <w:rPr>
              <w:rFonts w:ascii="Cambria Math" w:hAnsi="Cambria Math" w:cstheme="minorHAnsi"/>
            </w:rPr>
            <m:t>l≠</m:t>
          </m:r>
          <m:r>
            <w:rPr>
              <w:rFonts w:ascii="Cambria Math" w:hAnsi="Cambria Math" w:cstheme="minorHAnsi"/>
            </w:rPr>
            <m:t>j</m:t>
          </m:r>
        </m:oMath>
        <w:r>
          <w:rPr>
            <w:rFonts w:asciiTheme="minorHAnsi" w:hAnsiTheme="minorHAnsi" w:cstheme="minorHAnsi"/>
          </w:rPr>
          <w:delText xml:space="preserve"> ) it follows that:</w:delText>
        </w:r>
      </w:del>
    </w:p>
    <w:p w14:paraId="21D3A5E1" w14:textId="77777777" w:rsidR="00236015" w:rsidRPr="00C3586C" w:rsidRDefault="00683078" w:rsidP="00C3586C">
      <w:pPr>
        <w:spacing w:before="120" w:line="360" w:lineRule="auto"/>
        <w:rPr>
          <w:del w:id="1458" w:author="Stoycho Rusinov" w:date="2026-08-08T17:14:00Z"/>
          <w:rFonts w:asciiTheme="minorHAnsi" w:hAnsiTheme="minorHAnsi" w:cstheme="minorHAnsi"/>
        </w:rPr>
      </w:pPr>
      <m:oMathPara>
        <m:oMath>
          <m:sSub>
            <m:sSubPr>
              <m:ctrlPr>
                <w:del w:id="1459" w:author="Stoycho Rusinov" w:date="2026-08-08T17:14:00Z">
                  <w:rPr>
                    <w:rFonts w:ascii="Cambria Math" w:hAnsi="Cambria Math" w:cstheme="minorHAnsi"/>
                  </w:rPr>
                </w:del>
              </m:ctrlPr>
            </m:sSubPr>
            <m:e>
              <m:r>
                <w:del w:id="1460" w:author="Stoycho Rusinov" w:date="2026-08-08T17:14:00Z">
                  <w:rPr>
                    <w:rFonts w:ascii="Cambria Math" w:hAnsi="Cambria Math" w:cstheme="minorHAnsi"/>
                  </w:rPr>
                  <m:t>k</m:t>
                </w:del>
              </m:r>
            </m:e>
            <m:sub>
              <m:r>
                <w:del w:id="1461" w:author="Stoycho Rusinov" w:date="2026-08-08T17:14:00Z">
                  <w:rPr>
                    <w:rFonts w:ascii="Cambria Math" w:hAnsi="Cambria Math" w:cstheme="minorHAnsi"/>
                  </w:rPr>
                  <m:t>j</m:t>
                </w:del>
              </m:r>
            </m:sub>
          </m:sSub>
          <m:r>
            <w:del w:id="1462" w:author="Stoycho Rusinov" w:date="2026-08-08T17:14:00Z">
              <w:rPr>
                <w:rFonts w:ascii="Cambria Math" w:hAnsi="Cambria Math" w:cstheme="minorHAnsi"/>
              </w:rPr>
              <m:t>≈</m:t>
            </w:del>
          </m:r>
          <m:func>
            <m:funcPr>
              <m:ctrlPr>
                <w:del w:id="1463" w:author="Stoycho Rusinov" w:date="2026-08-08T17:14:00Z">
                  <w:rPr>
                    <w:rFonts w:ascii="Cambria Math" w:hAnsi="Cambria Math" w:cstheme="minorHAnsi"/>
                  </w:rPr>
                </w:del>
              </m:ctrlPr>
            </m:funcPr>
            <m:fName>
              <m:r>
                <w:del w:id="1464" w:author="Stoycho Rusinov" w:date="2026-08-08T17:14:00Z">
                  <w:rPr>
                    <w:rFonts w:ascii="Cambria Math" w:hAnsi="Cambria Math" w:cstheme="minorHAnsi"/>
                  </w:rPr>
                  <m:t>log</m:t>
                </w:del>
              </m:r>
            </m:fName>
            <m:e>
              <m:r>
                <w:del w:id="1465" w:author="Stoycho Rusinov" w:date="2026-08-08T17:14:00Z">
                  <w:rPr>
                    <w:rFonts w:ascii="Cambria Math" w:hAnsi="Cambria Math" w:cstheme="minorHAnsi"/>
                  </w:rPr>
                  <m:t>22,200</m:t>
                </w:del>
              </m:r>
            </m:e>
          </m:func>
          <m:r>
            <w:del w:id="1466" w:author="Stoycho Rusinov" w:date="2026-08-08T17:14:00Z">
              <w:rPr>
                <w:rFonts w:ascii="Cambria Math" w:hAnsi="Cambria Math" w:cstheme="minorHAnsi"/>
              </w:rPr>
              <m:t>-</m:t>
            </w:del>
          </m:r>
          <m:func>
            <m:funcPr>
              <m:ctrlPr>
                <w:del w:id="1467" w:author="Stoycho Rusinov" w:date="2026-08-08T17:14:00Z">
                  <w:rPr>
                    <w:rFonts w:ascii="Cambria Math" w:hAnsi="Cambria Math" w:cstheme="minorHAnsi"/>
                  </w:rPr>
                </w:del>
              </m:ctrlPr>
            </m:funcPr>
            <m:fName>
              <m:r>
                <w:del w:id="1468" w:author="Stoycho Rusinov" w:date="2026-08-08T17:14:00Z">
                  <w:rPr>
                    <w:rFonts w:ascii="Cambria Math" w:hAnsi="Cambria Math" w:cstheme="minorHAnsi"/>
                  </w:rPr>
                  <m:t>log</m:t>
                </w:del>
              </m:r>
            </m:fName>
            <m:e>
              <m:r>
                <w:del w:id="1469" w:author="Stoycho Rusinov" w:date="2026-08-08T17:14:00Z">
                  <w:rPr>
                    <w:rFonts w:ascii="Cambria Math" w:hAnsi="Cambria Math" w:cstheme="minorHAnsi"/>
                  </w:rPr>
                  <m:t>9250</m:t>
                </w:del>
              </m:r>
            </m:e>
          </m:func>
          <m:r>
            <w:del w:id="1470" w:author="Stoycho Rusinov" w:date="2026-08-08T17:14:00Z">
              <w:rPr>
                <w:rFonts w:ascii="Cambria Math" w:hAnsi="Cambria Math" w:cstheme="minorHAnsi"/>
              </w:rPr>
              <m:t>≈0.875</m:t>
            </w:del>
          </m:r>
        </m:oMath>
      </m:oMathPara>
    </w:p>
    <w:p w14:paraId="5E57A2CC" w14:textId="77777777" w:rsidR="00236015" w:rsidRPr="00C3586C" w:rsidRDefault="008B0A6B" w:rsidP="00C3586C">
      <w:pPr>
        <w:spacing w:line="360" w:lineRule="auto"/>
        <w:rPr>
          <w:ins w:id="1471" w:author="Stoycho Rusinov" w:date="2026-08-08T17:14:00Z"/>
          <w:rFonts w:asciiTheme="minorHAnsi" w:hAnsiTheme="minorHAnsi" w:cstheme="minorHAnsi"/>
        </w:rPr>
      </w:pPr>
      <w:ins w:id="1472" w:author="Stoycho Rusinov" w:date="2026-08-08T17:14:00Z">
        <w:r>
          <w:rPr>
            <w:rFonts w:asciiTheme="minorHAnsi" w:hAnsiTheme="minorHAnsi" w:cstheme="minorHAnsi"/>
          </w:rPr>
          <w:t xml:space="preserve">The country-specific </w:t>
        </w:r>
        <w:proofErr w:type="spellStart"/>
        <w:r>
          <w:rPr>
            <w:rFonts w:asciiTheme="minorHAnsi" w:hAnsiTheme="minorHAnsi" w:cstheme="minorHAnsi"/>
          </w:rPr>
          <w:t>DiD</w:t>
        </w:r>
        <w:proofErr w:type="spellEnd"/>
        <w:r>
          <w:rPr>
            <w:rFonts w:asciiTheme="minorHAnsi" w:hAnsiTheme="minorHAnsi" w:cstheme="minorHAnsi"/>
          </w:rPr>
          <w:t xml:space="preserve"> coefficient is βj = </w:t>
        </w:r>
        <w:proofErr w:type="spellStart"/>
        <w:r>
          <w:rPr>
            <w:rFonts w:asciiTheme="minorHAnsi" w:hAnsiTheme="minorHAnsi" w:cstheme="minorHAnsi"/>
          </w:rPr>
          <w:t>ηjkj</w:t>
        </w:r>
        <w:proofErr w:type="spellEnd"/>
        <w:r>
          <w:rPr>
            <w:rFonts w:asciiTheme="minorHAnsi" w:hAnsiTheme="minorHAnsi" w:cstheme="minorHAnsi"/>
          </w:rPr>
          <w:t xml:space="preserve">, so the signed elasticity is </w:t>
        </w:r>
        <w:proofErr w:type="spellStart"/>
        <w:r>
          <w:rPr>
            <w:rFonts w:asciiTheme="minorHAnsi" w:hAnsiTheme="minorHAnsi" w:cstheme="minorHAnsi"/>
          </w:rPr>
          <w:t>ηj</w:t>
        </w:r>
        <w:proofErr w:type="spellEnd"/>
        <w:r>
          <w:rPr>
            <w:rFonts w:asciiTheme="minorHAnsi" w:hAnsiTheme="minorHAnsi" w:cstheme="minorHAnsi"/>
          </w:rPr>
          <w:t xml:space="preserve"> = βj/</w:t>
        </w:r>
        <w:proofErr w:type="spellStart"/>
        <w:r>
          <w:rPr>
            <w:rFonts w:asciiTheme="minorHAnsi" w:hAnsiTheme="minorHAnsi" w:cstheme="minorHAnsi"/>
          </w:rPr>
          <w:t>kj</w:t>
        </w:r>
        <w:proofErr w:type="spellEnd"/>
        <w:r>
          <w:rPr>
            <w:rFonts w:asciiTheme="minorHAnsi" w:hAnsiTheme="minorHAnsi" w:cstheme="minorHAnsi"/>
          </w:rPr>
          <w:t xml:space="preserve">. Under the maintained price equation and </w:t>
        </w:r>
        <w:proofErr w:type="spellStart"/>
        <w:r>
          <w:rPr>
            <w:rFonts w:asciiTheme="minorHAnsi" w:hAnsiTheme="minorHAnsi" w:cstheme="minorHAnsi"/>
          </w:rPr>
          <w:t>Δνj</w:t>
        </w:r>
        <w:proofErr w:type="spellEnd"/>
        <w:r>
          <w:rPr>
            <w:rFonts w:asciiTheme="minorHAnsi" w:hAnsiTheme="minorHAnsi" w:cstheme="minorHAnsi"/>
          </w:rPr>
          <w:t xml:space="preserve"> ≈ 0, the Brexit price change is:</w:t>
        </w:r>
      </w:ins>
    </w:p>
    <w:p w14:paraId="24FFB29A" w14:textId="77777777" w:rsidR="00236015" w:rsidRPr="00C3586C" w:rsidRDefault="008B0A6B" w:rsidP="00C3586C">
      <w:pPr>
        <w:spacing w:before="120" w:line="360" w:lineRule="auto"/>
        <w:jc w:val="center"/>
        <w:rPr>
          <w:ins w:id="1473" w:author="Stoycho Rusinov" w:date="2026-08-08T17:14:00Z"/>
          <w:rFonts w:asciiTheme="minorHAnsi" w:hAnsiTheme="minorHAnsi" w:cstheme="minorHAnsi"/>
        </w:rPr>
      </w:pPr>
      <m:oMathPara>
        <m:oMathParaPr>
          <m:jc m:val="center"/>
        </m:oMathParaPr>
        <m:oMath>
          <m:r>
            <w:ins w:id="1474" w:author="Stoycho Rusinov" w:date="2026-08-08T17:14:00Z">
              <w:rPr>
                <w:rFonts w:ascii="Cambria Math" w:hAnsi="Cambria Math"/>
              </w:rPr>
              <m:t>Δ</m:t>
            </w:ins>
          </m:r>
          <m:r>
            <w:ins w:id="1475" w:author="Stoycho Rusinov" w:date="2026-08-08T17:14:00Z">
              <m:rPr>
                <m:sty m:val="p"/>
              </m:rPr>
              <w:rPr>
                <w:rFonts w:ascii="Cambria Math" w:hAnsi="Cambria Math"/>
              </w:rPr>
              <m:t>log</m:t>
            </w:ins>
          </m:r>
          <m:sSubSup>
            <m:sSubSupPr>
              <m:ctrlPr>
                <w:ins w:id="1476" w:author="Stoycho Rusinov" w:date="2026-08-08T17:14:00Z">
                  <w:rPr>
                    <w:rFonts w:ascii="Cambria Math" w:hAnsi="Cambria Math"/>
                  </w:rPr>
                </w:ins>
              </m:ctrlPr>
            </m:sSubSupPr>
            <m:e>
              <m:r>
                <w:ins w:id="1477" w:author="Stoycho Rusinov" w:date="2026-08-08T17:14:00Z">
                  <w:rPr>
                    <w:rFonts w:ascii="Cambria Math" w:hAnsi="Cambria Math"/>
                  </w:rPr>
                  <m:t>P</m:t>
                </w:ins>
              </m:r>
            </m:e>
            <m:sub>
              <m:r>
                <w:ins w:id="1478" w:author="Stoycho Rusinov" w:date="2026-08-08T17:14:00Z">
                  <w:rPr>
                    <w:rFonts w:ascii="Cambria Math" w:hAnsi="Cambria Math"/>
                  </w:rPr>
                  <m:t>j</m:t>
                </w:ins>
              </m:r>
            </m:sub>
            <m:sup>
              <m:r>
                <w:ins w:id="1479" w:author="Stoycho Rusinov" w:date="2026-08-08T17:14:00Z">
                  <m:rPr>
                    <m:sty m:val="p"/>
                  </m:rPr>
                  <w:rPr>
                    <w:rFonts w:ascii="Cambria Math" w:hAnsi="Cambria Math"/>
                  </w:rPr>
                  <m:t>Brexit</m:t>
                </w:ins>
              </m:r>
            </m:sup>
          </m:sSubSup>
          <m:r>
            <w:ins w:id="1480" w:author="Stoycho Rusinov" w:date="2026-08-08T17:14:00Z">
              <m:rPr>
                <m:sty m:val="p"/>
              </m:rPr>
              <w:rPr>
                <w:rFonts w:ascii="Cambria Math" w:hAnsi="Cambria Math"/>
              </w:rPr>
              <m:t>=</m:t>
            </w:ins>
          </m:r>
          <m:sSub>
            <m:sSubPr>
              <m:ctrlPr>
                <w:ins w:id="1481" w:author="Stoycho Rusinov" w:date="2026-08-08T17:14:00Z">
                  <w:rPr>
                    <w:rFonts w:ascii="Cambria Math" w:hAnsi="Cambria Math"/>
                  </w:rPr>
                </w:ins>
              </m:ctrlPr>
            </m:sSubPr>
            <m:e>
              <m:r>
                <w:ins w:id="1482" w:author="Stoycho Rusinov" w:date="2026-08-08T17:14:00Z">
                  <w:rPr>
                    <w:rFonts w:ascii="Cambria Math" w:hAnsi="Cambria Math"/>
                  </w:rPr>
                  <m:t>k</m:t>
                </w:ins>
              </m:r>
            </m:e>
            <m:sub>
              <m:r>
                <w:ins w:id="1483" w:author="Stoycho Rusinov" w:date="2026-08-08T17:14:00Z">
                  <w:rPr>
                    <w:rFonts w:ascii="Cambria Math" w:hAnsi="Cambria Math"/>
                  </w:rPr>
                  <m:t>j</m:t>
                </w:ins>
              </m:r>
            </m:sub>
          </m:sSub>
          <m:r>
            <w:ins w:id="1484" w:author="Stoycho Rusinov" w:date="2026-08-08T17:14:00Z">
              <m:rPr>
                <m:sty m:val="p"/>
              </m:rPr>
              <w:rPr>
                <w:rFonts w:ascii="Cambria Math" w:hAnsi="Cambria Math"/>
              </w:rPr>
              <m:t>.</m:t>
            </w:ins>
          </m:r>
        </m:oMath>
      </m:oMathPara>
    </w:p>
    <w:p w14:paraId="35D05B46" w14:textId="77777777" w:rsidR="00236015" w:rsidRPr="00C3586C" w:rsidRDefault="008B0A6B" w:rsidP="00C3586C">
      <w:pPr>
        <w:spacing w:line="360" w:lineRule="auto"/>
        <w:rPr>
          <w:ins w:id="1485" w:author="Stoycho Rusinov" w:date="2026-08-08T17:14:00Z"/>
          <w:rFonts w:asciiTheme="minorHAnsi" w:hAnsiTheme="minorHAnsi" w:cstheme="minorHAnsi"/>
        </w:rPr>
      </w:pPr>
      <w:ins w:id="1486" w:author="Stoycho Rusinov" w:date="2026-08-08T17:14:00Z">
        <w:r>
          <w:rPr>
            <w:rFonts w:asciiTheme="minorHAnsi" w:hAnsiTheme="minorHAnsi" w:cstheme="minorHAnsi"/>
          </w:rPr>
          <w:t>Under a common change from £9,250 to £22,200, the homogeneous log price shock is:</w:t>
        </w:r>
      </w:ins>
    </w:p>
    <w:p w14:paraId="42009DE5" w14:textId="285DB78A" w:rsidR="00236015" w:rsidRPr="00C3586C" w:rsidRDefault="00683078" w:rsidP="00C3586C">
      <w:pPr>
        <w:spacing w:before="120" w:line="360" w:lineRule="auto"/>
        <w:jc w:val="center"/>
        <w:rPr>
          <w:ins w:id="1487" w:author="Stoycho Rusinov" w:date="2026-08-08T17:14:00Z"/>
          <w:rFonts w:asciiTheme="minorHAnsi" w:hAnsiTheme="minorHAnsi" w:cstheme="minorHAnsi"/>
        </w:rPr>
      </w:pPr>
      <m:oMathPara>
        <m:oMathParaPr>
          <m:jc m:val="center"/>
        </m:oMathParaPr>
        <m:oMath>
          <m:sSub>
            <m:sSubPr>
              <m:ctrlPr>
                <w:ins w:id="1488" w:author="Stoycho Rusinov" w:date="2026-08-08T17:14:00Z">
                  <w:rPr>
                    <w:rFonts w:ascii="Cambria Math" w:hAnsi="Cambria Math"/>
                  </w:rPr>
                </w:ins>
              </m:ctrlPr>
            </m:sSubPr>
            <m:e>
              <m:r>
                <w:ins w:id="1489" w:author="Stoycho Rusinov" w:date="2026-08-08T17:14:00Z">
                  <w:rPr>
                    <w:rFonts w:ascii="Cambria Math" w:hAnsi="Cambria Math"/>
                  </w:rPr>
                  <m:t>k</m:t>
                </w:ins>
              </m:r>
            </m:e>
            <m:sub>
              <m:r>
                <w:ins w:id="1490" w:author="Stoycho Rusinov" w:date="2026-08-08T17:14:00Z">
                  <w:rPr>
                    <w:rFonts w:ascii="Cambria Math" w:hAnsi="Cambria Math"/>
                  </w:rPr>
                  <m:t>j</m:t>
                </w:ins>
              </m:r>
            </m:sub>
          </m:sSub>
          <m:r>
            <w:ins w:id="1491" w:author="Stoycho Rusinov" w:date="2026-08-08T17:14:00Z">
              <m:rPr>
                <m:sty m:val="p"/>
              </m:rPr>
              <w:rPr>
                <w:rFonts w:ascii="Cambria Math" w:hAnsi="Cambria Math"/>
              </w:rPr>
              <m:t>=log</m:t>
            </w:ins>
          </m:r>
          <m:d>
            <m:dPr>
              <m:ctrlPr>
                <w:ins w:id="1492" w:author="Stoycho Rusinov" w:date="2026-08-08T17:14:00Z">
                  <w:rPr>
                    <w:rFonts w:ascii="Cambria Math" w:hAnsi="Cambria Math"/>
                  </w:rPr>
                </w:ins>
              </m:ctrlPr>
            </m:dPr>
            <m:e>
              <m:r>
                <w:ins w:id="1493" w:author="Stoycho Rusinov" w:date="2026-08-08T17:14:00Z">
                  <w:rPr>
                    <w:rFonts w:ascii="Cambria Math" w:hAnsi="Cambria Math"/>
                  </w:rPr>
                  <m:t>22</m:t>
                </w:ins>
              </m:r>
              <m:r>
                <w:ins w:id="1494" w:author="Stoycho Rusinov" w:date="2026-08-08T17:14:00Z">
                  <m:rPr>
                    <m:sty m:val="p"/>
                  </m:rPr>
                  <w:rPr>
                    <w:rFonts w:ascii="Cambria Math" w:hAnsi="Cambria Math"/>
                  </w:rPr>
                  <m:t>,</m:t>
                </w:ins>
              </m:r>
              <m:r>
                <w:ins w:id="1495" w:author="Stoycho Rusinov" w:date="2026-08-08T17:14:00Z">
                  <w:rPr>
                    <w:rFonts w:ascii="Cambria Math" w:hAnsi="Cambria Math"/>
                  </w:rPr>
                  <m:t>200</m:t>
                </w:ins>
              </m:r>
            </m:e>
          </m:d>
          <m:r>
            <w:ins w:id="1496" w:author="Stoycho Rusinov" w:date="2026-08-08T17:14:00Z">
              <m:rPr>
                <m:sty m:val="p"/>
              </m:rPr>
              <w:rPr>
                <w:rFonts w:ascii="Cambria Math" w:hAnsi="Cambria Math"/>
              </w:rPr>
              <m:t>-log</m:t>
            </w:ins>
          </m:r>
          <m:d>
            <m:dPr>
              <m:ctrlPr>
                <w:ins w:id="1497" w:author="Stoycho Rusinov" w:date="2026-08-08T17:14:00Z">
                  <w:rPr>
                    <w:rFonts w:ascii="Cambria Math" w:hAnsi="Cambria Math"/>
                  </w:rPr>
                </w:ins>
              </m:ctrlPr>
            </m:dPr>
            <m:e>
              <m:r>
                <w:ins w:id="1498" w:author="Stoycho Rusinov" w:date="2026-08-08T17:14:00Z">
                  <w:rPr>
                    <w:rFonts w:ascii="Cambria Math" w:hAnsi="Cambria Math"/>
                  </w:rPr>
                  <m:t>9</m:t>
                </w:ins>
              </m:r>
              <m:r>
                <w:ins w:id="1499" w:author="Stoycho Rusinov" w:date="2026-08-08T17:14:00Z">
                  <m:rPr>
                    <m:sty m:val="p"/>
                  </m:rPr>
                  <w:rPr>
                    <w:rFonts w:ascii="Cambria Math" w:hAnsi="Cambria Math"/>
                  </w:rPr>
                  <m:t>,</m:t>
                </w:ins>
              </m:r>
              <m:r>
                <w:ins w:id="1500" w:author="Stoycho Rusinov" w:date="2026-08-08T17:14:00Z">
                  <w:rPr>
                    <w:rFonts w:ascii="Cambria Math" w:hAnsi="Cambria Math"/>
                  </w:rPr>
                  <m:t>250</m:t>
                </w:ins>
              </m:r>
            </m:e>
          </m:d>
          <m:r>
            <w:ins w:id="1501" w:author="Stoycho Rusinov" w:date="2026-08-08T17:14:00Z">
              <m:rPr>
                <m:sty m:val="p"/>
              </m:rPr>
              <w:rPr>
                <w:rFonts w:ascii="Cambria Math" w:hAnsi="Cambria Math"/>
              </w:rPr>
              <m:t>=</m:t>
            </w:ins>
          </m:r>
          <m:r>
            <w:ins w:id="1502" w:author="Stoycho Rusinov" w:date="2026-08-08T17:14:00Z">
              <w:rPr>
                <w:rFonts w:ascii="Cambria Math" w:hAnsi="Cambria Math"/>
              </w:rPr>
              <m:t>0.8754687</m:t>
            </w:ins>
          </m:r>
          <m:r>
            <w:ins w:id="1503" w:author="Stoycho Rusinov" w:date="2026-08-08T17:14:00Z">
              <m:rPr>
                <m:sty m:val="p"/>
              </m:rPr>
              <w:rPr>
                <w:rFonts w:ascii="Cambria Math" w:hAnsi="Cambria Math"/>
              </w:rPr>
              <m:t>.</m:t>
            </w:ins>
          </m:r>
        </m:oMath>
      </m:oMathPara>
    </w:p>
    <w:p w14:paraId="4A8F331E" w14:textId="77777777" w:rsidR="00236015" w:rsidRPr="00C3586C" w:rsidRDefault="008B0A6B" w:rsidP="00C3586C">
      <w:pPr>
        <w:spacing w:line="360" w:lineRule="auto"/>
        <w:rPr>
          <w:del w:id="1504" w:author="Stoycho Rusinov" w:date="2026-08-08T17:14:00Z"/>
          <w:rFonts w:asciiTheme="minorHAnsi" w:hAnsiTheme="minorHAnsi" w:cstheme="minorHAnsi"/>
        </w:rPr>
      </w:pPr>
      <w:r>
        <w:rPr>
          <w:rFonts w:asciiTheme="minorHAnsi" w:hAnsiTheme="minorHAnsi" w:cstheme="minorHAnsi"/>
        </w:rPr>
        <w:t xml:space="preserve">To allow heterogeneous </w:t>
      </w:r>
      <w:del w:id="1505" w:author="Stoycho Rusinov" w:date="2026-08-08T17:14:00Z">
        <w:r>
          <w:rPr>
            <w:rFonts w:asciiTheme="minorHAnsi" w:hAnsiTheme="minorHAnsi" w:cstheme="minorHAnsi"/>
          </w:rPr>
          <w:delText xml:space="preserve">values of </w:delText>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delText>, we exploit the structure of</w:delText>
        </w:r>
      </w:del>
      <w:proofErr w:type="spellStart"/>
      <w:ins w:id="1506" w:author="Stoycho Rusinov" w:date="2026-08-08T17:14:00Z">
        <w:r>
          <w:rPr>
            <w:rFonts w:asciiTheme="minorHAnsi" w:hAnsiTheme="minorHAnsi" w:cstheme="minorHAnsi"/>
          </w:rPr>
          <w:t>kj</w:t>
        </w:r>
        <w:proofErr w:type="spellEnd"/>
        <w:r>
          <w:rPr>
            <w:rFonts w:asciiTheme="minorHAnsi" w:hAnsiTheme="minorHAnsi" w:cstheme="minorHAnsi"/>
          </w:rPr>
          <w:t>, we use</w:t>
        </w:r>
      </w:ins>
      <w:r>
        <w:rPr>
          <w:rFonts w:asciiTheme="minorHAnsi" w:hAnsiTheme="minorHAnsi" w:cstheme="minorHAnsi"/>
        </w:rPr>
        <w:t xml:space="preserve"> the Plan 2 </w:t>
      </w:r>
      <w:del w:id="1507" w:author="Stoycho Rusinov" w:date="2026-08-08T17:14:00Z">
        <w:r>
          <w:rPr>
            <w:rFonts w:asciiTheme="minorHAnsi" w:hAnsiTheme="minorHAnsi" w:cstheme="minorHAnsi"/>
          </w:rPr>
          <w:delText xml:space="preserve">income-contingent loan. Under Plan 2, graduates repay 9% of annual earnings above a statutory threshold (UK Government, n.d.-a). For the relevant cohort, the threshold is </w:delText>
        </w:r>
        <m:oMath>
          <m:r>
            <w:rPr>
              <w:rFonts w:ascii="Cambria Math" w:hAnsi="Cambria Math" w:cstheme="minorHAnsi"/>
            </w:rPr>
            <m:t>£27,295</m:t>
          </m:r>
        </m:oMath>
        <w:r>
          <w:rPr>
            <w:rFonts w:asciiTheme="minorHAnsi" w:hAnsiTheme="minorHAnsi" w:cstheme="minorHAnsi"/>
          </w:rPr>
          <w:delText xml:space="preserve"> per annum. Annual repayments are therefore</w:delText>
        </w:r>
      </w:del>
    </w:p>
    <w:p w14:paraId="72A8DBD7" w14:textId="77777777" w:rsidR="00236015" w:rsidRPr="00C3586C" w:rsidRDefault="00683078" w:rsidP="00C3586C">
      <w:pPr>
        <w:spacing w:before="120" w:line="360" w:lineRule="auto"/>
        <w:rPr>
          <w:del w:id="1508" w:author="Stoycho Rusinov" w:date="2026-08-08T17:14:00Z"/>
          <w:rFonts w:asciiTheme="minorHAnsi" w:hAnsiTheme="minorHAnsi" w:cstheme="minorHAnsi"/>
        </w:rPr>
      </w:pPr>
      <m:oMathPara>
        <m:oMath>
          <m:sSub>
            <m:sSubPr>
              <m:ctrlPr>
                <w:del w:id="1509" w:author="Stoycho Rusinov" w:date="2026-08-08T17:14:00Z">
                  <w:rPr>
                    <w:rFonts w:ascii="Cambria Math" w:hAnsi="Cambria Math" w:cstheme="minorHAnsi"/>
                  </w:rPr>
                </w:del>
              </m:ctrlPr>
            </m:sSubPr>
            <m:e>
              <m:r>
                <w:del w:id="1510" w:author="Stoycho Rusinov" w:date="2026-08-08T17:14:00Z">
                  <w:rPr>
                    <w:rFonts w:ascii="Cambria Math" w:hAnsi="Cambria Math" w:cstheme="minorHAnsi"/>
                  </w:rPr>
                  <m:t>R</m:t>
                </w:del>
              </m:r>
            </m:e>
            <m:sub>
              <m:r>
                <w:del w:id="1511" w:author="Stoycho Rusinov" w:date="2026-08-08T17:14:00Z">
                  <w:rPr>
                    <w:rFonts w:ascii="Cambria Math" w:hAnsi="Cambria Math" w:cstheme="minorHAnsi"/>
                  </w:rPr>
                  <m:t>t</m:t>
                </w:del>
              </m:r>
            </m:sub>
          </m:sSub>
          <m:r>
            <w:del w:id="1512" w:author="Stoycho Rusinov" w:date="2026-08-08T17:14:00Z">
              <w:rPr>
                <w:rFonts w:ascii="Cambria Math" w:hAnsi="Cambria Math" w:cstheme="minorHAnsi"/>
              </w:rPr>
              <m:t>=0.09⋅max</m:t>
            </w:del>
          </m:r>
          <m:d>
            <m:dPr>
              <m:begChr m:val="{"/>
              <m:endChr m:val="}"/>
              <m:ctrlPr>
                <w:del w:id="1513" w:author="Stoycho Rusinov" w:date="2026-08-08T17:14:00Z">
                  <w:rPr>
                    <w:rFonts w:ascii="Cambria Math" w:hAnsi="Cambria Math" w:cstheme="minorHAnsi"/>
                  </w:rPr>
                </w:del>
              </m:ctrlPr>
            </m:dPr>
            <m:e>
              <m:r>
                <w:del w:id="1514" w:author="Stoycho Rusinov" w:date="2026-08-08T17:14:00Z">
                  <w:rPr>
                    <w:rFonts w:ascii="Cambria Math" w:hAnsi="Cambria Math" w:cstheme="minorHAnsi"/>
                  </w:rPr>
                  <m:t>0,</m:t>
                </w:del>
              </m:r>
              <m:sSub>
                <m:sSubPr>
                  <m:ctrlPr>
                    <w:del w:id="1515" w:author="Stoycho Rusinov" w:date="2026-08-08T17:14:00Z">
                      <w:rPr>
                        <w:rFonts w:ascii="Cambria Math" w:hAnsi="Cambria Math" w:cstheme="minorHAnsi"/>
                      </w:rPr>
                    </w:del>
                  </m:ctrlPr>
                </m:sSubPr>
                <m:e>
                  <m:r>
                    <w:del w:id="1516" w:author="Stoycho Rusinov" w:date="2026-08-08T17:14:00Z">
                      <w:rPr>
                        <w:rFonts w:ascii="Cambria Math" w:hAnsi="Cambria Math" w:cstheme="minorHAnsi"/>
                      </w:rPr>
                      <m:t>Y</m:t>
                    </w:del>
                  </m:r>
                </m:e>
                <m:sub>
                  <m:r>
                    <w:del w:id="1517" w:author="Stoycho Rusinov" w:date="2026-08-08T17:14:00Z">
                      <w:rPr>
                        <w:rFonts w:ascii="Cambria Math" w:hAnsi="Cambria Math" w:cstheme="minorHAnsi"/>
                      </w:rPr>
                      <m:t>t</m:t>
                    </w:del>
                  </m:r>
                </m:sub>
              </m:sSub>
              <m:r>
                <w:del w:id="1518" w:author="Stoycho Rusinov" w:date="2026-08-08T17:14:00Z">
                  <w:rPr>
                    <w:rFonts w:ascii="Cambria Math" w:hAnsi="Cambria Math" w:cstheme="minorHAnsi"/>
                  </w:rPr>
                  <m:t>-τ</m:t>
                </w:del>
              </m:r>
            </m:e>
          </m:d>
        </m:oMath>
      </m:oMathPara>
    </w:p>
    <w:p w14:paraId="26AD1F55" w14:textId="1B91B77E" w:rsidR="00236015" w:rsidRPr="00C3586C" w:rsidRDefault="008B0A6B" w:rsidP="00C3586C">
      <w:pPr>
        <w:spacing w:line="360" w:lineRule="auto"/>
        <w:rPr>
          <w:rFonts w:asciiTheme="minorHAnsi" w:hAnsiTheme="minorHAnsi" w:cstheme="minorHAnsi"/>
        </w:rPr>
      </w:pPr>
      <w:del w:id="1519" w:author="Stoycho Rusinov" w:date="2026-08-08T17:14:00Z">
        <w:r>
          <w:rPr>
            <w:rFonts w:asciiTheme="minorHAnsi" w:hAnsiTheme="minorHAnsi" w:cstheme="minorHAnsi"/>
          </w:rPr>
          <w:delText xml:space="preserve">where </w:delText>
        </w:r>
        <m:oMath>
          <m:r>
            <w:rPr>
              <w:rFonts w:ascii="Cambria Math" w:hAnsi="Cambria Math" w:cstheme="minorHAnsi"/>
            </w:rPr>
            <m:t>τ</m:t>
          </m:r>
        </m:oMath>
        <w:r>
          <w:rPr>
            <w:rFonts w:asciiTheme="minorHAnsi" w:hAnsiTheme="minorHAnsi" w:cstheme="minorHAnsi"/>
          </w:rPr>
          <w:delText xml:space="preserve"> denotes the </w:delText>
        </w:r>
      </w:del>
      <w:r>
        <w:rPr>
          <w:rFonts w:asciiTheme="minorHAnsi" w:hAnsiTheme="minorHAnsi" w:cstheme="minorHAnsi"/>
        </w:rPr>
        <w:t xml:space="preserve">repayment </w:t>
      </w:r>
      <w:del w:id="1520" w:author="Stoycho Rusinov" w:date="2026-08-08T17:14:00Z">
        <w:r>
          <w:rPr>
            <w:rFonts w:asciiTheme="minorHAnsi" w:hAnsiTheme="minorHAnsi" w:cstheme="minorHAnsi"/>
          </w:rPr>
          <w:delText xml:space="preserve">threshold and </w:delText>
        </w:r>
        <m:oMath>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t</m:t>
              </m:r>
            </m:sub>
          </m:sSub>
        </m:oMath>
        <w:r>
          <w:rPr>
            <w:rFonts w:asciiTheme="minorHAnsi" w:hAnsiTheme="minorHAnsi" w:cstheme="minorHAnsi"/>
          </w:rPr>
          <w:delText xml:space="preserve"> follows a deterministic wage path with annual growth rate </w:delText>
        </w:r>
        <m:oMath>
          <m:r>
            <w:rPr>
              <w:rFonts w:ascii="Cambria Math" w:hAnsi="Cambria Math" w:cstheme="minorHAnsi"/>
            </w:rPr>
            <m:t>g</m:t>
          </m:r>
        </m:oMath>
        <w:r>
          <w:rPr>
            <w:rFonts w:asciiTheme="minorHAnsi" w:hAnsiTheme="minorHAnsi" w:cstheme="minorHAnsi"/>
          </w:rPr>
          <w:delText xml:space="preserve">. The loan is written off 30 years after the April in which repayment becomes due (UK Government, n.d.-b), giving a finite horizon </w:delText>
        </w:r>
        <m:oMath>
          <m:r>
            <w:rPr>
              <w:rFonts w:ascii="Cambria Math" w:hAnsi="Cambria Math" w:cstheme="minorHAnsi"/>
            </w:rPr>
            <m:t>T=30</m:t>
          </m:r>
        </m:oMath>
        <w:r>
          <w:rPr>
            <w:rFonts w:asciiTheme="minorHAnsi" w:hAnsiTheme="minorHAnsi" w:cstheme="minorHAnsi"/>
          </w:rPr>
          <w:delText>. Interest accrues</w:delText>
        </w:r>
      </w:del>
      <w:ins w:id="1521" w:author="Stoycho Rusinov" w:date="2026-08-08T17:14:00Z">
        <w:r>
          <w:rPr>
            <w:rFonts w:asciiTheme="minorHAnsi" w:hAnsiTheme="minorHAnsi" w:cstheme="minorHAnsi"/>
          </w:rPr>
          <w:t>rule. Let B0 = L be the principal. Annual payments are capped</w:t>
        </w:r>
      </w:ins>
      <w:r>
        <w:rPr>
          <w:rFonts w:asciiTheme="minorHAnsi" w:hAnsiTheme="minorHAnsi" w:cstheme="minorHAnsi"/>
        </w:rPr>
        <w:t xml:space="preserve"> at the </w:t>
      </w:r>
      <w:del w:id="1522" w:author="Stoycho Rusinov" w:date="2026-08-08T17:14:00Z">
        <w:r>
          <w:rPr>
            <w:rFonts w:asciiTheme="minorHAnsi" w:hAnsiTheme="minorHAnsi" w:cstheme="minorHAnsi"/>
          </w:rPr>
          <w:delText xml:space="preserve">Retail Price Index (RPI) plus up to three percentage points, depending on income (UK Government, n.d.-c). Rather than replicate the full income-dependent interest schedule, we model the economic burden of the loan as the present value of expected repayments, discounted at a constant rate </w:delText>
        </w:r>
        <m:oMath>
          <m:r>
            <w:rPr>
              <w:rFonts w:ascii="Cambria Math" w:hAnsi="Cambria Math" w:cstheme="minorHAnsi"/>
            </w:rPr>
            <m:t>δ</m:t>
          </m:r>
        </m:oMath>
        <w:r>
          <w:rPr>
            <w:rFonts w:asciiTheme="minorHAnsi" w:hAnsiTheme="minorHAnsi" w:cstheme="minorHAnsi"/>
          </w:rPr>
          <w:delText>. The present value of the loan is therefore</w:delText>
        </w:r>
      </w:del>
      <w:ins w:id="1523" w:author="Stoycho Rusinov" w:date="2026-08-08T17:14:00Z">
        <w:r>
          <w:rPr>
            <w:rFonts w:asciiTheme="minorHAnsi" w:hAnsiTheme="minorHAnsi" w:cstheme="minorHAnsi"/>
          </w:rPr>
          <w:t>remaining balance, so the simplified model is:</w:t>
        </w:r>
      </w:ins>
    </w:p>
    <w:p w14:paraId="40391798" w14:textId="77777777" w:rsidR="00236015" w:rsidRPr="00C3586C" w:rsidRDefault="00683078" w:rsidP="00C3586C">
      <w:pPr>
        <w:spacing w:before="120" w:line="360" w:lineRule="auto"/>
        <w:rPr>
          <w:del w:id="1524" w:author="Stoycho Rusinov" w:date="2026-08-08T17:14:00Z"/>
          <w:rFonts w:asciiTheme="minorHAnsi" w:hAnsiTheme="minorHAnsi" w:cstheme="minorHAnsi"/>
        </w:rPr>
      </w:pPr>
      <m:oMathPara>
        <m:oMath>
          <m:sSub>
            <m:sSubPr>
              <m:ctrlPr>
                <w:del w:id="1525" w:author="Stoycho Rusinov" w:date="2026-08-08T17:14:00Z">
                  <w:rPr>
                    <w:rFonts w:ascii="Cambria Math" w:hAnsi="Cambria Math" w:cstheme="minorHAnsi"/>
                  </w:rPr>
                </w:del>
              </m:ctrlPr>
            </m:sSubPr>
            <m:e>
              <m:r>
                <w:del w:id="1526" w:author="Stoycho Rusinov" w:date="2026-08-08T17:14:00Z">
                  <w:rPr>
                    <w:rFonts w:ascii="Cambria Math" w:hAnsi="Cambria Math" w:cstheme="minorHAnsi"/>
                  </w:rPr>
                  <m:t>PV</m:t>
                </w:del>
              </m:r>
            </m:e>
            <m:sub>
              <m:r>
                <w:del w:id="1527" w:author="Stoycho Rusinov" w:date="2026-08-08T17:14:00Z">
                  <w:rPr>
                    <w:rFonts w:ascii="Cambria Math" w:hAnsi="Cambria Math" w:cstheme="minorHAnsi"/>
                  </w:rPr>
                  <m:t>loan</m:t>
                </w:del>
              </m:r>
            </m:sub>
          </m:sSub>
          <m:d>
            <m:dPr>
              <m:ctrlPr>
                <w:del w:id="1528" w:author="Stoycho Rusinov" w:date="2026-08-08T17:14:00Z">
                  <w:rPr>
                    <w:rFonts w:ascii="Cambria Math" w:hAnsi="Cambria Math" w:cstheme="minorHAnsi"/>
                  </w:rPr>
                </w:del>
              </m:ctrlPr>
            </m:dPr>
            <m:e>
              <m:sSub>
                <m:sSubPr>
                  <m:ctrlPr>
                    <w:del w:id="1529" w:author="Stoycho Rusinov" w:date="2026-08-08T17:14:00Z">
                      <w:rPr>
                        <w:rFonts w:ascii="Cambria Math" w:hAnsi="Cambria Math" w:cstheme="minorHAnsi"/>
                      </w:rPr>
                    </w:del>
                  </m:ctrlPr>
                </m:sSubPr>
                <m:e>
                  <m:r>
                    <w:del w:id="1530" w:author="Stoycho Rusinov" w:date="2026-08-08T17:14:00Z">
                      <w:rPr>
                        <w:rFonts w:ascii="Cambria Math" w:hAnsi="Cambria Math" w:cstheme="minorHAnsi"/>
                      </w:rPr>
                      <m:t>w</m:t>
                    </w:del>
                  </m:r>
                </m:e>
                <m:sub>
                  <m:r>
                    <w:del w:id="1531" w:author="Stoycho Rusinov" w:date="2026-08-08T17:14:00Z">
                      <w:rPr>
                        <w:rFonts w:ascii="Cambria Math" w:hAnsi="Cambria Math" w:cstheme="minorHAnsi"/>
                      </w:rPr>
                      <m:t>j</m:t>
                    </w:del>
                  </m:r>
                </m:sub>
              </m:sSub>
            </m:e>
          </m:d>
          <m:r>
            <w:del w:id="1532" w:author="Stoycho Rusinov" w:date="2026-08-08T17:14:00Z">
              <w:rPr>
                <w:rFonts w:ascii="Cambria Math" w:hAnsi="Cambria Math" w:cstheme="minorHAnsi"/>
              </w:rPr>
              <m:t>=</m:t>
            </w:del>
          </m:r>
          <m:nary>
            <m:naryPr>
              <m:chr m:val="∑"/>
              <m:limLoc m:val="undOvr"/>
              <m:ctrlPr>
                <w:del w:id="1533" w:author="Stoycho Rusinov" w:date="2026-08-08T17:14:00Z">
                  <w:rPr>
                    <w:rFonts w:ascii="Cambria Math" w:hAnsi="Cambria Math" w:cstheme="minorHAnsi"/>
                  </w:rPr>
                </w:del>
              </m:ctrlPr>
            </m:naryPr>
            <m:sub>
              <m:r>
                <w:del w:id="1534" w:author="Stoycho Rusinov" w:date="2026-08-08T17:14:00Z">
                  <w:rPr>
                    <w:rFonts w:ascii="Cambria Math" w:hAnsi="Cambria Math" w:cstheme="minorHAnsi"/>
                  </w:rPr>
                  <m:t>t=1</m:t>
                </w:del>
              </m:r>
            </m:sub>
            <m:sup>
              <m:r>
                <w:del w:id="1535" w:author="Stoycho Rusinov" w:date="2026-08-08T17:14:00Z">
                  <w:rPr>
                    <w:rFonts w:ascii="Cambria Math" w:hAnsi="Cambria Math" w:cstheme="minorHAnsi"/>
                  </w:rPr>
                  <m:t>30</m:t>
                </w:del>
              </m:r>
            </m:sup>
            <m:e>
              <m:f>
                <m:fPr>
                  <m:ctrlPr>
                    <w:del w:id="1536" w:author="Stoycho Rusinov" w:date="2026-08-08T17:14:00Z">
                      <w:rPr>
                        <w:rFonts w:ascii="Cambria Math" w:hAnsi="Cambria Math" w:cstheme="minorHAnsi"/>
                      </w:rPr>
                    </w:del>
                  </m:ctrlPr>
                </m:fPr>
                <m:num>
                  <m:r>
                    <w:del w:id="1537" w:author="Stoycho Rusinov" w:date="2026-08-08T17:14:00Z">
                      <w:rPr>
                        <w:rFonts w:ascii="Cambria Math" w:hAnsi="Cambria Math" w:cstheme="minorHAnsi"/>
                      </w:rPr>
                      <m:t>0.09⋅max</m:t>
                    </w:del>
                  </m:r>
                  <m:d>
                    <m:dPr>
                      <m:begChr m:val="{"/>
                      <m:endChr m:val="}"/>
                      <m:ctrlPr>
                        <w:del w:id="1538" w:author="Stoycho Rusinov" w:date="2026-08-08T17:14:00Z">
                          <w:rPr>
                            <w:rFonts w:ascii="Cambria Math" w:hAnsi="Cambria Math" w:cstheme="minorHAnsi"/>
                          </w:rPr>
                        </w:del>
                      </m:ctrlPr>
                    </m:dPr>
                    <m:e>
                      <m:r>
                        <w:del w:id="1539" w:author="Stoycho Rusinov" w:date="2026-08-08T17:14:00Z">
                          <w:rPr>
                            <w:rFonts w:ascii="Cambria Math" w:hAnsi="Cambria Math" w:cstheme="minorHAnsi"/>
                          </w:rPr>
                          <m:t>0,</m:t>
                        </w:del>
                      </m:r>
                      <m:sSub>
                        <m:sSubPr>
                          <m:ctrlPr>
                            <w:del w:id="1540" w:author="Stoycho Rusinov" w:date="2026-08-08T17:14:00Z">
                              <w:rPr>
                                <w:rFonts w:ascii="Cambria Math" w:hAnsi="Cambria Math" w:cstheme="minorHAnsi"/>
                              </w:rPr>
                            </w:del>
                          </m:ctrlPr>
                        </m:sSubPr>
                        <m:e>
                          <m:r>
                            <w:del w:id="1541" w:author="Stoycho Rusinov" w:date="2026-08-08T17:14:00Z">
                              <w:rPr>
                                <w:rFonts w:ascii="Cambria Math" w:hAnsi="Cambria Math" w:cstheme="minorHAnsi"/>
                              </w:rPr>
                              <m:t>w</m:t>
                            </w:del>
                          </m:r>
                        </m:e>
                        <m:sub>
                          <m:r>
                            <w:del w:id="1542" w:author="Stoycho Rusinov" w:date="2026-08-08T17:14:00Z">
                              <w:rPr>
                                <w:rFonts w:ascii="Cambria Math" w:hAnsi="Cambria Math" w:cstheme="minorHAnsi"/>
                              </w:rPr>
                              <m:t>j</m:t>
                            </w:del>
                          </m:r>
                        </m:sub>
                      </m:sSub>
                      <m:sSup>
                        <m:sSupPr>
                          <m:ctrlPr>
                            <w:del w:id="1543" w:author="Stoycho Rusinov" w:date="2026-08-08T17:14:00Z">
                              <w:rPr>
                                <w:rFonts w:ascii="Cambria Math" w:hAnsi="Cambria Math" w:cstheme="minorHAnsi"/>
                              </w:rPr>
                            </w:del>
                          </m:ctrlPr>
                        </m:sSupPr>
                        <m:e>
                          <m:d>
                            <m:dPr>
                              <m:ctrlPr>
                                <w:del w:id="1544" w:author="Stoycho Rusinov" w:date="2026-08-08T17:14:00Z">
                                  <w:rPr>
                                    <w:rFonts w:ascii="Cambria Math" w:hAnsi="Cambria Math" w:cstheme="minorHAnsi"/>
                                  </w:rPr>
                                </w:del>
                              </m:ctrlPr>
                            </m:dPr>
                            <m:e>
                              <m:r>
                                <w:del w:id="1545" w:author="Stoycho Rusinov" w:date="2026-08-08T17:14:00Z">
                                  <w:rPr>
                                    <w:rFonts w:ascii="Cambria Math" w:hAnsi="Cambria Math" w:cstheme="minorHAnsi"/>
                                  </w:rPr>
                                  <m:t>1+g</m:t>
                                </w:del>
                              </m:r>
                            </m:e>
                          </m:d>
                        </m:e>
                        <m:sup>
                          <m:r>
                            <w:del w:id="1546" w:author="Stoycho Rusinov" w:date="2026-08-08T17:14:00Z">
                              <w:rPr>
                                <w:rFonts w:ascii="Cambria Math" w:hAnsi="Cambria Math" w:cstheme="minorHAnsi"/>
                              </w:rPr>
                              <m:t>t-1</m:t>
                            </w:del>
                          </m:r>
                        </m:sup>
                      </m:sSup>
                      <m:r>
                        <w:del w:id="1547" w:author="Stoycho Rusinov" w:date="2026-08-08T17:14:00Z">
                          <w:rPr>
                            <w:rFonts w:ascii="Cambria Math" w:hAnsi="Cambria Math" w:cstheme="minorHAnsi"/>
                          </w:rPr>
                          <m:t>-τ</m:t>
                        </w:del>
                      </m:r>
                    </m:e>
                  </m:d>
                </m:num>
                <m:den>
                  <m:sSup>
                    <m:sSupPr>
                      <m:ctrlPr>
                        <w:del w:id="1548" w:author="Stoycho Rusinov" w:date="2026-08-08T17:14:00Z">
                          <w:rPr>
                            <w:rFonts w:ascii="Cambria Math" w:hAnsi="Cambria Math" w:cstheme="minorHAnsi"/>
                          </w:rPr>
                        </w:del>
                      </m:ctrlPr>
                    </m:sSupPr>
                    <m:e>
                      <m:d>
                        <m:dPr>
                          <m:ctrlPr>
                            <w:del w:id="1549" w:author="Stoycho Rusinov" w:date="2026-08-08T17:14:00Z">
                              <w:rPr>
                                <w:rFonts w:ascii="Cambria Math" w:hAnsi="Cambria Math" w:cstheme="minorHAnsi"/>
                              </w:rPr>
                            </w:del>
                          </m:ctrlPr>
                        </m:dPr>
                        <m:e>
                          <m:r>
                            <w:del w:id="1550" w:author="Stoycho Rusinov" w:date="2026-08-08T17:14:00Z">
                              <w:rPr>
                                <w:rFonts w:ascii="Cambria Math" w:hAnsi="Cambria Math" w:cstheme="minorHAnsi"/>
                              </w:rPr>
                              <m:t>1+δ</m:t>
                            </w:del>
                          </m:r>
                        </m:e>
                      </m:d>
                    </m:e>
                    <m:sup>
                      <m:r>
                        <w:del w:id="1551" w:author="Stoycho Rusinov" w:date="2026-08-08T17:14:00Z">
                          <w:rPr>
                            <w:rFonts w:ascii="Cambria Math" w:hAnsi="Cambria Math" w:cstheme="minorHAnsi"/>
                          </w:rPr>
                          <m:t>t</m:t>
                        </w:del>
                      </m:r>
                    </m:sup>
                  </m:sSup>
                </m:den>
              </m:f>
            </m:e>
          </m:nary>
        </m:oMath>
      </m:oMathPara>
    </w:p>
    <w:p w14:paraId="19070D33" w14:textId="694AEC3F" w:rsidR="00236015" w:rsidRPr="00C3586C" w:rsidRDefault="008B0A6B" w:rsidP="00C3586C">
      <w:pPr>
        <w:spacing w:before="120" w:line="360" w:lineRule="auto"/>
        <w:jc w:val="center"/>
        <w:rPr>
          <w:ins w:id="1552" w:author="Stoycho Rusinov" w:date="2026-08-08T17:14:00Z"/>
          <w:rFonts w:asciiTheme="minorHAnsi" w:hAnsiTheme="minorHAnsi" w:cstheme="minorHAnsi"/>
        </w:rPr>
      </w:pPr>
      <w:del w:id="1553" w:author="Stoycho Rusinov" w:date="2026-08-08T17:14:00Z">
        <w:r>
          <w:rPr>
            <w:rFonts w:asciiTheme="minorHAnsi" w:hAnsiTheme="minorHAnsi" w:cstheme="minorHAnsi"/>
          </w:rPr>
          <w:delText>In</w:delText>
        </w:r>
      </w:del>
      <m:oMath>
        <m:sSub>
          <m:sSubPr>
            <m:ctrlPr>
              <w:ins w:id="1554" w:author="Stoycho Rusinov" w:date="2026-08-08T17:14:00Z">
                <w:rPr>
                  <w:rFonts w:ascii="Cambria Math" w:hAnsi="Cambria Math"/>
                </w:rPr>
              </w:ins>
            </m:ctrlPr>
          </m:sSubPr>
          <m:e>
            <m:r>
              <w:ins w:id="1555" w:author="Stoycho Rusinov" w:date="2026-08-08T17:14:00Z">
                <w:rPr>
                  <w:rFonts w:ascii="Cambria Math" w:hAnsi="Cambria Math"/>
                </w:rPr>
                <m:t>B</m:t>
              </w:ins>
            </m:r>
          </m:e>
          <m:sub>
            <m:r>
              <w:ins w:id="1556" w:author="Stoycho Rusinov" w:date="2026-08-08T17:14:00Z">
                <w:rPr>
                  <w:rFonts w:ascii="Cambria Math" w:hAnsi="Cambria Math"/>
                </w:rPr>
                <m:t>0</m:t>
              </w:ins>
            </m:r>
          </m:sub>
        </m:sSub>
        <m:r>
          <w:ins w:id="1557" w:author="Stoycho Rusinov" w:date="2026-08-08T17:14:00Z">
            <m:rPr>
              <m:sty m:val="p"/>
            </m:rPr>
            <w:rPr>
              <w:rFonts w:ascii="Cambria Math" w:hAnsi="Cambria Math"/>
            </w:rPr>
            <m:t>=</m:t>
          </w:ins>
        </m:r>
        <m:r>
          <w:ins w:id="1558" w:author="Stoycho Rusinov" w:date="2026-08-08T17:14:00Z">
            <w:rPr>
              <w:rFonts w:ascii="Cambria Math" w:hAnsi="Cambria Math"/>
            </w:rPr>
            <m:t>L</m:t>
          </w:ins>
        </m:r>
        <m:r>
          <w:ins w:id="1559" w:author="Stoycho Rusinov" w:date="2026-08-08T17:14:00Z">
            <m:rPr>
              <m:sty m:val="p"/>
            </m:rPr>
            <w:rPr>
              <w:rFonts w:ascii="Cambria Math" w:hAnsi="Cambria Math"/>
            </w:rPr>
            <m:t>,</m:t>
          </w:ins>
        </m:r>
        <m:r>
          <w:ins w:id="1560" w:author="Stoycho Rusinov" w:date="2026-08-08T17:14:00Z">
            <w:rPr>
              <w:rFonts w:ascii="Cambria Math" w:hAnsi="Cambria Math"/>
            </w:rPr>
            <m:t>  </m:t>
          </w:ins>
        </m:r>
        <m:sSub>
          <m:sSubPr>
            <m:ctrlPr>
              <w:ins w:id="1561" w:author="Stoycho Rusinov" w:date="2026-08-08T17:14:00Z">
                <w:rPr>
                  <w:rFonts w:ascii="Cambria Math" w:hAnsi="Cambria Math"/>
                </w:rPr>
              </w:ins>
            </m:ctrlPr>
          </m:sSubPr>
          <m:e>
            <m:r>
              <w:ins w:id="1562" w:author="Stoycho Rusinov" w:date="2026-08-08T17:14:00Z">
                <w:rPr>
                  <w:rFonts w:ascii="Cambria Math" w:hAnsi="Cambria Math"/>
                </w:rPr>
                <m:t>R</m:t>
              </w:ins>
            </m:r>
          </m:e>
          <m:sub>
            <m:r>
              <w:ins w:id="1563" w:author="Stoycho Rusinov" w:date="2026-08-08T17:14:00Z">
                <w:rPr>
                  <w:rFonts w:ascii="Cambria Math" w:hAnsi="Cambria Math"/>
                </w:rPr>
                <m:t>t</m:t>
              </w:ins>
            </m:r>
          </m:sub>
        </m:sSub>
        <m:r>
          <w:ins w:id="1564" w:author="Stoycho Rusinov" w:date="2026-08-08T17:14:00Z">
            <m:rPr>
              <m:sty m:val="p"/>
            </m:rPr>
            <w:rPr>
              <w:rFonts w:ascii="Cambria Math" w:hAnsi="Cambria Math"/>
            </w:rPr>
            <m:t>=min{</m:t>
          </w:ins>
        </m:r>
        <m:r>
          <w:ins w:id="1565" w:author="Stoycho Rusinov" w:date="2026-08-08T17:14:00Z">
            <w:rPr>
              <w:rFonts w:ascii="Cambria Math" w:hAnsi="Cambria Math"/>
            </w:rPr>
            <m:t>0.09</m:t>
          </w:ins>
        </m:r>
        <m:r>
          <w:ins w:id="1566" w:author="Stoycho Rusinov" w:date="2026-08-08T17:14:00Z">
            <m:rPr>
              <m:sty m:val="p"/>
            </m:rPr>
            <w:rPr>
              <w:rFonts w:ascii="Cambria Math" w:hAnsi="Cambria Math"/>
            </w:rPr>
            <m:t>max</m:t>
          </w:ins>
        </m:r>
        <m:d>
          <m:dPr>
            <m:begChr m:val="["/>
            <m:endChr m:val="]"/>
            <m:ctrlPr>
              <w:ins w:id="1567" w:author="Stoycho Rusinov" w:date="2026-08-08T17:14:00Z">
                <w:rPr>
                  <w:rFonts w:ascii="Cambria Math" w:hAnsi="Cambria Math"/>
                </w:rPr>
              </w:ins>
            </m:ctrlPr>
          </m:dPr>
          <m:e>
            <m:r>
              <w:ins w:id="1568" w:author="Stoycho Rusinov" w:date="2026-08-08T17:14:00Z">
                <w:rPr>
                  <w:rFonts w:ascii="Cambria Math" w:hAnsi="Cambria Math"/>
                </w:rPr>
                <m:t>0</m:t>
              </w:ins>
            </m:r>
            <m:r>
              <w:ins w:id="1569" w:author="Stoycho Rusinov" w:date="2026-08-08T17:14:00Z">
                <m:rPr>
                  <m:sty m:val="p"/>
                </m:rPr>
                <w:rPr>
                  <w:rFonts w:ascii="Cambria Math" w:hAnsi="Cambria Math"/>
                </w:rPr>
                <m:t>,</m:t>
              </w:ins>
            </m:r>
            <m:sSub>
              <m:sSubPr>
                <m:ctrlPr>
                  <w:ins w:id="1570" w:author="Stoycho Rusinov" w:date="2026-08-08T17:14:00Z">
                    <w:rPr>
                      <w:rFonts w:ascii="Cambria Math" w:hAnsi="Cambria Math"/>
                    </w:rPr>
                  </w:ins>
                </m:ctrlPr>
              </m:sSubPr>
              <m:e>
                <m:r>
                  <w:ins w:id="1571" w:author="Stoycho Rusinov" w:date="2026-08-08T17:14:00Z">
                    <w:rPr>
                      <w:rFonts w:ascii="Cambria Math" w:hAnsi="Cambria Math"/>
                    </w:rPr>
                    <m:t>Y</m:t>
                  </w:ins>
                </m:r>
              </m:e>
              <m:sub>
                <m:r>
                  <w:ins w:id="1572" w:author="Stoycho Rusinov" w:date="2026-08-08T17:14:00Z">
                    <w:rPr>
                      <w:rFonts w:ascii="Cambria Math" w:hAnsi="Cambria Math"/>
                    </w:rPr>
                    <m:t>t</m:t>
                  </w:ins>
                </m:r>
              </m:sub>
            </m:sSub>
            <m:r>
              <w:ins w:id="1573" w:author="Stoycho Rusinov" w:date="2026-08-08T17:14:00Z">
                <m:rPr>
                  <m:sty m:val="p"/>
                </m:rPr>
                <w:rPr>
                  <w:rFonts w:ascii="Cambria Math" w:hAnsi="Cambria Math"/>
                </w:rPr>
                <m:t>-</m:t>
              </w:ins>
            </m:r>
            <m:r>
              <w:ins w:id="1574" w:author="Stoycho Rusinov" w:date="2026-08-08T17:14:00Z">
                <w:rPr>
                  <w:rFonts w:ascii="Cambria Math" w:hAnsi="Cambria Math"/>
                </w:rPr>
                <m:t>τ</m:t>
              </w:ins>
            </m:r>
          </m:e>
        </m:d>
        <m:r>
          <w:ins w:id="1575" w:author="Stoycho Rusinov" w:date="2026-08-08T17:14:00Z">
            <m:rPr>
              <m:sty m:val="p"/>
            </m:rPr>
            <w:rPr>
              <w:rFonts w:ascii="Cambria Math" w:hAnsi="Cambria Math"/>
            </w:rPr>
            <m:t>,</m:t>
          </w:ins>
        </m:r>
        <m:r>
          <w:ins w:id="1576" w:author="Stoycho Rusinov" w:date="2026-08-08T17:14:00Z">
            <w:rPr>
              <w:rFonts w:ascii="Cambria Math" w:hAnsi="Cambria Math"/>
            </w:rPr>
            <m:t> </m:t>
          </w:ins>
        </m:r>
        <m:sSub>
          <m:sSubPr>
            <m:ctrlPr>
              <w:ins w:id="1577" w:author="Stoycho Rusinov" w:date="2026-08-08T17:14:00Z">
                <w:rPr>
                  <w:rFonts w:ascii="Cambria Math" w:hAnsi="Cambria Math"/>
                </w:rPr>
              </w:ins>
            </m:ctrlPr>
          </m:sSubPr>
          <m:e>
            <m:r>
              <w:ins w:id="1578" w:author="Stoycho Rusinov" w:date="2026-08-08T17:14:00Z">
                <w:rPr>
                  <w:rFonts w:ascii="Cambria Math" w:hAnsi="Cambria Math"/>
                </w:rPr>
                <m:t>B</m:t>
              </w:ins>
            </m:r>
          </m:e>
          <m:sub>
            <m:r>
              <w:ins w:id="1579" w:author="Stoycho Rusinov" w:date="2026-08-08T17:14:00Z">
                <w:rPr>
                  <w:rFonts w:ascii="Cambria Math" w:hAnsi="Cambria Math"/>
                </w:rPr>
                <m:t>t</m:t>
              </w:ins>
            </m:r>
            <m:r>
              <w:ins w:id="1580" w:author="Stoycho Rusinov" w:date="2026-08-08T17:14:00Z">
                <m:rPr>
                  <m:sty m:val="p"/>
                </m:rPr>
                <w:rPr>
                  <w:rFonts w:ascii="Cambria Math" w:hAnsi="Cambria Math"/>
                </w:rPr>
                <m:t>-</m:t>
              </w:ins>
            </m:r>
            <m:r>
              <w:ins w:id="1581" w:author="Stoycho Rusinov" w:date="2026-08-08T17:14:00Z">
                <w:rPr>
                  <w:rFonts w:ascii="Cambria Math" w:hAnsi="Cambria Math"/>
                </w:rPr>
                <m:t>1</m:t>
              </w:ins>
            </m:r>
          </m:sub>
        </m:sSub>
        <m:r>
          <w:ins w:id="1582" w:author="Stoycho Rusinov" w:date="2026-08-08T17:14:00Z">
            <m:rPr>
              <m:sty m:val="p"/>
            </m:rPr>
            <w:rPr>
              <w:rFonts w:ascii="Cambria Math" w:hAnsi="Cambria Math"/>
            </w:rPr>
            <m:t>},</m:t>
          </w:ins>
        </m:r>
        <m:r>
          <w:ins w:id="1583" w:author="Stoycho Rusinov" w:date="2026-08-08T17:14:00Z">
            <w:rPr>
              <w:rFonts w:ascii="Cambria Math" w:hAnsi="Cambria Math"/>
            </w:rPr>
            <m:t>  </m:t>
          </w:ins>
        </m:r>
        <m:sSub>
          <m:sSubPr>
            <m:ctrlPr>
              <w:ins w:id="1584" w:author="Stoycho Rusinov" w:date="2026-08-08T17:14:00Z">
                <w:rPr>
                  <w:rFonts w:ascii="Cambria Math" w:hAnsi="Cambria Math"/>
                </w:rPr>
              </w:ins>
            </m:ctrlPr>
          </m:sSubPr>
          <m:e>
            <m:r>
              <w:ins w:id="1585" w:author="Stoycho Rusinov" w:date="2026-08-08T17:14:00Z">
                <w:rPr>
                  <w:rFonts w:ascii="Cambria Math" w:hAnsi="Cambria Math"/>
                </w:rPr>
                <m:t>B</m:t>
              </w:ins>
            </m:r>
          </m:e>
          <m:sub>
            <m:r>
              <w:ins w:id="1586" w:author="Stoycho Rusinov" w:date="2026-08-08T17:14:00Z">
                <w:rPr>
                  <w:rFonts w:ascii="Cambria Math" w:hAnsi="Cambria Math"/>
                </w:rPr>
                <m:t>t</m:t>
              </w:ins>
            </m:r>
          </m:sub>
        </m:sSub>
        <m:r>
          <w:ins w:id="1587" w:author="Stoycho Rusinov" w:date="2026-08-08T17:14:00Z">
            <m:rPr>
              <m:sty m:val="p"/>
            </m:rPr>
            <w:rPr>
              <w:rFonts w:ascii="Cambria Math" w:hAnsi="Cambria Math"/>
            </w:rPr>
            <m:t>=</m:t>
          </w:ins>
        </m:r>
        <m:sSub>
          <m:sSubPr>
            <m:ctrlPr>
              <w:ins w:id="1588" w:author="Stoycho Rusinov" w:date="2026-08-08T17:14:00Z">
                <w:rPr>
                  <w:rFonts w:ascii="Cambria Math" w:hAnsi="Cambria Math"/>
                </w:rPr>
              </w:ins>
            </m:ctrlPr>
          </m:sSubPr>
          <m:e>
            <m:r>
              <w:ins w:id="1589" w:author="Stoycho Rusinov" w:date="2026-08-08T17:14:00Z">
                <w:rPr>
                  <w:rFonts w:ascii="Cambria Math" w:hAnsi="Cambria Math"/>
                </w:rPr>
                <m:t>B</m:t>
              </w:ins>
            </m:r>
          </m:e>
          <m:sub>
            <m:r>
              <w:ins w:id="1590" w:author="Stoycho Rusinov" w:date="2026-08-08T17:14:00Z">
                <w:rPr>
                  <w:rFonts w:ascii="Cambria Math" w:hAnsi="Cambria Math"/>
                </w:rPr>
                <m:t>t</m:t>
              </w:ins>
            </m:r>
            <m:r>
              <w:ins w:id="1591" w:author="Stoycho Rusinov" w:date="2026-08-08T17:14:00Z">
                <m:rPr>
                  <m:sty m:val="p"/>
                </m:rPr>
                <w:rPr>
                  <w:rFonts w:ascii="Cambria Math" w:hAnsi="Cambria Math"/>
                </w:rPr>
                <m:t>-</m:t>
              </w:ins>
            </m:r>
            <m:r>
              <w:ins w:id="1592" w:author="Stoycho Rusinov" w:date="2026-08-08T17:14:00Z">
                <w:rPr>
                  <w:rFonts w:ascii="Cambria Math" w:hAnsi="Cambria Math"/>
                </w:rPr>
                <m:t>1</m:t>
              </w:ins>
            </m:r>
          </m:sub>
        </m:sSub>
        <m:r>
          <w:ins w:id="1593" w:author="Stoycho Rusinov" w:date="2026-08-08T17:14:00Z">
            <m:rPr>
              <m:sty m:val="p"/>
            </m:rPr>
            <w:rPr>
              <w:rFonts w:ascii="Cambria Math" w:hAnsi="Cambria Math"/>
            </w:rPr>
            <m:t>-</m:t>
          </w:ins>
        </m:r>
        <m:sSub>
          <m:sSubPr>
            <m:ctrlPr>
              <w:ins w:id="1594" w:author="Stoycho Rusinov" w:date="2026-08-08T17:14:00Z">
                <w:rPr>
                  <w:rFonts w:ascii="Cambria Math" w:hAnsi="Cambria Math"/>
                </w:rPr>
              </w:ins>
            </m:ctrlPr>
          </m:sSubPr>
          <m:e>
            <m:r>
              <w:ins w:id="1595" w:author="Stoycho Rusinov" w:date="2026-08-08T17:14:00Z">
                <w:rPr>
                  <w:rFonts w:ascii="Cambria Math" w:hAnsi="Cambria Math"/>
                </w:rPr>
                <m:t>R</m:t>
              </w:ins>
            </m:r>
          </m:e>
          <m:sub>
            <m:r>
              <w:ins w:id="1596" w:author="Stoycho Rusinov" w:date="2026-08-08T17:14:00Z">
                <w:rPr>
                  <w:rFonts w:ascii="Cambria Math" w:hAnsi="Cambria Math"/>
                </w:rPr>
                <m:t>t</m:t>
              </w:ins>
            </m:r>
          </m:sub>
        </m:sSub>
        <m:r>
          <w:ins w:id="1597" w:author="Stoycho Rusinov" w:date="2026-08-08T17:14:00Z">
            <m:rPr>
              <m:sty m:val="p"/>
            </m:rPr>
            <w:rPr>
              <w:rFonts w:ascii="Cambria Math" w:hAnsi="Cambria Math"/>
            </w:rPr>
            <m:t>.</m:t>
          </w:ins>
        </m:r>
      </m:oMath>
    </w:p>
    <w:p w14:paraId="5260000E" w14:textId="53F340B8" w:rsidR="00236015" w:rsidRPr="00C3586C" w:rsidRDefault="008B0A6B" w:rsidP="00C3586C">
      <w:pPr>
        <w:spacing w:line="360" w:lineRule="auto"/>
        <w:rPr>
          <w:ins w:id="1598" w:author="Stoycho Rusinov" w:date="2026-08-08T17:14:00Z"/>
          <w:rFonts w:asciiTheme="minorHAnsi" w:hAnsiTheme="minorHAnsi" w:cstheme="minorHAnsi"/>
        </w:rPr>
      </w:pPr>
      <w:ins w:id="1599" w:author="Stoycho Rusinov" w:date="2026-08-08T17:14:00Z">
        <w:r>
          <w:rPr>
            <w:rFonts w:asciiTheme="minorHAnsi" w:hAnsiTheme="minorHAnsi" w:cstheme="minorHAnsi"/>
          </w:rPr>
          <w:t>The horizon is 30 years. The calculation intentionally does not reproduce</w:t>
        </w:r>
      </w:ins>
      <w:r>
        <w:rPr>
          <w:rFonts w:asciiTheme="minorHAnsi" w:hAnsiTheme="minorHAnsi" w:cstheme="minorHAnsi"/>
        </w:rPr>
        <w:t xml:space="preserve"> the </w:t>
      </w:r>
      <w:del w:id="1600" w:author="Stoycho Rusinov" w:date="2026-08-08T17:14:00Z">
        <w:r>
          <w:rPr>
            <w:rFonts w:asciiTheme="minorHAnsi" w:hAnsiTheme="minorHAnsi" w:cstheme="minorHAnsi"/>
          </w:rPr>
          <w:delText xml:space="preserve">baseline specification we set </w:delText>
        </w:r>
        <m:oMath>
          <m:r>
            <w:rPr>
              <w:rFonts w:ascii="Cambria Math" w:hAnsi="Cambria Math" w:cstheme="minorHAnsi"/>
            </w:rPr>
            <m:t>δ=3%</m:t>
          </m:r>
        </m:oMath>
        <w:r>
          <w:rPr>
            <w:rFonts w:asciiTheme="minorHAnsi" w:hAnsiTheme="minorHAnsi" w:cstheme="minorHAnsi"/>
          </w:rPr>
          <w:delText>. We compute</w:delText>
        </w:r>
      </w:del>
      <w:ins w:id="1601" w:author="Stoycho Rusinov" w:date="2026-08-08T17:14:00Z">
        <w:r>
          <w:rPr>
            <w:rFonts w:asciiTheme="minorHAnsi" w:hAnsiTheme="minorHAnsi" w:cstheme="minorHAnsi"/>
          </w:rPr>
          <w:t>full income-dependent interest schedule. It values</w:t>
        </w:r>
      </w:ins>
      <w:r>
        <w:rPr>
          <w:rFonts w:asciiTheme="minorHAnsi" w:hAnsiTheme="minorHAnsi" w:cstheme="minorHAnsi"/>
        </w:rPr>
        <w:t xml:space="preserve"> the </w:t>
      </w:r>
      <w:ins w:id="1602" w:author="Stoycho Rusinov" w:date="2026-08-08T17:14:00Z">
        <w:r>
          <w:rPr>
            <w:rFonts w:asciiTheme="minorHAnsi" w:hAnsiTheme="minorHAnsi" w:cstheme="minorHAnsi"/>
          </w:rPr>
          <w:t xml:space="preserve">old financing arrangement as the discounted </w:t>
        </w:r>
      </w:ins>
      <w:r>
        <w:rPr>
          <w:rFonts w:asciiTheme="minorHAnsi" w:hAnsiTheme="minorHAnsi" w:cstheme="minorHAnsi"/>
        </w:rPr>
        <w:t xml:space="preserve">present value </w:t>
      </w:r>
      <w:del w:id="1603" w:author="Stoycho Rusinov" w:date="2026-08-08T17:14:00Z">
        <w:r>
          <w:rPr>
            <w:rFonts w:asciiTheme="minorHAnsi" w:hAnsiTheme="minorHAnsi" w:cstheme="minorHAnsi"/>
          </w:rPr>
          <w:delText>at the average country</w:delText>
        </w:r>
      </w:del>
      <w:ins w:id="1604" w:author="Stoycho Rusinov" w:date="2026-08-08T17:14:00Z">
        <w:r>
          <w:rPr>
            <w:rFonts w:asciiTheme="minorHAnsi" w:hAnsiTheme="minorHAnsi" w:cstheme="minorHAnsi"/>
          </w:rPr>
          <w:t>of capped expected repayments.</w:t>
        </w:r>
      </w:ins>
    </w:p>
    <w:p w14:paraId="0859EE38" w14:textId="77777777" w:rsidR="00236015" w:rsidRPr="00C3586C" w:rsidRDefault="000E33CA" w:rsidP="00C3586C">
      <w:pPr>
        <w:spacing w:before="120" w:line="360" w:lineRule="auto"/>
        <w:jc w:val="center"/>
        <w:rPr>
          <w:ins w:id="1605" w:author="Stoycho Rusinov" w:date="2026-08-08T17:14:00Z"/>
          <w:rFonts w:asciiTheme="minorHAnsi" w:hAnsiTheme="minorHAnsi" w:cstheme="minorHAnsi"/>
        </w:rPr>
      </w:pPr>
      <m:oMathPara>
        <m:oMathParaPr>
          <m:jc m:val="center"/>
        </m:oMathParaPr>
        <m:oMath>
          <m:r>
            <w:ins w:id="1606" w:author="Stoycho Rusinov" w:date="2026-08-08T17:14:00Z">
              <w:rPr>
                <w:rFonts w:ascii="Cambria Math" w:hAnsi="Cambria Math"/>
              </w:rPr>
              <m:t>P</m:t>
            </w:ins>
          </m:r>
          <m:sSub>
            <m:sSubPr>
              <m:ctrlPr>
                <w:ins w:id="1607" w:author="Stoycho Rusinov" w:date="2026-08-08T17:14:00Z">
                  <w:rPr>
                    <w:rFonts w:ascii="Cambria Math" w:hAnsi="Cambria Math"/>
                  </w:rPr>
                </w:ins>
              </m:ctrlPr>
            </m:sSubPr>
            <m:e>
              <m:r>
                <w:ins w:id="1608" w:author="Stoycho Rusinov" w:date="2026-08-08T17:14:00Z">
                  <w:rPr>
                    <w:rFonts w:ascii="Cambria Math" w:hAnsi="Cambria Math"/>
                  </w:rPr>
                  <m:t>V</m:t>
                </w:ins>
              </m:r>
            </m:e>
            <m:sub>
              <m:r>
                <w:ins w:id="1609" w:author="Stoycho Rusinov" w:date="2026-08-08T17:14:00Z">
                  <m:rPr>
                    <m:sty m:val="p"/>
                  </m:rPr>
                  <w:rPr>
                    <w:rFonts w:ascii="Cambria Math" w:hAnsi="Cambria Math"/>
                  </w:rPr>
                  <m:t>loan</m:t>
                </w:ins>
              </m:r>
            </m:sub>
          </m:sSub>
          <m:d>
            <m:dPr>
              <m:ctrlPr>
                <w:ins w:id="1610" w:author="Stoycho Rusinov" w:date="2026-08-08T17:14:00Z">
                  <w:rPr>
                    <w:rFonts w:ascii="Cambria Math" w:hAnsi="Cambria Math"/>
                  </w:rPr>
                </w:ins>
              </m:ctrlPr>
            </m:dPr>
            <m:e>
              <m:sSub>
                <m:sSubPr>
                  <m:ctrlPr>
                    <w:ins w:id="1611" w:author="Stoycho Rusinov" w:date="2026-08-08T17:14:00Z">
                      <w:rPr>
                        <w:rFonts w:ascii="Cambria Math" w:hAnsi="Cambria Math"/>
                      </w:rPr>
                    </w:ins>
                  </m:ctrlPr>
                </m:sSubPr>
                <m:e>
                  <m:r>
                    <w:ins w:id="1612" w:author="Stoycho Rusinov" w:date="2026-08-08T17:14:00Z">
                      <w:rPr>
                        <w:rFonts w:ascii="Cambria Math" w:hAnsi="Cambria Math"/>
                      </w:rPr>
                      <m:t>w</m:t>
                    </w:ins>
                  </m:r>
                </m:e>
                <m:sub>
                  <m:r>
                    <w:ins w:id="1613" w:author="Stoycho Rusinov" w:date="2026-08-08T17:14:00Z">
                      <w:rPr>
                        <w:rFonts w:ascii="Cambria Math" w:hAnsi="Cambria Math"/>
                      </w:rPr>
                      <m:t>j</m:t>
                    </w:ins>
                  </m:r>
                </m:sub>
              </m:sSub>
            </m:e>
          </m:d>
          <m:r>
            <w:ins w:id="1614" w:author="Stoycho Rusinov" w:date="2026-08-08T17:14:00Z">
              <m:rPr>
                <m:sty m:val="p"/>
              </m:rPr>
              <w:rPr>
                <w:rFonts w:ascii="Cambria Math" w:hAnsi="Cambria Math"/>
              </w:rPr>
              <m:t>=max</m:t>
            </w:ins>
          </m:r>
          <m:d>
            <m:dPr>
              <m:begChr m:val="{"/>
              <m:endChr m:val="}"/>
              <m:ctrlPr>
                <w:ins w:id="1615" w:author="Stoycho Rusinov" w:date="2026-08-08T17:14:00Z">
                  <w:rPr>
                    <w:rFonts w:ascii="Cambria Math" w:hAnsi="Cambria Math"/>
                  </w:rPr>
                </w:ins>
              </m:ctrlPr>
            </m:dPr>
            <m:e>
              <m:r>
                <w:ins w:id="1616" w:author="Stoycho Rusinov" w:date="2026-08-08T17:14:00Z">
                  <w:rPr>
                    <w:rFonts w:ascii="Cambria Math" w:hAnsi="Cambria Math"/>
                  </w:rPr>
                  <m:t>1</m:t>
                </w:ins>
              </m:r>
              <m:r>
                <w:ins w:id="1617" w:author="Stoycho Rusinov" w:date="2026-08-08T17:14:00Z">
                  <m:rPr>
                    <m:sty m:val="p"/>
                  </m:rPr>
                  <w:rPr>
                    <w:rFonts w:ascii="Cambria Math" w:hAnsi="Cambria Math"/>
                  </w:rPr>
                  <m:t>,</m:t>
                </w:ins>
              </m:r>
              <m:nary>
                <m:naryPr>
                  <m:chr m:val="∑"/>
                  <m:limLoc m:val="undOvr"/>
                  <m:ctrlPr>
                    <w:ins w:id="1618" w:author="Stoycho Rusinov" w:date="2026-08-08T17:14:00Z">
                      <w:rPr>
                        <w:rFonts w:ascii="Cambria Math" w:hAnsi="Cambria Math"/>
                      </w:rPr>
                    </w:ins>
                  </m:ctrlPr>
                </m:naryPr>
                <m:sub>
                  <m:r>
                    <w:ins w:id="1619" w:author="Stoycho Rusinov" w:date="2026-08-08T17:14:00Z">
                      <w:rPr>
                        <w:rFonts w:ascii="Cambria Math" w:hAnsi="Cambria Math"/>
                      </w:rPr>
                      <m:t>t</m:t>
                    </w:ins>
                  </m:r>
                  <m:r>
                    <w:ins w:id="1620" w:author="Stoycho Rusinov" w:date="2026-08-08T17:14:00Z">
                      <m:rPr>
                        <m:sty m:val="p"/>
                      </m:rPr>
                      <w:rPr>
                        <w:rFonts w:ascii="Cambria Math" w:hAnsi="Cambria Math"/>
                      </w:rPr>
                      <m:t>=</m:t>
                    </w:ins>
                  </m:r>
                  <m:r>
                    <w:ins w:id="1621" w:author="Stoycho Rusinov" w:date="2026-08-08T17:14:00Z">
                      <w:rPr>
                        <w:rFonts w:ascii="Cambria Math" w:hAnsi="Cambria Math"/>
                      </w:rPr>
                      <m:t>1</m:t>
                    </w:ins>
                  </m:r>
                </m:sub>
                <m:sup>
                  <m:r>
                    <w:ins w:id="1622" w:author="Stoycho Rusinov" w:date="2026-08-08T17:14:00Z">
                      <w:rPr>
                        <w:rFonts w:ascii="Cambria Math" w:hAnsi="Cambria Math"/>
                      </w:rPr>
                      <m:t>30</m:t>
                    </w:ins>
                  </m:r>
                </m:sup>
                <m:e>
                  <m:f>
                    <m:fPr>
                      <m:ctrlPr>
                        <w:ins w:id="1623" w:author="Stoycho Rusinov" w:date="2026-08-08T17:14:00Z">
                          <w:rPr>
                            <w:rFonts w:ascii="Cambria Math" w:hAnsi="Cambria Math"/>
                          </w:rPr>
                        </w:ins>
                      </m:ctrlPr>
                    </m:fPr>
                    <m:num>
                      <m:sSub>
                        <m:sSubPr>
                          <m:ctrlPr>
                            <w:ins w:id="1624" w:author="Stoycho Rusinov" w:date="2026-08-08T17:14:00Z">
                              <w:rPr>
                                <w:rFonts w:ascii="Cambria Math" w:hAnsi="Cambria Math"/>
                              </w:rPr>
                            </w:ins>
                          </m:ctrlPr>
                        </m:sSubPr>
                        <m:e>
                          <m:r>
                            <w:ins w:id="1625" w:author="Stoycho Rusinov" w:date="2026-08-08T17:14:00Z">
                              <w:rPr>
                                <w:rFonts w:ascii="Cambria Math" w:hAnsi="Cambria Math"/>
                              </w:rPr>
                              <m:t>R</m:t>
                            </w:ins>
                          </m:r>
                        </m:e>
                        <m:sub>
                          <m:r>
                            <w:ins w:id="1626" w:author="Stoycho Rusinov" w:date="2026-08-08T17:14:00Z">
                              <w:rPr>
                                <w:rFonts w:ascii="Cambria Math" w:hAnsi="Cambria Math"/>
                              </w:rPr>
                              <m:t>t</m:t>
                            </w:ins>
                          </m:r>
                        </m:sub>
                      </m:sSub>
                      <m:d>
                        <m:dPr>
                          <m:ctrlPr>
                            <w:ins w:id="1627" w:author="Stoycho Rusinov" w:date="2026-08-08T17:14:00Z">
                              <w:rPr>
                                <w:rFonts w:ascii="Cambria Math" w:hAnsi="Cambria Math"/>
                              </w:rPr>
                            </w:ins>
                          </m:ctrlPr>
                        </m:dPr>
                        <m:e>
                          <m:sSub>
                            <m:sSubPr>
                              <m:ctrlPr>
                                <w:ins w:id="1628" w:author="Stoycho Rusinov" w:date="2026-08-08T17:14:00Z">
                                  <w:rPr>
                                    <w:rFonts w:ascii="Cambria Math" w:hAnsi="Cambria Math"/>
                                  </w:rPr>
                                </w:ins>
                              </m:ctrlPr>
                            </m:sSubPr>
                            <m:e>
                              <m:r>
                                <w:ins w:id="1629" w:author="Stoycho Rusinov" w:date="2026-08-08T17:14:00Z">
                                  <w:rPr>
                                    <w:rFonts w:ascii="Cambria Math" w:hAnsi="Cambria Math"/>
                                  </w:rPr>
                                  <m:t>w</m:t>
                                </w:ins>
                              </m:r>
                            </m:e>
                            <m:sub>
                              <m:r>
                                <w:ins w:id="1630" w:author="Stoycho Rusinov" w:date="2026-08-08T17:14:00Z">
                                  <w:rPr>
                                    <w:rFonts w:ascii="Cambria Math" w:hAnsi="Cambria Math"/>
                                  </w:rPr>
                                  <m:t>j</m:t>
                                </w:ins>
                              </m:r>
                            </m:sub>
                          </m:sSub>
                        </m:e>
                      </m:d>
                    </m:num>
                    <m:den>
                      <m:sSup>
                        <m:sSupPr>
                          <m:ctrlPr>
                            <w:ins w:id="1631" w:author="Stoycho Rusinov" w:date="2026-08-08T17:14:00Z">
                              <w:rPr>
                                <w:rFonts w:ascii="Cambria Math" w:hAnsi="Cambria Math"/>
                              </w:rPr>
                            </w:ins>
                          </m:ctrlPr>
                        </m:sSupPr>
                        <m:e>
                          <m:d>
                            <m:dPr>
                              <m:ctrlPr>
                                <w:ins w:id="1632" w:author="Stoycho Rusinov" w:date="2026-08-08T17:14:00Z">
                                  <w:rPr>
                                    <w:rFonts w:ascii="Cambria Math" w:hAnsi="Cambria Math"/>
                                  </w:rPr>
                                </w:ins>
                              </m:ctrlPr>
                            </m:dPr>
                            <m:e>
                              <m:r>
                                <w:ins w:id="1633" w:author="Stoycho Rusinov" w:date="2026-08-08T17:14:00Z">
                                  <w:rPr>
                                    <w:rFonts w:ascii="Cambria Math" w:hAnsi="Cambria Math"/>
                                  </w:rPr>
                                  <m:t>1</m:t>
                                </w:ins>
                              </m:r>
                              <m:r>
                                <w:ins w:id="1634" w:author="Stoycho Rusinov" w:date="2026-08-08T17:14:00Z">
                                  <m:rPr>
                                    <m:sty m:val="p"/>
                                  </m:rPr>
                                  <w:rPr>
                                    <w:rFonts w:ascii="Cambria Math" w:hAnsi="Cambria Math"/>
                                  </w:rPr>
                                  <m:t>+</m:t>
                                </w:ins>
                              </m:r>
                              <m:r>
                                <w:ins w:id="1635" w:author="Stoycho Rusinov" w:date="2026-08-08T17:14:00Z">
                                  <w:rPr>
                                    <w:rFonts w:ascii="Cambria Math" w:hAnsi="Cambria Math"/>
                                  </w:rPr>
                                  <m:t>δ</m:t>
                                </w:ins>
                              </m:r>
                            </m:e>
                          </m:d>
                        </m:e>
                        <m:sup>
                          <m:r>
                            <w:ins w:id="1636" w:author="Stoycho Rusinov" w:date="2026-08-08T17:14:00Z">
                              <w:rPr>
                                <w:rFonts w:ascii="Cambria Math" w:hAnsi="Cambria Math"/>
                              </w:rPr>
                              <m:t>t</m:t>
                            </w:ins>
                          </m:r>
                        </m:sup>
                      </m:sSup>
                    </m:den>
                  </m:f>
                </m:e>
              </m:nary>
            </m:e>
          </m:d>
          <m:r>
            <w:ins w:id="1637" w:author="Stoycho Rusinov" w:date="2026-08-08T17:14:00Z">
              <m:rPr>
                <m:sty m:val="p"/>
              </m:rPr>
              <w:rPr>
                <w:rFonts w:ascii="Cambria Math" w:hAnsi="Cambria Math"/>
              </w:rPr>
              <m:t>.</m:t>
            </w:ins>
          </m:r>
        </m:oMath>
      </m:oMathPara>
    </w:p>
    <w:p w14:paraId="4B6DF4E6" w14:textId="3606C543" w:rsidR="00236015" w:rsidRPr="00C3586C" w:rsidRDefault="008B0A6B" w:rsidP="00C3586C">
      <w:pPr>
        <w:spacing w:line="360" w:lineRule="auto"/>
        <w:rPr>
          <w:ins w:id="1638" w:author="Stoycho Rusinov" w:date="2026-08-08T17:14:00Z"/>
          <w:rFonts w:asciiTheme="minorHAnsi" w:hAnsiTheme="minorHAnsi" w:cstheme="minorHAnsi"/>
        </w:rPr>
      </w:pPr>
      <w:ins w:id="1639" w:author="Stoycho Rusinov" w:date="2026-08-08T17:14:00Z">
        <w:r>
          <w:rPr>
            <w:rFonts w:asciiTheme="minorHAnsi" w:hAnsiTheme="minorHAnsi" w:cstheme="minorHAnsi"/>
          </w:rPr>
          <w:t>The baseline uses a 3% discount rate and 2% nominal wage growth. Country</w:t>
        </w:r>
      </w:ins>
      <w:r>
        <w:rPr>
          <w:rFonts w:asciiTheme="minorHAnsi" w:hAnsiTheme="minorHAnsi" w:cstheme="minorHAnsi"/>
        </w:rPr>
        <w:t xml:space="preserve">-specific </w:t>
      </w:r>
      <w:del w:id="1640" w:author="Stoycho Rusinov" w:date="2026-08-08T17:14:00Z">
        <w:r>
          <w:rPr>
            <w:rFonts w:asciiTheme="minorHAnsi" w:hAnsiTheme="minorHAnsi" w:cstheme="minorHAnsi"/>
          </w:rPr>
          <w:delText xml:space="preserve">wage </w:delText>
        </w:r>
        <m:oMath>
          <m:sSub>
            <m:sSubPr>
              <m:ctrlPr>
                <w:rPr>
                  <w:rFonts w:ascii="Cambria Math" w:hAnsi="Cambria Math" w:cstheme="minorHAnsi"/>
                </w:rPr>
              </m:ctrlPr>
            </m:sSubPr>
            <m:e>
              <m:r>
                <w:rPr>
                  <w:rFonts w:ascii="Cambria Math" w:hAnsi="Cambria Math" w:cstheme="minorHAnsi"/>
                </w:rPr>
                <m:t>w</m:t>
              </m:r>
            </m:e>
            <m:sub>
              <m:r>
                <w:rPr>
                  <w:rFonts w:ascii="Cambria Math" w:hAnsi="Cambria Math" w:cstheme="minorHAnsi"/>
                </w:rPr>
                <m:t>j</m:t>
              </m:r>
            </m:sub>
          </m:sSub>
        </m:oMath>
        <w:r>
          <w:rPr>
            <w:rFonts w:asciiTheme="minorHAnsi" w:hAnsiTheme="minorHAnsi" w:cstheme="minorHAnsi"/>
          </w:rPr>
          <w:delText xml:space="preserve">, and </w:delText>
        </w:r>
      </w:del>
      <w:ins w:id="1641" w:author="Stoycho Rusinov" w:date="2026-08-08T17:14:00Z">
        <w:r>
          <w:rPr>
            <w:rFonts w:asciiTheme="minorHAnsi" w:hAnsiTheme="minorHAnsi" w:cstheme="minorHAnsi"/>
          </w:rPr>
          <w:t>price shocks are then:</w:t>
        </w:r>
      </w:ins>
    </w:p>
    <w:p w14:paraId="733A3565" w14:textId="3CCA5CD4" w:rsidR="00236015" w:rsidRPr="00683078" w:rsidRDefault="00683078" w:rsidP="00C3586C">
      <w:pPr>
        <w:tabs>
          <w:tab w:val="center" w:pos="4513"/>
          <w:tab w:val="right" w:pos="9026"/>
        </w:tabs>
        <w:spacing w:before="120" w:line="360" w:lineRule="auto"/>
        <w:jc w:val="center"/>
        <w:rPr>
          <w:rFonts w:asciiTheme="minorHAnsi" w:hAnsiTheme="minorHAnsi"/>
        </w:rPr>
        <w:pPrChange w:id="1642" w:author="Stoycho Rusinov" w:date="2026-08-08T17:14:00Z">
          <w:pPr>
            <w:spacing w:line="360" w:lineRule="auto"/>
          </w:pPr>
        </w:pPrChange>
      </w:pPr>
      <m:oMath>
        <m:sSub>
          <m:sSubPr>
            <m:ctrlPr>
              <w:rPr>
                <w:rFonts w:ascii="Cambria Math" w:hAnsi="Cambria Math"/>
              </w:rPr>
            </m:ctrlPr>
          </m:sSubPr>
          <m:e>
            <m:r>
              <w:rPr>
                <w:rFonts w:ascii="Cambria Math" w:hAnsi="Cambria Math"/>
              </w:rPr>
              <m:t>k</m:t>
            </m:r>
          </m:e>
          <m:sub>
            <m:r>
              <w:rPr>
                <w:rFonts w:ascii="Cambria Math" w:hAnsi="Cambria Math"/>
              </w:rPr>
              <m:t>j</m:t>
            </m:r>
          </m:sub>
        </m:sSub>
      </m:oMath>
      <w:del w:id="1643" w:author="Stoycho Rusinov" w:date="2026-08-08T17:14:00Z">
        <w:r w:rsidR="008B0A6B">
          <w:rPr>
            <w:rFonts w:asciiTheme="minorHAnsi" w:hAnsiTheme="minorHAnsi" w:cstheme="minorHAnsi"/>
          </w:rPr>
          <w:delText xml:space="preserve"> becomes a function of that wage:</w:delText>
        </w:r>
      </w:del>
      <m:oMath>
        <m:d>
          <m:dPr>
            <m:ctrlPr>
              <w:ins w:id="1644" w:author="Stoycho Rusinov" w:date="2026-08-08T17:14:00Z">
                <w:rPr>
                  <w:rFonts w:ascii="Cambria Math" w:hAnsi="Cambria Math"/>
                </w:rPr>
              </w:ins>
            </m:ctrlPr>
          </m:dPr>
          <m:e>
            <m:sSub>
              <m:sSubPr>
                <m:ctrlPr>
                  <w:ins w:id="1645" w:author="Stoycho Rusinov" w:date="2026-08-08T17:14:00Z">
                    <w:rPr>
                      <w:rFonts w:ascii="Cambria Math" w:hAnsi="Cambria Math"/>
                    </w:rPr>
                  </w:ins>
                </m:ctrlPr>
              </m:sSubPr>
              <m:e>
                <m:r>
                  <w:ins w:id="1646" w:author="Stoycho Rusinov" w:date="2026-08-08T17:14:00Z">
                    <w:rPr>
                      <w:rFonts w:ascii="Cambria Math" w:hAnsi="Cambria Math"/>
                    </w:rPr>
                    <m:t>w</m:t>
                  </w:ins>
                </m:r>
              </m:e>
              <m:sub>
                <m:r>
                  <w:ins w:id="1647" w:author="Stoycho Rusinov" w:date="2026-08-08T17:14:00Z">
                    <w:rPr>
                      <w:rFonts w:ascii="Cambria Math" w:hAnsi="Cambria Math"/>
                    </w:rPr>
                    <m:t>j</m:t>
                  </w:ins>
                </m:r>
              </m:sub>
            </m:sSub>
          </m:e>
        </m:d>
        <m:r>
          <w:ins w:id="1648" w:author="Stoycho Rusinov" w:date="2026-08-08T17:14:00Z">
            <m:rPr>
              <m:sty m:val="p"/>
            </m:rPr>
            <w:rPr>
              <w:rFonts w:ascii="Cambria Math" w:hAnsi="Cambria Math"/>
            </w:rPr>
            <m:t>=log</m:t>
          </w:ins>
        </m:r>
        <m:d>
          <m:dPr>
            <m:ctrlPr>
              <w:ins w:id="1649" w:author="Stoycho Rusinov" w:date="2026-08-08T17:14:00Z">
                <w:rPr>
                  <w:rFonts w:ascii="Cambria Math" w:hAnsi="Cambria Math"/>
                </w:rPr>
              </w:ins>
            </m:ctrlPr>
          </m:dPr>
          <m:e>
            <m:r>
              <w:ins w:id="1650" w:author="Stoycho Rusinov" w:date="2026-08-08T17:14:00Z">
                <w:rPr>
                  <w:rFonts w:ascii="Cambria Math" w:hAnsi="Cambria Math"/>
                </w:rPr>
                <m:t>22</m:t>
              </w:ins>
            </m:r>
            <m:r>
              <w:ins w:id="1651" w:author="Stoycho Rusinov" w:date="2026-08-08T17:14:00Z">
                <m:rPr>
                  <m:sty m:val="p"/>
                </m:rPr>
                <w:rPr>
                  <w:rFonts w:ascii="Cambria Math" w:hAnsi="Cambria Math"/>
                </w:rPr>
                <m:t>,</m:t>
              </w:ins>
            </m:r>
            <m:r>
              <w:ins w:id="1652" w:author="Stoycho Rusinov" w:date="2026-08-08T17:14:00Z">
                <w:rPr>
                  <w:rFonts w:ascii="Cambria Math" w:hAnsi="Cambria Math"/>
                </w:rPr>
                <m:t>200</m:t>
              </w:ins>
            </m:r>
          </m:e>
        </m:d>
        <m:r>
          <w:ins w:id="1653" w:author="Stoycho Rusinov" w:date="2026-08-08T17:14:00Z">
            <m:rPr>
              <m:sty m:val="p"/>
            </m:rPr>
            <w:rPr>
              <w:rFonts w:ascii="Cambria Math" w:hAnsi="Cambria Math"/>
            </w:rPr>
            <m:t>-log</m:t>
          </w:ins>
        </m:r>
        <m:d>
          <m:dPr>
            <m:begChr m:val="["/>
            <m:endChr m:val="]"/>
            <m:ctrlPr>
              <w:ins w:id="1654" w:author="Stoycho Rusinov" w:date="2026-08-08T17:14:00Z">
                <w:rPr>
                  <w:rFonts w:ascii="Cambria Math" w:hAnsi="Cambria Math"/>
                </w:rPr>
              </w:ins>
            </m:ctrlPr>
          </m:dPr>
          <m:e>
            <m:r>
              <w:ins w:id="1655" w:author="Stoycho Rusinov" w:date="2026-08-08T17:14:00Z">
                <w:rPr>
                  <w:rFonts w:ascii="Cambria Math" w:hAnsi="Cambria Math"/>
                </w:rPr>
                <m:t>P</m:t>
              </w:ins>
            </m:r>
            <m:sSub>
              <m:sSubPr>
                <m:ctrlPr>
                  <w:ins w:id="1656" w:author="Stoycho Rusinov" w:date="2026-08-08T17:14:00Z">
                    <w:rPr>
                      <w:rFonts w:ascii="Cambria Math" w:hAnsi="Cambria Math"/>
                    </w:rPr>
                  </w:ins>
                </m:ctrlPr>
              </m:sSubPr>
              <m:e>
                <m:r>
                  <w:ins w:id="1657" w:author="Stoycho Rusinov" w:date="2026-08-08T17:14:00Z">
                    <w:rPr>
                      <w:rFonts w:ascii="Cambria Math" w:hAnsi="Cambria Math"/>
                    </w:rPr>
                    <m:t>V</m:t>
                  </w:ins>
                </m:r>
              </m:e>
              <m:sub>
                <m:r>
                  <w:ins w:id="1658" w:author="Stoycho Rusinov" w:date="2026-08-08T17:14:00Z">
                    <m:rPr>
                      <m:sty m:val="p"/>
                    </m:rPr>
                    <w:rPr>
                      <w:rFonts w:ascii="Cambria Math" w:hAnsi="Cambria Math"/>
                    </w:rPr>
                    <m:t>loan</m:t>
                  </w:ins>
                </m:r>
              </m:sub>
            </m:sSub>
            <m:d>
              <m:dPr>
                <m:ctrlPr>
                  <w:ins w:id="1659" w:author="Stoycho Rusinov" w:date="2026-08-08T17:14:00Z">
                    <w:rPr>
                      <w:rFonts w:ascii="Cambria Math" w:hAnsi="Cambria Math"/>
                    </w:rPr>
                  </w:ins>
                </m:ctrlPr>
              </m:dPr>
              <m:e>
                <m:sSub>
                  <m:sSubPr>
                    <m:ctrlPr>
                      <w:ins w:id="1660" w:author="Stoycho Rusinov" w:date="2026-08-08T17:14:00Z">
                        <w:rPr>
                          <w:rFonts w:ascii="Cambria Math" w:hAnsi="Cambria Math"/>
                        </w:rPr>
                      </w:ins>
                    </m:ctrlPr>
                  </m:sSubPr>
                  <m:e>
                    <m:r>
                      <w:ins w:id="1661" w:author="Stoycho Rusinov" w:date="2026-08-08T17:14:00Z">
                        <w:rPr>
                          <w:rFonts w:ascii="Cambria Math" w:hAnsi="Cambria Math"/>
                        </w:rPr>
                        <m:t>w</m:t>
                      </w:ins>
                    </m:r>
                  </m:e>
                  <m:sub>
                    <m:r>
                      <w:ins w:id="1662" w:author="Stoycho Rusinov" w:date="2026-08-08T17:14:00Z">
                        <w:rPr>
                          <w:rFonts w:ascii="Cambria Math" w:hAnsi="Cambria Math"/>
                        </w:rPr>
                        <m:t>j</m:t>
                      </w:ins>
                    </m:r>
                  </m:sub>
                </m:sSub>
              </m:e>
            </m:d>
          </m:e>
        </m:d>
        <m:r>
          <w:ins w:id="1663" w:author="Stoycho Rusinov" w:date="2026-08-08T17:14:00Z">
            <m:rPr>
              <m:sty m:val="p"/>
            </m:rPr>
            <w:rPr>
              <w:rFonts w:ascii="Cambria Math" w:hAnsi="Cambria Math"/>
            </w:rPr>
            <m:t>.</m:t>
          </w:ins>
        </m:r>
      </m:oMath>
    </w:p>
    <w:p w14:paraId="3A58016A" w14:textId="77777777" w:rsidR="00236015" w:rsidRPr="00C3586C" w:rsidRDefault="008B0A6B" w:rsidP="00C3586C">
      <w:pPr>
        <w:tabs>
          <w:tab w:val="center" w:pos="4513"/>
          <w:tab w:val="right" w:pos="9026"/>
        </w:tabs>
        <w:spacing w:before="120" w:line="360" w:lineRule="auto"/>
        <w:rPr>
          <w:del w:id="1664" w:author="Stoycho Rusinov" w:date="2026-08-08T17:14:00Z"/>
          <w:rFonts w:asciiTheme="minorHAnsi" w:hAnsiTheme="minorHAnsi" w:cstheme="minorHAnsi"/>
        </w:rPr>
      </w:pPr>
      <w:del w:id="1665" w:author="Stoycho Rusinov" w:date="2026-08-08T17:14:00Z">
        <w:r>
          <w:rPr>
            <w:rFonts w:asciiTheme="minorHAnsi" w:hAnsiTheme="minorHAnsi" w:cstheme="minorHAnsi"/>
          </w:rPr>
          <w:tab/>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w</m:t>
                  </m:r>
                </m:e>
                <m:sub>
                  <m:r>
                    <w:rPr>
                      <w:rFonts w:ascii="Cambria Math" w:hAnsi="Cambria Math" w:cstheme="minorHAnsi"/>
                    </w:rPr>
                    <m:t>j</m:t>
                  </m:r>
                </m:sub>
              </m:sSub>
            </m:e>
          </m:d>
          <m:r>
            <w:rPr>
              <w:rFonts w:ascii="Cambria Math" w:hAnsi="Cambria Math" w:cstheme="minorHAnsi"/>
            </w:rPr>
            <m:t>=</m:t>
          </m:r>
          <m:func>
            <m:funcPr>
              <m:ctrlPr>
                <w:rPr>
                  <w:rFonts w:ascii="Cambria Math" w:hAnsi="Cambria Math" w:cstheme="minorHAnsi"/>
                </w:rPr>
              </m:ctrlPr>
            </m:funcPr>
            <m:fName>
              <m:r>
                <w:rPr>
                  <w:rFonts w:ascii="Cambria Math" w:hAnsi="Cambria Math" w:cstheme="minorHAnsi"/>
                </w:rPr>
                <m:t>log</m:t>
              </m:r>
            </m:fName>
            <m:e>
              <m:r>
                <w:rPr>
                  <w:rFonts w:ascii="Cambria Math" w:hAnsi="Cambria Math" w:cstheme="minorHAnsi"/>
                </w:rPr>
                <m:t>22 200</m:t>
              </m:r>
            </m:e>
          </m:func>
          <m:r>
            <w:rPr>
              <w:rFonts w:ascii="Cambria Math" w:hAnsi="Cambria Math" w:cstheme="minorHAnsi"/>
            </w:rPr>
            <m:t>-</m:t>
          </m:r>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PV</m:t>
                  </m:r>
                </m:e>
                <m:sub>
                  <m:r>
                    <w:rPr>
                      <w:rFonts w:ascii="Cambria Math" w:hAnsi="Cambria Math" w:cstheme="minorHAnsi"/>
                    </w:rPr>
                    <m:t>loan</m:t>
                  </m:r>
                </m:sub>
              </m:sSub>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w</m:t>
                      </m:r>
                    </m:e>
                    <m:sub>
                      <m:r>
                        <w:rPr>
                          <w:rFonts w:ascii="Cambria Math" w:hAnsi="Cambria Math" w:cstheme="minorHAnsi"/>
                        </w:rPr>
                        <m:t>j</m:t>
                      </m:r>
                    </m:sub>
                  </m:sSub>
                </m:e>
              </m:d>
            </m:e>
          </m:func>
        </m:oMath>
        <w:r>
          <w:rPr>
            <w:rFonts w:asciiTheme="minorHAnsi" w:hAnsiTheme="minorHAnsi" w:cstheme="minorHAnsi"/>
          </w:rPr>
          <w:tab/>
          <w:delText>(4)</w:delText>
        </w:r>
      </w:del>
    </w:p>
    <w:p w14:paraId="3C4947FF" w14:textId="77777777" w:rsidR="00236015" w:rsidRPr="00C3586C" w:rsidRDefault="008B0A6B" w:rsidP="00C3586C">
      <w:pPr>
        <w:spacing w:line="360" w:lineRule="auto"/>
        <w:rPr>
          <w:del w:id="1666" w:author="Stoycho Rusinov" w:date="2026-08-08T17:14:00Z"/>
          <w:rFonts w:asciiTheme="minorHAnsi" w:hAnsiTheme="minorHAnsi" w:cstheme="minorHAnsi"/>
        </w:rPr>
      </w:pPr>
      <w:del w:id="1667" w:author="Stoycho Rusinov" w:date="2026-08-08T17:14:00Z">
        <w:r>
          <w:rPr>
            <w:rFonts w:asciiTheme="minorHAnsi" w:hAnsiTheme="minorHAnsi" w:cstheme="minorHAnsi"/>
          </w:rPr>
          <w:delText>The</w:delText>
        </w:r>
      </w:del>
      <w:ins w:id="1668" w:author="Stoycho Rusinov" w:date="2026-08-08T17:14:00Z">
        <w:r>
          <w:rPr>
            <w:rFonts w:asciiTheme="minorHAnsi" w:hAnsiTheme="minorHAnsi" w:cstheme="minorHAnsi"/>
          </w:rPr>
          <w:t>A near-zero</w:t>
        </w:r>
      </w:ins>
      <w:r>
        <w:rPr>
          <w:rFonts w:asciiTheme="minorHAnsi" w:hAnsiTheme="minorHAnsi" w:cstheme="minorHAnsi"/>
        </w:rPr>
        <w:t xml:space="preserve"> income gradient </w:t>
      </w:r>
      <w:del w:id="1669" w:author="Stoycho Rusinov" w:date="2026-08-08T17:14:00Z">
        <w:r>
          <w:rPr>
            <w:rFonts w:asciiTheme="minorHAnsi" w:hAnsiTheme="minorHAnsi" w:cstheme="minorHAnsi"/>
          </w:rPr>
          <w:delText xml:space="preserve">in the country-specific elasticities collapses only if </w:delText>
        </w:r>
        <m:oMath>
          <m:sSub>
            <m:sSubPr>
              <m:ctrlPr>
                <w:rPr>
                  <w:rFonts w:ascii="Cambria Math" w:hAnsi="Cambria Math" w:cstheme="minorHAnsi"/>
                </w:rPr>
              </m:ctrlPr>
            </m:sSubPr>
            <m:e>
              <m:r>
                <w:rPr>
                  <w:rFonts w:ascii="Cambria Math" w:hAnsi="Cambria Math" w:cstheme="minorHAnsi"/>
                </w:rPr>
                <m:t>β</m:t>
              </m:r>
            </m:e>
            <m:sub>
              <m:r>
                <w:rPr>
                  <w:rFonts w:ascii="Cambria Math" w:hAnsi="Cambria Math" w:cstheme="minorHAnsi"/>
                </w:rPr>
                <m:t>j</m:t>
              </m:r>
            </m:sub>
          </m:sSub>
          <m:r>
            <w:rPr>
              <w:rFonts w:ascii="Cambria Math" w:hAnsi="Cambria Math" w:cstheme="minorHAnsi"/>
            </w:rPr>
            <m:t>≈c⋅</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delText xml:space="preserve"> (i.e. near-zero residual correlation with GDP per capita), implying that all cross-country variation in </w:delText>
        </w:r>
        <m:oMath>
          <m:r>
            <w:rPr>
              <w:rFonts w:ascii="Cambria Math" w:hAnsi="Cambria Math" w:cstheme="minorHAnsi"/>
            </w:rPr>
            <m:t>β</m:t>
          </m:r>
        </m:oMath>
        <w:r>
          <w:rPr>
            <w:rFonts w:asciiTheme="minorHAnsi" w:hAnsiTheme="minorHAnsi" w:cstheme="minorHAnsi"/>
          </w:rPr>
          <w:delText xml:space="preserve"> originates in </w:delText>
        </w:r>
      </w:del>
      <w:ins w:id="1670" w:author="Stoycho Rusinov" w:date="2026-08-08T17:14:00Z">
        <w:r>
          <w:rPr>
            <w:rFonts w:asciiTheme="minorHAnsi" w:hAnsiTheme="minorHAnsi" w:cstheme="minorHAnsi"/>
          </w:rPr>
          <w:t xml:space="preserve">after this rescaling is consistent with </w:t>
        </w:r>
      </w:ins>
      <w:r>
        <w:rPr>
          <w:rFonts w:asciiTheme="minorHAnsi" w:hAnsiTheme="minorHAnsi" w:cstheme="minorHAnsi"/>
        </w:rPr>
        <w:t xml:space="preserve">loan-valuation mechanics </w:t>
      </w:r>
      <w:del w:id="1671" w:author="Stoycho Rusinov" w:date="2026-08-08T17:14:00Z">
        <w:r>
          <w:rPr>
            <w:rFonts w:asciiTheme="minorHAnsi" w:hAnsiTheme="minorHAnsi" w:cstheme="minorHAnsi"/>
          </w:rPr>
          <w:delText xml:space="preserve">and that no independent </w:delText>
        </w:r>
      </w:del>
      <w:ins w:id="1672" w:author="Stoycho Rusinov" w:date="2026-08-08T17:14:00Z">
        <w:r>
          <w:rPr>
            <w:rFonts w:asciiTheme="minorHAnsi" w:hAnsiTheme="minorHAnsi" w:cstheme="minorHAnsi"/>
          </w:rPr>
          <w:t xml:space="preserve">explaining much of the raw cross-country pattern. It does not prove that all </w:t>
        </w:r>
      </w:ins>
      <w:r>
        <w:rPr>
          <w:rFonts w:asciiTheme="minorHAnsi" w:hAnsiTheme="minorHAnsi" w:cstheme="minorHAnsi"/>
        </w:rPr>
        <w:t xml:space="preserve">preference heterogeneity </w:t>
      </w:r>
      <w:del w:id="1673" w:author="Stoycho Rusinov" w:date="2026-08-08T17:14:00Z">
        <w:r>
          <w:rPr>
            <w:rFonts w:asciiTheme="minorHAnsi" w:hAnsiTheme="minorHAnsi" w:cstheme="minorHAnsi"/>
          </w:rPr>
          <w:delText>remains. In that limiting case, the observed cross-country differences in the application collapse would be predominantly mechanical, driven by how the discounted repayment burden varies with earnings.</w:delText>
        </w:r>
      </w:del>
    </w:p>
    <w:p w14:paraId="625BE78A" w14:textId="77777777" w:rsidR="00236015" w:rsidRPr="00C3586C" w:rsidRDefault="008B0A6B" w:rsidP="00C3586C">
      <w:pPr>
        <w:pStyle w:val="Heading1"/>
        <w:spacing w:after="0" w:line="360" w:lineRule="auto"/>
        <w:rPr>
          <w:del w:id="1674" w:author="Stoycho Rusinov" w:date="2026-08-08T17:14:00Z"/>
          <w:rFonts w:asciiTheme="minorHAnsi" w:hAnsiTheme="minorHAnsi" w:cstheme="minorHAnsi"/>
        </w:rPr>
      </w:pPr>
      <w:del w:id="1675" w:author="Stoycho Rusinov" w:date="2026-08-08T17:14:00Z">
        <w:r>
          <w:rPr>
            <w:rFonts w:asciiTheme="minorHAnsi" w:hAnsiTheme="minorHAnsi" w:cstheme="minorHAnsi"/>
          </w:rPr>
          <w:delText>III. Derivation of the COVID country-specific effect ωⱼ</w:delText>
        </w:r>
      </w:del>
    </w:p>
    <w:p w14:paraId="7ACE742B" w14:textId="77777777" w:rsidR="00236015" w:rsidRPr="00C3586C" w:rsidRDefault="008B0A6B" w:rsidP="00C3586C">
      <w:pPr>
        <w:spacing w:line="360" w:lineRule="auto"/>
        <w:rPr>
          <w:del w:id="1676" w:author="Stoycho Rusinov" w:date="2026-08-08T17:14:00Z"/>
          <w:rFonts w:asciiTheme="minorHAnsi" w:hAnsiTheme="minorHAnsi" w:cstheme="minorHAnsi"/>
        </w:rPr>
      </w:pPr>
      <w:del w:id="1677" w:author="Stoycho Rusinov" w:date="2026-08-08T17:14:00Z">
        <w:r>
          <w:rPr>
            <w:rFonts w:asciiTheme="minorHAnsi" w:hAnsiTheme="minorHAnsi" w:cstheme="minorHAnsi"/>
          </w:rPr>
          <w:delText>Start from the main specification, equations (1) and (2):</w:delText>
        </w:r>
      </w:del>
    </w:p>
    <w:p w14:paraId="5D4B8A0F" w14:textId="77777777" w:rsidR="00236015" w:rsidRPr="00C3586C" w:rsidRDefault="008B0A6B" w:rsidP="00C3586C">
      <w:pPr>
        <w:tabs>
          <w:tab w:val="center" w:pos="4513"/>
          <w:tab w:val="right" w:pos="9026"/>
        </w:tabs>
        <w:spacing w:before="120" w:line="360" w:lineRule="auto"/>
        <w:rPr>
          <w:del w:id="1678" w:author="Stoycho Rusinov" w:date="2026-08-08T17:14:00Z"/>
          <w:rFonts w:asciiTheme="minorHAnsi" w:hAnsiTheme="minorHAnsi" w:cstheme="minorHAnsi"/>
        </w:rPr>
      </w:pPr>
      <w:del w:id="1679" w:author="Stoycho Rusinov" w:date="2026-08-08T17:14:00Z">
        <w:r>
          <w:rPr>
            <w:rFonts w:asciiTheme="minorHAnsi" w:hAnsiTheme="minorHAnsi" w:cstheme="minorHAnsi"/>
          </w:rPr>
          <w:tab/>
        </w:r>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r>
            <w:rPr>
              <w:rFonts w:ascii="Cambria Math" w:hAnsi="Cambria Math" w:cstheme="minorHAnsi"/>
            </w:rPr>
            <m:t xml:space="preserve"> </m:t>
          </m:r>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e>
          </m:func>
          <m:r>
            <w:rPr>
              <w:rFonts w:ascii="Cambria Math" w:hAnsi="Cambria Math" w:cstheme="minorHAnsi"/>
            </w:rPr>
            <m:t>+</m:t>
          </m:r>
          <m:sSup>
            <m:sSupPr>
              <m:ctrlPr>
                <w:rPr>
                  <w:rFonts w:ascii="Cambria Math" w:hAnsi="Cambria Math" w:cstheme="minorHAnsi"/>
                </w:rPr>
              </m:ctrlPr>
            </m:sSup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j,t</m:t>
                  </m:r>
                </m:sub>
              </m:sSub>
            </m:e>
            <m:sup>
              <m:r>
                <w:rPr>
                  <w:rFonts w:ascii="Cambria Math" w:hAnsi="Cambria Math" w:cstheme="minorHAnsi"/>
                </w:rPr>
                <m:t>'</m:t>
              </m:r>
            </m:sup>
          </m:sSup>
          <m:r>
            <w:rPr>
              <w:rFonts w:ascii="Cambria Math" w:hAnsi="Cambria Math" w:cstheme="minorHAnsi"/>
            </w:rPr>
            <m:t>θ+</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oMath>
        <w:r>
          <w:rPr>
            <w:rFonts w:asciiTheme="minorHAnsi" w:hAnsiTheme="minorHAnsi" w:cstheme="minorHAnsi"/>
          </w:rPr>
          <w:tab/>
          <w:delText>(5)</w:delText>
        </w:r>
      </w:del>
    </w:p>
    <w:p w14:paraId="35FC45C7" w14:textId="77777777" w:rsidR="00236015" w:rsidRPr="00C3586C" w:rsidRDefault="008B0A6B" w:rsidP="00C3586C">
      <w:pPr>
        <w:tabs>
          <w:tab w:val="center" w:pos="4513"/>
          <w:tab w:val="right" w:pos="9026"/>
        </w:tabs>
        <w:spacing w:before="120" w:line="360" w:lineRule="auto"/>
        <w:rPr>
          <w:del w:id="1680" w:author="Stoycho Rusinov" w:date="2026-08-08T17:14:00Z"/>
          <w:rFonts w:asciiTheme="minorHAnsi" w:hAnsiTheme="minorHAnsi" w:cstheme="minorHAnsi"/>
        </w:rPr>
      </w:pPr>
      <w:del w:id="1681" w:author="Stoycho Rusinov" w:date="2026-08-08T17:14:00Z">
        <w:r>
          <w:rPr>
            <w:rFonts w:asciiTheme="minorHAnsi" w:hAnsiTheme="minorHAnsi" w:cstheme="minorHAnsi"/>
          </w:rPr>
          <w:tab/>
        </w:r>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 xml:space="preserve"> </m:t>
          </m:r>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j,t</m:t>
              </m:r>
            </m:sub>
          </m:sSub>
        </m:oMath>
        <w:r>
          <w:rPr>
            <w:rFonts w:asciiTheme="minorHAnsi" w:hAnsiTheme="minorHAnsi" w:cstheme="minorHAnsi"/>
          </w:rPr>
          <w:tab/>
          <w:delText>(6)</w:delText>
        </w:r>
      </w:del>
    </w:p>
    <w:p w14:paraId="1BBE331E" w14:textId="6D5CA4AA" w:rsidR="00236015" w:rsidRPr="00C3586C" w:rsidRDefault="008B0A6B" w:rsidP="00C3586C">
      <w:pPr>
        <w:spacing w:line="360" w:lineRule="auto"/>
        <w:rPr>
          <w:rFonts w:asciiTheme="minorHAnsi" w:hAnsiTheme="minorHAnsi" w:cstheme="minorHAnsi"/>
        </w:rPr>
      </w:pPr>
      <w:del w:id="1682" w:author="Stoycho Rusinov" w:date="2026-08-08T17:14:00Z">
        <w:r>
          <w:rPr>
            <w:rFonts w:asciiTheme="minorHAnsi" w:hAnsiTheme="minorHAnsi" w:cstheme="minorHAnsi"/>
          </w:rPr>
          <w:delText xml:space="preserve">Decompose </w:delText>
        </w:r>
        <m:oMath>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oMath>
        <w:r>
          <w:rPr>
            <w:rFonts w:asciiTheme="minorHAnsi" w:hAnsiTheme="minorHAnsi" w:cstheme="minorHAnsi"/>
          </w:rPr>
          <w:delText xml:space="preserve">, with </w:delText>
        </w:r>
        <m:oMath>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=1</m:t>
          </m:r>
        </m:oMath>
        <w:r>
          <w:rPr>
            <w:rFonts w:asciiTheme="minorHAnsi" w:hAnsiTheme="minorHAnsi" w:cstheme="minorHAnsi"/>
          </w:rPr>
          <w:delText xml:space="preserve"> for </w:delText>
        </w:r>
        <m:oMath>
          <m:r>
            <w:rPr>
              <w:rFonts w:ascii="Cambria Math" w:hAnsi="Cambria Math" w:cstheme="minorHAnsi"/>
            </w:rPr>
            <m:t>t∈{2021,2022}</m:t>
          </m:r>
        </m:oMath>
        <w:r>
          <w:rPr>
            <w:rFonts w:asciiTheme="minorHAnsi" w:hAnsiTheme="minorHAnsi" w:cstheme="minorHAnsi"/>
          </w:rPr>
          <w:delText xml:space="preserve"> and </w:delText>
        </w:r>
        <m:oMath>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r>
            <w:rPr>
              <w:rFonts w:ascii="Cambria Math" w:hAnsi="Cambria Math" w:cstheme="minorHAnsi"/>
            </w:rPr>
            <m:t>=1</m:t>
          </m:r>
        </m:oMath>
        <w:r>
          <w:rPr>
            <w:rFonts w:asciiTheme="minorHAnsi" w:hAnsiTheme="minorHAnsi" w:cstheme="minorHAnsi"/>
          </w:rPr>
          <w:delText xml:space="preserve"> for </w:delText>
        </w:r>
        <m:oMath>
          <m:r>
            <w:rPr>
              <w:rFonts w:ascii="Cambria Math" w:hAnsi="Cambria Math" w:cstheme="minorHAnsi"/>
            </w:rPr>
            <m:t>t∈{2023,2024}</m:t>
          </m:r>
        </m:oMath>
        <w:r>
          <w:rPr>
            <w:rFonts w:asciiTheme="minorHAnsi" w:hAnsiTheme="minorHAnsi" w:cstheme="minorHAnsi"/>
          </w:rPr>
          <w:delText xml:space="preserve">. Assume that demand has shifted exogenously by a factor </w:delText>
        </w:r>
        <m:oMath>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j</m:t>
              </m:r>
            </m:sub>
          </m:sSub>
        </m:oMath>
        <w:r>
          <w:rPr>
            <w:rFonts w:asciiTheme="minorHAnsi" w:hAnsiTheme="minorHAnsi" w:cstheme="minorHAnsi"/>
          </w:rPr>
          <w:delText>, primarily</w:delText>
        </w:r>
      </w:del>
      <w:ins w:id="1683" w:author="Stoycho Rusinov" w:date="2026-08-08T17:14:00Z">
        <w:r>
          <w:rPr>
            <w:rFonts w:asciiTheme="minorHAnsi" w:hAnsiTheme="minorHAnsi" w:cstheme="minorHAnsi"/>
          </w:rPr>
          <w:t>is absent,</w:t>
        </w:r>
      </w:ins>
      <w:r>
        <w:rPr>
          <w:rFonts w:asciiTheme="minorHAnsi" w:hAnsiTheme="minorHAnsi" w:cstheme="minorHAnsi"/>
        </w:rPr>
        <w:t xml:space="preserve"> because </w:t>
      </w:r>
      <w:del w:id="1684" w:author="Stoycho Rusinov" w:date="2026-08-08T17:14:00Z">
        <w:r>
          <w:rPr>
            <w:rFonts w:asciiTheme="minorHAnsi" w:hAnsiTheme="minorHAnsi" w:cstheme="minorHAnsi"/>
          </w:rPr>
          <w:delText>of COVID-specific effects:</w:delText>
        </w:r>
      </w:del>
      <w:ins w:id="1685" w:author="Stoycho Rusinov" w:date="2026-08-08T17:14:00Z">
        <w:r>
          <w:rPr>
            <w:rFonts w:asciiTheme="minorHAnsi" w:hAnsiTheme="minorHAnsi" w:cstheme="minorHAnsi"/>
          </w:rPr>
          <w:t>the loan schedule and wage calibration are maintained assumptions.</w:t>
        </w:r>
      </w:ins>
    </w:p>
    <w:p w14:paraId="16261070" w14:textId="77777777" w:rsidR="00236015" w:rsidRPr="00C3586C" w:rsidRDefault="008B0A6B" w:rsidP="00C3586C">
      <w:pPr>
        <w:tabs>
          <w:tab w:val="center" w:pos="4513"/>
          <w:tab w:val="right" w:pos="9026"/>
        </w:tabs>
        <w:spacing w:before="120" w:line="360" w:lineRule="auto"/>
        <w:rPr>
          <w:del w:id="1686" w:author="Stoycho Rusinov" w:date="2026-08-08T17:14:00Z"/>
          <w:rFonts w:asciiTheme="minorHAnsi" w:hAnsiTheme="minorHAnsi" w:cstheme="minorHAnsi"/>
        </w:rPr>
      </w:pPr>
      <w:del w:id="1687" w:author="Stoycho Rusinov" w:date="2026-08-08T17:14:00Z">
        <w:r>
          <w:rPr>
            <w:rFonts w:asciiTheme="minorHAnsi" w:hAnsiTheme="minorHAnsi" w:cstheme="minorHAnsi"/>
          </w:rPr>
          <w:tab/>
        </w:r>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γ</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δ</m:t>
              </m:r>
            </m:e>
            <m:sub>
              <m:r>
                <w:rPr>
                  <w:rFonts w:ascii="Cambria Math" w:hAnsi="Cambria Math" w:cstheme="minorHAnsi"/>
                </w:rPr>
                <m: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r>
            <w:rPr>
              <w:rFonts w:ascii="Cambria Math" w:hAnsi="Cambria Math" w:cstheme="minorHAnsi"/>
            </w:rPr>
            <m:t xml:space="preserve"> </m:t>
          </m:r>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j</m:t>
              </m:r>
            </m:sub>
          </m:sSub>
          <m:r>
            <w:rPr>
              <w:rFonts w:ascii="Cambria Math" w:hAnsi="Cambria Math" w:cstheme="minorHAnsi"/>
            </w:rPr>
            <m:t xml:space="preserve"> </m:t>
          </m:r>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ε</m:t>
              </m:r>
            </m:e>
            <m:sub>
              <m:r>
                <w:rPr>
                  <w:rFonts w:ascii="Cambria Math" w:hAnsi="Cambria Math" w:cstheme="minorHAnsi"/>
                </w:rPr>
                <m:t>j,t</m:t>
              </m:r>
            </m:sub>
          </m:sSub>
        </m:oMath>
        <w:r>
          <w:rPr>
            <w:rFonts w:asciiTheme="minorHAnsi" w:hAnsiTheme="minorHAnsi" w:cstheme="minorHAnsi"/>
          </w:rPr>
          <w:tab/>
          <w:delText>(7)</w:delText>
        </w:r>
      </w:del>
    </w:p>
    <w:p w14:paraId="4D5143C5" w14:textId="77777777" w:rsidR="00236015" w:rsidRPr="00C3586C" w:rsidRDefault="008B0A6B" w:rsidP="00C3586C">
      <w:pPr>
        <w:spacing w:line="360" w:lineRule="auto"/>
        <w:rPr>
          <w:del w:id="1688" w:author="Stoycho Rusinov" w:date="2026-08-08T17:14:00Z"/>
          <w:rFonts w:asciiTheme="minorHAnsi" w:hAnsiTheme="minorHAnsi" w:cstheme="minorHAnsi"/>
        </w:rPr>
      </w:pPr>
      <w:del w:id="1689" w:author="Stoycho Rusinov" w:date="2026-08-08T17:14:00Z">
        <w:r>
          <w:rPr>
            <w:rFonts w:asciiTheme="minorHAnsi" w:hAnsiTheme="minorHAnsi" w:cstheme="minorHAnsi"/>
          </w:rPr>
          <w:delText xml:space="preserve">Assume further that this effect is separable from the pure elasticity </w:delText>
        </w:r>
        <m:oMath>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oMath>
        <w:r>
          <w:rPr>
            <w:rFonts w:asciiTheme="minorHAnsi" w:hAnsiTheme="minorHAnsi" w:cstheme="minorHAnsi"/>
          </w:rPr>
          <w:delText>. Substituting the Post decomposition into equation (6) yields:</w:delText>
        </w:r>
      </w:del>
    </w:p>
    <w:p w14:paraId="41A1C76A" w14:textId="77777777" w:rsidR="00236015" w:rsidRPr="00C3586C" w:rsidRDefault="008B0A6B" w:rsidP="00C3586C">
      <w:pPr>
        <w:tabs>
          <w:tab w:val="center" w:pos="4513"/>
          <w:tab w:val="right" w:pos="9026"/>
        </w:tabs>
        <w:spacing w:before="120" w:line="360" w:lineRule="auto"/>
        <w:rPr>
          <w:del w:id="1690" w:author="Stoycho Rusinov" w:date="2026-08-08T17:14:00Z"/>
          <w:rFonts w:asciiTheme="minorHAnsi" w:hAnsiTheme="minorHAnsi" w:cstheme="minorHAnsi"/>
        </w:rPr>
      </w:pPr>
      <w:del w:id="1691" w:author="Stoycho Rusinov" w:date="2026-08-08T17:14:00Z">
        <w:r>
          <w:rPr>
            <w:rFonts w:asciiTheme="minorHAnsi" w:hAnsiTheme="minorHAnsi" w:cstheme="minorHAnsi"/>
          </w:rPr>
          <w:tab/>
        </w:r>
        <m:oMath>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j,t</m:t>
                  </m:r>
                </m:sub>
              </m:sSub>
            </m:e>
          </m:func>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ϕ</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 xml:space="preserve"> 1</m:t>
          </m:r>
          <m:d>
            <m:dPr>
              <m:begChr m:val="["/>
              <m:endChr m:val="]"/>
              <m:ctrlPr>
                <w:rPr>
                  <w:rFonts w:ascii="Cambria Math" w:hAnsi="Cambria Math" w:cstheme="minorHAnsi"/>
                </w:rPr>
              </m:ctrlPr>
            </m:dPr>
            <m:e>
              <m:r>
                <w:rPr>
                  <w:rFonts w:ascii="Cambria Math" w:hAnsi="Cambria Math" w:cstheme="minorHAnsi"/>
                </w:rPr>
                <m:t>Country j in EU</m:t>
              </m:r>
            </m:e>
          </m:d>
          <m:d>
            <m:dPr>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e>
          </m:d>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ν</m:t>
              </m:r>
            </m:e>
            <m:sub>
              <m:r>
                <w:rPr>
                  <w:rFonts w:ascii="Cambria Math" w:hAnsi="Cambria Math" w:cstheme="minorHAnsi"/>
                </w:rPr>
                <m:t>j,t</m:t>
              </m:r>
            </m:sub>
          </m:sSub>
        </m:oMath>
        <w:r>
          <w:rPr>
            <w:rFonts w:asciiTheme="minorHAnsi" w:hAnsiTheme="minorHAnsi" w:cstheme="minorHAnsi"/>
          </w:rPr>
          <w:tab/>
          <w:delText>(8)</w:delText>
        </w:r>
      </w:del>
    </w:p>
    <w:p w14:paraId="766C0818" w14:textId="77777777" w:rsidR="00236015" w:rsidRPr="00C3586C" w:rsidRDefault="008B0A6B" w:rsidP="00C3586C">
      <w:pPr>
        <w:spacing w:line="360" w:lineRule="auto"/>
        <w:rPr>
          <w:del w:id="1692" w:author="Stoycho Rusinov" w:date="2026-08-08T17:14:00Z"/>
          <w:rFonts w:asciiTheme="minorHAnsi" w:hAnsiTheme="minorHAnsi" w:cstheme="minorHAnsi"/>
        </w:rPr>
      </w:pPr>
      <w:del w:id="1693" w:author="Stoycho Rusinov" w:date="2026-08-08T17:14:00Z">
        <w:r>
          <w:rPr>
            <w:rFonts w:asciiTheme="minorHAnsi" w:hAnsiTheme="minorHAnsi" w:cstheme="minorHAnsi"/>
          </w:rPr>
          <w:delText>Substituting (8) into (7) gives:</w:delText>
        </w:r>
      </w:del>
    </w:p>
    <w:p w14:paraId="297F71B6" w14:textId="77777777" w:rsidR="00236015" w:rsidRPr="00C3586C" w:rsidRDefault="00683078" w:rsidP="00C3586C">
      <w:pPr>
        <w:spacing w:before="120" w:line="360" w:lineRule="auto"/>
        <w:rPr>
          <w:del w:id="1694" w:author="Stoycho Rusinov" w:date="2026-08-08T17:14:00Z"/>
          <w:rFonts w:asciiTheme="minorHAnsi" w:hAnsiTheme="minorHAnsi" w:cstheme="minorHAnsi"/>
        </w:rPr>
      </w:pPr>
      <m:oMathPara>
        <m:oMath>
          <m:func>
            <m:funcPr>
              <m:ctrlPr>
                <w:del w:id="1695" w:author="Stoycho Rusinov" w:date="2026-08-08T17:14:00Z">
                  <w:rPr>
                    <w:rFonts w:ascii="Cambria Math" w:hAnsi="Cambria Math" w:cstheme="minorHAnsi"/>
                  </w:rPr>
                </w:del>
              </m:ctrlPr>
            </m:funcPr>
            <m:fName>
              <m:r>
                <w:del w:id="1696" w:author="Stoycho Rusinov" w:date="2026-08-08T17:14:00Z">
                  <w:rPr>
                    <w:rFonts w:ascii="Cambria Math" w:hAnsi="Cambria Math" w:cstheme="minorHAnsi"/>
                  </w:rPr>
                  <m:t>log</m:t>
                </w:del>
              </m:r>
            </m:fName>
            <m:e>
              <m:sSub>
                <m:sSubPr>
                  <m:ctrlPr>
                    <w:del w:id="1697" w:author="Stoycho Rusinov" w:date="2026-08-08T17:14:00Z">
                      <w:rPr>
                        <w:rFonts w:ascii="Cambria Math" w:hAnsi="Cambria Math" w:cstheme="minorHAnsi"/>
                      </w:rPr>
                    </w:del>
                  </m:ctrlPr>
                </m:sSubPr>
                <m:e>
                  <m:r>
                    <w:del w:id="1698" w:author="Stoycho Rusinov" w:date="2026-08-08T17:14:00Z">
                      <w:rPr>
                        <w:rFonts w:ascii="Cambria Math" w:hAnsi="Cambria Math" w:cstheme="minorHAnsi"/>
                      </w:rPr>
                      <m:t>Q</m:t>
                    </w:del>
                  </m:r>
                </m:e>
                <m:sub>
                  <m:r>
                    <w:del w:id="1699" w:author="Stoycho Rusinov" w:date="2026-08-08T17:14:00Z">
                      <w:rPr>
                        <w:rFonts w:ascii="Cambria Math" w:hAnsi="Cambria Math" w:cstheme="minorHAnsi"/>
                      </w:rPr>
                      <m:t>j,t</m:t>
                    </w:del>
                  </m:r>
                </m:sub>
              </m:sSub>
            </m:e>
          </m:func>
          <m:r>
            <w:del w:id="1700" w:author="Stoycho Rusinov" w:date="2026-08-08T17:14:00Z">
              <w:rPr>
                <w:rFonts w:ascii="Cambria Math" w:hAnsi="Cambria Math" w:cstheme="minorHAnsi"/>
              </w:rPr>
              <m:t>=</m:t>
            </w:del>
          </m:r>
          <m:sSub>
            <m:sSubPr>
              <m:ctrlPr>
                <w:del w:id="1701" w:author="Stoycho Rusinov" w:date="2026-08-08T17:14:00Z">
                  <w:rPr>
                    <w:rFonts w:ascii="Cambria Math" w:hAnsi="Cambria Math" w:cstheme="minorHAnsi"/>
                  </w:rPr>
                </w:del>
              </m:ctrlPr>
            </m:sSubPr>
            <m:e>
              <m:r>
                <w:del w:id="1702" w:author="Stoycho Rusinov" w:date="2026-08-08T17:14:00Z">
                  <w:rPr>
                    <w:rFonts w:ascii="Cambria Math" w:hAnsi="Cambria Math" w:cstheme="minorHAnsi"/>
                  </w:rPr>
                  <m:t>γ</m:t>
                </w:del>
              </m:r>
            </m:e>
            <m:sub>
              <m:r>
                <w:del w:id="1703" w:author="Stoycho Rusinov" w:date="2026-08-08T17:14:00Z">
                  <w:rPr>
                    <w:rFonts w:ascii="Cambria Math" w:hAnsi="Cambria Math" w:cstheme="minorHAnsi"/>
                  </w:rPr>
                  <m:t>j</m:t>
                </w:del>
              </m:r>
            </m:sub>
          </m:sSub>
          <m:r>
            <w:del w:id="1704" w:author="Stoycho Rusinov" w:date="2026-08-08T17:14:00Z">
              <w:rPr>
                <w:rFonts w:ascii="Cambria Math" w:hAnsi="Cambria Math" w:cstheme="minorHAnsi"/>
              </w:rPr>
              <m:t>+</m:t>
            </w:del>
          </m:r>
          <m:sSub>
            <m:sSubPr>
              <m:ctrlPr>
                <w:del w:id="1705" w:author="Stoycho Rusinov" w:date="2026-08-08T17:14:00Z">
                  <w:rPr>
                    <w:rFonts w:ascii="Cambria Math" w:hAnsi="Cambria Math" w:cstheme="minorHAnsi"/>
                  </w:rPr>
                </w:del>
              </m:ctrlPr>
            </m:sSubPr>
            <m:e>
              <m:r>
                <w:del w:id="1706" w:author="Stoycho Rusinov" w:date="2026-08-08T17:14:00Z">
                  <w:rPr>
                    <w:rFonts w:ascii="Cambria Math" w:hAnsi="Cambria Math" w:cstheme="minorHAnsi"/>
                  </w:rPr>
                  <m:t>δ</m:t>
                </w:del>
              </m:r>
            </m:e>
            <m:sub>
              <m:r>
                <w:del w:id="1707" w:author="Stoycho Rusinov" w:date="2026-08-08T17:14:00Z">
                  <w:rPr>
                    <w:rFonts w:ascii="Cambria Math" w:hAnsi="Cambria Math" w:cstheme="minorHAnsi"/>
                  </w:rPr>
                  <m:t>t</m:t>
                </w:del>
              </m:r>
            </m:sub>
          </m:sSub>
          <m:r>
            <w:del w:id="1708" w:author="Stoycho Rusinov" w:date="2026-08-08T17:14:00Z">
              <w:rPr>
                <w:rFonts w:ascii="Cambria Math" w:hAnsi="Cambria Math" w:cstheme="minorHAnsi"/>
              </w:rPr>
              <m:t>-</m:t>
            </w:del>
          </m:r>
          <m:sSub>
            <m:sSubPr>
              <m:ctrlPr>
                <w:del w:id="1709" w:author="Stoycho Rusinov" w:date="2026-08-08T17:14:00Z">
                  <w:rPr>
                    <w:rFonts w:ascii="Cambria Math" w:hAnsi="Cambria Math" w:cstheme="minorHAnsi"/>
                  </w:rPr>
                </w:del>
              </m:ctrlPr>
            </m:sSubPr>
            <m:e>
              <m:r>
                <w:del w:id="1710" w:author="Stoycho Rusinov" w:date="2026-08-08T17:14:00Z">
                  <w:rPr>
                    <w:rFonts w:ascii="Cambria Math" w:hAnsi="Cambria Math" w:cstheme="minorHAnsi"/>
                  </w:rPr>
                  <m:t>η</m:t>
                </w:del>
              </m:r>
            </m:e>
            <m:sub>
              <m:r>
                <w:del w:id="1711" w:author="Stoycho Rusinov" w:date="2026-08-08T17:14:00Z">
                  <w:rPr>
                    <w:rFonts w:ascii="Cambria Math" w:hAnsi="Cambria Math" w:cstheme="minorHAnsi"/>
                  </w:rPr>
                  <m:t>j</m:t>
                </w:del>
              </m:r>
            </m:sub>
          </m:sSub>
          <m:d>
            <m:dPr>
              <m:ctrlPr>
                <w:del w:id="1712" w:author="Stoycho Rusinov" w:date="2026-08-08T17:14:00Z">
                  <w:rPr>
                    <w:rFonts w:ascii="Cambria Math" w:hAnsi="Cambria Math" w:cstheme="minorHAnsi"/>
                  </w:rPr>
                </w:del>
              </m:ctrlPr>
            </m:dPr>
            <m:e>
              <m:sSub>
                <m:sSubPr>
                  <m:ctrlPr>
                    <w:del w:id="1713" w:author="Stoycho Rusinov" w:date="2026-08-08T17:14:00Z">
                      <w:rPr>
                        <w:rFonts w:ascii="Cambria Math" w:hAnsi="Cambria Math" w:cstheme="minorHAnsi"/>
                      </w:rPr>
                    </w:del>
                  </m:ctrlPr>
                </m:sSubPr>
                <m:e>
                  <m:r>
                    <w:del w:id="1714" w:author="Stoycho Rusinov" w:date="2026-08-08T17:14:00Z">
                      <w:rPr>
                        <w:rFonts w:ascii="Cambria Math" w:hAnsi="Cambria Math" w:cstheme="minorHAnsi"/>
                      </w:rPr>
                      <m:t>ϕ</m:t>
                    </w:del>
                  </m:r>
                </m:e>
                <m:sub>
                  <m:r>
                    <w:del w:id="1715" w:author="Stoycho Rusinov" w:date="2026-08-08T17:14:00Z">
                      <w:rPr>
                        <w:rFonts w:ascii="Cambria Math" w:hAnsi="Cambria Math" w:cstheme="minorHAnsi"/>
                      </w:rPr>
                      <m:t>j</m:t>
                    </w:del>
                  </m:r>
                </m:sub>
              </m:sSub>
              <m:r>
                <w:del w:id="1716" w:author="Stoycho Rusinov" w:date="2026-08-08T17:14:00Z">
                  <w:rPr>
                    <w:rFonts w:ascii="Cambria Math" w:hAnsi="Cambria Math" w:cstheme="minorHAnsi"/>
                  </w:rPr>
                  <m:t>+</m:t>
                </w:del>
              </m:r>
              <m:sSub>
                <m:sSubPr>
                  <m:ctrlPr>
                    <w:del w:id="1717" w:author="Stoycho Rusinov" w:date="2026-08-08T17:14:00Z">
                      <w:rPr>
                        <w:rFonts w:ascii="Cambria Math" w:hAnsi="Cambria Math" w:cstheme="minorHAnsi"/>
                      </w:rPr>
                    </w:del>
                  </m:ctrlPr>
                </m:sSubPr>
                <m:e>
                  <m:r>
                    <w:del w:id="1718" w:author="Stoycho Rusinov" w:date="2026-08-08T17:14:00Z">
                      <w:rPr>
                        <w:rFonts w:ascii="Cambria Math" w:hAnsi="Cambria Math" w:cstheme="minorHAnsi"/>
                      </w:rPr>
                      <m:t>k</m:t>
                    </w:del>
                  </m:r>
                </m:e>
                <m:sub>
                  <m:r>
                    <w:del w:id="1719" w:author="Stoycho Rusinov" w:date="2026-08-08T17:14:00Z">
                      <w:rPr>
                        <w:rFonts w:ascii="Cambria Math" w:hAnsi="Cambria Math" w:cstheme="minorHAnsi"/>
                      </w:rPr>
                      <m:t>j</m:t>
                    </w:del>
                  </m:r>
                </m:sub>
              </m:sSub>
              <m:r>
                <w:del w:id="1720" w:author="Stoycho Rusinov" w:date="2026-08-08T17:14:00Z">
                  <w:rPr>
                    <w:rFonts w:ascii="Cambria Math" w:hAnsi="Cambria Math" w:cstheme="minorHAnsi"/>
                  </w:rPr>
                  <m:t xml:space="preserve"> </m:t>
                </w:del>
              </m:r>
              <m:sSub>
                <m:sSubPr>
                  <m:ctrlPr>
                    <w:del w:id="1721" w:author="Stoycho Rusinov" w:date="2026-08-08T17:14:00Z">
                      <w:rPr>
                        <w:rFonts w:ascii="Cambria Math" w:hAnsi="Cambria Math" w:cstheme="minorHAnsi"/>
                      </w:rPr>
                    </w:del>
                  </m:ctrlPr>
                </m:sSubPr>
                <m:e>
                  <m:r>
                    <w:del w:id="1722" w:author="Stoycho Rusinov" w:date="2026-08-08T17:14:00Z">
                      <w:rPr>
                        <w:rFonts w:ascii="Cambria Math" w:hAnsi="Cambria Math" w:cstheme="minorHAnsi"/>
                      </w:rPr>
                      <m:t>EU</m:t>
                    </w:del>
                  </m:r>
                </m:e>
                <m:sub>
                  <m:r>
                    <w:del w:id="1723" w:author="Stoycho Rusinov" w:date="2026-08-08T17:14:00Z">
                      <w:rPr>
                        <w:rFonts w:ascii="Cambria Math" w:hAnsi="Cambria Math" w:cstheme="minorHAnsi"/>
                      </w:rPr>
                      <m:t>j</m:t>
                    </w:del>
                  </m:r>
                </m:sub>
              </m:sSub>
              <m:d>
                <m:dPr>
                  <m:ctrlPr>
                    <w:del w:id="1724" w:author="Stoycho Rusinov" w:date="2026-08-08T17:14:00Z">
                      <w:rPr>
                        <w:rFonts w:ascii="Cambria Math" w:hAnsi="Cambria Math" w:cstheme="minorHAnsi"/>
                      </w:rPr>
                    </w:del>
                  </m:ctrlPr>
                </m:dPr>
                <m:e>
                  <m:sSub>
                    <m:sSubPr>
                      <m:ctrlPr>
                        <w:del w:id="1725" w:author="Stoycho Rusinov" w:date="2026-08-08T17:14:00Z">
                          <w:rPr>
                            <w:rFonts w:ascii="Cambria Math" w:hAnsi="Cambria Math" w:cstheme="minorHAnsi"/>
                          </w:rPr>
                        </w:del>
                      </m:ctrlPr>
                    </m:sSubPr>
                    <m:e>
                      <m:r>
                        <w:del w:id="1726" w:author="Stoycho Rusinov" w:date="2026-08-08T17:14:00Z">
                          <w:rPr>
                            <w:rFonts w:ascii="Cambria Math" w:hAnsi="Cambria Math" w:cstheme="minorHAnsi"/>
                          </w:rPr>
                          <m:t>Post</m:t>
                        </w:del>
                      </m:r>
                    </m:e>
                    <m:sub>
                      <m:r>
                        <w:del w:id="1727" w:author="Stoycho Rusinov" w:date="2026-08-08T17:14:00Z">
                          <w:rPr>
                            <w:rFonts w:ascii="Cambria Math" w:hAnsi="Cambria Math" w:cstheme="minorHAnsi"/>
                          </w:rPr>
                          <m:t>Brexit,t</m:t>
                        </w:del>
                      </m:r>
                    </m:sub>
                  </m:sSub>
                  <m:r>
                    <w:del w:id="1728" w:author="Stoycho Rusinov" w:date="2026-08-08T17:14:00Z">
                      <w:rPr>
                        <w:rFonts w:ascii="Cambria Math" w:hAnsi="Cambria Math" w:cstheme="minorHAnsi"/>
                      </w:rPr>
                      <m:t>+</m:t>
                    </w:del>
                  </m:r>
                  <m:sSub>
                    <m:sSubPr>
                      <m:ctrlPr>
                        <w:del w:id="1729" w:author="Stoycho Rusinov" w:date="2026-08-08T17:14:00Z">
                          <w:rPr>
                            <w:rFonts w:ascii="Cambria Math" w:hAnsi="Cambria Math" w:cstheme="minorHAnsi"/>
                          </w:rPr>
                        </w:del>
                      </m:ctrlPr>
                    </m:sSubPr>
                    <m:e>
                      <m:r>
                        <w:del w:id="1730" w:author="Stoycho Rusinov" w:date="2026-08-08T17:14:00Z">
                          <w:rPr>
                            <w:rFonts w:ascii="Cambria Math" w:hAnsi="Cambria Math" w:cstheme="minorHAnsi"/>
                          </w:rPr>
                          <m:t>Post</m:t>
                        </w:del>
                      </m:r>
                    </m:e>
                    <m:sub>
                      <m:r>
                        <w:del w:id="1731" w:author="Stoycho Rusinov" w:date="2026-08-08T17:14:00Z">
                          <w:rPr>
                            <w:rFonts w:ascii="Cambria Math" w:hAnsi="Cambria Math" w:cstheme="minorHAnsi"/>
                          </w:rPr>
                          <m:t>Covid,t</m:t>
                        </w:del>
                      </m:r>
                    </m:sub>
                  </m:sSub>
                </m:e>
              </m:d>
              <m:r>
                <w:del w:id="1732" w:author="Stoycho Rusinov" w:date="2026-08-08T17:14:00Z">
                  <w:rPr>
                    <w:rFonts w:ascii="Cambria Math" w:hAnsi="Cambria Math" w:cstheme="minorHAnsi"/>
                  </w:rPr>
                  <m:t>+</m:t>
                </w:del>
              </m:r>
              <m:sSub>
                <m:sSubPr>
                  <m:ctrlPr>
                    <w:del w:id="1733" w:author="Stoycho Rusinov" w:date="2026-08-08T17:14:00Z">
                      <w:rPr>
                        <w:rFonts w:ascii="Cambria Math" w:hAnsi="Cambria Math" w:cstheme="minorHAnsi"/>
                      </w:rPr>
                    </w:del>
                  </m:ctrlPr>
                </m:sSubPr>
                <m:e>
                  <m:r>
                    <w:del w:id="1734" w:author="Stoycho Rusinov" w:date="2026-08-08T17:14:00Z">
                      <w:rPr>
                        <w:rFonts w:ascii="Cambria Math" w:hAnsi="Cambria Math" w:cstheme="minorHAnsi"/>
                      </w:rPr>
                      <m:t>ν</m:t>
                    </w:del>
                  </m:r>
                </m:e>
                <m:sub>
                  <m:r>
                    <w:del w:id="1735" w:author="Stoycho Rusinov" w:date="2026-08-08T17:14:00Z">
                      <w:rPr>
                        <w:rFonts w:ascii="Cambria Math" w:hAnsi="Cambria Math" w:cstheme="minorHAnsi"/>
                      </w:rPr>
                      <m:t>j,t</m:t>
                    </w:del>
                  </m:r>
                </m:sub>
              </m:sSub>
            </m:e>
          </m:d>
          <m:r>
            <w:del w:id="1736" w:author="Stoycho Rusinov" w:date="2026-08-08T17:14:00Z">
              <w:rPr>
                <w:rFonts w:ascii="Cambria Math" w:hAnsi="Cambria Math" w:cstheme="minorHAnsi"/>
              </w:rPr>
              <m:t>+</m:t>
            </w:del>
          </m:r>
          <m:sSub>
            <m:sSubPr>
              <m:ctrlPr>
                <w:del w:id="1737" w:author="Stoycho Rusinov" w:date="2026-08-08T17:14:00Z">
                  <w:rPr>
                    <w:rFonts w:ascii="Cambria Math" w:hAnsi="Cambria Math" w:cstheme="minorHAnsi"/>
                  </w:rPr>
                </w:del>
              </m:ctrlPr>
            </m:sSubPr>
            <m:e>
              <m:r>
                <w:del w:id="1738" w:author="Stoycho Rusinov" w:date="2026-08-08T17:14:00Z">
                  <w:rPr>
                    <w:rFonts w:ascii="Cambria Math" w:hAnsi="Cambria Math" w:cstheme="minorHAnsi"/>
                  </w:rPr>
                  <m:t>ω</m:t>
                </w:del>
              </m:r>
            </m:e>
            <m:sub>
              <m:r>
                <w:del w:id="1739" w:author="Stoycho Rusinov" w:date="2026-08-08T17:14:00Z">
                  <w:rPr>
                    <w:rFonts w:ascii="Cambria Math" w:hAnsi="Cambria Math" w:cstheme="minorHAnsi"/>
                  </w:rPr>
                  <m:t>j</m:t>
                </w:del>
              </m:r>
            </m:sub>
          </m:sSub>
          <m:r>
            <w:del w:id="1740" w:author="Stoycho Rusinov" w:date="2026-08-08T17:14:00Z">
              <w:rPr>
                <w:rFonts w:ascii="Cambria Math" w:hAnsi="Cambria Math" w:cstheme="minorHAnsi"/>
              </w:rPr>
              <m:t xml:space="preserve"> </m:t>
            </w:del>
          </m:r>
          <m:d>
            <m:dPr>
              <m:ctrlPr>
                <w:del w:id="1741" w:author="Stoycho Rusinov" w:date="2026-08-08T17:14:00Z">
                  <w:rPr>
                    <w:rFonts w:ascii="Cambria Math" w:hAnsi="Cambria Math" w:cstheme="minorHAnsi"/>
                  </w:rPr>
                </w:del>
              </m:ctrlPr>
            </m:dPr>
            <m:e>
              <m:sSub>
                <m:sSubPr>
                  <m:ctrlPr>
                    <w:del w:id="1742" w:author="Stoycho Rusinov" w:date="2026-08-08T17:14:00Z">
                      <w:rPr>
                        <w:rFonts w:ascii="Cambria Math" w:hAnsi="Cambria Math" w:cstheme="minorHAnsi"/>
                      </w:rPr>
                    </w:del>
                  </m:ctrlPr>
                </m:sSubPr>
                <m:e>
                  <m:r>
                    <w:del w:id="1743" w:author="Stoycho Rusinov" w:date="2026-08-08T17:14:00Z">
                      <w:rPr>
                        <w:rFonts w:ascii="Cambria Math" w:hAnsi="Cambria Math" w:cstheme="minorHAnsi"/>
                      </w:rPr>
                      <m:t>EU</m:t>
                    </w:del>
                  </m:r>
                </m:e>
                <m:sub>
                  <m:r>
                    <w:del w:id="1744" w:author="Stoycho Rusinov" w:date="2026-08-08T17:14:00Z">
                      <w:rPr>
                        <w:rFonts w:ascii="Cambria Math" w:hAnsi="Cambria Math" w:cstheme="minorHAnsi"/>
                      </w:rPr>
                      <m:t>j</m:t>
                    </w:del>
                  </m:r>
                </m:sub>
              </m:sSub>
              <m:r>
                <w:del w:id="1745" w:author="Stoycho Rusinov" w:date="2026-08-08T17:14:00Z">
                  <w:rPr>
                    <w:rFonts w:ascii="Cambria Math" w:hAnsi="Cambria Math" w:cstheme="minorHAnsi"/>
                  </w:rPr>
                  <m:t>×</m:t>
                </w:del>
              </m:r>
              <m:sSub>
                <m:sSubPr>
                  <m:ctrlPr>
                    <w:del w:id="1746" w:author="Stoycho Rusinov" w:date="2026-08-08T17:14:00Z">
                      <w:rPr>
                        <w:rFonts w:ascii="Cambria Math" w:hAnsi="Cambria Math" w:cstheme="minorHAnsi"/>
                      </w:rPr>
                    </w:del>
                  </m:ctrlPr>
                </m:sSubPr>
                <m:e>
                  <m:r>
                    <w:del w:id="1747" w:author="Stoycho Rusinov" w:date="2026-08-08T17:14:00Z">
                      <w:rPr>
                        <w:rFonts w:ascii="Cambria Math" w:hAnsi="Cambria Math" w:cstheme="minorHAnsi"/>
                      </w:rPr>
                      <m:t>Post</m:t>
                    </w:del>
                  </m:r>
                </m:e>
                <m:sub>
                  <m:r>
                    <w:del w:id="1748" w:author="Stoycho Rusinov" w:date="2026-08-08T17:14:00Z">
                      <w:rPr>
                        <w:rFonts w:ascii="Cambria Math" w:hAnsi="Cambria Math" w:cstheme="minorHAnsi"/>
                      </w:rPr>
                      <m:t>Brexit,t</m:t>
                    </w:del>
                  </m:r>
                </m:sub>
              </m:sSub>
            </m:e>
          </m:d>
          <m:r>
            <w:del w:id="1749" w:author="Stoycho Rusinov" w:date="2026-08-08T17:14:00Z">
              <w:rPr>
                <w:rFonts w:ascii="Cambria Math" w:hAnsi="Cambria Math" w:cstheme="minorHAnsi"/>
              </w:rPr>
              <m:t>+</m:t>
            </w:del>
          </m:r>
          <m:sSub>
            <m:sSubPr>
              <m:ctrlPr>
                <w:del w:id="1750" w:author="Stoycho Rusinov" w:date="2026-08-08T17:14:00Z">
                  <w:rPr>
                    <w:rFonts w:ascii="Cambria Math" w:hAnsi="Cambria Math" w:cstheme="minorHAnsi"/>
                  </w:rPr>
                </w:del>
              </m:ctrlPr>
            </m:sSubPr>
            <m:e>
              <m:r>
                <w:del w:id="1751" w:author="Stoycho Rusinov" w:date="2026-08-08T17:14:00Z">
                  <w:rPr>
                    <w:rFonts w:ascii="Cambria Math" w:hAnsi="Cambria Math" w:cstheme="minorHAnsi"/>
                  </w:rPr>
                  <m:t>ε</m:t>
                </w:del>
              </m:r>
            </m:e>
            <m:sub>
              <m:r>
                <w:del w:id="1752" w:author="Stoycho Rusinov" w:date="2026-08-08T17:14:00Z">
                  <w:rPr>
                    <w:rFonts w:ascii="Cambria Math" w:hAnsi="Cambria Math" w:cstheme="minorHAnsi"/>
                  </w:rPr>
                  <m:t>j,t</m:t>
                </w:del>
              </m:r>
            </m:sub>
          </m:sSub>
        </m:oMath>
      </m:oMathPara>
    </w:p>
    <w:p w14:paraId="193A29A9" w14:textId="77777777" w:rsidR="00236015" w:rsidRPr="00C3586C" w:rsidRDefault="008B0A6B" w:rsidP="00C3586C">
      <w:pPr>
        <w:spacing w:line="360" w:lineRule="auto"/>
        <w:rPr>
          <w:del w:id="1753" w:author="Stoycho Rusinov" w:date="2026-08-08T17:14:00Z"/>
          <w:rFonts w:asciiTheme="minorHAnsi" w:hAnsiTheme="minorHAnsi" w:cstheme="minorHAnsi"/>
        </w:rPr>
      </w:pPr>
      <w:del w:id="1754" w:author="Stoycho Rusinov" w:date="2026-08-08T17:14:00Z">
        <w:r>
          <w:rPr>
            <w:rFonts w:asciiTheme="minorHAnsi" w:hAnsiTheme="minorHAnsi" w:cstheme="minorHAnsi"/>
          </w:rPr>
          <w:delText>Expanding:</w:delText>
        </w:r>
      </w:del>
    </w:p>
    <w:p w14:paraId="675D0A5D" w14:textId="77777777" w:rsidR="00236015" w:rsidRPr="00C3586C" w:rsidRDefault="00683078" w:rsidP="00C3586C">
      <w:pPr>
        <w:spacing w:before="120" w:line="360" w:lineRule="auto"/>
        <w:rPr>
          <w:del w:id="1755" w:author="Stoycho Rusinov" w:date="2026-08-08T17:14:00Z"/>
          <w:rFonts w:asciiTheme="minorHAnsi" w:hAnsiTheme="minorHAnsi" w:cstheme="minorHAnsi"/>
        </w:rPr>
      </w:pPr>
      <m:oMathPara>
        <m:oMath>
          <m:func>
            <m:funcPr>
              <m:ctrlPr>
                <w:del w:id="1756" w:author="Stoycho Rusinov" w:date="2026-08-08T17:14:00Z">
                  <w:rPr>
                    <w:rFonts w:ascii="Cambria Math" w:hAnsi="Cambria Math" w:cstheme="minorHAnsi"/>
                  </w:rPr>
                </w:del>
              </m:ctrlPr>
            </m:funcPr>
            <m:fName>
              <m:r>
                <w:del w:id="1757" w:author="Stoycho Rusinov" w:date="2026-08-08T17:14:00Z">
                  <w:rPr>
                    <w:rFonts w:ascii="Cambria Math" w:hAnsi="Cambria Math" w:cstheme="minorHAnsi"/>
                  </w:rPr>
                  <m:t>log</m:t>
                </w:del>
              </m:r>
            </m:fName>
            <m:e>
              <m:sSub>
                <m:sSubPr>
                  <m:ctrlPr>
                    <w:del w:id="1758" w:author="Stoycho Rusinov" w:date="2026-08-08T17:14:00Z">
                      <w:rPr>
                        <w:rFonts w:ascii="Cambria Math" w:hAnsi="Cambria Math" w:cstheme="minorHAnsi"/>
                      </w:rPr>
                    </w:del>
                  </m:ctrlPr>
                </m:sSubPr>
                <m:e>
                  <m:r>
                    <w:del w:id="1759" w:author="Stoycho Rusinov" w:date="2026-08-08T17:14:00Z">
                      <w:rPr>
                        <w:rFonts w:ascii="Cambria Math" w:hAnsi="Cambria Math" w:cstheme="minorHAnsi"/>
                      </w:rPr>
                      <m:t>Q</m:t>
                    </w:del>
                  </m:r>
                </m:e>
                <m:sub>
                  <m:r>
                    <w:del w:id="1760" w:author="Stoycho Rusinov" w:date="2026-08-08T17:14:00Z">
                      <w:rPr>
                        <w:rFonts w:ascii="Cambria Math" w:hAnsi="Cambria Math" w:cstheme="minorHAnsi"/>
                      </w:rPr>
                      <m:t>j,t</m:t>
                    </w:del>
                  </m:r>
                </m:sub>
              </m:sSub>
            </m:e>
          </m:func>
          <m:r>
            <w:del w:id="1761" w:author="Stoycho Rusinov" w:date="2026-08-08T17:14:00Z">
              <w:rPr>
                <w:rFonts w:ascii="Cambria Math" w:hAnsi="Cambria Math" w:cstheme="minorHAnsi"/>
              </w:rPr>
              <m:t>=</m:t>
            </w:del>
          </m:r>
          <m:sSub>
            <m:sSubPr>
              <m:ctrlPr>
                <w:del w:id="1762" w:author="Stoycho Rusinov" w:date="2026-08-08T17:14:00Z">
                  <w:rPr>
                    <w:rFonts w:ascii="Cambria Math" w:hAnsi="Cambria Math" w:cstheme="minorHAnsi"/>
                  </w:rPr>
                </w:del>
              </m:ctrlPr>
            </m:sSubPr>
            <m:e>
              <m:r>
                <w:del w:id="1763" w:author="Stoycho Rusinov" w:date="2026-08-08T17:14:00Z">
                  <w:rPr>
                    <w:rFonts w:ascii="Cambria Math" w:hAnsi="Cambria Math" w:cstheme="minorHAnsi"/>
                  </w:rPr>
                  <m:t>γ</m:t>
                </w:del>
              </m:r>
            </m:e>
            <m:sub>
              <m:r>
                <w:del w:id="1764" w:author="Stoycho Rusinov" w:date="2026-08-08T17:14:00Z">
                  <w:rPr>
                    <w:rFonts w:ascii="Cambria Math" w:hAnsi="Cambria Math" w:cstheme="minorHAnsi"/>
                  </w:rPr>
                  <m:t>j</m:t>
                </w:del>
              </m:r>
            </m:sub>
          </m:sSub>
          <m:r>
            <w:del w:id="1765" w:author="Stoycho Rusinov" w:date="2026-08-08T17:14:00Z">
              <w:rPr>
                <w:rFonts w:ascii="Cambria Math" w:hAnsi="Cambria Math" w:cstheme="minorHAnsi"/>
              </w:rPr>
              <m:t>-</m:t>
            </w:del>
          </m:r>
          <m:sSub>
            <m:sSubPr>
              <m:ctrlPr>
                <w:del w:id="1766" w:author="Stoycho Rusinov" w:date="2026-08-08T17:14:00Z">
                  <w:rPr>
                    <w:rFonts w:ascii="Cambria Math" w:hAnsi="Cambria Math" w:cstheme="minorHAnsi"/>
                  </w:rPr>
                </w:del>
              </m:ctrlPr>
            </m:sSubPr>
            <m:e>
              <m:r>
                <w:del w:id="1767" w:author="Stoycho Rusinov" w:date="2026-08-08T17:14:00Z">
                  <w:rPr>
                    <w:rFonts w:ascii="Cambria Math" w:hAnsi="Cambria Math" w:cstheme="minorHAnsi"/>
                  </w:rPr>
                  <m:t>η</m:t>
                </w:del>
              </m:r>
            </m:e>
            <m:sub>
              <m:r>
                <w:del w:id="1768" w:author="Stoycho Rusinov" w:date="2026-08-08T17:14:00Z">
                  <w:rPr>
                    <w:rFonts w:ascii="Cambria Math" w:hAnsi="Cambria Math" w:cstheme="minorHAnsi"/>
                  </w:rPr>
                  <m:t>j</m:t>
                </w:del>
              </m:r>
            </m:sub>
          </m:sSub>
          <m:sSub>
            <m:sSubPr>
              <m:ctrlPr>
                <w:del w:id="1769" w:author="Stoycho Rusinov" w:date="2026-08-08T17:14:00Z">
                  <w:rPr>
                    <w:rFonts w:ascii="Cambria Math" w:hAnsi="Cambria Math" w:cstheme="minorHAnsi"/>
                  </w:rPr>
                </w:del>
              </m:ctrlPr>
            </m:sSubPr>
            <m:e>
              <m:r>
                <w:del w:id="1770" w:author="Stoycho Rusinov" w:date="2026-08-08T17:14:00Z">
                  <w:rPr>
                    <w:rFonts w:ascii="Cambria Math" w:hAnsi="Cambria Math" w:cstheme="minorHAnsi"/>
                  </w:rPr>
                  <m:t>ϕ</m:t>
                </w:del>
              </m:r>
            </m:e>
            <m:sub>
              <m:r>
                <w:del w:id="1771" w:author="Stoycho Rusinov" w:date="2026-08-08T17:14:00Z">
                  <w:rPr>
                    <w:rFonts w:ascii="Cambria Math" w:hAnsi="Cambria Math" w:cstheme="minorHAnsi"/>
                  </w:rPr>
                  <m:t>j</m:t>
                </w:del>
              </m:r>
            </m:sub>
          </m:sSub>
          <m:r>
            <w:del w:id="1772" w:author="Stoycho Rusinov" w:date="2026-08-08T17:14:00Z">
              <w:rPr>
                <w:rFonts w:ascii="Cambria Math" w:hAnsi="Cambria Math" w:cstheme="minorHAnsi"/>
              </w:rPr>
              <m:t>+</m:t>
            </w:del>
          </m:r>
          <m:sSub>
            <m:sSubPr>
              <m:ctrlPr>
                <w:del w:id="1773" w:author="Stoycho Rusinov" w:date="2026-08-08T17:14:00Z">
                  <w:rPr>
                    <w:rFonts w:ascii="Cambria Math" w:hAnsi="Cambria Math" w:cstheme="minorHAnsi"/>
                  </w:rPr>
                </w:del>
              </m:ctrlPr>
            </m:sSubPr>
            <m:e>
              <m:r>
                <w:del w:id="1774" w:author="Stoycho Rusinov" w:date="2026-08-08T17:14:00Z">
                  <w:rPr>
                    <w:rFonts w:ascii="Cambria Math" w:hAnsi="Cambria Math" w:cstheme="minorHAnsi"/>
                  </w:rPr>
                  <m:t>δ</m:t>
                </w:del>
              </m:r>
            </m:e>
            <m:sub>
              <m:r>
                <w:del w:id="1775" w:author="Stoycho Rusinov" w:date="2026-08-08T17:14:00Z">
                  <w:rPr>
                    <w:rFonts w:ascii="Cambria Math" w:hAnsi="Cambria Math" w:cstheme="minorHAnsi"/>
                  </w:rPr>
                  <m:t>t</m:t>
                </w:del>
              </m:r>
            </m:sub>
          </m:sSub>
          <m:r>
            <w:del w:id="1776" w:author="Stoycho Rusinov" w:date="2026-08-08T17:14:00Z">
              <w:rPr>
                <w:rFonts w:ascii="Cambria Math" w:hAnsi="Cambria Math" w:cstheme="minorHAnsi"/>
              </w:rPr>
              <m:t>-</m:t>
            </w:del>
          </m:r>
          <m:sSub>
            <m:sSubPr>
              <m:ctrlPr>
                <w:del w:id="1777" w:author="Stoycho Rusinov" w:date="2026-08-08T17:14:00Z">
                  <w:rPr>
                    <w:rFonts w:ascii="Cambria Math" w:hAnsi="Cambria Math" w:cstheme="minorHAnsi"/>
                  </w:rPr>
                </w:del>
              </m:ctrlPr>
            </m:sSubPr>
            <m:e>
              <m:r>
                <w:del w:id="1778" w:author="Stoycho Rusinov" w:date="2026-08-08T17:14:00Z">
                  <w:rPr>
                    <w:rFonts w:ascii="Cambria Math" w:hAnsi="Cambria Math" w:cstheme="minorHAnsi"/>
                  </w:rPr>
                  <m:t>η</m:t>
                </w:del>
              </m:r>
            </m:e>
            <m:sub>
              <m:r>
                <w:del w:id="1779" w:author="Stoycho Rusinov" w:date="2026-08-08T17:14:00Z">
                  <w:rPr>
                    <w:rFonts w:ascii="Cambria Math" w:hAnsi="Cambria Math" w:cstheme="minorHAnsi"/>
                  </w:rPr>
                  <m:t>j</m:t>
                </w:del>
              </m:r>
            </m:sub>
          </m:sSub>
          <m:sSub>
            <m:sSubPr>
              <m:ctrlPr>
                <w:del w:id="1780" w:author="Stoycho Rusinov" w:date="2026-08-08T17:14:00Z">
                  <w:rPr>
                    <w:rFonts w:ascii="Cambria Math" w:hAnsi="Cambria Math" w:cstheme="minorHAnsi"/>
                  </w:rPr>
                </w:del>
              </m:ctrlPr>
            </m:sSubPr>
            <m:e>
              <m:r>
                <w:del w:id="1781" w:author="Stoycho Rusinov" w:date="2026-08-08T17:14:00Z">
                  <w:rPr>
                    <w:rFonts w:ascii="Cambria Math" w:hAnsi="Cambria Math" w:cstheme="minorHAnsi"/>
                  </w:rPr>
                  <m:t>k</m:t>
                </w:del>
              </m:r>
            </m:e>
            <m:sub>
              <m:r>
                <w:del w:id="1782" w:author="Stoycho Rusinov" w:date="2026-08-08T17:14:00Z">
                  <w:rPr>
                    <w:rFonts w:ascii="Cambria Math" w:hAnsi="Cambria Math" w:cstheme="minorHAnsi"/>
                  </w:rPr>
                  <m:t>j</m:t>
                </w:del>
              </m:r>
            </m:sub>
          </m:sSub>
          <m:d>
            <m:dPr>
              <m:ctrlPr>
                <w:del w:id="1783" w:author="Stoycho Rusinov" w:date="2026-08-08T17:14:00Z">
                  <w:rPr>
                    <w:rFonts w:ascii="Cambria Math" w:hAnsi="Cambria Math" w:cstheme="minorHAnsi"/>
                  </w:rPr>
                </w:del>
              </m:ctrlPr>
            </m:dPr>
            <m:e>
              <m:sSub>
                <m:sSubPr>
                  <m:ctrlPr>
                    <w:del w:id="1784" w:author="Stoycho Rusinov" w:date="2026-08-08T17:14:00Z">
                      <w:rPr>
                        <w:rFonts w:ascii="Cambria Math" w:hAnsi="Cambria Math" w:cstheme="minorHAnsi"/>
                      </w:rPr>
                    </w:del>
                  </m:ctrlPr>
                </m:sSubPr>
                <m:e>
                  <m:r>
                    <w:del w:id="1785" w:author="Stoycho Rusinov" w:date="2026-08-08T17:14:00Z">
                      <w:rPr>
                        <w:rFonts w:ascii="Cambria Math" w:hAnsi="Cambria Math" w:cstheme="minorHAnsi"/>
                      </w:rPr>
                      <m:t>EU</m:t>
                    </w:del>
                  </m:r>
                </m:e>
                <m:sub>
                  <m:r>
                    <w:del w:id="1786" w:author="Stoycho Rusinov" w:date="2026-08-08T17:14:00Z">
                      <w:rPr>
                        <w:rFonts w:ascii="Cambria Math" w:hAnsi="Cambria Math" w:cstheme="minorHAnsi"/>
                      </w:rPr>
                      <m:t>j</m:t>
                    </w:del>
                  </m:r>
                </m:sub>
              </m:sSub>
              <m:r>
                <w:del w:id="1787" w:author="Stoycho Rusinov" w:date="2026-08-08T17:14:00Z">
                  <w:rPr>
                    <w:rFonts w:ascii="Cambria Math" w:hAnsi="Cambria Math" w:cstheme="minorHAnsi"/>
                  </w:rPr>
                  <m:t>×</m:t>
                </w:del>
              </m:r>
              <m:sSub>
                <m:sSubPr>
                  <m:ctrlPr>
                    <w:del w:id="1788" w:author="Stoycho Rusinov" w:date="2026-08-08T17:14:00Z">
                      <w:rPr>
                        <w:rFonts w:ascii="Cambria Math" w:hAnsi="Cambria Math" w:cstheme="minorHAnsi"/>
                      </w:rPr>
                    </w:del>
                  </m:ctrlPr>
                </m:sSubPr>
                <m:e>
                  <m:r>
                    <w:del w:id="1789" w:author="Stoycho Rusinov" w:date="2026-08-08T17:14:00Z">
                      <w:rPr>
                        <w:rFonts w:ascii="Cambria Math" w:hAnsi="Cambria Math" w:cstheme="minorHAnsi"/>
                      </w:rPr>
                      <m:t>Post</m:t>
                    </w:del>
                  </m:r>
                </m:e>
                <m:sub>
                  <m:r>
                    <w:del w:id="1790" w:author="Stoycho Rusinov" w:date="2026-08-08T17:14:00Z">
                      <w:rPr>
                        <w:rFonts w:ascii="Cambria Math" w:hAnsi="Cambria Math" w:cstheme="minorHAnsi"/>
                      </w:rPr>
                      <m:t>Brexit,t</m:t>
                    </w:del>
                  </m:r>
                </m:sub>
              </m:sSub>
            </m:e>
          </m:d>
          <m:r>
            <w:del w:id="1791" w:author="Stoycho Rusinov" w:date="2026-08-08T17:14:00Z">
              <w:rPr>
                <w:rFonts w:ascii="Cambria Math" w:hAnsi="Cambria Math" w:cstheme="minorHAnsi"/>
              </w:rPr>
              <m:t>-</m:t>
            </w:del>
          </m:r>
          <m:sSub>
            <m:sSubPr>
              <m:ctrlPr>
                <w:del w:id="1792" w:author="Stoycho Rusinov" w:date="2026-08-08T17:14:00Z">
                  <w:rPr>
                    <w:rFonts w:ascii="Cambria Math" w:hAnsi="Cambria Math" w:cstheme="minorHAnsi"/>
                  </w:rPr>
                </w:del>
              </m:ctrlPr>
            </m:sSubPr>
            <m:e>
              <m:r>
                <w:del w:id="1793" w:author="Stoycho Rusinov" w:date="2026-08-08T17:14:00Z">
                  <w:rPr>
                    <w:rFonts w:ascii="Cambria Math" w:hAnsi="Cambria Math" w:cstheme="minorHAnsi"/>
                  </w:rPr>
                  <m:t>η</m:t>
                </w:del>
              </m:r>
            </m:e>
            <m:sub>
              <m:r>
                <w:del w:id="1794" w:author="Stoycho Rusinov" w:date="2026-08-08T17:14:00Z">
                  <w:rPr>
                    <w:rFonts w:ascii="Cambria Math" w:hAnsi="Cambria Math" w:cstheme="minorHAnsi"/>
                  </w:rPr>
                  <m:t>j</m:t>
                </w:del>
              </m:r>
            </m:sub>
          </m:sSub>
          <m:sSub>
            <m:sSubPr>
              <m:ctrlPr>
                <w:del w:id="1795" w:author="Stoycho Rusinov" w:date="2026-08-08T17:14:00Z">
                  <w:rPr>
                    <w:rFonts w:ascii="Cambria Math" w:hAnsi="Cambria Math" w:cstheme="minorHAnsi"/>
                  </w:rPr>
                </w:del>
              </m:ctrlPr>
            </m:sSubPr>
            <m:e>
              <m:r>
                <w:del w:id="1796" w:author="Stoycho Rusinov" w:date="2026-08-08T17:14:00Z">
                  <w:rPr>
                    <w:rFonts w:ascii="Cambria Math" w:hAnsi="Cambria Math" w:cstheme="minorHAnsi"/>
                  </w:rPr>
                  <m:t>k</m:t>
                </w:del>
              </m:r>
            </m:e>
            <m:sub>
              <m:r>
                <w:del w:id="1797" w:author="Stoycho Rusinov" w:date="2026-08-08T17:14:00Z">
                  <w:rPr>
                    <w:rFonts w:ascii="Cambria Math" w:hAnsi="Cambria Math" w:cstheme="minorHAnsi"/>
                  </w:rPr>
                  <m:t>j</m:t>
                </w:del>
              </m:r>
            </m:sub>
          </m:sSub>
          <m:d>
            <m:dPr>
              <m:ctrlPr>
                <w:del w:id="1798" w:author="Stoycho Rusinov" w:date="2026-08-08T17:14:00Z">
                  <w:rPr>
                    <w:rFonts w:ascii="Cambria Math" w:hAnsi="Cambria Math" w:cstheme="minorHAnsi"/>
                  </w:rPr>
                </w:del>
              </m:ctrlPr>
            </m:dPr>
            <m:e>
              <m:sSub>
                <m:sSubPr>
                  <m:ctrlPr>
                    <w:del w:id="1799" w:author="Stoycho Rusinov" w:date="2026-08-08T17:14:00Z">
                      <w:rPr>
                        <w:rFonts w:ascii="Cambria Math" w:hAnsi="Cambria Math" w:cstheme="minorHAnsi"/>
                      </w:rPr>
                    </w:del>
                  </m:ctrlPr>
                </m:sSubPr>
                <m:e>
                  <m:r>
                    <w:del w:id="1800" w:author="Stoycho Rusinov" w:date="2026-08-08T17:14:00Z">
                      <w:rPr>
                        <w:rFonts w:ascii="Cambria Math" w:hAnsi="Cambria Math" w:cstheme="minorHAnsi"/>
                      </w:rPr>
                      <m:t>EU</m:t>
                    </w:del>
                  </m:r>
                </m:e>
                <m:sub>
                  <m:r>
                    <w:del w:id="1801" w:author="Stoycho Rusinov" w:date="2026-08-08T17:14:00Z">
                      <w:rPr>
                        <w:rFonts w:ascii="Cambria Math" w:hAnsi="Cambria Math" w:cstheme="minorHAnsi"/>
                      </w:rPr>
                      <m:t>j</m:t>
                    </w:del>
                  </m:r>
                </m:sub>
              </m:sSub>
              <m:r>
                <w:del w:id="1802" w:author="Stoycho Rusinov" w:date="2026-08-08T17:14:00Z">
                  <w:rPr>
                    <w:rFonts w:ascii="Cambria Math" w:hAnsi="Cambria Math" w:cstheme="minorHAnsi"/>
                  </w:rPr>
                  <m:t>×</m:t>
                </w:del>
              </m:r>
              <m:sSub>
                <m:sSubPr>
                  <m:ctrlPr>
                    <w:del w:id="1803" w:author="Stoycho Rusinov" w:date="2026-08-08T17:14:00Z">
                      <w:rPr>
                        <w:rFonts w:ascii="Cambria Math" w:hAnsi="Cambria Math" w:cstheme="minorHAnsi"/>
                      </w:rPr>
                    </w:del>
                  </m:ctrlPr>
                </m:sSubPr>
                <m:e>
                  <m:r>
                    <w:del w:id="1804" w:author="Stoycho Rusinov" w:date="2026-08-08T17:14:00Z">
                      <w:rPr>
                        <w:rFonts w:ascii="Cambria Math" w:hAnsi="Cambria Math" w:cstheme="minorHAnsi"/>
                      </w:rPr>
                      <m:t>Post</m:t>
                    </w:del>
                  </m:r>
                </m:e>
                <m:sub>
                  <m:r>
                    <w:del w:id="1805" w:author="Stoycho Rusinov" w:date="2026-08-08T17:14:00Z">
                      <w:rPr>
                        <w:rFonts w:ascii="Cambria Math" w:hAnsi="Cambria Math" w:cstheme="minorHAnsi"/>
                      </w:rPr>
                      <m:t>Covid,t</m:t>
                    </w:del>
                  </m:r>
                </m:sub>
              </m:sSub>
            </m:e>
          </m:d>
          <m:r>
            <w:del w:id="1806" w:author="Stoycho Rusinov" w:date="2026-08-08T17:14:00Z">
              <w:rPr>
                <w:rFonts w:ascii="Cambria Math" w:hAnsi="Cambria Math" w:cstheme="minorHAnsi"/>
              </w:rPr>
              <m:t>+</m:t>
            </w:del>
          </m:r>
          <m:sSub>
            <m:sSubPr>
              <m:ctrlPr>
                <w:del w:id="1807" w:author="Stoycho Rusinov" w:date="2026-08-08T17:14:00Z">
                  <w:rPr>
                    <w:rFonts w:ascii="Cambria Math" w:hAnsi="Cambria Math" w:cstheme="minorHAnsi"/>
                  </w:rPr>
                </w:del>
              </m:ctrlPr>
            </m:sSubPr>
            <m:e>
              <m:r>
                <w:del w:id="1808" w:author="Stoycho Rusinov" w:date="2026-08-08T17:14:00Z">
                  <w:rPr>
                    <w:rFonts w:ascii="Cambria Math" w:hAnsi="Cambria Math" w:cstheme="minorHAnsi"/>
                  </w:rPr>
                  <m:t>ω</m:t>
                </w:del>
              </m:r>
            </m:e>
            <m:sub>
              <m:r>
                <w:del w:id="1809" w:author="Stoycho Rusinov" w:date="2026-08-08T17:14:00Z">
                  <w:rPr>
                    <w:rFonts w:ascii="Cambria Math" w:hAnsi="Cambria Math" w:cstheme="minorHAnsi"/>
                  </w:rPr>
                  <m:t>j</m:t>
                </w:del>
              </m:r>
            </m:sub>
          </m:sSub>
          <m:d>
            <m:dPr>
              <m:ctrlPr>
                <w:del w:id="1810" w:author="Stoycho Rusinov" w:date="2026-08-08T17:14:00Z">
                  <w:rPr>
                    <w:rFonts w:ascii="Cambria Math" w:hAnsi="Cambria Math" w:cstheme="minorHAnsi"/>
                  </w:rPr>
                </w:del>
              </m:ctrlPr>
            </m:dPr>
            <m:e>
              <m:sSub>
                <m:sSubPr>
                  <m:ctrlPr>
                    <w:del w:id="1811" w:author="Stoycho Rusinov" w:date="2026-08-08T17:14:00Z">
                      <w:rPr>
                        <w:rFonts w:ascii="Cambria Math" w:hAnsi="Cambria Math" w:cstheme="minorHAnsi"/>
                      </w:rPr>
                    </w:del>
                  </m:ctrlPr>
                </m:sSubPr>
                <m:e>
                  <m:r>
                    <w:del w:id="1812" w:author="Stoycho Rusinov" w:date="2026-08-08T17:14:00Z">
                      <w:rPr>
                        <w:rFonts w:ascii="Cambria Math" w:hAnsi="Cambria Math" w:cstheme="minorHAnsi"/>
                      </w:rPr>
                      <m:t>EU</m:t>
                    </w:del>
                  </m:r>
                </m:e>
                <m:sub>
                  <m:r>
                    <w:del w:id="1813" w:author="Stoycho Rusinov" w:date="2026-08-08T17:14:00Z">
                      <w:rPr>
                        <w:rFonts w:ascii="Cambria Math" w:hAnsi="Cambria Math" w:cstheme="minorHAnsi"/>
                      </w:rPr>
                      <m:t>j</m:t>
                    </w:del>
                  </m:r>
                </m:sub>
              </m:sSub>
              <m:r>
                <w:del w:id="1814" w:author="Stoycho Rusinov" w:date="2026-08-08T17:14:00Z">
                  <w:rPr>
                    <w:rFonts w:ascii="Cambria Math" w:hAnsi="Cambria Math" w:cstheme="minorHAnsi"/>
                  </w:rPr>
                  <m:t>⋅</m:t>
                </w:del>
              </m:r>
              <m:sSub>
                <m:sSubPr>
                  <m:ctrlPr>
                    <w:del w:id="1815" w:author="Stoycho Rusinov" w:date="2026-08-08T17:14:00Z">
                      <w:rPr>
                        <w:rFonts w:ascii="Cambria Math" w:hAnsi="Cambria Math" w:cstheme="minorHAnsi"/>
                      </w:rPr>
                    </w:del>
                  </m:ctrlPr>
                </m:sSubPr>
                <m:e>
                  <m:r>
                    <w:del w:id="1816" w:author="Stoycho Rusinov" w:date="2026-08-08T17:14:00Z">
                      <w:rPr>
                        <w:rFonts w:ascii="Cambria Math" w:hAnsi="Cambria Math" w:cstheme="minorHAnsi"/>
                      </w:rPr>
                      <m:t>Post</m:t>
                    </w:del>
                  </m:r>
                </m:e>
                <m:sub>
                  <m:r>
                    <w:del w:id="1817" w:author="Stoycho Rusinov" w:date="2026-08-08T17:14:00Z">
                      <w:rPr>
                        <w:rFonts w:ascii="Cambria Math" w:hAnsi="Cambria Math" w:cstheme="minorHAnsi"/>
                      </w:rPr>
                      <m:t>Brexit,t</m:t>
                    </w:del>
                  </m:r>
                </m:sub>
              </m:sSub>
            </m:e>
          </m:d>
          <m:r>
            <w:del w:id="1818" w:author="Stoycho Rusinov" w:date="2026-08-08T17:14:00Z">
              <w:rPr>
                <w:rFonts w:ascii="Cambria Math" w:hAnsi="Cambria Math" w:cstheme="minorHAnsi"/>
              </w:rPr>
              <m:t>+</m:t>
            </w:del>
          </m:r>
          <m:sSub>
            <m:sSubPr>
              <m:ctrlPr>
                <w:del w:id="1819" w:author="Stoycho Rusinov" w:date="2026-08-08T17:14:00Z">
                  <w:rPr>
                    <w:rFonts w:ascii="Cambria Math" w:hAnsi="Cambria Math" w:cstheme="minorHAnsi"/>
                  </w:rPr>
                </w:del>
              </m:ctrlPr>
            </m:sSubPr>
            <m:e>
              <m:r>
                <w:del w:id="1820" w:author="Stoycho Rusinov" w:date="2026-08-08T17:14:00Z">
                  <w:rPr>
                    <w:rFonts w:ascii="Cambria Math" w:hAnsi="Cambria Math" w:cstheme="minorHAnsi"/>
                  </w:rPr>
                  <m:t>ε</m:t>
                </w:del>
              </m:r>
            </m:e>
            <m:sub>
              <m:r>
                <w:del w:id="1821" w:author="Stoycho Rusinov" w:date="2026-08-08T17:14:00Z">
                  <w:rPr>
                    <w:rFonts w:ascii="Cambria Math" w:hAnsi="Cambria Math" w:cstheme="minorHAnsi"/>
                  </w:rPr>
                  <m:t>j,t</m:t>
                </w:del>
              </m:r>
            </m:sub>
          </m:sSub>
        </m:oMath>
      </m:oMathPara>
    </w:p>
    <w:p w14:paraId="7763870B" w14:textId="77777777" w:rsidR="00236015" w:rsidRPr="00C3586C" w:rsidRDefault="008B0A6B" w:rsidP="00C3586C">
      <w:pPr>
        <w:spacing w:line="360" w:lineRule="auto"/>
        <w:rPr>
          <w:del w:id="1822" w:author="Stoycho Rusinov" w:date="2026-08-08T17:14:00Z"/>
          <w:rFonts w:asciiTheme="minorHAnsi" w:hAnsiTheme="minorHAnsi" w:cstheme="minorHAnsi"/>
        </w:rPr>
      </w:pPr>
      <w:del w:id="1823" w:author="Stoycho Rusinov" w:date="2026-08-08T17:14:00Z">
        <w:r>
          <w:rPr>
            <w:rFonts w:asciiTheme="minorHAnsi" w:hAnsiTheme="minorHAnsi" w:cstheme="minorHAnsi"/>
          </w:rPr>
          <w:delText>Which simplifies to the saturated specification:</w:delText>
        </w:r>
      </w:del>
    </w:p>
    <w:p w14:paraId="4040BB77" w14:textId="77777777" w:rsidR="00236015" w:rsidRPr="00C3586C" w:rsidRDefault="00683078" w:rsidP="00C3586C">
      <w:pPr>
        <w:spacing w:before="120" w:line="360" w:lineRule="auto"/>
        <w:rPr>
          <w:del w:id="1824" w:author="Stoycho Rusinov" w:date="2026-08-08T17:14:00Z"/>
          <w:rFonts w:asciiTheme="minorHAnsi" w:hAnsiTheme="minorHAnsi" w:cstheme="minorHAnsi"/>
        </w:rPr>
      </w:pPr>
      <m:oMathPara>
        <m:oMath>
          <m:func>
            <m:funcPr>
              <m:ctrlPr>
                <w:del w:id="1825" w:author="Stoycho Rusinov" w:date="2026-08-08T17:14:00Z">
                  <w:rPr>
                    <w:rFonts w:ascii="Cambria Math" w:hAnsi="Cambria Math" w:cstheme="minorHAnsi"/>
                  </w:rPr>
                </w:del>
              </m:ctrlPr>
            </m:funcPr>
            <m:fName>
              <m:r>
                <w:del w:id="1826" w:author="Stoycho Rusinov" w:date="2026-08-08T17:14:00Z">
                  <w:rPr>
                    <w:rFonts w:ascii="Cambria Math" w:hAnsi="Cambria Math" w:cstheme="minorHAnsi"/>
                  </w:rPr>
                  <m:t>log</m:t>
                </w:del>
              </m:r>
            </m:fName>
            <m:e>
              <m:sSub>
                <m:sSubPr>
                  <m:ctrlPr>
                    <w:del w:id="1827" w:author="Stoycho Rusinov" w:date="2026-08-08T17:14:00Z">
                      <w:rPr>
                        <w:rFonts w:ascii="Cambria Math" w:hAnsi="Cambria Math" w:cstheme="minorHAnsi"/>
                      </w:rPr>
                    </w:del>
                  </m:ctrlPr>
                </m:sSubPr>
                <m:e>
                  <m:r>
                    <w:del w:id="1828" w:author="Stoycho Rusinov" w:date="2026-08-08T17:14:00Z">
                      <w:rPr>
                        <w:rFonts w:ascii="Cambria Math" w:hAnsi="Cambria Math" w:cstheme="minorHAnsi"/>
                      </w:rPr>
                      <m:t>Q</m:t>
                    </w:del>
                  </m:r>
                </m:e>
                <m:sub>
                  <m:r>
                    <w:del w:id="1829" w:author="Stoycho Rusinov" w:date="2026-08-08T17:14:00Z">
                      <w:rPr>
                        <w:rFonts w:ascii="Cambria Math" w:hAnsi="Cambria Math" w:cstheme="minorHAnsi"/>
                      </w:rPr>
                      <m:t>j,t</m:t>
                    </w:del>
                  </m:r>
                </m:sub>
              </m:sSub>
            </m:e>
          </m:func>
          <m:r>
            <w:del w:id="1830" w:author="Stoycho Rusinov" w:date="2026-08-08T17:14:00Z">
              <w:rPr>
                <w:rFonts w:ascii="Cambria Math" w:hAnsi="Cambria Math" w:cstheme="minorHAnsi"/>
              </w:rPr>
              <m:t>=</m:t>
            </w:del>
          </m:r>
          <m:sSub>
            <m:sSubPr>
              <m:ctrlPr>
                <w:del w:id="1831" w:author="Stoycho Rusinov" w:date="2026-08-08T17:14:00Z">
                  <w:rPr>
                    <w:rFonts w:ascii="Cambria Math" w:hAnsi="Cambria Math" w:cstheme="minorHAnsi"/>
                  </w:rPr>
                </w:del>
              </m:ctrlPr>
            </m:sSubPr>
            <m:e>
              <m:r>
                <w:del w:id="1832" w:author="Stoycho Rusinov" w:date="2026-08-08T17:14:00Z">
                  <w:rPr>
                    <w:rFonts w:ascii="Cambria Math" w:hAnsi="Cambria Math" w:cstheme="minorHAnsi"/>
                  </w:rPr>
                  <m:t>γ</m:t>
                </w:del>
              </m:r>
            </m:e>
            <m:sub>
              <m:r>
                <w:del w:id="1833" w:author="Stoycho Rusinov" w:date="2026-08-08T17:14:00Z">
                  <w:rPr>
                    <w:rFonts w:ascii="Cambria Math" w:hAnsi="Cambria Math" w:cstheme="minorHAnsi"/>
                  </w:rPr>
                  <m:t>j</m:t>
                </w:del>
              </m:r>
            </m:sub>
          </m:sSub>
          <m:r>
            <w:del w:id="1834" w:author="Stoycho Rusinov" w:date="2026-08-08T17:14:00Z">
              <w:rPr>
                <w:rFonts w:ascii="Cambria Math" w:hAnsi="Cambria Math" w:cstheme="minorHAnsi"/>
              </w:rPr>
              <m:t>-</m:t>
            </w:del>
          </m:r>
          <m:sSub>
            <m:sSubPr>
              <m:ctrlPr>
                <w:del w:id="1835" w:author="Stoycho Rusinov" w:date="2026-08-08T17:14:00Z">
                  <w:rPr>
                    <w:rFonts w:ascii="Cambria Math" w:hAnsi="Cambria Math" w:cstheme="minorHAnsi"/>
                  </w:rPr>
                </w:del>
              </m:ctrlPr>
            </m:sSubPr>
            <m:e>
              <m:r>
                <w:del w:id="1836" w:author="Stoycho Rusinov" w:date="2026-08-08T17:14:00Z">
                  <w:rPr>
                    <w:rFonts w:ascii="Cambria Math" w:hAnsi="Cambria Math" w:cstheme="minorHAnsi"/>
                  </w:rPr>
                  <m:t>η</m:t>
                </w:del>
              </m:r>
            </m:e>
            <m:sub>
              <m:r>
                <w:del w:id="1837" w:author="Stoycho Rusinov" w:date="2026-08-08T17:14:00Z">
                  <w:rPr>
                    <w:rFonts w:ascii="Cambria Math" w:hAnsi="Cambria Math" w:cstheme="minorHAnsi"/>
                  </w:rPr>
                  <m:t>j</m:t>
                </w:del>
              </m:r>
            </m:sub>
          </m:sSub>
          <m:sSub>
            <m:sSubPr>
              <m:ctrlPr>
                <w:del w:id="1838" w:author="Stoycho Rusinov" w:date="2026-08-08T17:14:00Z">
                  <w:rPr>
                    <w:rFonts w:ascii="Cambria Math" w:hAnsi="Cambria Math" w:cstheme="minorHAnsi"/>
                  </w:rPr>
                </w:del>
              </m:ctrlPr>
            </m:sSubPr>
            <m:e>
              <m:r>
                <w:del w:id="1839" w:author="Stoycho Rusinov" w:date="2026-08-08T17:14:00Z">
                  <w:rPr>
                    <w:rFonts w:ascii="Cambria Math" w:hAnsi="Cambria Math" w:cstheme="minorHAnsi"/>
                  </w:rPr>
                  <m:t>ϕ</m:t>
                </w:del>
              </m:r>
            </m:e>
            <m:sub>
              <m:r>
                <w:del w:id="1840" w:author="Stoycho Rusinov" w:date="2026-08-08T17:14:00Z">
                  <w:rPr>
                    <w:rFonts w:ascii="Cambria Math" w:hAnsi="Cambria Math" w:cstheme="minorHAnsi"/>
                  </w:rPr>
                  <m:t>j</m:t>
                </w:del>
              </m:r>
            </m:sub>
          </m:sSub>
          <m:r>
            <w:del w:id="1841" w:author="Stoycho Rusinov" w:date="2026-08-08T17:14:00Z">
              <w:rPr>
                <w:rFonts w:ascii="Cambria Math" w:hAnsi="Cambria Math" w:cstheme="minorHAnsi"/>
              </w:rPr>
              <m:t>+</m:t>
            </w:del>
          </m:r>
          <m:sSub>
            <m:sSubPr>
              <m:ctrlPr>
                <w:del w:id="1842" w:author="Stoycho Rusinov" w:date="2026-08-08T17:14:00Z">
                  <w:rPr>
                    <w:rFonts w:ascii="Cambria Math" w:hAnsi="Cambria Math" w:cstheme="minorHAnsi"/>
                  </w:rPr>
                </w:del>
              </m:ctrlPr>
            </m:sSubPr>
            <m:e>
              <m:r>
                <w:del w:id="1843" w:author="Stoycho Rusinov" w:date="2026-08-08T17:14:00Z">
                  <w:rPr>
                    <w:rFonts w:ascii="Cambria Math" w:hAnsi="Cambria Math" w:cstheme="minorHAnsi"/>
                  </w:rPr>
                  <m:t>δ</m:t>
                </w:del>
              </m:r>
            </m:e>
            <m:sub>
              <m:r>
                <w:del w:id="1844" w:author="Stoycho Rusinov" w:date="2026-08-08T17:14:00Z">
                  <w:rPr>
                    <w:rFonts w:ascii="Cambria Math" w:hAnsi="Cambria Math" w:cstheme="minorHAnsi"/>
                  </w:rPr>
                  <m:t>t</m:t>
                </w:del>
              </m:r>
            </m:sub>
          </m:sSub>
          <m:r>
            <w:del w:id="1845" w:author="Stoycho Rusinov" w:date="2026-08-08T17:14:00Z">
              <w:rPr>
                <w:rFonts w:ascii="Cambria Math" w:hAnsi="Cambria Math" w:cstheme="minorHAnsi"/>
              </w:rPr>
              <m:t>+</m:t>
            </w:del>
          </m:r>
          <m:d>
            <m:dPr>
              <m:ctrlPr>
                <w:del w:id="1846" w:author="Stoycho Rusinov" w:date="2026-08-08T17:14:00Z">
                  <w:rPr>
                    <w:rFonts w:ascii="Cambria Math" w:hAnsi="Cambria Math" w:cstheme="minorHAnsi"/>
                  </w:rPr>
                </w:del>
              </m:ctrlPr>
            </m:dPr>
            <m:e>
              <m:r>
                <w:del w:id="1847" w:author="Stoycho Rusinov" w:date="2026-08-08T17:14:00Z">
                  <w:rPr>
                    <w:rFonts w:ascii="Cambria Math" w:hAnsi="Cambria Math" w:cstheme="minorHAnsi"/>
                  </w:rPr>
                  <m:t>-</m:t>
                </w:del>
              </m:r>
              <m:sSub>
                <m:sSubPr>
                  <m:ctrlPr>
                    <w:del w:id="1848" w:author="Stoycho Rusinov" w:date="2026-08-08T17:14:00Z">
                      <w:rPr>
                        <w:rFonts w:ascii="Cambria Math" w:hAnsi="Cambria Math" w:cstheme="minorHAnsi"/>
                      </w:rPr>
                    </w:del>
                  </m:ctrlPr>
                </m:sSubPr>
                <m:e>
                  <m:r>
                    <w:del w:id="1849" w:author="Stoycho Rusinov" w:date="2026-08-08T17:14:00Z">
                      <w:rPr>
                        <w:rFonts w:ascii="Cambria Math" w:hAnsi="Cambria Math" w:cstheme="minorHAnsi"/>
                      </w:rPr>
                      <m:t>η</m:t>
                    </w:del>
                  </m:r>
                </m:e>
                <m:sub>
                  <m:r>
                    <w:del w:id="1850" w:author="Stoycho Rusinov" w:date="2026-08-08T17:14:00Z">
                      <w:rPr>
                        <w:rFonts w:ascii="Cambria Math" w:hAnsi="Cambria Math" w:cstheme="minorHAnsi"/>
                      </w:rPr>
                      <m:t>j</m:t>
                    </w:del>
                  </m:r>
                </m:sub>
              </m:sSub>
              <m:sSub>
                <m:sSubPr>
                  <m:ctrlPr>
                    <w:del w:id="1851" w:author="Stoycho Rusinov" w:date="2026-08-08T17:14:00Z">
                      <w:rPr>
                        <w:rFonts w:ascii="Cambria Math" w:hAnsi="Cambria Math" w:cstheme="minorHAnsi"/>
                      </w:rPr>
                    </w:del>
                  </m:ctrlPr>
                </m:sSubPr>
                <m:e>
                  <m:r>
                    <w:del w:id="1852" w:author="Stoycho Rusinov" w:date="2026-08-08T17:14:00Z">
                      <w:rPr>
                        <w:rFonts w:ascii="Cambria Math" w:hAnsi="Cambria Math" w:cstheme="minorHAnsi"/>
                      </w:rPr>
                      <m:t>k</m:t>
                    </w:del>
                  </m:r>
                </m:e>
                <m:sub>
                  <m:r>
                    <w:del w:id="1853" w:author="Stoycho Rusinov" w:date="2026-08-08T17:14:00Z">
                      <w:rPr>
                        <w:rFonts w:ascii="Cambria Math" w:hAnsi="Cambria Math" w:cstheme="minorHAnsi"/>
                      </w:rPr>
                      <m:t>j</m:t>
                    </w:del>
                  </m:r>
                </m:sub>
              </m:sSub>
              <m:r>
                <w:del w:id="1854" w:author="Stoycho Rusinov" w:date="2026-08-08T17:14:00Z">
                  <w:rPr>
                    <w:rFonts w:ascii="Cambria Math" w:hAnsi="Cambria Math" w:cstheme="minorHAnsi"/>
                  </w:rPr>
                  <m:t>+</m:t>
                </w:del>
              </m:r>
              <m:sSub>
                <m:sSubPr>
                  <m:ctrlPr>
                    <w:del w:id="1855" w:author="Stoycho Rusinov" w:date="2026-08-08T17:14:00Z">
                      <w:rPr>
                        <w:rFonts w:ascii="Cambria Math" w:hAnsi="Cambria Math" w:cstheme="minorHAnsi"/>
                      </w:rPr>
                    </w:del>
                  </m:ctrlPr>
                </m:sSubPr>
                <m:e>
                  <m:r>
                    <w:del w:id="1856" w:author="Stoycho Rusinov" w:date="2026-08-08T17:14:00Z">
                      <w:rPr>
                        <w:rFonts w:ascii="Cambria Math" w:hAnsi="Cambria Math" w:cstheme="minorHAnsi"/>
                      </w:rPr>
                      <m:t>ω</m:t>
                    </w:del>
                  </m:r>
                </m:e>
                <m:sub>
                  <m:r>
                    <w:del w:id="1857" w:author="Stoycho Rusinov" w:date="2026-08-08T17:14:00Z">
                      <w:rPr>
                        <w:rFonts w:ascii="Cambria Math" w:hAnsi="Cambria Math" w:cstheme="minorHAnsi"/>
                      </w:rPr>
                      <m:t>j</m:t>
                    </w:del>
                  </m:r>
                </m:sub>
              </m:sSub>
            </m:e>
          </m:d>
          <m:d>
            <m:dPr>
              <m:ctrlPr>
                <w:del w:id="1858" w:author="Stoycho Rusinov" w:date="2026-08-08T17:14:00Z">
                  <w:rPr>
                    <w:rFonts w:ascii="Cambria Math" w:hAnsi="Cambria Math" w:cstheme="minorHAnsi"/>
                  </w:rPr>
                </w:del>
              </m:ctrlPr>
            </m:dPr>
            <m:e>
              <m:sSub>
                <m:sSubPr>
                  <m:ctrlPr>
                    <w:del w:id="1859" w:author="Stoycho Rusinov" w:date="2026-08-08T17:14:00Z">
                      <w:rPr>
                        <w:rFonts w:ascii="Cambria Math" w:hAnsi="Cambria Math" w:cstheme="minorHAnsi"/>
                      </w:rPr>
                    </w:del>
                  </m:ctrlPr>
                </m:sSubPr>
                <m:e>
                  <m:r>
                    <w:del w:id="1860" w:author="Stoycho Rusinov" w:date="2026-08-08T17:14:00Z">
                      <w:rPr>
                        <w:rFonts w:ascii="Cambria Math" w:hAnsi="Cambria Math" w:cstheme="minorHAnsi"/>
                      </w:rPr>
                      <m:t>EU</m:t>
                    </w:del>
                  </m:r>
                </m:e>
                <m:sub>
                  <m:r>
                    <w:del w:id="1861" w:author="Stoycho Rusinov" w:date="2026-08-08T17:14:00Z">
                      <w:rPr>
                        <w:rFonts w:ascii="Cambria Math" w:hAnsi="Cambria Math" w:cstheme="minorHAnsi"/>
                      </w:rPr>
                      <m:t>j</m:t>
                    </w:del>
                  </m:r>
                </m:sub>
              </m:sSub>
              <m:r>
                <w:del w:id="1862" w:author="Stoycho Rusinov" w:date="2026-08-08T17:14:00Z">
                  <w:rPr>
                    <w:rFonts w:ascii="Cambria Math" w:hAnsi="Cambria Math" w:cstheme="minorHAnsi"/>
                  </w:rPr>
                  <m:t>×</m:t>
                </w:del>
              </m:r>
              <m:sSub>
                <m:sSubPr>
                  <m:ctrlPr>
                    <w:del w:id="1863" w:author="Stoycho Rusinov" w:date="2026-08-08T17:14:00Z">
                      <w:rPr>
                        <w:rFonts w:ascii="Cambria Math" w:hAnsi="Cambria Math" w:cstheme="minorHAnsi"/>
                      </w:rPr>
                    </w:del>
                  </m:ctrlPr>
                </m:sSubPr>
                <m:e>
                  <m:r>
                    <w:del w:id="1864" w:author="Stoycho Rusinov" w:date="2026-08-08T17:14:00Z">
                      <w:rPr>
                        <w:rFonts w:ascii="Cambria Math" w:hAnsi="Cambria Math" w:cstheme="minorHAnsi"/>
                      </w:rPr>
                      <m:t>Post</m:t>
                    </w:del>
                  </m:r>
                </m:e>
                <m:sub>
                  <m:r>
                    <w:del w:id="1865" w:author="Stoycho Rusinov" w:date="2026-08-08T17:14:00Z">
                      <w:rPr>
                        <w:rFonts w:ascii="Cambria Math" w:hAnsi="Cambria Math" w:cstheme="minorHAnsi"/>
                      </w:rPr>
                      <m:t>Brexit,t</m:t>
                    </w:del>
                  </m:r>
                </m:sub>
              </m:sSub>
            </m:e>
          </m:d>
          <m:r>
            <w:del w:id="1866" w:author="Stoycho Rusinov" w:date="2026-08-08T17:14:00Z">
              <w:rPr>
                <w:rFonts w:ascii="Cambria Math" w:hAnsi="Cambria Math" w:cstheme="minorHAnsi"/>
              </w:rPr>
              <m:t>-</m:t>
            </w:del>
          </m:r>
          <m:sSub>
            <m:sSubPr>
              <m:ctrlPr>
                <w:del w:id="1867" w:author="Stoycho Rusinov" w:date="2026-08-08T17:14:00Z">
                  <w:rPr>
                    <w:rFonts w:ascii="Cambria Math" w:hAnsi="Cambria Math" w:cstheme="minorHAnsi"/>
                  </w:rPr>
                </w:del>
              </m:ctrlPr>
            </m:sSubPr>
            <m:e>
              <m:r>
                <w:del w:id="1868" w:author="Stoycho Rusinov" w:date="2026-08-08T17:14:00Z">
                  <w:rPr>
                    <w:rFonts w:ascii="Cambria Math" w:hAnsi="Cambria Math" w:cstheme="minorHAnsi"/>
                  </w:rPr>
                  <m:t>η</m:t>
                </w:del>
              </m:r>
            </m:e>
            <m:sub>
              <m:r>
                <w:del w:id="1869" w:author="Stoycho Rusinov" w:date="2026-08-08T17:14:00Z">
                  <w:rPr>
                    <w:rFonts w:ascii="Cambria Math" w:hAnsi="Cambria Math" w:cstheme="minorHAnsi"/>
                  </w:rPr>
                  <m:t>j</m:t>
                </w:del>
              </m:r>
            </m:sub>
          </m:sSub>
          <m:sSub>
            <m:sSubPr>
              <m:ctrlPr>
                <w:del w:id="1870" w:author="Stoycho Rusinov" w:date="2026-08-08T17:14:00Z">
                  <w:rPr>
                    <w:rFonts w:ascii="Cambria Math" w:hAnsi="Cambria Math" w:cstheme="minorHAnsi"/>
                  </w:rPr>
                </w:del>
              </m:ctrlPr>
            </m:sSubPr>
            <m:e>
              <m:r>
                <w:del w:id="1871" w:author="Stoycho Rusinov" w:date="2026-08-08T17:14:00Z">
                  <w:rPr>
                    <w:rFonts w:ascii="Cambria Math" w:hAnsi="Cambria Math" w:cstheme="minorHAnsi"/>
                  </w:rPr>
                  <m:t>k</m:t>
                </w:del>
              </m:r>
            </m:e>
            <m:sub>
              <m:r>
                <w:del w:id="1872" w:author="Stoycho Rusinov" w:date="2026-08-08T17:14:00Z">
                  <w:rPr>
                    <w:rFonts w:ascii="Cambria Math" w:hAnsi="Cambria Math" w:cstheme="minorHAnsi"/>
                  </w:rPr>
                  <m:t>j</m:t>
                </w:del>
              </m:r>
            </m:sub>
          </m:sSub>
          <m:d>
            <m:dPr>
              <m:ctrlPr>
                <w:del w:id="1873" w:author="Stoycho Rusinov" w:date="2026-08-08T17:14:00Z">
                  <w:rPr>
                    <w:rFonts w:ascii="Cambria Math" w:hAnsi="Cambria Math" w:cstheme="minorHAnsi"/>
                  </w:rPr>
                </w:del>
              </m:ctrlPr>
            </m:dPr>
            <m:e>
              <m:sSub>
                <m:sSubPr>
                  <m:ctrlPr>
                    <w:del w:id="1874" w:author="Stoycho Rusinov" w:date="2026-08-08T17:14:00Z">
                      <w:rPr>
                        <w:rFonts w:ascii="Cambria Math" w:hAnsi="Cambria Math" w:cstheme="minorHAnsi"/>
                      </w:rPr>
                    </w:del>
                  </m:ctrlPr>
                </m:sSubPr>
                <m:e>
                  <m:r>
                    <w:del w:id="1875" w:author="Stoycho Rusinov" w:date="2026-08-08T17:14:00Z">
                      <w:rPr>
                        <w:rFonts w:ascii="Cambria Math" w:hAnsi="Cambria Math" w:cstheme="minorHAnsi"/>
                      </w:rPr>
                      <m:t>EU</m:t>
                    </w:del>
                  </m:r>
                </m:e>
                <m:sub>
                  <m:r>
                    <w:del w:id="1876" w:author="Stoycho Rusinov" w:date="2026-08-08T17:14:00Z">
                      <w:rPr>
                        <w:rFonts w:ascii="Cambria Math" w:hAnsi="Cambria Math" w:cstheme="minorHAnsi"/>
                      </w:rPr>
                      <m:t>j</m:t>
                    </w:del>
                  </m:r>
                </m:sub>
              </m:sSub>
              <m:r>
                <w:del w:id="1877" w:author="Stoycho Rusinov" w:date="2026-08-08T17:14:00Z">
                  <w:rPr>
                    <w:rFonts w:ascii="Cambria Math" w:hAnsi="Cambria Math" w:cstheme="minorHAnsi"/>
                  </w:rPr>
                  <m:t>×</m:t>
                </w:del>
              </m:r>
              <m:sSub>
                <m:sSubPr>
                  <m:ctrlPr>
                    <w:del w:id="1878" w:author="Stoycho Rusinov" w:date="2026-08-08T17:14:00Z">
                      <w:rPr>
                        <w:rFonts w:ascii="Cambria Math" w:hAnsi="Cambria Math" w:cstheme="minorHAnsi"/>
                      </w:rPr>
                    </w:del>
                  </m:ctrlPr>
                </m:sSubPr>
                <m:e>
                  <m:r>
                    <w:del w:id="1879" w:author="Stoycho Rusinov" w:date="2026-08-08T17:14:00Z">
                      <w:rPr>
                        <w:rFonts w:ascii="Cambria Math" w:hAnsi="Cambria Math" w:cstheme="minorHAnsi"/>
                      </w:rPr>
                      <m:t>Post</m:t>
                    </w:del>
                  </m:r>
                </m:e>
                <m:sub>
                  <m:r>
                    <w:del w:id="1880" w:author="Stoycho Rusinov" w:date="2026-08-08T17:14:00Z">
                      <w:rPr>
                        <w:rFonts w:ascii="Cambria Math" w:hAnsi="Cambria Math" w:cstheme="minorHAnsi"/>
                      </w:rPr>
                      <m:t>Covid,t</m:t>
                    </w:del>
                  </m:r>
                </m:sub>
              </m:sSub>
            </m:e>
          </m:d>
          <m:r>
            <w:del w:id="1881" w:author="Stoycho Rusinov" w:date="2026-08-08T17:14:00Z">
              <w:rPr>
                <w:rFonts w:ascii="Cambria Math" w:hAnsi="Cambria Math" w:cstheme="minorHAnsi"/>
              </w:rPr>
              <m:t>+</m:t>
            </w:del>
          </m:r>
          <m:sSub>
            <m:sSubPr>
              <m:ctrlPr>
                <w:del w:id="1882" w:author="Stoycho Rusinov" w:date="2026-08-08T17:14:00Z">
                  <w:rPr>
                    <w:rFonts w:ascii="Cambria Math" w:hAnsi="Cambria Math" w:cstheme="minorHAnsi"/>
                  </w:rPr>
                </w:del>
              </m:ctrlPr>
            </m:sSubPr>
            <m:e>
              <m:r>
                <w:del w:id="1883" w:author="Stoycho Rusinov" w:date="2026-08-08T17:14:00Z">
                  <w:rPr>
                    <w:rFonts w:ascii="Cambria Math" w:hAnsi="Cambria Math" w:cstheme="minorHAnsi"/>
                  </w:rPr>
                  <m:t>ε</m:t>
                </w:del>
              </m:r>
            </m:e>
            <m:sub>
              <m:r>
                <w:del w:id="1884" w:author="Stoycho Rusinov" w:date="2026-08-08T17:14:00Z">
                  <w:rPr>
                    <w:rFonts w:ascii="Cambria Math" w:hAnsi="Cambria Math" w:cstheme="minorHAnsi"/>
                  </w:rPr>
                  <m:t>j,t</m:t>
                </w:del>
              </m:r>
            </m:sub>
          </m:sSub>
          <m:r>
            <w:del w:id="1885" w:author="Stoycho Rusinov" w:date="2026-08-08T17:14:00Z">
              <w:rPr>
                <w:rFonts w:ascii="Cambria Math" w:hAnsi="Cambria Math" w:cstheme="minorHAnsi"/>
              </w:rPr>
              <m:t>-</m:t>
            </w:del>
          </m:r>
          <m:sSub>
            <m:sSubPr>
              <m:ctrlPr>
                <w:del w:id="1886" w:author="Stoycho Rusinov" w:date="2026-08-08T17:14:00Z">
                  <w:rPr>
                    <w:rFonts w:ascii="Cambria Math" w:hAnsi="Cambria Math" w:cstheme="minorHAnsi"/>
                  </w:rPr>
                </w:del>
              </m:ctrlPr>
            </m:sSubPr>
            <m:e>
              <m:r>
                <w:del w:id="1887" w:author="Stoycho Rusinov" w:date="2026-08-08T17:14:00Z">
                  <w:rPr>
                    <w:rFonts w:ascii="Cambria Math" w:hAnsi="Cambria Math" w:cstheme="minorHAnsi"/>
                  </w:rPr>
                  <m:t>η</m:t>
                </w:del>
              </m:r>
            </m:e>
            <m:sub>
              <m:r>
                <w:del w:id="1888" w:author="Stoycho Rusinov" w:date="2026-08-08T17:14:00Z">
                  <w:rPr>
                    <w:rFonts w:ascii="Cambria Math" w:hAnsi="Cambria Math" w:cstheme="minorHAnsi"/>
                  </w:rPr>
                  <m:t>j</m:t>
                </w:del>
              </m:r>
            </m:sub>
          </m:sSub>
          <m:sSub>
            <m:sSubPr>
              <m:ctrlPr>
                <w:del w:id="1889" w:author="Stoycho Rusinov" w:date="2026-08-08T17:14:00Z">
                  <w:rPr>
                    <w:rFonts w:ascii="Cambria Math" w:hAnsi="Cambria Math" w:cstheme="minorHAnsi"/>
                  </w:rPr>
                </w:del>
              </m:ctrlPr>
            </m:sSubPr>
            <m:e>
              <m:r>
                <w:del w:id="1890" w:author="Stoycho Rusinov" w:date="2026-08-08T17:14:00Z">
                  <w:rPr>
                    <w:rFonts w:ascii="Cambria Math" w:hAnsi="Cambria Math" w:cstheme="minorHAnsi"/>
                  </w:rPr>
                  <m:t>ν</m:t>
                </w:del>
              </m:r>
            </m:e>
            <m:sub>
              <m:r>
                <w:del w:id="1891" w:author="Stoycho Rusinov" w:date="2026-08-08T17:14:00Z">
                  <w:rPr>
                    <w:rFonts w:ascii="Cambria Math" w:hAnsi="Cambria Math" w:cstheme="minorHAnsi"/>
                  </w:rPr>
                  <m:t>j,t</m:t>
                </w:del>
              </m:r>
            </m:sub>
          </m:sSub>
        </m:oMath>
      </m:oMathPara>
    </w:p>
    <w:p w14:paraId="0E64917C" w14:textId="77777777" w:rsidR="00236015" w:rsidRPr="00C3586C" w:rsidRDefault="008B0A6B" w:rsidP="00C3586C">
      <w:pPr>
        <w:spacing w:line="360" w:lineRule="auto"/>
        <w:rPr>
          <w:del w:id="1892" w:author="Stoycho Rusinov" w:date="2026-08-08T17:14:00Z"/>
          <w:rFonts w:asciiTheme="minorHAnsi" w:hAnsiTheme="minorHAnsi" w:cstheme="minorHAnsi"/>
        </w:rPr>
      </w:pPr>
      <w:del w:id="1893" w:author="Stoycho Rusinov" w:date="2026-08-08T17:14:00Z">
        <w:r>
          <w:rPr>
            <w:rFonts w:asciiTheme="minorHAnsi" w:hAnsiTheme="minorHAnsi" w:cstheme="minorHAnsi"/>
          </w:rPr>
          <w:delText xml:space="preserve">Define </w:delText>
        </w:r>
        <m:oMath>
          <m:sSubSup>
            <m:sSubSupPr>
              <m:ctrlPr>
                <w:rPr>
                  <w:rFonts w:ascii="Cambria Math" w:hAnsi="Cambria Math" w:cstheme="minorHAnsi"/>
                </w:rPr>
              </m:ctrlPr>
            </m:sSubSupPr>
            <m:e>
              <m:r>
                <w:rPr>
                  <w:rFonts w:ascii="Cambria Math" w:hAnsi="Cambria Math" w:cstheme="minorHAnsi"/>
                </w:rPr>
                <m:t>β</m:t>
              </m:r>
            </m:e>
            <m:sub>
              <m:r>
                <w:rPr>
                  <w:rFonts w:ascii="Cambria Math" w:hAnsi="Cambria Math" w:cstheme="minorHAnsi"/>
                </w:rPr>
                <m:t>j</m:t>
              </m:r>
            </m:sub>
            <m:sup>
              <m:r>
                <w:rPr>
                  <w:rFonts w:ascii="Cambria Math" w:hAnsi="Cambria Math" w:cstheme="minorHAnsi"/>
                </w:rPr>
                <m:t>B</m:t>
              </m:r>
            </m:sup>
          </m:sSubSup>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j</m:t>
              </m:r>
            </m:sub>
          </m:sSub>
        </m:oMath>
        <w:r>
          <w:rPr>
            <w:rFonts w:asciiTheme="minorHAnsi" w:hAnsiTheme="minorHAnsi" w:cstheme="minorHAnsi"/>
          </w:rPr>
          <w:delText xml:space="preserve"> and </w:delText>
        </w:r>
        <m:oMath>
          <m:sSubSup>
            <m:sSubSupPr>
              <m:ctrlPr>
                <w:rPr>
                  <w:rFonts w:ascii="Cambria Math" w:hAnsi="Cambria Math" w:cstheme="minorHAnsi"/>
                </w:rPr>
              </m:ctrlPr>
            </m:sSubSupPr>
            <m:e>
              <m:r>
                <w:rPr>
                  <w:rFonts w:ascii="Cambria Math" w:hAnsi="Cambria Math" w:cstheme="minorHAnsi"/>
                </w:rPr>
                <m:t>β</m:t>
              </m:r>
            </m:e>
            <m:sub>
              <m:r>
                <w:rPr>
                  <w:rFonts w:ascii="Cambria Math" w:hAnsi="Cambria Math" w:cstheme="minorHAnsi"/>
                </w:rPr>
                <m:t>j</m:t>
              </m:r>
            </m:sub>
            <m:sup>
              <m:r>
                <w:rPr>
                  <w:rFonts w:ascii="Cambria Math" w:hAnsi="Cambria Math" w:cstheme="minorHAnsi"/>
                </w:rPr>
                <m:t>C</m:t>
              </m:r>
            </m:sup>
          </m:sSubSup>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delText xml:space="preserve">. Taking the conditional expectation of the ATT coefficient over the four cells defined by </w:delText>
        </w:r>
        <m:oMath>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oMath>
        <w:r>
          <w:rPr>
            <w:rFonts w:asciiTheme="minorHAnsi" w:hAnsiTheme="minorHAnsi" w:cstheme="minorHAnsi"/>
          </w:rPr>
          <w:delText xml:space="preserve"> and the two post indicators yields:</w:delText>
        </w:r>
      </w:del>
    </w:p>
    <w:p w14:paraId="432DFFF0" w14:textId="77777777" w:rsidR="00236015" w:rsidRPr="00C3586C" w:rsidRDefault="008B0A6B" w:rsidP="00C3586C">
      <w:pPr>
        <w:tabs>
          <w:tab w:val="center" w:pos="4513"/>
          <w:tab w:val="right" w:pos="9026"/>
        </w:tabs>
        <w:spacing w:before="120" w:line="360" w:lineRule="auto"/>
        <w:rPr>
          <w:del w:id="1894" w:author="Stoycho Rusinov" w:date="2026-08-08T17:14:00Z"/>
          <w:rFonts w:asciiTheme="minorHAnsi" w:hAnsiTheme="minorHAnsi" w:cstheme="minorHAnsi"/>
        </w:rPr>
      </w:pPr>
      <w:del w:id="1895" w:author="Stoycho Rusinov" w:date="2026-08-08T17:14:00Z">
        <w:r>
          <w:rPr>
            <w:rFonts w:asciiTheme="minorHAnsi" w:hAnsiTheme="minorHAnsi" w:cstheme="minorHAnsi"/>
          </w:rPr>
          <w:tab/>
        </w:r>
        <m:oMath>
          <m:sSubSup>
            <m:sSubSupPr>
              <m:ctrlPr>
                <w:rPr>
                  <w:rFonts w:ascii="Cambria Math" w:hAnsi="Cambria Math" w:cstheme="minorHAnsi"/>
                </w:rPr>
              </m:ctrlPr>
            </m:sSubSupPr>
            <m:e>
              <m:r>
                <w:rPr>
                  <w:rFonts w:ascii="Cambria Math" w:hAnsi="Cambria Math" w:cstheme="minorHAnsi"/>
                </w:rPr>
                <m:t>β</m:t>
              </m:r>
            </m:e>
            <m:sub>
              <m:r>
                <w:rPr>
                  <w:rFonts w:ascii="Cambria Math" w:hAnsi="Cambria Math" w:cstheme="minorHAnsi"/>
                </w:rPr>
                <m:t>j</m:t>
              </m:r>
            </m:sub>
            <m:sup>
              <m:r>
                <w:rPr>
                  <w:rFonts w:ascii="Cambria Math" w:hAnsi="Cambria Math" w:cstheme="minorHAnsi"/>
                </w:rPr>
                <m:t>B</m:t>
              </m:r>
            </m:sup>
          </m:sSubSup>
          <m:r>
            <w:rPr>
              <w:rFonts w:ascii="Cambria Math" w:hAnsi="Cambria Math" w:cstheme="minorHAnsi"/>
            </w:rPr>
            <m:t>=</m:t>
          </m:r>
          <m:d>
            <m:dPr>
              <m:ctrlPr>
                <w:rPr>
                  <w:rFonts w:ascii="Cambria Math" w:hAnsi="Cambria Math" w:cstheme="minorHAnsi"/>
                </w:rPr>
              </m:ctrlPr>
            </m:dPr>
            <m:e>
              <m:r>
                <w:rPr>
                  <w:rFonts w:ascii="Cambria Math" w:hAnsi="Cambria Math" w:cstheme="minorHAnsi"/>
                </w:rPr>
                <m:t>E</m:t>
              </m:r>
              <m:d>
                <m:dPr>
                  <m:begChr m:val="["/>
                  <m:endChr m:val="]"/>
                  <m:ctrlPr>
                    <w:rPr>
                      <w:rFonts w:ascii="Cambria Math" w:hAnsi="Cambria Math" w:cstheme="minorHAnsi"/>
                    </w:rPr>
                  </m:ctrlPr>
                </m:dPr>
                <m:e>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 xml:space="preserve"> | </m:t>
                  </m:r>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=1,</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=1,</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r>
                    <w:rPr>
                      <w:rFonts w:ascii="Cambria Math" w:hAnsi="Cambria Math" w:cstheme="minorHAnsi"/>
                    </w:rPr>
                    <m:t>=0</m:t>
                  </m:r>
                </m:e>
              </m:d>
              <m:r>
                <w:rPr>
                  <w:rFonts w:ascii="Cambria Math" w:hAnsi="Cambria Math" w:cstheme="minorHAnsi"/>
                </w:rPr>
                <m:t>-E</m:t>
              </m:r>
              <m:d>
                <m:dPr>
                  <m:begChr m:val="["/>
                  <m:endChr m:val="]"/>
                  <m:ctrlPr>
                    <w:rPr>
                      <w:rFonts w:ascii="Cambria Math" w:hAnsi="Cambria Math" w:cstheme="minorHAnsi"/>
                    </w:rPr>
                  </m:ctrlPr>
                </m:dPr>
                <m:e>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 xml:space="preserve"> | </m:t>
                  </m:r>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=1,</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=0,</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r>
                    <w:rPr>
                      <w:rFonts w:ascii="Cambria Math" w:hAnsi="Cambria Math" w:cstheme="minorHAnsi"/>
                    </w:rPr>
                    <m:t>=0</m:t>
                  </m:r>
                </m:e>
              </m:d>
            </m:e>
          </m:d>
          <m:r>
            <w:rPr>
              <w:rFonts w:ascii="Cambria Math" w:hAnsi="Cambria Math" w:cstheme="minorHAnsi"/>
            </w:rPr>
            <m:t>-</m:t>
          </m:r>
          <m:d>
            <m:dPr>
              <m:ctrlPr>
                <w:rPr>
                  <w:rFonts w:ascii="Cambria Math" w:hAnsi="Cambria Math" w:cstheme="minorHAnsi"/>
                </w:rPr>
              </m:ctrlPr>
            </m:dPr>
            <m:e>
              <m:r>
                <w:rPr>
                  <w:rFonts w:ascii="Cambria Math" w:hAnsi="Cambria Math" w:cstheme="minorHAnsi"/>
                </w:rPr>
                <m:t>E</m:t>
              </m:r>
              <m:d>
                <m:dPr>
                  <m:begChr m:val="["/>
                  <m:endChr m:val="]"/>
                  <m:ctrlPr>
                    <w:rPr>
                      <w:rFonts w:ascii="Cambria Math" w:hAnsi="Cambria Math" w:cstheme="minorHAnsi"/>
                    </w:rPr>
                  </m:ctrlPr>
                </m:dPr>
                <m:e>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 xml:space="preserve"> | </m:t>
                  </m:r>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=0,</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=1,</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r>
                    <w:rPr>
                      <w:rFonts w:ascii="Cambria Math" w:hAnsi="Cambria Math" w:cstheme="minorHAnsi"/>
                    </w:rPr>
                    <m:t>=0</m:t>
                  </m:r>
                </m:e>
              </m:d>
              <m:r>
                <w:rPr>
                  <w:rFonts w:ascii="Cambria Math" w:hAnsi="Cambria Math" w:cstheme="minorHAnsi"/>
                </w:rPr>
                <m:t>-E</m:t>
              </m:r>
              <m:d>
                <m:dPr>
                  <m:begChr m:val="["/>
                  <m:endChr m:val="]"/>
                  <m:ctrlPr>
                    <w:rPr>
                      <w:rFonts w:ascii="Cambria Math" w:hAnsi="Cambria Math" w:cstheme="minorHAnsi"/>
                    </w:rPr>
                  </m:ctrlPr>
                </m:dPr>
                <m:e>
                  <m:func>
                    <m:funcPr>
                      <m:ctrlPr>
                        <w:rPr>
                          <w:rFonts w:ascii="Cambria Math" w:hAnsi="Cambria Math" w:cstheme="minorHAnsi"/>
                        </w:rPr>
                      </m:ctrlPr>
                    </m:funcPr>
                    <m:fName>
                      <m:r>
                        <w:rPr>
                          <w:rFonts w:ascii="Cambria Math" w:hAnsi="Cambria Math" w:cstheme="minorHAnsi"/>
                        </w:rPr>
                        <m:t>log</m:t>
                      </m:r>
                    </m:fName>
                    <m:e>
                      <m:sSub>
                        <m:sSubPr>
                          <m:ctrlPr>
                            <w:rPr>
                              <w:rFonts w:ascii="Cambria Math" w:hAnsi="Cambria Math" w:cstheme="minorHAnsi"/>
                            </w:rPr>
                          </m:ctrlPr>
                        </m:sSubPr>
                        <m:e>
                          <m:r>
                            <w:rPr>
                              <w:rFonts w:ascii="Cambria Math" w:hAnsi="Cambria Math" w:cstheme="minorHAnsi"/>
                            </w:rPr>
                            <m:t>Q</m:t>
                          </m:r>
                        </m:e>
                        <m:sub>
                          <m:r>
                            <w:rPr>
                              <w:rFonts w:ascii="Cambria Math" w:hAnsi="Cambria Math" w:cstheme="minorHAnsi"/>
                            </w:rPr>
                            <m:t>j,t</m:t>
                          </m:r>
                        </m:sub>
                      </m:sSub>
                    </m:e>
                  </m:func>
                  <m:r>
                    <w:rPr>
                      <w:rFonts w:ascii="Cambria Math" w:hAnsi="Cambria Math" w:cstheme="minorHAnsi"/>
                    </w:rPr>
                    <m:t xml:space="preserve"> | </m:t>
                  </m:r>
                  <m:sSub>
                    <m:sSubPr>
                      <m:ctrlPr>
                        <w:rPr>
                          <w:rFonts w:ascii="Cambria Math" w:hAnsi="Cambria Math" w:cstheme="minorHAnsi"/>
                        </w:rPr>
                      </m:ctrlPr>
                    </m:sSubPr>
                    <m:e>
                      <m:r>
                        <w:rPr>
                          <w:rFonts w:ascii="Cambria Math" w:hAnsi="Cambria Math" w:cstheme="minorHAnsi"/>
                        </w:rPr>
                        <m:t>EU</m:t>
                      </m:r>
                    </m:e>
                    <m:sub>
                      <m:r>
                        <w:rPr>
                          <w:rFonts w:ascii="Cambria Math" w:hAnsi="Cambria Math" w:cstheme="minorHAnsi"/>
                        </w:rPr>
                        <m:t>j</m:t>
                      </m:r>
                    </m:sub>
                  </m:sSub>
                  <m:r>
                    <w:rPr>
                      <w:rFonts w:ascii="Cambria Math" w:hAnsi="Cambria Math" w:cstheme="minorHAnsi"/>
                    </w:rPr>
                    <m:t>=0,</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Brexit,t</m:t>
                      </m:r>
                    </m:sub>
                  </m:sSub>
                  <m:r>
                    <w:rPr>
                      <w:rFonts w:ascii="Cambria Math" w:hAnsi="Cambria Math" w:cstheme="minorHAnsi"/>
                    </w:rPr>
                    <m:t>=0,</m:t>
                  </m:r>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Covid,t</m:t>
                      </m:r>
                    </m:sub>
                  </m:sSub>
                  <m:r>
                    <w:rPr>
                      <w:rFonts w:ascii="Cambria Math" w:hAnsi="Cambria Math" w:cstheme="minorHAnsi"/>
                    </w:rPr>
                    <m:t>=0</m:t>
                  </m:r>
                </m:e>
              </m:d>
            </m:e>
          </m:d>
        </m:oMath>
      </w:del>
    </w:p>
    <w:p w14:paraId="56C07560" w14:textId="77777777" w:rsidR="00236015" w:rsidRPr="00C3586C" w:rsidRDefault="008B0A6B" w:rsidP="00C3586C">
      <w:pPr>
        <w:spacing w:line="360" w:lineRule="auto"/>
        <w:rPr>
          <w:del w:id="1896" w:author="Stoycho Rusinov" w:date="2026-08-08T17:14:00Z"/>
          <w:rFonts w:asciiTheme="minorHAnsi" w:hAnsiTheme="minorHAnsi" w:cstheme="minorHAnsi"/>
        </w:rPr>
      </w:pPr>
      <w:del w:id="1897" w:author="Stoycho Rusinov" w:date="2026-08-08T17:14:00Z">
        <w:r>
          <w:rPr>
            <w:rFonts w:asciiTheme="minorHAnsi" w:hAnsiTheme="minorHAnsi" w:cstheme="minorHAnsi"/>
          </w:rPr>
          <w:delText>Plugging the structural form into each cell, the country and time fixed effects cancel by differencing, leaving the slope:</w:delText>
        </w:r>
      </w:del>
    </w:p>
    <w:p w14:paraId="3063BFE3" w14:textId="77777777" w:rsidR="00236015" w:rsidRPr="00C3586C" w:rsidRDefault="008B0A6B" w:rsidP="00C3586C">
      <w:pPr>
        <w:tabs>
          <w:tab w:val="center" w:pos="4513"/>
          <w:tab w:val="right" w:pos="9026"/>
        </w:tabs>
        <w:spacing w:before="120" w:line="360" w:lineRule="auto"/>
        <w:rPr>
          <w:del w:id="1898" w:author="Stoycho Rusinov" w:date="2026-08-08T17:14:00Z"/>
          <w:rFonts w:asciiTheme="minorHAnsi" w:hAnsiTheme="minorHAnsi" w:cstheme="minorHAnsi"/>
        </w:rPr>
      </w:pPr>
      <w:del w:id="1899" w:author="Stoycho Rusinov" w:date="2026-08-08T17:14:00Z">
        <w:r>
          <w:rPr>
            <w:rFonts w:asciiTheme="minorHAnsi" w:hAnsiTheme="minorHAnsi" w:cstheme="minorHAnsi"/>
          </w:rPr>
          <w:tab/>
        </w:r>
        <m:oMath>
          <m:sSubSup>
            <m:sSubSupPr>
              <m:ctrlPr>
                <w:rPr>
                  <w:rFonts w:ascii="Cambria Math" w:hAnsi="Cambria Math" w:cstheme="minorHAnsi"/>
                </w:rPr>
              </m:ctrlPr>
            </m:sSubSupPr>
            <m:e>
              <m:r>
                <w:rPr>
                  <w:rFonts w:ascii="Cambria Math" w:hAnsi="Cambria Math" w:cstheme="minorHAnsi"/>
                </w:rPr>
                <m:t>β</m:t>
              </m:r>
            </m:e>
            <m:sub>
              <m:r>
                <w:rPr>
                  <w:rFonts w:ascii="Cambria Math" w:hAnsi="Cambria Math" w:cstheme="minorHAnsi"/>
                </w:rPr>
                <m:t>j</m:t>
              </m:r>
            </m:sub>
            <m:sup>
              <m:r>
                <w:rPr>
                  <w:rFonts w:ascii="Cambria Math" w:hAnsi="Cambria Math" w:cstheme="minorHAnsi"/>
                </w:rPr>
                <m:t>B</m:t>
              </m:r>
            </m:sup>
          </m:sSubSup>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ω</m:t>
              </m:r>
            </m:e>
            <m:sub>
              <m:r>
                <w:rPr>
                  <w:rFonts w:ascii="Cambria Math" w:hAnsi="Cambria Math" w:cstheme="minorHAnsi"/>
                </w:rPr>
                <m:t>j</m:t>
              </m:r>
            </m:sub>
          </m:sSub>
        </m:oMath>
        <w:r>
          <w:rPr>
            <w:rFonts w:asciiTheme="minorHAnsi" w:hAnsiTheme="minorHAnsi" w:cstheme="minorHAnsi"/>
          </w:rPr>
          <w:tab/>
          <w:delText>(9)</w:delText>
        </w:r>
      </w:del>
    </w:p>
    <w:p w14:paraId="7DC54366" w14:textId="77777777" w:rsidR="00236015" w:rsidRPr="00C3586C" w:rsidRDefault="008B0A6B" w:rsidP="00C3586C">
      <w:pPr>
        <w:spacing w:line="360" w:lineRule="auto"/>
        <w:rPr>
          <w:del w:id="1900" w:author="Stoycho Rusinov" w:date="2026-08-08T17:14:00Z"/>
          <w:rFonts w:asciiTheme="minorHAnsi" w:hAnsiTheme="minorHAnsi" w:cstheme="minorHAnsi"/>
        </w:rPr>
      </w:pPr>
      <w:del w:id="1901" w:author="Stoycho Rusinov" w:date="2026-08-08T17:14:00Z">
        <w:r>
          <w:rPr>
            <w:rFonts w:asciiTheme="minorHAnsi" w:hAnsiTheme="minorHAnsi" w:cstheme="minorHAnsi"/>
          </w:rPr>
          <w:delText>Applying the same calculation to the COVID window:</w:delText>
        </w:r>
      </w:del>
    </w:p>
    <w:p w14:paraId="13B79B64" w14:textId="77777777" w:rsidR="00236015" w:rsidRPr="00C3586C" w:rsidRDefault="008B0A6B" w:rsidP="00C3586C">
      <w:pPr>
        <w:tabs>
          <w:tab w:val="center" w:pos="4513"/>
          <w:tab w:val="right" w:pos="9026"/>
        </w:tabs>
        <w:spacing w:before="120" w:line="360" w:lineRule="auto"/>
        <w:rPr>
          <w:del w:id="1902" w:author="Stoycho Rusinov" w:date="2026-08-08T17:14:00Z"/>
          <w:rFonts w:asciiTheme="minorHAnsi" w:hAnsiTheme="minorHAnsi" w:cstheme="minorHAnsi"/>
        </w:rPr>
      </w:pPr>
      <w:del w:id="1903" w:author="Stoycho Rusinov" w:date="2026-08-08T17:14:00Z">
        <w:r>
          <w:rPr>
            <w:rFonts w:asciiTheme="minorHAnsi" w:hAnsiTheme="minorHAnsi" w:cstheme="minorHAnsi"/>
          </w:rPr>
          <w:tab/>
        </w:r>
        <m:oMath>
          <m:sSubSup>
            <m:sSubSupPr>
              <m:ctrlPr>
                <w:rPr>
                  <w:rFonts w:ascii="Cambria Math" w:hAnsi="Cambria Math" w:cstheme="minorHAnsi"/>
                </w:rPr>
              </m:ctrlPr>
            </m:sSubSupPr>
            <m:e>
              <m:r>
                <w:rPr>
                  <w:rFonts w:ascii="Cambria Math" w:hAnsi="Cambria Math" w:cstheme="minorHAnsi"/>
                </w:rPr>
                <m:t>β</m:t>
              </m:r>
            </m:e>
            <m:sub>
              <m:r>
                <w:rPr>
                  <w:rFonts w:ascii="Cambria Math" w:hAnsi="Cambria Math" w:cstheme="minorHAnsi"/>
                </w:rPr>
                <m:t>j</m:t>
              </m:r>
            </m:sub>
            <m:sup>
              <m:r>
                <w:rPr>
                  <w:rFonts w:ascii="Cambria Math" w:hAnsi="Cambria Math" w:cstheme="minorHAnsi"/>
                </w:rPr>
                <m:t>C</m:t>
              </m:r>
            </m:sup>
          </m:sSubSup>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j</m:t>
              </m:r>
            </m:sub>
          </m:sSub>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j</m:t>
              </m:r>
            </m:sub>
          </m:sSub>
        </m:oMath>
        <w:r>
          <w:rPr>
            <w:rFonts w:asciiTheme="minorHAnsi" w:hAnsiTheme="minorHAnsi" w:cstheme="minorHAnsi"/>
          </w:rPr>
          <w:tab/>
          <w:delText>(10)</w:delText>
        </w:r>
      </w:del>
    </w:p>
    <w:p w14:paraId="05D0FE35" w14:textId="77777777" w:rsidR="00236015" w:rsidRPr="00C3586C" w:rsidRDefault="008B0A6B" w:rsidP="00C3586C">
      <w:pPr>
        <w:spacing w:line="360" w:lineRule="auto"/>
        <w:rPr>
          <w:del w:id="1904" w:author="Stoycho Rusinov" w:date="2026-08-08T17:14:00Z"/>
          <w:rFonts w:asciiTheme="minorHAnsi" w:hAnsiTheme="minorHAnsi" w:cstheme="minorHAnsi"/>
        </w:rPr>
      </w:pPr>
      <w:del w:id="1905" w:author="Stoycho Rusinov" w:date="2026-08-08T17:14:00Z">
        <w:r>
          <w:rPr>
            <w:rFonts w:asciiTheme="minorHAnsi" w:hAnsiTheme="minorHAnsi" w:cstheme="minorHAnsi"/>
          </w:rPr>
          <w:delText>Therefore, identifying the COVID-specific shifter requires only a difference of slopes:</w:delText>
        </w:r>
      </w:del>
    </w:p>
    <w:p w14:paraId="3DB4F78B" w14:textId="77777777" w:rsidR="00236015" w:rsidRPr="00C3586C" w:rsidRDefault="00683078" w:rsidP="00C3586C">
      <w:pPr>
        <w:spacing w:before="120" w:line="360" w:lineRule="auto"/>
        <w:rPr>
          <w:del w:id="1906" w:author="Stoycho Rusinov" w:date="2026-08-08T17:14:00Z"/>
          <w:rFonts w:asciiTheme="minorHAnsi" w:hAnsiTheme="minorHAnsi" w:cstheme="minorHAnsi"/>
        </w:rPr>
      </w:pPr>
      <m:oMathPara>
        <m:oMath>
          <m:sSubSup>
            <m:sSubSupPr>
              <m:ctrlPr>
                <w:del w:id="1907" w:author="Stoycho Rusinov" w:date="2026-08-08T17:14:00Z">
                  <w:rPr>
                    <w:rFonts w:ascii="Cambria Math" w:hAnsi="Cambria Math" w:cstheme="minorHAnsi"/>
                  </w:rPr>
                </w:del>
              </m:ctrlPr>
            </m:sSubSupPr>
            <m:e>
              <m:r>
                <w:del w:id="1908" w:author="Stoycho Rusinov" w:date="2026-08-08T17:14:00Z">
                  <w:rPr>
                    <w:rFonts w:ascii="Cambria Math" w:hAnsi="Cambria Math" w:cstheme="minorHAnsi"/>
                  </w:rPr>
                  <m:t>β</m:t>
                </w:del>
              </m:r>
            </m:e>
            <m:sub>
              <m:r>
                <w:del w:id="1909" w:author="Stoycho Rusinov" w:date="2026-08-08T17:14:00Z">
                  <w:rPr>
                    <w:rFonts w:ascii="Cambria Math" w:hAnsi="Cambria Math" w:cstheme="minorHAnsi"/>
                  </w:rPr>
                  <m:t>j</m:t>
                </w:del>
              </m:r>
            </m:sub>
            <m:sup>
              <m:r>
                <w:del w:id="1910" w:author="Stoycho Rusinov" w:date="2026-08-08T17:14:00Z">
                  <w:rPr>
                    <w:rFonts w:ascii="Cambria Math" w:hAnsi="Cambria Math" w:cstheme="minorHAnsi"/>
                  </w:rPr>
                  <m:t>B</m:t>
                </w:del>
              </m:r>
            </m:sup>
          </m:sSubSup>
          <m:r>
            <w:del w:id="1911" w:author="Stoycho Rusinov" w:date="2026-08-08T17:14:00Z">
              <w:rPr>
                <w:rFonts w:ascii="Cambria Math" w:hAnsi="Cambria Math" w:cstheme="minorHAnsi"/>
              </w:rPr>
              <m:t>-</m:t>
            </w:del>
          </m:r>
          <m:sSubSup>
            <m:sSubSupPr>
              <m:ctrlPr>
                <w:del w:id="1912" w:author="Stoycho Rusinov" w:date="2026-08-08T17:14:00Z">
                  <w:rPr>
                    <w:rFonts w:ascii="Cambria Math" w:hAnsi="Cambria Math" w:cstheme="minorHAnsi"/>
                  </w:rPr>
                </w:del>
              </m:ctrlPr>
            </m:sSubSupPr>
            <m:e>
              <m:r>
                <w:del w:id="1913" w:author="Stoycho Rusinov" w:date="2026-08-08T17:14:00Z">
                  <w:rPr>
                    <w:rFonts w:ascii="Cambria Math" w:hAnsi="Cambria Math" w:cstheme="minorHAnsi"/>
                  </w:rPr>
                  <m:t>β</m:t>
                </w:del>
              </m:r>
            </m:e>
            <m:sub>
              <m:r>
                <w:del w:id="1914" w:author="Stoycho Rusinov" w:date="2026-08-08T17:14:00Z">
                  <w:rPr>
                    <w:rFonts w:ascii="Cambria Math" w:hAnsi="Cambria Math" w:cstheme="minorHAnsi"/>
                  </w:rPr>
                  <m:t>j</m:t>
                </w:del>
              </m:r>
            </m:sub>
            <m:sup>
              <m:r>
                <w:del w:id="1915" w:author="Stoycho Rusinov" w:date="2026-08-08T17:14:00Z">
                  <w:rPr>
                    <w:rFonts w:ascii="Cambria Math" w:hAnsi="Cambria Math" w:cstheme="minorHAnsi"/>
                  </w:rPr>
                  <m:t>C</m:t>
                </w:del>
              </m:r>
            </m:sup>
          </m:sSubSup>
          <m:r>
            <w:del w:id="1916" w:author="Stoycho Rusinov" w:date="2026-08-08T17:14:00Z">
              <w:rPr>
                <w:rFonts w:ascii="Cambria Math" w:hAnsi="Cambria Math" w:cstheme="minorHAnsi"/>
              </w:rPr>
              <m:t>=</m:t>
            </w:del>
          </m:r>
          <m:sSub>
            <m:sSubPr>
              <m:ctrlPr>
                <w:del w:id="1917" w:author="Stoycho Rusinov" w:date="2026-08-08T17:14:00Z">
                  <w:rPr>
                    <w:rFonts w:ascii="Cambria Math" w:hAnsi="Cambria Math" w:cstheme="minorHAnsi"/>
                  </w:rPr>
                </w:del>
              </m:ctrlPr>
            </m:sSubPr>
            <m:e>
              <m:r>
                <w:del w:id="1918" w:author="Stoycho Rusinov" w:date="2026-08-08T17:14:00Z">
                  <w:rPr>
                    <w:rFonts w:ascii="Cambria Math" w:hAnsi="Cambria Math" w:cstheme="minorHAnsi"/>
                  </w:rPr>
                  <m:t>ω</m:t>
                </w:del>
              </m:r>
            </m:e>
            <m:sub>
              <m:r>
                <w:del w:id="1919" w:author="Stoycho Rusinov" w:date="2026-08-08T17:14:00Z">
                  <w:rPr>
                    <w:rFonts w:ascii="Cambria Math" w:hAnsi="Cambria Math" w:cstheme="minorHAnsi"/>
                  </w:rPr>
                  <m:t>j</m:t>
                </w:del>
              </m:r>
            </m:sub>
          </m:sSub>
        </m:oMath>
      </m:oMathPara>
    </w:p>
    <w:p w14:paraId="7D4C5CE2" w14:textId="77777777" w:rsidR="00236015" w:rsidRPr="00C3586C" w:rsidRDefault="008B0A6B" w:rsidP="00C3586C">
      <w:pPr>
        <w:pStyle w:val="Heading1"/>
        <w:spacing w:after="0" w:line="360" w:lineRule="auto"/>
        <w:rPr>
          <w:ins w:id="1920" w:author="Stoycho Rusinov" w:date="2026-08-08T17:14:00Z"/>
          <w:rFonts w:asciiTheme="minorHAnsi" w:hAnsiTheme="minorHAnsi" w:cstheme="minorHAnsi"/>
        </w:rPr>
      </w:pPr>
      <w:ins w:id="1921" w:author="Stoycho Rusinov" w:date="2026-08-08T17:14:00Z">
        <w:r>
          <w:rPr>
            <w:rFonts w:asciiTheme="minorHAnsi" w:hAnsiTheme="minorHAnsi" w:cstheme="minorHAnsi"/>
          </w:rPr>
          <w:t>III. Descriptive decomposition of initial and later post-reform effects</w:t>
        </w:r>
      </w:ins>
    </w:p>
    <w:p w14:paraId="75945038" w14:textId="77777777" w:rsidR="00236015" w:rsidRPr="00C3586C" w:rsidRDefault="008B0A6B" w:rsidP="00C3586C">
      <w:pPr>
        <w:spacing w:line="360" w:lineRule="auto"/>
        <w:rPr>
          <w:ins w:id="1922" w:author="Stoycho Rusinov" w:date="2026-08-08T17:14:00Z"/>
          <w:rFonts w:asciiTheme="minorHAnsi" w:hAnsiTheme="minorHAnsi" w:cstheme="minorHAnsi"/>
        </w:rPr>
      </w:pPr>
      <w:ins w:id="1923" w:author="Stoycho Rusinov" w:date="2026-08-08T17:14:00Z">
        <w:r>
          <w:rPr>
            <w:rFonts w:asciiTheme="minorHAnsi" w:hAnsiTheme="minorHAnsi" w:cstheme="minorHAnsi"/>
          </w:rPr>
          <w:t>The executable code splits the post-reform period into an initial window, 2021–2023, and a later window, 2024–2025. The saturated regression estimates a separate country coefficient for each window:</w:t>
        </w:r>
      </w:ins>
    </w:p>
    <w:p w14:paraId="55D679F1" w14:textId="77777777" w:rsidR="00236015" w:rsidRPr="00C3586C" w:rsidRDefault="008B0A6B" w:rsidP="00C3586C">
      <w:pPr>
        <w:tabs>
          <w:tab w:val="center" w:pos="4513"/>
          <w:tab w:val="right" w:pos="9026"/>
        </w:tabs>
        <w:spacing w:before="120" w:line="360" w:lineRule="auto"/>
        <w:jc w:val="center"/>
        <w:rPr>
          <w:ins w:id="1924" w:author="Stoycho Rusinov" w:date="2026-08-08T17:14:00Z"/>
          <w:rFonts w:asciiTheme="minorHAnsi" w:hAnsiTheme="minorHAnsi" w:cstheme="minorHAnsi"/>
        </w:rPr>
      </w:pPr>
      <m:oMathPara>
        <m:oMathParaPr>
          <m:jc m:val="center"/>
        </m:oMathParaPr>
        <m:oMath>
          <m:r>
            <w:ins w:id="1925" w:author="Stoycho Rusinov" w:date="2026-08-08T17:14:00Z">
              <m:rPr>
                <m:sty m:val="p"/>
              </m:rPr>
              <w:rPr>
                <w:rFonts w:ascii="Cambria Math" w:hAnsi="Cambria Math"/>
              </w:rPr>
              <m:t>log</m:t>
            </w:ins>
          </m:r>
          <m:sSub>
            <m:sSubPr>
              <m:ctrlPr>
                <w:ins w:id="1926" w:author="Stoycho Rusinov" w:date="2026-08-08T17:14:00Z">
                  <w:rPr>
                    <w:rFonts w:ascii="Cambria Math" w:hAnsi="Cambria Math"/>
                  </w:rPr>
                </w:ins>
              </m:ctrlPr>
            </m:sSubPr>
            <m:e>
              <m:r>
                <w:ins w:id="1927" w:author="Stoycho Rusinov" w:date="2026-08-08T17:14:00Z">
                  <w:rPr>
                    <w:rFonts w:ascii="Cambria Math" w:hAnsi="Cambria Math"/>
                  </w:rPr>
                  <m:t>Q</m:t>
                </w:ins>
              </m:r>
            </m:e>
            <m:sub>
              <m:r>
                <w:ins w:id="1928" w:author="Stoycho Rusinov" w:date="2026-08-08T17:14:00Z">
                  <w:rPr>
                    <w:rFonts w:ascii="Cambria Math" w:hAnsi="Cambria Math"/>
                  </w:rPr>
                  <m:t>j</m:t>
                </w:ins>
              </m:r>
              <m:r>
                <w:ins w:id="1929" w:author="Stoycho Rusinov" w:date="2026-08-08T17:14:00Z">
                  <m:rPr>
                    <m:sty m:val="p"/>
                  </m:rPr>
                  <w:rPr>
                    <w:rFonts w:ascii="Cambria Math" w:hAnsi="Cambria Math"/>
                  </w:rPr>
                  <m:t>,</m:t>
                </w:ins>
              </m:r>
              <m:r>
                <w:ins w:id="1930" w:author="Stoycho Rusinov" w:date="2026-08-08T17:14:00Z">
                  <w:rPr>
                    <w:rFonts w:ascii="Cambria Math" w:hAnsi="Cambria Math"/>
                  </w:rPr>
                  <m:t>t</m:t>
                </w:ins>
              </m:r>
            </m:sub>
          </m:sSub>
          <m:r>
            <w:ins w:id="1931" w:author="Stoycho Rusinov" w:date="2026-08-08T17:14:00Z">
              <m:rPr>
                <m:sty m:val="p"/>
              </m:rPr>
              <w:rPr>
                <w:rFonts w:ascii="Cambria Math" w:hAnsi="Cambria Math"/>
              </w:rPr>
              <m:t>=</m:t>
            </w:ins>
          </m:r>
          <m:sSub>
            <m:sSubPr>
              <m:ctrlPr>
                <w:ins w:id="1932" w:author="Stoycho Rusinov" w:date="2026-08-08T17:14:00Z">
                  <w:rPr>
                    <w:rFonts w:ascii="Cambria Math" w:hAnsi="Cambria Math"/>
                  </w:rPr>
                </w:ins>
              </m:ctrlPr>
            </m:sSubPr>
            <m:e>
              <m:r>
                <w:ins w:id="1933" w:author="Stoycho Rusinov" w:date="2026-08-08T17:14:00Z">
                  <w:rPr>
                    <w:rFonts w:ascii="Cambria Math" w:hAnsi="Cambria Math"/>
                  </w:rPr>
                  <m:t>α</m:t>
                </w:ins>
              </m:r>
            </m:e>
            <m:sub>
              <m:r>
                <w:ins w:id="1934" w:author="Stoycho Rusinov" w:date="2026-08-08T17:14:00Z">
                  <w:rPr>
                    <w:rFonts w:ascii="Cambria Math" w:hAnsi="Cambria Math"/>
                  </w:rPr>
                  <m:t>j</m:t>
                </w:ins>
              </m:r>
            </m:sub>
          </m:sSub>
          <m:r>
            <w:ins w:id="1935" w:author="Stoycho Rusinov" w:date="2026-08-08T17:14:00Z">
              <m:rPr>
                <m:sty m:val="p"/>
              </m:rPr>
              <w:rPr>
                <w:rFonts w:ascii="Cambria Math" w:hAnsi="Cambria Math"/>
              </w:rPr>
              <m:t>+</m:t>
            </w:ins>
          </m:r>
          <m:sSub>
            <m:sSubPr>
              <m:ctrlPr>
                <w:ins w:id="1936" w:author="Stoycho Rusinov" w:date="2026-08-08T17:14:00Z">
                  <w:rPr>
                    <w:rFonts w:ascii="Cambria Math" w:hAnsi="Cambria Math"/>
                  </w:rPr>
                </w:ins>
              </m:ctrlPr>
            </m:sSubPr>
            <m:e>
              <m:r>
                <w:ins w:id="1937" w:author="Stoycho Rusinov" w:date="2026-08-08T17:14:00Z">
                  <w:rPr>
                    <w:rFonts w:ascii="Cambria Math" w:hAnsi="Cambria Math"/>
                  </w:rPr>
                  <m:t>δ</m:t>
                </w:ins>
              </m:r>
            </m:e>
            <m:sub>
              <m:r>
                <w:ins w:id="1938" w:author="Stoycho Rusinov" w:date="2026-08-08T17:14:00Z">
                  <w:rPr>
                    <w:rFonts w:ascii="Cambria Math" w:hAnsi="Cambria Math"/>
                  </w:rPr>
                  <m:t>t</m:t>
                </w:ins>
              </m:r>
            </m:sub>
          </m:sSub>
          <m:r>
            <w:ins w:id="1939" w:author="Stoycho Rusinov" w:date="2026-08-08T17:14:00Z">
              <m:rPr>
                <m:sty m:val="p"/>
              </m:rPr>
              <w:rPr>
                <w:rFonts w:ascii="Cambria Math" w:hAnsi="Cambria Math"/>
              </w:rPr>
              <m:t>+</m:t>
            </w:ins>
          </m:r>
          <m:sSubSup>
            <m:sSubSupPr>
              <m:ctrlPr>
                <w:ins w:id="1940" w:author="Stoycho Rusinov" w:date="2026-08-08T17:14:00Z">
                  <w:rPr>
                    <w:rFonts w:ascii="Cambria Math" w:hAnsi="Cambria Math"/>
                  </w:rPr>
                </w:ins>
              </m:ctrlPr>
            </m:sSubSupPr>
            <m:e>
              <m:r>
                <w:ins w:id="1941" w:author="Stoycho Rusinov" w:date="2026-08-08T17:14:00Z">
                  <w:rPr>
                    <w:rFonts w:ascii="Cambria Math" w:hAnsi="Cambria Math"/>
                  </w:rPr>
                  <m:t>β</m:t>
                </w:ins>
              </m:r>
            </m:e>
            <m:sub>
              <m:r>
                <w:ins w:id="1942" w:author="Stoycho Rusinov" w:date="2026-08-08T17:14:00Z">
                  <w:rPr>
                    <w:rFonts w:ascii="Cambria Math" w:hAnsi="Cambria Math"/>
                  </w:rPr>
                  <m:t>j</m:t>
                </w:ins>
              </m:r>
            </m:sub>
            <m:sup>
              <m:r>
                <w:ins w:id="1943" w:author="Stoycho Rusinov" w:date="2026-08-08T17:14:00Z">
                  <w:rPr>
                    <w:rFonts w:ascii="Cambria Math" w:hAnsi="Cambria Math"/>
                  </w:rPr>
                  <m:t>I</m:t>
                </w:ins>
              </m:r>
            </m:sup>
          </m:sSubSup>
          <m:r>
            <w:ins w:id="1944" w:author="Stoycho Rusinov" w:date="2026-08-08T17:14:00Z">
              <m:rPr>
                <m:sty m:val="b"/>
              </m:rPr>
              <w:rPr>
                <w:rFonts w:ascii="Cambria Math" w:hAnsi="Cambria Math"/>
              </w:rPr>
              <m:t>1</m:t>
            </w:ins>
          </m:r>
          <m:r>
            <w:ins w:id="1945" w:author="Stoycho Rusinov" w:date="2026-08-08T17:14:00Z">
              <m:rPr>
                <m:sty m:val="p"/>
              </m:rPr>
              <w:rPr>
                <w:rFonts w:ascii="Cambria Math" w:hAnsi="Cambria Math"/>
              </w:rPr>
              <m:t>{</m:t>
            </w:ins>
          </m:r>
          <m:r>
            <w:ins w:id="1946" w:author="Stoycho Rusinov" w:date="2026-08-08T17:14:00Z">
              <w:rPr>
                <w:rFonts w:ascii="Cambria Math" w:hAnsi="Cambria Math"/>
              </w:rPr>
              <m:t>j</m:t>
            </w:ins>
          </m:r>
          <m:r>
            <w:ins w:id="1947" w:author="Stoycho Rusinov" w:date="2026-08-08T17:14:00Z">
              <m:rPr>
                <m:sty m:val="p"/>
              </m:rPr>
              <w:rPr>
                <w:rFonts w:ascii="Cambria Math" w:hAnsi="Cambria Math"/>
              </w:rPr>
              <m:t>∈EU}</m:t>
            </w:ins>
          </m:r>
          <m:sSub>
            <m:sSubPr>
              <m:ctrlPr>
                <w:ins w:id="1948" w:author="Stoycho Rusinov" w:date="2026-08-08T17:14:00Z">
                  <w:rPr>
                    <w:rFonts w:ascii="Cambria Math" w:hAnsi="Cambria Math"/>
                  </w:rPr>
                </w:ins>
              </m:ctrlPr>
            </m:sSubPr>
            <m:e>
              <m:r>
                <w:ins w:id="1949" w:author="Stoycho Rusinov" w:date="2026-08-08T17:14:00Z">
                  <m:rPr>
                    <m:sty m:val="p"/>
                  </m:rPr>
                  <w:rPr>
                    <w:rFonts w:ascii="Cambria Math" w:hAnsi="Cambria Math"/>
                  </w:rPr>
                  <m:t>Initial</m:t>
                </w:ins>
              </m:r>
            </m:e>
            <m:sub>
              <m:r>
                <w:ins w:id="1950" w:author="Stoycho Rusinov" w:date="2026-08-08T17:14:00Z">
                  <w:rPr>
                    <w:rFonts w:ascii="Cambria Math" w:hAnsi="Cambria Math"/>
                  </w:rPr>
                  <m:t>t</m:t>
                </w:ins>
              </m:r>
            </m:sub>
          </m:sSub>
          <m:r>
            <w:ins w:id="1951" w:author="Stoycho Rusinov" w:date="2026-08-08T17:14:00Z">
              <m:rPr>
                <m:sty m:val="p"/>
              </m:rPr>
              <w:rPr>
                <w:rFonts w:ascii="Cambria Math" w:hAnsi="Cambria Math"/>
              </w:rPr>
              <m:t>+</m:t>
            </w:ins>
          </m:r>
          <m:sSubSup>
            <m:sSubSupPr>
              <m:ctrlPr>
                <w:ins w:id="1952" w:author="Stoycho Rusinov" w:date="2026-08-08T17:14:00Z">
                  <w:rPr>
                    <w:rFonts w:ascii="Cambria Math" w:hAnsi="Cambria Math"/>
                  </w:rPr>
                </w:ins>
              </m:ctrlPr>
            </m:sSubSupPr>
            <m:e>
              <m:r>
                <w:ins w:id="1953" w:author="Stoycho Rusinov" w:date="2026-08-08T17:14:00Z">
                  <w:rPr>
                    <w:rFonts w:ascii="Cambria Math" w:hAnsi="Cambria Math"/>
                  </w:rPr>
                  <m:t>β</m:t>
                </w:ins>
              </m:r>
            </m:e>
            <m:sub>
              <m:r>
                <w:ins w:id="1954" w:author="Stoycho Rusinov" w:date="2026-08-08T17:14:00Z">
                  <w:rPr>
                    <w:rFonts w:ascii="Cambria Math" w:hAnsi="Cambria Math"/>
                  </w:rPr>
                  <m:t>j</m:t>
                </w:ins>
              </m:r>
            </m:sub>
            <m:sup>
              <m:r>
                <w:ins w:id="1955" w:author="Stoycho Rusinov" w:date="2026-08-08T17:14:00Z">
                  <w:rPr>
                    <w:rFonts w:ascii="Cambria Math" w:hAnsi="Cambria Math"/>
                  </w:rPr>
                  <m:t>L</m:t>
                </w:ins>
              </m:r>
            </m:sup>
          </m:sSubSup>
          <m:r>
            <w:ins w:id="1956" w:author="Stoycho Rusinov" w:date="2026-08-08T17:14:00Z">
              <m:rPr>
                <m:sty m:val="b"/>
              </m:rPr>
              <w:rPr>
                <w:rFonts w:ascii="Cambria Math" w:hAnsi="Cambria Math"/>
              </w:rPr>
              <m:t>1</m:t>
            </w:ins>
          </m:r>
          <m:r>
            <w:ins w:id="1957" w:author="Stoycho Rusinov" w:date="2026-08-08T17:14:00Z">
              <m:rPr>
                <m:sty m:val="p"/>
              </m:rPr>
              <w:rPr>
                <w:rFonts w:ascii="Cambria Math" w:hAnsi="Cambria Math"/>
              </w:rPr>
              <m:t>{</m:t>
            </w:ins>
          </m:r>
          <m:r>
            <w:ins w:id="1958" w:author="Stoycho Rusinov" w:date="2026-08-08T17:14:00Z">
              <w:rPr>
                <w:rFonts w:ascii="Cambria Math" w:hAnsi="Cambria Math"/>
              </w:rPr>
              <m:t>j</m:t>
            </w:ins>
          </m:r>
          <m:r>
            <w:ins w:id="1959" w:author="Stoycho Rusinov" w:date="2026-08-08T17:14:00Z">
              <m:rPr>
                <m:sty m:val="p"/>
              </m:rPr>
              <w:rPr>
                <w:rFonts w:ascii="Cambria Math" w:hAnsi="Cambria Math"/>
              </w:rPr>
              <m:t>∈EU}</m:t>
            </w:ins>
          </m:r>
          <m:sSub>
            <m:sSubPr>
              <m:ctrlPr>
                <w:ins w:id="1960" w:author="Stoycho Rusinov" w:date="2026-08-08T17:14:00Z">
                  <w:rPr>
                    <w:rFonts w:ascii="Cambria Math" w:hAnsi="Cambria Math"/>
                  </w:rPr>
                </w:ins>
              </m:ctrlPr>
            </m:sSubPr>
            <m:e>
              <m:r>
                <w:ins w:id="1961" w:author="Stoycho Rusinov" w:date="2026-08-08T17:14:00Z">
                  <m:rPr>
                    <m:sty m:val="p"/>
                  </m:rPr>
                  <w:rPr>
                    <w:rFonts w:ascii="Cambria Math" w:hAnsi="Cambria Math"/>
                  </w:rPr>
                  <m:t>Later</m:t>
                </w:ins>
              </m:r>
            </m:e>
            <m:sub>
              <m:r>
                <w:ins w:id="1962" w:author="Stoycho Rusinov" w:date="2026-08-08T17:14:00Z">
                  <w:rPr>
                    <w:rFonts w:ascii="Cambria Math" w:hAnsi="Cambria Math"/>
                  </w:rPr>
                  <m:t>t</m:t>
                </w:ins>
              </m:r>
            </m:sub>
          </m:sSub>
          <m:r>
            <w:ins w:id="1963" w:author="Stoycho Rusinov" w:date="2026-08-08T17:14:00Z">
              <m:rPr>
                <m:sty m:val="p"/>
              </m:rPr>
              <w:rPr>
                <w:rFonts w:ascii="Cambria Math" w:hAnsi="Cambria Math"/>
              </w:rPr>
              <m:t>+</m:t>
            </w:ins>
          </m:r>
          <m:sSub>
            <m:sSubPr>
              <m:ctrlPr>
                <w:ins w:id="1964" w:author="Stoycho Rusinov" w:date="2026-08-08T17:14:00Z">
                  <w:rPr>
                    <w:rFonts w:ascii="Cambria Math" w:hAnsi="Cambria Math"/>
                  </w:rPr>
                </w:ins>
              </m:ctrlPr>
            </m:sSubPr>
            <m:e>
              <m:r>
                <w:ins w:id="1965" w:author="Stoycho Rusinov" w:date="2026-08-08T17:14:00Z">
                  <m:rPr>
                    <m:sty m:val="b"/>
                  </m:rPr>
                  <w:rPr>
                    <w:rFonts w:ascii="Cambria Math" w:hAnsi="Cambria Math"/>
                  </w:rPr>
                  <m:t>X</m:t>
                </w:ins>
              </m:r>
            </m:e>
            <m:sub>
              <m:r>
                <w:ins w:id="1966" w:author="Stoycho Rusinov" w:date="2026-08-08T17:14:00Z">
                  <w:rPr>
                    <w:rFonts w:ascii="Cambria Math" w:hAnsi="Cambria Math"/>
                  </w:rPr>
                  <m:t>j</m:t>
                </w:ins>
              </m:r>
              <m:r>
                <w:ins w:id="1967" w:author="Stoycho Rusinov" w:date="2026-08-08T17:14:00Z">
                  <m:rPr>
                    <m:sty m:val="p"/>
                  </m:rPr>
                  <w:rPr>
                    <w:rFonts w:ascii="Cambria Math" w:hAnsi="Cambria Math"/>
                  </w:rPr>
                  <m:t>,</m:t>
                </w:ins>
              </m:r>
              <m:r>
                <w:ins w:id="1968" w:author="Stoycho Rusinov" w:date="2026-08-08T17:14:00Z">
                  <w:rPr>
                    <w:rFonts w:ascii="Cambria Math" w:hAnsi="Cambria Math"/>
                  </w:rPr>
                  <m:t>t</m:t>
                </w:ins>
              </m:r>
            </m:sub>
          </m:sSub>
          <m:r>
            <w:ins w:id="1969" w:author="Stoycho Rusinov" w:date="2026-08-08T17:14:00Z">
              <m:rPr>
                <m:sty m:val="p"/>
              </m:rPr>
              <w:rPr>
                <w:rFonts w:ascii="Cambria Math" w:hAnsi="Cambria Math"/>
              </w:rPr>
              <m:t>'</m:t>
            </w:ins>
          </m:r>
          <m:r>
            <w:ins w:id="1970" w:author="Stoycho Rusinov" w:date="2026-08-08T17:14:00Z">
              <m:rPr>
                <m:sty m:val="b"/>
              </m:rPr>
              <w:rPr>
                <w:rFonts w:ascii="Cambria Math" w:hAnsi="Cambria Math"/>
              </w:rPr>
              <m:t>θ</m:t>
            </w:ins>
          </m:r>
          <m:r>
            <w:ins w:id="1971" w:author="Stoycho Rusinov" w:date="2026-08-08T17:14:00Z">
              <m:rPr>
                <m:sty m:val="p"/>
              </m:rPr>
              <w:rPr>
                <w:rFonts w:ascii="Cambria Math" w:hAnsi="Cambria Math"/>
              </w:rPr>
              <m:t>+</m:t>
            </w:ins>
          </m:r>
          <m:sSub>
            <m:sSubPr>
              <m:ctrlPr>
                <w:ins w:id="1972" w:author="Stoycho Rusinov" w:date="2026-08-08T17:14:00Z">
                  <w:rPr>
                    <w:rFonts w:ascii="Cambria Math" w:hAnsi="Cambria Math"/>
                  </w:rPr>
                </w:ins>
              </m:ctrlPr>
            </m:sSubPr>
            <m:e>
              <m:r>
                <w:ins w:id="1973" w:author="Stoycho Rusinov" w:date="2026-08-08T17:14:00Z">
                  <w:rPr>
                    <w:rFonts w:ascii="Cambria Math" w:hAnsi="Cambria Math"/>
                  </w:rPr>
                  <m:t>ε</m:t>
                </w:ins>
              </m:r>
            </m:e>
            <m:sub>
              <m:r>
                <w:ins w:id="1974" w:author="Stoycho Rusinov" w:date="2026-08-08T17:14:00Z">
                  <w:rPr>
                    <w:rFonts w:ascii="Cambria Math" w:hAnsi="Cambria Math"/>
                  </w:rPr>
                  <m:t>j</m:t>
                </w:ins>
              </m:r>
              <m:r>
                <w:ins w:id="1975" w:author="Stoycho Rusinov" w:date="2026-08-08T17:14:00Z">
                  <m:rPr>
                    <m:sty m:val="p"/>
                  </m:rPr>
                  <w:rPr>
                    <w:rFonts w:ascii="Cambria Math" w:hAnsi="Cambria Math"/>
                  </w:rPr>
                  <m:t>,</m:t>
                </w:ins>
              </m:r>
              <m:r>
                <w:ins w:id="1976" w:author="Stoycho Rusinov" w:date="2026-08-08T17:14:00Z">
                  <w:rPr>
                    <w:rFonts w:ascii="Cambria Math" w:hAnsi="Cambria Math"/>
                  </w:rPr>
                  <m:t>t</m:t>
                </w:ins>
              </m:r>
            </m:sub>
          </m:sSub>
          <m:r>
            <w:ins w:id="1977" w:author="Stoycho Rusinov" w:date="2026-08-08T17:14:00Z">
              <m:rPr>
                <m:sty m:val="p"/>
              </m:rPr>
              <w:rPr>
                <w:rFonts w:ascii="Cambria Math" w:hAnsi="Cambria Math"/>
              </w:rPr>
              <m:t>.</m:t>
            </w:ins>
          </m:r>
        </m:oMath>
      </m:oMathPara>
    </w:p>
    <w:p w14:paraId="114E29CE" w14:textId="77777777" w:rsidR="00236015" w:rsidRPr="00C3586C" w:rsidRDefault="008B0A6B" w:rsidP="00C3586C">
      <w:pPr>
        <w:tabs>
          <w:tab w:val="center" w:pos="4513"/>
          <w:tab w:val="right" w:pos="9026"/>
        </w:tabs>
        <w:spacing w:before="120" w:line="360" w:lineRule="auto"/>
        <w:rPr>
          <w:ins w:id="1978" w:author="Stoycho Rusinov" w:date="2026-08-08T17:14:00Z"/>
          <w:rFonts w:asciiTheme="minorHAnsi" w:hAnsiTheme="minorHAnsi" w:cstheme="minorHAnsi"/>
        </w:rPr>
      </w:pPr>
      <w:proofErr w:type="spellStart"/>
      <w:ins w:id="1979" w:author="Stoycho Rusinov" w:date="2026-08-08T17:14:00Z">
        <w:r>
          <w:rPr>
            <w:rFonts w:asciiTheme="minorHAnsi" w:hAnsiTheme="minorHAnsi" w:cstheme="minorHAnsi"/>
          </w:rPr>
          <w:t>Initialt</w:t>
        </w:r>
        <w:proofErr w:type="spellEnd"/>
        <w:r>
          <w:rPr>
            <w:rFonts w:asciiTheme="minorHAnsi" w:hAnsiTheme="minorHAnsi" w:cstheme="minorHAnsi"/>
          </w:rPr>
          <w:t xml:space="preserve"> equals one in 2021–2023, and </w:t>
        </w:r>
        <w:proofErr w:type="spellStart"/>
        <w:r>
          <w:rPr>
            <w:rFonts w:asciiTheme="minorHAnsi" w:hAnsiTheme="minorHAnsi" w:cstheme="minorHAnsi"/>
          </w:rPr>
          <w:t>Latert</w:t>
        </w:r>
        <w:proofErr w:type="spellEnd"/>
        <w:r>
          <w:rPr>
            <w:rFonts w:asciiTheme="minorHAnsi" w:hAnsiTheme="minorHAnsi" w:cstheme="minorHAnsi"/>
          </w:rPr>
          <w:t xml:space="preserve"> equals one in 2024–2025. Both equal zero before 2021.</w:t>
        </w:r>
      </w:ins>
    </w:p>
    <w:p w14:paraId="1F382F63" w14:textId="77777777" w:rsidR="00236015" w:rsidRPr="00C3586C" w:rsidRDefault="008B0A6B" w:rsidP="00C3586C">
      <w:pPr>
        <w:spacing w:line="360" w:lineRule="auto"/>
        <w:rPr>
          <w:ins w:id="1980" w:author="Stoycho Rusinov" w:date="2026-08-08T17:14:00Z"/>
          <w:rFonts w:asciiTheme="minorHAnsi" w:hAnsiTheme="minorHAnsi" w:cstheme="minorHAnsi"/>
        </w:rPr>
      </w:pPr>
      <w:ins w:id="1981" w:author="Stoycho Rusinov" w:date="2026-08-08T17:14:00Z">
        <w:r>
          <w:rPr>
            <w:rFonts w:asciiTheme="minorHAnsi" w:hAnsiTheme="minorHAnsi" w:cstheme="minorHAnsi"/>
          </w:rPr>
          <w:t>The difference β</w:t>
        </w:r>
        <w:proofErr w:type="spellStart"/>
        <w:r>
          <w:rPr>
            <w:rFonts w:asciiTheme="minorHAnsi" w:hAnsiTheme="minorHAnsi" w:cstheme="minorHAnsi"/>
          </w:rPr>
          <w:t>Ij</w:t>
        </w:r>
        <w:proofErr w:type="spellEnd"/>
        <w:r>
          <w:rPr>
            <w:rFonts w:asciiTheme="minorHAnsi" w:hAnsiTheme="minorHAnsi" w:cstheme="minorHAnsi"/>
          </w:rPr>
          <w:t xml:space="preserve"> − β</w:t>
        </w:r>
        <w:proofErr w:type="spellStart"/>
        <w:r>
          <w:rPr>
            <w:rFonts w:asciiTheme="minorHAnsi" w:hAnsiTheme="minorHAnsi" w:cstheme="minorHAnsi"/>
          </w:rPr>
          <w:t>Lj</w:t>
        </w:r>
        <w:proofErr w:type="spellEnd"/>
        <w:r>
          <w:rPr>
            <w:rFonts w:asciiTheme="minorHAnsi" w:hAnsiTheme="minorHAnsi" w:cstheme="minorHAnsi"/>
          </w:rPr>
          <w:t xml:space="preserve"> describes how the estimated country effect changed between the two periods. It is not, by itself, a causal COVID coefficient because other time-varying shocks may also differ across the windows.</w:t>
        </w:r>
      </w:ins>
    </w:p>
    <w:p w14:paraId="1F1A1BF1" w14:textId="77777777" w:rsidR="00236015" w:rsidRPr="00C3586C" w:rsidRDefault="00683078" w:rsidP="00C3586C">
      <w:pPr>
        <w:tabs>
          <w:tab w:val="center" w:pos="4513"/>
          <w:tab w:val="right" w:pos="9026"/>
        </w:tabs>
        <w:spacing w:before="120" w:line="360" w:lineRule="auto"/>
        <w:jc w:val="center"/>
        <w:rPr>
          <w:ins w:id="1982" w:author="Stoycho Rusinov" w:date="2026-08-08T17:14:00Z"/>
          <w:rFonts w:asciiTheme="minorHAnsi" w:hAnsiTheme="minorHAnsi" w:cstheme="minorHAnsi"/>
        </w:rPr>
      </w:pPr>
      <m:oMathPara>
        <m:oMathParaPr>
          <m:jc m:val="center"/>
        </m:oMathParaPr>
        <m:oMath>
          <m:sSubSup>
            <m:sSubSupPr>
              <m:ctrlPr>
                <w:ins w:id="1983" w:author="Stoycho Rusinov" w:date="2026-08-08T17:14:00Z">
                  <w:rPr>
                    <w:rFonts w:ascii="Cambria Math" w:hAnsi="Cambria Math"/>
                  </w:rPr>
                </w:ins>
              </m:ctrlPr>
            </m:sSubSupPr>
            <m:e>
              <m:r>
                <w:ins w:id="1984" w:author="Stoycho Rusinov" w:date="2026-08-08T17:14:00Z">
                  <w:rPr>
                    <w:rFonts w:ascii="Cambria Math" w:hAnsi="Cambria Math"/>
                  </w:rPr>
                  <m:t>Δ</m:t>
                </w:ins>
              </m:r>
            </m:e>
            <m:sub>
              <m:r>
                <w:ins w:id="1985" w:author="Stoycho Rusinov" w:date="2026-08-08T17:14:00Z">
                  <w:rPr>
                    <w:rFonts w:ascii="Cambria Math" w:hAnsi="Cambria Math"/>
                  </w:rPr>
                  <m:t>j</m:t>
                </w:ins>
              </m:r>
            </m:sub>
            <m:sup>
              <m:r>
                <w:ins w:id="1986" w:author="Stoycho Rusinov" w:date="2026-08-08T17:14:00Z">
                  <w:rPr>
                    <w:rFonts w:ascii="Cambria Math" w:hAnsi="Cambria Math"/>
                  </w:rPr>
                  <m:t>I</m:t>
                </w:ins>
              </m:r>
              <m:r>
                <w:ins w:id="1987" w:author="Stoycho Rusinov" w:date="2026-08-08T17:14:00Z">
                  <m:rPr>
                    <m:sty m:val="p"/>
                  </m:rPr>
                  <w:rPr>
                    <w:rFonts w:ascii="Cambria Math" w:hAnsi="Cambria Math"/>
                  </w:rPr>
                  <m:t>-</m:t>
                </w:ins>
              </m:r>
              <m:r>
                <w:ins w:id="1988" w:author="Stoycho Rusinov" w:date="2026-08-08T17:14:00Z">
                  <w:rPr>
                    <w:rFonts w:ascii="Cambria Math" w:hAnsi="Cambria Math"/>
                  </w:rPr>
                  <m:t>L</m:t>
                </w:ins>
              </m:r>
            </m:sup>
          </m:sSubSup>
          <m:r>
            <w:ins w:id="1989" w:author="Stoycho Rusinov" w:date="2026-08-08T17:14:00Z">
              <m:rPr>
                <m:sty m:val="p"/>
              </m:rPr>
              <w:rPr>
                <w:rFonts w:ascii="Cambria Math" w:hAnsi="Cambria Math"/>
              </w:rPr>
              <m:t>=</m:t>
            </w:ins>
          </m:r>
          <m:sSubSup>
            <m:sSubSupPr>
              <m:ctrlPr>
                <w:ins w:id="1990" w:author="Stoycho Rusinov" w:date="2026-08-08T17:14:00Z">
                  <w:rPr>
                    <w:rFonts w:ascii="Cambria Math" w:hAnsi="Cambria Math"/>
                  </w:rPr>
                </w:ins>
              </m:ctrlPr>
            </m:sSubSupPr>
            <m:e>
              <m:r>
                <w:ins w:id="1991" w:author="Stoycho Rusinov" w:date="2026-08-08T17:14:00Z">
                  <w:rPr>
                    <w:rFonts w:ascii="Cambria Math" w:hAnsi="Cambria Math"/>
                  </w:rPr>
                  <m:t>β</m:t>
                </w:ins>
              </m:r>
            </m:e>
            <m:sub>
              <m:r>
                <w:ins w:id="1992" w:author="Stoycho Rusinov" w:date="2026-08-08T17:14:00Z">
                  <w:rPr>
                    <w:rFonts w:ascii="Cambria Math" w:hAnsi="Cambria Math"/>
                  </w:rPr>
                  <m:t>j</m:t>
                </w:ins>
              </m:r>
            </m:sub>
            <m:sup>
              <m:r>
                <w:ins w:id="1993" w:author="Stoycho Rusinov" w:date="2026-08-08T17:14:00Z">
                  <w:rPr>
                    <w:rFonts w:ascii="Cambria Math" w:hAnsi="Cambria Math"/>
                  </w:rPr>
                  <m:t>I</m:t>
                </w:ins>
              </m:r>
            </m:sup>
          </m:sSubSup>
          <m:r>
            <w:ins w:id="1994" w:author="Stoycho Rusinov" w:date="2026-08-08T17:14:00Z">
              <m:rPr>
                <m:sty m:val="p"/>
              </m:rPr>
              <w:rPr>
                <w:rFonts w:ascii="Cambria Math" w:hAnsi="Cambria Math"/>
              </w:rPr>
              <m:t>-</m:t>
            </w:ins>
          </m:r>
          <m:sSubSup>
            <m:sSubSupPr>
              <m:ctrlPr>
                <w:ins w:id="1995" w:author="Stoycho Rusinov" w:date="2026-08-08T17:14:00Z">
                  <w:rPr>
                    <w:rFonts w:ascii="Cambria Math" w:hAnsi="Cambria Math"/>
                  </w:rPr>
                </w:ins>
              </m:ctrlPr>
            </m:sSubSupPr>
            <m:e>
              <m:r>
                <w:ins w:id="1996" w:author="Stoycho Rusinov" w:date="2026-08-08T17:14:00Z">
                  <w:rPr>
                    <w:rFonts w:ascii="Cambria Math" w:hAnsi="Cambria Math"/>
                  </w:rPr>
                  <m:t>β</m:t>
                </w:ins>
              </m:r>
            </m:e>
            <m:sub>
              <m:r>
                <w:ins w:id="1997" w:author="Stoycho Rusinov" w:date="2026-08-08T17:14:00Z">
                  <w:rPr>
                    <w:rFonts w:ascii="Cambria Math" w:hAnsi="Cambria Math"/>
                  </w:rPr>
                  <m:t>j</m:t>
                </w:ins>
              </m:r>
            </m:sub>
            <m:sup>
              <m:r>
                <w:ins w:id="1998" w:author="Stoycho Rusinov" w:date="2026-08-08T17:14:00Z">
                  <w:rPr>
                    <w:rFonts w:ascii="Cambria Math" w:hAnsi="Cambria Math"/>
                  </w:rPr>
                  <m:t>L</m:t>
                </w:ins>
              </m:r>
            </m:sup>
          </m:sSubSup>
          <m:r>
            <w:ins w:id="1999" w:author="Stoycho Rusinov" w:date="2026-08-08T17:14:00Z">
              <m:rPr>
                <m:sty m:val="p"/>
              </m:rPr>
              <w:rPr>
                <w:rFonts w:ascii="Cambria Math" w:hAnsi="Cambria Math"/>
              </w:rPr>
              <m:t>.</m:t>
            </w:ins>
          </m:r>
        </m:oMath>
      </m:oMathPara>
    </w:p>
    <w:p w14:paraId="2927E0D3" w14:textId="77777777" w:rsidR="00236015" w:rsidRPr="00C3586C" w:rsidRDefault="008B0A6B" w:rsidP="00C3586C">
      <w:pPr>
        <w:spacing w:line="360" w:lineRule="auto"/>
        <w:rPr>
          <w:ins w:id="2000" w:author="Stoycho Rusinov" w:date="2026-08-08T17:14:00Z"/>
          <w:rFonts w:asciiTheme="minorHAnsi" w:hAnsiTheme="minorHAnsi" w:cstheme="minorHAnsi"/>
        </w:rPr>
      </w:pPr>
      <w:ins w:id="2001" w:author="Stoycho Rusinov" w:date="2026-08-08T17:14:00Z">
        <w:r>
          <w:rPr>
            <w:rFonts w:asciiTheme="minorHAnsi" w:hAnsiTheme="minorHAnsi" w:cstheme="minorHAnsi"/>
          </w:rPr>
          <w:t>The two-period comparison is therefore reported as persistence evidence. A separate causal decomposition would require additional identifying assumptions or data.</w:t>
        </w:r>
      </w:ins>
    </w:p>
    <w:p w14:paraId="45B0CA46" w14:textId="77777777" w:rsidR="00236015" w:rsidRPr="00C3586C" w:rsidRDefault="008B0A6B" w:rsidP="00C3586C">
      <w:pPr>
        <w:pStyle w:val="Heading1"/>
        <w:spacing w:after="0" w:line="360" w:lineRule="auto"/>
        <w:rPr>
          <w:rFonts w:asciiTheme="minorHAnsi" w:hAnsiTheme="minorHAnsi" w:cstheme="minorHAnsi"/>
        </w:rPr>
      </w:pPr>
      <w:r>
        <w:rPr>
          <w:rFonts w:asciiTheme="minorHAnsi" w:hAnsiTheme="minorHAnsi" w:cstheme="minorHAnsi"/>
        </w:rPr>
        <w:t>IV. Arc vs log elasticities</w:t>
      </w:r>
    </w:p>
    <w:p w14:paraId="6289637D" w14:textId="77777777" w:rsidR="00236015" w:rsidRPr="00C3586C" w:rsidRDefault="008B0A6B" w:rsidP="00C3586C">
      <w:pPr>
        <w:spacing w:line="360" w:lineRule="auto"/>
        <w:rPr>
          <w:del w:id="2002" w:author="Stoycho Rusinov" w:date="2026-08-08T17:14:00Z"/>
          <w:rFonts w:asciiTheme="minorHAnsi" w:hAnsiTheme="minorHAnsi" w:cstheme="minorHAnsi"/>
        </w:rPr>
      </w:pPr>
      <w:del w:id="2003" w:author="Stoycho Rusinov" w:date="2026-08-08T17:14:00Z">
        <w:r>
          <w:rPr>
            <w:rFonts w:asciiTheme="minorHAnsi" w:hAnsiTheme="minorHAnsi" w:cstheme="minorHAnsi"/>
          </w:rPr>
          <w:delText xml:space="preserve">Using the simple percentage-change formula </w:delText>
        </w:r>
        <m:oMath>
          <m:r>
            <w:rPr>
              <w:rFonts w:ascii="Cambria Math" w:hAnsi="Cambria Math" w:cstheme="minorHAnsi"/>
            </w:rPr>
            <m:t>%ΔQ=</m:t>
          </m:r>
          <m:d>
            <m:dPr>
              <m:ctrlPr>
                <w:rPr>
                  <w:rFonts w:ascii="Cambria Math" w:hAnsi="Cambria Math" w:cstheme="minorHAnsi"/>
                </w:rPr>
              </m:ctrlPr>
            </m:dPr>
            <m:e>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β</m:t>
                  </m:r>
                </m:sup>
              </m:sSup>
              <m:r>
                <w:rPr>
                  <w:rFonts w:ascii="Cambria Math" w:hAnsi="Cambria Math" w:cstheme="minorHAnsi"/>
                </w:rPr>
                <m:t>-1</m:t>
              </m:r>
            </m:e>
          </m:d>
          <m:r>
            <w:rPr>
              <w:rFonts w:ascii="Cambria Math" w:hAnsi="Cambria Math" w:cstheme="minorHAnsi"/>
            </w:rPr>
            <m:t>×100</m:t>
          </m:r>
        </m:oMath>
        <w:r>
          <w:rPr>
            <w:rFonts w:asciiTheme="minorHAnsi" w:hAnsiTheme="minorHAnsi" w:cstheme="minorHAnsi"/>
          </w:rPr>
          <w:delText xml:space="preserve">, and substituting the lowest estimated coefficient (Malta, </w:delText>
        </w:r>
        <m:oMath>
          <m:r>
            <w:rPr>
              <w:rFonts w:ascii="Cambria Math" w:hAnsi="Cambria Math" w:cstheme="minorHAnsi"/>
            </w:rPr>
            <m:t>β=-0.6</m:t>
          </m:r>
        </m:oMath>
        <w:r>
          <w:rPr>
            <w:rFonts w:asciiTheme="minorHAnsi" w:hAnsiTheme="minorHAnsi" w:cstheme="minorHAnsi"/>
          </w:rPr>
          <w:delText xml:space="preserve">) and the highest (Lithuania, </w:delText>
        </w:r>
        <m:oMath>
          <m:r>
            <w:rPr>
              <w:rFonts w:ascii="Cambria Math" w:hAnsi="Cambria Math" w:cstheme="minorHAnsi"/>
            </w:rPr>
            <m:t>β=-2.4</m:t>
          </m:r>
        </m:oMath>
        <w:r>
          <w:rPr>
            <w:rFonts w:asciiTheme="minorHAnsi" w:hAnsiTheme="minorHAnsi" w:cstheme="minorHAnsi"/>
          </w:rPr>
          <w:delText xml:space="preserve">), we obtain changes ranging from </w:delText>
        </w:r>
        <m:oMath>
          <m:d>
            <m:dPr>
              <m:ctrlPr>
                <w:rPr>
                  <w:rFonts w:ascii="Cambria Math" w:hAnsi="Cambria Math" w:cstheme="minorHAnsi"/>
                </w:rPr>
              </m:ctrlPr>
            </m:dPr>
            <m:e>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-0.6</m:t>
                  </m:r>
                </m:sup>
              </m:sSup>
              <m:r>
                <w:rPr>
                  <w:rFonts w:ascii="Cambria Math" w:hAnsi="Cambria Math" w:cstheme="minorHAnsi"/>
                </w:rPr>
                <m:t>-1</m:t>
              </m:r>
            </m:e>
          </m:d>
          <m:r>
            <w:rPr>
              <w:rFonts w:ascii="Cambria Math" w:hAnsi="Cambria Math" w:cstheme="minorHAnsi"/>
            </w:rPr>
            <m:t>×100≈-45%</m:t>
          </m:r>
        </m:oMath>
        <w:r>
          <w:rPr>
            <w:rFonts w:asciiTheme="minorHAnsi" w:hAnsiTheme="minorHAnsi" w:cstheme="minorHAnsi"/>
          </w:rPr>
          <w:delText xml:space="preserve"> to </w:delText>
        </w:r>
        <m:oMath>
          <m:d>
            <m:dPr>
              <m:ctrlPr>
                <w:rPr>
                  <w:rFonts w:ascii="Cambria Math" w:hAnsi="Cambria Math" w:cstheme="minorHAnsi"/>
                </w:rPr>
              </m:ctrlPr>
            </m:dPr>
            <m:e>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-2.4</m:t>
                  </m:r>
                </m:sup>
              </m:sSup>
              <m:r>
                <w:rPr>
                  <w:rFonts w:ascii="Cambria Math" w:hAnsi="Cambria Math" w:cstheme="minorHAnsi"/>
                </w:rPr>
                <m:t>-1</m:t>
              </m:r>
            </m:e>
          </m:d>
          <m:r>
            <w:rPr>
              <w:rFonts w:ascii="Cambria Math" w:hAnsi="Cambria Math" w:cstheme="minorHAnsi"/>
            </w:rPr>
            <m:t>×100≈-90%</m:t>
          </m:r>
        </m:oMath>
        <w:r>
          <w:rPr>
            <w:rFonts w:asciiTheme="minorHAnsi" w:hAnsiTheme="minorHAnsi" w:cstheme="minorHAnsi"/>
          </w:rPr>
          <w:delText xml:space="preserve">, relative to the change observed in the control group. The ATE coefficient sits at </w:delText>
        </w:r>
        <m:oMath>
          <m:r>
            <w:rPr>
              <w:rFonts w:ascii="Cambria Math" w:hAnsi="Cambria Math" w:cstheme="minorHAnsi"/>
            </w:rPr>
            <m:t>β=-1.28</m:t>
          </m:r>
        </m:oMath>
        <w:commentRangeStart w:id="2004"/>
        <w:r>
          <w:rPr>
            <w:rFonts w:asciiTheme="minorHAnsi" w:hAnsiTheme="minorHAnsi" w:cstheme="minorHAnsi"/>
          </w:rPr>
          <w:delText xml:space="preserve">, so the grand effect of Brexit on applicant numbers is approximately </w:delText>
        </w:r>
        <w:commentRangeEnd w:id="2004"/>
        <w:r>
          <w:rPr>
            <w:rStyle w:val="CommentReference"/>
          </w:rPr>
          <w:commentReference w:id="2004"/>
        </w:r>
        <m:oMath>
          <m:d>
            <m:dPr>
              <m:ctrlPr>
                <w:rPr>
                  <w:rFonts w:ascii="Cambria Math" w:hAnsi="Cambria Math" w:cstheme="minorHAnsi"/>
                </w:rPr>
              </m:ctrlPr>
            </m:dPr>
            <m:e>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-1.28</m:t>
                  </m:r>
                </m:sup>
              </m:sSup>
              <m:r>
                <w:rPr>
                  <w:rFonts w:ascii="Cambria Math" w:hAnsi="Cambria Math" w:cstheme="minorHAnsi"/>
                </w:rPr>
                <m:t>-1</m:t>
              </m:r>
            </m:e>
          </m:d>
          <m:r>
            <w:rPr>
              <w:rFonts w:ascii="Cambria Math" w:hAnsi="Cambria Math" w:cstheme="minorHAnsi"/>
            </w:rPr>
            <m:t>×100≈-72.19%</m:t>
          </m:r>
        </m:oMath>
        <w:r>
          <w:rPr>
            <w:rFonts w:asciiTheme="minorHAnsi" w:hAnsiTheme="minorHAnsi" w:cstheme="minorHAnsi"/>
          </w:rPr>
          <w:delText>.</w:delText>
        </w:r>
        <w:r>
          <w:rPr>
            <w:rFonts w:asciiTheme="minorHAnsi" w:hAnsiTheme="minorHAnsi" w:cstheme="minorHAnsi"/>
            <w:vertAlign w:val="superscript"/>
          </w:rPr>
          <w:delText>¹</w:delText>
        </w:r>
      </w:del>
    </w:p>
    <w:p w14:paraId="2A4CACFB" w14:textId="2E56F20A" w:rsidR="00236015" w:rsidRPr="00C3586C" w:rsidRDefault="008B0A6B" w:rsidP="00C3586C">
      <w:pPr>
        <w:spacing w:line="360" w:lineRule="auto"/>
        <w:rPr>
          <w:ins w:id="2005" w:author="Stoycho Rusinov" w:date="2026-08-08T17:14:00Z"/>
          <w:rFonts w:asciiTheme="minorHAnsi" w:hAnsiTheme="minorHAnsi" w:cstheme="minorHAnsi"/>
        </w:rPr>
      </w:pPr>
      <w:ins w:id="2006" w:author="Stoycho Rusinov" w:date="2026-08-08T17:14:00Z">
        <w:r>
          <w:rPr>
            <w:rFonts w:asciiTheme="minorHAnsi" w:hAnsiTheme="minorHAnsi" w:cstheme="minorHAnsi"/>
          </w:rPr>
          <w:t>Using ΔQ/Q = exp(β) − 1, Malta’s β = −0.362 implies −30.4%, Lithuania’s β = −2.173 implies −88.6%, and the pooled ATT β = −1.109 implies −67.0%, all relative to the control trajectory.</w:t>
        </w:r>
      </w:ins>
    </w:p>
    <w:p w14:paraId="37F35820" w14:textId="52327BED" w:rsidR="00236015" w:rsidRPr="00C3586C" w:rsidRDefault="008B0A6B" w:rsidP="00C3586C">
      <w:pPr>
        <w:spacing w:line="360" w:lineRule="auto"/>
        <w:rPr>
          <w:ins w:id="2007" w:author="Stoycho Rusinov" w:date="2026-08-08T17:14:00Z"/>
          <w:rFonts w:asciiTheme="minorHAnsi" w:hAnsiTheme="minorHAnsi" w:cstheme="minorHAnsi"/>
        </w:rPr>
      </w:pPr>
      <w:r>
        <w:rPr>
          <w:rFonts w:asciiTheme="minorHAnsi" w:hAnsiTheme="minorHAnsi" w:cstheme="minorHAnsi"/>
        </w:rPr>
        <w:t xml:space="preserve">A naive arc elasticity </w:t>
      </w:r>
      <w:del w:id="2008" w:author="Stoycho Rusinov" w:date="2026-08-08T17:14:00Z">
        <w:r>
          <w:rPr>
            <w:rFonts w:asciiTheme="minorHAnsi" w:hAnsiTheme="minorHAnsi" w:cstheme="minorHAnsi"/>
          </w:rPr>
          <w:delText>at the ATE level uses the realized</w:delText>
        </w:r>
      </w:del>
      <w:ins w:id="2009" w:author="Stoycho Rusinov" w:date="2026-08-08T17:14:00Z">
        <w:r>
          <w:rPr>
            <w:rFonts w:asciiTheme="minorHAnsi" w:hAnsiTheme="minorHAnsi" w:cstheme="minorHAnsi"/>
          </w:rPr>
          <w:t>divides the proportional quantity change by the 140% arithmetic price increase:</w:t>
        </w:r>
      </w:ins>
    </w:p>
    <w:p w14:paraId="0D8895C0" w14:textId="77777777" w:rsidR="00236015" w:rsidRPr="00C3586C" w:rsidRDefault="00683078" w:rsidP="00C3586C">
      <w:pPr>
        <w:spacing w:before="120" w:line="360" w:lineRule="auto"/>
        <w:jc w:val="center"/>
        <w:rPr>
          <w:ins w:id="2010" w:author="Stoycho Rusinov" w:date="2026-08-08T17:14:00Z"/>
          <w:rFonts w:asciiTheme="minorHAnsi" w:hAnsiTheme="minorHAnsi" w:cstheme="minorHAnsi"/>
        </w:rPr>
      </w:pPr>
      <m:oMathPara>
        <m:oMathParaPr>
          <m:jc m:val="center"/>
        </m:oMathParaPr>
        <m:oMath>
          <m:sSub>
            <m:sSubPr>
              <m:ctrlPr>
                <w:ins w:id="2011" w:author="Stoycho Rusinov" w:date="2026-08-08T17:14:00Z">
                  <w:rPr>
                    <w:rFonts w:ascii="Cambria Math" w:hAnsi="Cambria Math"/>
                  </w:rPr>
                </w:ins>
              </m:ctrlPr>
            </m:sSubPr>
            <m:e>
              <m:r>
                <w:ins w:id="2012" w:author="Stoycho Rusinov" w:date="2026-08-08T17:14:00Z">
                  <w:rPr>
                    <w:rFonts w:ascii="Cambria Math" w:hAnsi="Cambria Math"/>
                  </w:rPr>
                  <m:t>η</m:t>
                </w:ins>
              </m:r>
            </m:e>
            <m:sub>
              <m:r>
                <w:ins w:id="2013" w:author="Stoycho Rusinov" w:date="2026-08-08T17:14:00Z">
                  <m:rPr>
                    <m:sty m:val="p"/>
                  </m:rPr>
                  <w:rPr>
                    <w:rFonts w:ascii="Cambria Math" w:hAnsi="Cambria Math"/>
                  </w:rPr>
                  <m:t>arc</m:t>
                </w:ins>
              </m:r>
            </m:sub>
          </m:sSub>
          <m:r>
            <w:ins w:id="2014" w:author="Stoycho Rusinov" w:date="2026-08-08T17:14:00Z">
              <m:rPr>
                <m:sty m:val="p"/>
              </m:rPr>
              <w:rPr>
                <w:rFonts w:ascii="Cambria Math" w:hAnsi="Cambria Math"/>
              </w:rPr>
              <m:t>=</m:t>
            </w:ins>
          </m:r>
          <m:f>
            <m:fPr>
              <m:ctrlPr>
                <w:ins w:id="2015" w:author="Stoycho Rusinov" w:date="2026-08-08T17:14:00Z">
                  <w:rPr>
                    <w:rFonts w:ascii="Cambria Math" w:hAnsi="Cambria Math"/>
                  </w:rPr>
                </w:ins>
              </m:ctrlPr>
            </m:fPr>
            <m:num>
              <m:r>
                <w:ins w:id="2016" w:author="Stoycho Rusinov" w:date="2026-08-08T17:14:00Z">
                  <m:rPr>
                    <m:sty m:val="p"/>
                  </m:rPr>
                  <w:rPr>
                    <w:rFonts w:ascii="Cambria Math" w:hAnsi="Cambria Math"/>
                  </w:rPr>
                  <m:t>exp</m:t>
                </w:ins>
              </m:r>
              <m:d>
                <m:dPr>
                  <m:ctrlPr>
                    <w:ins w:id="2017" w:author="Stoycho Rusinov" w:date="2026-08-08T17:14:00Z">
                      <w:rPr>
                        <w:rFonts w:ascii="Cambria Math" w:hAnsi="Cambria Math"/>
                      </w:rPr>
                    </w:ins>
                  </m:ctrlPr>
                </m:dPr>
                <m:e>
                  <m:r>
                    <w:ins w:id="2018" w:author="Stoycho Rusinov" w:date="2026-08-08T17:14:00Z">
                      <m:rPr>
                        <m:sty m:val="p"/>
                      </m:rPr>
                      <w:rPr>
                        <w:rFonts w:ascii="Cambria Math" w:hAnsi="Cambria Math"/>
                      </w:rPr>
                      <m:t>-</m:t>
                    </w:ins>
                  </m:r>
                  <m:r>
                    <w:ins w:id="2019" w:author="Stoycho Rusinov" w:date="2026-08-08T17:14:00Z">
                      <w:rPr>
                        <w:rFonts w:ascii="Cambria Math" w:hAnsi="Cambria Math"/>
                      </w:rPr>
                      <m:t>1.109</m:t>
                    </w:ins>
                  </m:r>
                </m:e>
              </m:d>
              <m:r>
                <w:ins w:id="2020" w:author="Stoycho Rusinov" w:date="2026-08-08T17:14:00Z">
                  <m:rPr>
                    <m:sty m:val="p"/>
                  </m:rPr>
                  <w:rPr>
                    <w:rFonts w:ascii="Cambria Math" w:hAnsi="Cambria Math"/>
                  </w:rPr>
                  <m:t>-</m:t>
                </w:ins>
              </m:r>
              <m:r>
                <w:ins w:id="2021" w:author="Stoycho Rusinov" w:date="2026-08-08T17:14:00Z">
                  <w:rPr>
                    <w:rFonts w:ascii="Cambria Math" w:hAnsi="Cambria Math"/>
                  </w:rPr>
                  <m:t>1</m:t>
                </w:ins>
              </m:r>
            </m:num>
            <m:den>
              <m:r>
                <w:ins w:id="2022" w:author="Stoycho Rusinov" w:date="2026-08-08T17:14:00Z">
                  <w:rPr>
                    <w:rFonts w:ascii="Cambria Math" w:hAnsi="Cambria Math"/>
                  </w:rPr>
                  <m:t>1.4</m:t>
                </w:ins>
              </m:r>
            </m:den>
          </m:f>
          <m:r>
            <w:ins w:id="2023" w:author="Stoycho Rusinov" w:date="2026-08-08T17:14:00Z">
              <m:rPr>
                <m:sty m:val="p"/>
              </m:rPr>
              <w:rPr>
                <w:rFonts w:ascii="Cambria Math" w:hAnsi="Cambria Math"/>
              </w:rPr>
              <m:t>=-</m:t>
            </w:ins>
          </m:r>
          <m:r>
            <w:ins w:id="2024" w:author="Stoycho Rusinov" w:date="2026-08-08T17:14:00Z">
              <w:rPr>
                <w:rFonts w:ascii="Cambria Math" w:hAnsi="Cambria Math"/>
              </w:rPr>
              <m:t>0.479</m:t>
            </w:ins>
          </m:r>
          <m:r>
            <w:ins w:id="2025" w:author="Stoycho Rusinov" w:date="2026-08-08T17:14:00Z">
              <m:rPr>
                <m:sty m:val="p"/>
              </m:rPr>
              <w:rPr>
                <w:rFonts w:ascii="Cambria Math" w:hAnsi="Cambria Math"/>
              </w:rPr>
              <m:t>.</m:t>
            </w:ins>
          </m:r>
        </m:oMath>
      </m:oMathPara>
    </w:p>
    <w:p w14:paraId="75C90A76" w14:textId="77777777" w:rsidR="00236015" w:rsidRPr="00C3586C" w:rsidRDefault="008B0A6B" w:rsidP="00C3586C">
      <w:pPr>
        <w:spacing w:line="360" w:lineRule="auto"/>
        <w:rPr>
          <w:del w:id="2026" w:author="Stoycho Rusinov" w:date="2026-08-08T17:14:00Z"/>
          <w:rFonts w:asciiTheme="minorHAnsi" w:hAnsiTheme="minorHAnsi" w:cstheme="minorHAnsi"/>
        </w:rPr>
      </w:pPr>
      <w:ins w:id="2027" w:author="Stoycho Rusinov" w:date="2026-08-08T17:14:00Z">
        <w:r>
          <w:rPr>
            <w:rFonts w:asciiTheme="minorHAnsi" w:hAnsiTheme="minorHAnsi" w:cstheme="minorHAnsi"/>
          </w:rPr>
          <w:t>For a finite</w:t>
        </w:r>
      </w:ins>
      <w:r>
        <w:rPr>
          <w:rFonts w:asciiTheme="minorHAnsi" w:hAnsiTheme="minorHAnsi" w:cstheme="minorHAnsi"/>
        </w:rPr>
        <w:t xml:space="preserve"> log price change </w:t>
      </w:r>
      <w:del w:id="2028" w:author="Stoycho Rusinov" w:date="2026-08-08T17:14:00Z">
        <w:r>
          <w:rPr>
            <w:rFonts w:asciiTheme="minorHAnsi" w:hAnsiTheme="minorHAnsi" w:cstheme="minorHAnsi"/>
          </w:rPr>
          <w:delText>(</w:delText>
        </w:r>
        <m:oMath>
          <m:r>
            <w:rPr>
              <w:rFonts w:ascii="Cambria Math" w:hAnsi="Cambria Math" w:cstheme="minorHAnsi"/>
            </w:rPr>
            <m:t>Δ log P≈0.875 so %ΔP≈140%</m:t>
          </m:r>
        </m:oMath>
        <w:r>
          <w:rPr>
            <w:rFonts w:asciiTheme="minorHAnsi" w:hAnsiTheme="minorHAnsi" w:cstheme="minorHAnsi"/>
          </w:rPr>
          <w:delText>) as the denominator:</w:delText>
        </w:r>
      </w:del>
    </w:p>
    <w:p w14:paraId="3CA34921" w14:textId="77777777" w:rsidR="00236015" w:rsidRPr="00C3586C" w:rsidRDefault="00683078" w:rsidP="00C3586C">
      <w:pPr>
        <w:spacing w:before="120" w:line="360" w:lineRule="auto"/>
        <w:rPr>
          <w:del w:id="2029" w:author="Stoycho Rusinov" w:date="2026-08-08T17:14:00Z"/>
          <w:rFonts w:asciiTheme="minorHAnsi" w:hAnsiTheme="minorHAnsi" w:cstheme="minorHAnsi"/>
        </w:rPr>
      </w:pPr>
      <m:oMathPara>
        <m:oMath>
          <m:sSub>
            <m:sSubPr>
              <m:ctrlPr>
                <w:del w:id="2030" w:author="Stoycho Rusinov" w:date="2026-08-08T17:14:00Z">
                  <w:rPr>
                    <w:rFonts w:ascii="Cambria Math" w:hAnsi="Cambria Math" w:cstheme="minorHAnsi"/>
                  </w:rPr>
                </w:del>
              </m:ctrlPr>
            </m:sSubPr>
            <m:e>
              <m:r>
                <w:del w:id="2031" w:author="Stoycho Rusinov" w:date="2026-08-08T17:14:00Z">
                  <w:rPr>
                    <w:rFonts w:ascii="Cambria Math" w:hAnsi="Cambria Math" w:cstheme="minorHAnsi"/>
                  </w:rPr>
                  <m:t>η</m:t>
                </w:del>
              </m:r>
            </m:e>
            <m:sub>
              <m:r>
                <w:del w:id="2032" w:author="Stoycho Rusinov" w:date="2026-08-08T17:14:00Z">
                  <w:rPr>
                    <w:rFonts w:ascii="Cambria Math" w:hAnsi="Cambria Math" w:cstheme="minorHAnsi"/>
                  </w:rPr>
                  <m:t>arc</m:t>
                </w:del>
              </m:r>
            </m:sub>
          </m:sSub>
          <m:r>
            <w:del w:id="2033" w:author="Stoycho Rusinov" w:date="2026-08-08T17:14:00Z">
              <w:rPr>
                <w:rFonts w:ascii="Cambria Math" w:hAnsi="Cambria Math" w:cstheme="minorHAnsi"/>
              </w:rPr>
              <m:t>≈</m:t>
            </w:del>
          </m:r>
          <m:f>
            <m:fPr>
              <m:ctrlPr>
                <w:del w:id="2034" w:author="Stoycho Rusinov" w:date="2026-08-08T17:14:00Z">
                  <w:rPr>
                    <w:rFonts w:ascii="Cambria Math" w:hAnsi="Cambria Math" w:cstheme="minorHAnsi"/>
                  </w:rPr>
                </w:del>
              </m:ctrlPr>
            </m:fPr>
            <m:num>
              <m:r>
                <w:del w:id="2035" w:author="Stoycho Rusinov" w:date="2026-08-08T17:14:00Z">
                  <w:rPr>
                    <w:rFonts w:ascii="Cambria Math" w:hAnsi="Cambria Math" w:cstheme="minorHAnsi"/>
                  </w:rPr>
                  <m:t>-72.19%</m:t>
                </w:del>
              </m:r>
            </m:num>
            <m:den>
              <m:r>
                <w:del w:id="2036" w:author="Stoycho Rusinov" w:date="2026-08-08T17:14:00Z">
                  <w:rPr>
                    <w:rFonts w:ascii="Cambria Math" w:hAnsi="Cambria Math" w:cstheme="minorHAnsi"/>
                  </w:rPr>
                  <m:t>140%</m:t>
                </w:del>
              </m:r>
            </m:den>
          </m:f>
          <m:r>
            <w:del w:id="2037" w:author="Stoycho Rusinov" w:date="2026-08-08T17:14:00Z">
              <w:rPr>
                <w:rFonts w:ascii="Cambria Math" w:hAnsi="Cambria Math" w:cstheme="minorHAnsi"/>
              </w:rPr>
              <m:t>≈-0.52</m:t>
            </w:del>
          </m:r>
        </m:oMath>
      </m:oMathPara>
    </w:p>
    <w:p w14:paraId="563F9AD0" w14:textId="32328578" w:rsidR="00236015" w:rsidRPr="00C3586C" w:rsidRDefault="008B0A6B" w:rsidP="00C3586C">
      <w:pPr>
        <w:spacing w:line="360" w:lineRule="auto"/>
        <w:rPr>
          <w:rFonts w:asciiTheme="minorHAnsi" w:hAnsiTheme="minorHAnsi" w:cstheme="minorHAnsi"/>
        </w:rPr>
      </w:pPr>
      <w:del w:id="2038" w:author="Stoycho Rusinov" w:date="2026-08-08T17:14:00Z">
        <w:r>
          <w:rPr>
            <w:rFonts w:asciiTheme="minorHAnsi" w:hAnsiTheme="minorHAnsi" w:cstheme="minorHAnsi"/>
          </w:rPr>
          <w:delText>A short derivation, however, gives</w:delText>
        </w:r>
      </w:del>
      <w:ins w:id="2039" w:author="Stoycho Rusinov" w:date="2026-08-08T17:14:00Z">
        <w:r>
          <w:rPr>
            <w:rFonts w:asciiTheme="minorHAnsi" w:hAnsiTheme="minorHAnsi" w:cstheme="minorHAnsi"/>
          </w:rPr>
          <w:t>k and log quantity change β,</w:t>
        </w:r>
      </w:ins>
      <w:r>
        <w:rPr>
          <w:rFonts w:asciiTheme="minorHAnsi" w:hAnsiTheme="minorHAnsi" w:cstheme="minorHAnsi"/>
        </w:rPr>
        <w:t xml:space="preserve"> the exact relationship </w:t>
      </w:r>
      <w:del w:id="2040" w:author="Stoycho Rusinov" w:date="2026-08-08T17:14:00Z">
        <w:r>
          <w:rPr>
            <w:rFonts w:asciiTheme="minorHAnsi" w:hAnsiTheme="minorHAnsi" w:cstheme="minorHAnsi"/>
          </w:rPr>
          <w:delText>between the arc and log elasticities</w:delText>
        </w:r>
      </w:del>
      <w:ins w:id="2041" w:author="Stoycho Rusinov" w:date="2026-08-08T17:14:00Z">
        <w:r>
          <w:rPr>
            <w:rFonts w:asciiTheme="minorHAnsi" w:hAnsiTheme="minorHAnsi" w:cstheme="minorHAnsi"/>
          </w:rPr>
          <w:t>is</w:t>
        </w:r>
      </w:ins>
      <w:r>
        <w:rPr>
          <w:rFonts w:asciiTheme="minorHAnsi" w:hAnsiTheme="minorHAnsi" w:cstheme="minorHAnsi"/>
        </w:rPr>
        <w:t>:</w:t>
      </w:r>
    </w:p>
    <w:p w14:paraId="61230603" w14:textId="57371559" w:rsidR="00236015" w:rsidRPr="00683078" w:rsidRDefault="00683078" w:rsidP="00C3586C">
      <w:pPr>
        <w:spacing w:before="120" w:line="360" w:lineRule="auto"/>
        <w:jc w:val="center"/>
        <w:rPr>
          <w:rFonts w:asciiTheme="minorHAnsi" w:hAnsiTheme="minorHAnsi"/>
        </w:rPr>
        <w:pPrChange w:id="2042" w:author="Stoycho Rusinov" w:date="2026-08-08T17:14:00Z">
          <w:pPr>
            <w:spacing w:before="120" w:line="360" w:lineRule="auto"/>
          </w:pPr>
        </w:pPrChange>
      </w:pPr>
      <m:oMathPara>
        <m:oMathParaPr>
          <m:jc m:val="center"/>
        </m:oMathParaPr>
        <m:oMath>
          <m:sSub>
            <m:sSubPr>
              <m:ctrlPr>
                <w:del w:id="2043" w:author="Stoycho Rusinov" w:date="2026-08-08T17:14:00Z">
                  <w:rPr>
                    <w:rFonts w:ascii="Cambria Math" w:hAnsi="Cambria Math" w:cstheme="minorHAnsi"/>
                  </w:rPr>
                </w:del>
              </m:ctrlPr>
            </m:sSubPr>
            <m:e>
              <m:r>
                <w:del w:id="2044" w:author="Stoycho Rusinov" w:date="2026-08-08T17:14:00Z">
                  <w:rPr>
                    <w:rFonts w:ascii="Cambria Math" w:hAnsi="Cambria Math" w:cstheme="minorHAnsi"/>
                  </w:rPr>
                  <m:t>η</m:t>
                </w:del>
              </m:r>
            </m:e>
            <m:sub>
              <m:r>
                <w:del w:id="2045" w:author="Stoycho Rusinov" w:date="2026-08-08T17:14:00Z">
                  <w:rPr>
                    <w:rFonts w:ascii="Cambria Math" w:hAnsi="Cambria Math" w:cstheme="minorHAnsi"/>
                  </w:rPr>
                  <m:t>arc</m:t>
                </w:del>
              </m:r>
            </m:sub>
          </m:sSub>
          <m:r>
            <w:del w:id="2046" w:author="Stoycho Rusinov" w:date="2026-08-08T17:14:00Z">
              <w:rPr>
                <w:rFonts w:ascii="Cambria Math" w:hAnsi="Cambria Math" w:cstheme="minorHAnsi"/>
              </w:rPr>
              <m:t>=</m:t>
            </w:del>
          </m:r>
          <m:f>
            <m:fPr>
              <m:ctrlPr>
                <w:del w:id="2047" w:author="Stoycho Rusinov" w:date="2026-08-08T17:14:00Z">
                  <w:rPr>
                    <w:rFonts w:ascii="Cambria Math" w:hAnsi="Cambria Math" w:cstheme="minorHAnsi"/>
                  </w:rPr>
                </w:del>
              </m:ctrlPr>
            </m:fPr>
            <m:num>
              <m:r>
                <w:del w:id="2048" w:author="Stoycho Rusinov" w:date="2026-08-08T17:14:00Z">
                  <w:rPr>
                    <w:rFonts w:ascii="Cambria Math" w:hAnsi="Cambria Math" w:cstheme="minorHAnsi"/>
                  </w:rPr>
                  <m:t>ΔQ/Q</m:t>
                </w:del>
              </m:r>
            </m:num>
            <m:den>
              <m:r>
                <w:del w:id="2049" w:author="Stoycho Rusinov" w:date="2026-08-08T17:14:00Z">
                  <w:rPr>
                    <w:rFonts w:ascii="Cambria Math" w:hAnsi="Cambria Math" w:cstheme="minorHAnsi"/>
                  </w:rPr>
                  <m:t>ΔP/P</m:t>
                </w:del>
              </m:r>
            </m:den>
          </m:f>
          <m:sSub>
            <m:sSubPr>
              <m:ctrlPr>
                <w:ins w:id="2050" w:author="Stoycho Rusinov" w:date="2026-08-08T17:14:00Z">
                  <w:rPr>
                    <w:rFonts w:ascii="Cambria Math" w:hAnsi="Cambria Math"/>
                  </w:rPr>
                </w:ins>
              </m:ctrlPr>
            </m:sSubPr>
            <m:e>
              <m:r>
                <w:ins w:id="2051" w:author="Stoycho Rusinov" w:date="2026-08-08T17:14:00Z">
                  <w:rPr>
                    <w:rFonts w:ascii="Cambria Math" w:hAnsi="Cambria Math"/>
                  </w:rPr>
                  <m:t>η</m:t>
                </w:ins>
              </m:r>
            </m:e>
            <m:sub>
              <m:r>
                <w:ins w:id="2052" w:author="Stoycho Rusinov" w:date="2026-08-08T17:14:00Z">
                  <m:rPr>
                    <m:sty m:val="p"/>
                  </m:rPr>
                  <w:rPr>
                    <w:rFonts w:ascii="Cambria Math" w:hAnsi="Cambria Math"/>
                  </w:rPr>
                  <m:t>arc</m:t>
                </w:ins>
              </m:r>
            </m:sub>
          </m:sSub>
          <m:r>
            <w:ins w:id="2053" w:author="Stoycho Rusinov" w:date="2026-08-08T17:14:00Z">
              <m:rPr>
                <m:sty m:val="p"/>
              </m:rPr>
              <w:rPr>
                <w:rFonts w:ascii="Cambria Math" w:hAnsi="Cambria Math"/>
              </w:rPr>
              <m:t>=</m:t>
            </w:ins>
          </m:r>
          <m:f>
            <m:fPr>
              <m:ctrlPr>
                <w:ins w:id="2054" w:author="Stoycho Rusinov" w:date="2026-08-08T17:14:00Z">
                  <w:rPr>
                    <w:rFonts w:ascii="Cambria Math" w:hAnsi="Cambria Math"/>
                  </w:rPr>
                </w:ins>
              </m:ctrlPr>
            </m:fPr>
            <m:num>
              <m:r>
                <w:ins w:id="2055" w:author="Stoycho Rusinov" w:date="2026-08-08T17:14:00Z">
                  <w:rPr>
                    <w:rFonts w:ascii="Cambria Math" w:hAnsi="Cambria Math"/>
                  </w:rPr>
                  <m:t>ΔQ</m:t>
                </w:ins>
              </m:r>
              <m:r>
                <w:ins w:id="2056" w:author="Stoycho Rusinov" w:date="2026-08-08T17:14:00Z">
                  <m:rPr>
                    <m:sty m:val="p"/>
                  </m:rPr>
                  <w:rPr>
                    <w:rFonts w:ascii="Cambria Math" w:hAnsi="Cambria Math"/>
                  </w:rPr>
                  <m:t>/</m:t>
                </w:ins>
              </m:r>
              <m:r>
                <w:ins w:id="2057" w:author="Stoycho Rusinov" w:date="2026-08-08T17:14:00Z">
                  <w:rPr>
                    <w:rFonts w:ascii="Cambria Math" w:hAnsi="Cambria Math"/>
                  </w:rPr>
                  <m:t>Q</m:t>
                </w:ins>
              </m:r>
            </m:num>
            <m:den>
              <m:r>
                <w:ins w:id="2058" w:author="Stoycho Rusinov" w:date="2026-08-08T17:14:00Z">
                  <w:rPr>
                    <w:rFonts w:ascii="Cambria Math" w:hAnsi="Cambria Math"/>
                  </w:rPr>
                  <m:t>ΔP</m:t>
                </w:ins>
              </m:r>
              <m:r>
                <w:ins w:id="2059" w:author="Stoycho Rusinov" w:date="2026-08-08T17:14:00Z">
                  <m:rPr>
                    <m:sty m:val="p"/>
                  </m:rPr>
                  <w:rPr>
                    <w:rFonts w:ascii="Cambria Math" w:hAnsi="Cambria Math"/>
                  </w:rPr>
                  <m:t>/</m:t>
                </w:ins>
              </m:r>
              <m:r>
                <w:ins w:id="2060" w:author="Stoycho Rusinov" w:date="2026-08-08T17:14:00Z">
                  <w:rPr>
                    <w:rFonts w:ascii="Cambria Math" w:hAnsi="Cambria Math"/>
                  </w:rPr>
                  <m:t>P</m:t>
                </w:ins>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β</m:t>
                  </m:r>
                </m:sup>
              </m:sSup>
              <m:r>
                <w:rPr>
                  <w:rFonts w:ascii="Cambria Math" w:hAnsi="Cambria Math"/>
                </w:rPr>
                <m:t>-</m:t>
              </m:r>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m:t>
              </m:r>
              <m:r>
                <w:rPr>
                  <w:rFonts w:ascii="Cambria Math" w:hAnsi="Cambria Math"/>
                </w:rPr>
                <m:t>1</m:t>
              </m:r>
            </m:den>
          </m:f>
          <m:r>
            <w:ins w:id="2061" w:author="Stoycho Rusinov" w:date="2026-08-08T17:14:00Z">
              <m:rPr>
                <m:sty m:val="p"/>
              </m:rPr>
              <w:rPr>
                <w:rFonts w:ascii="Cambria Math" w:hAnsi="Cambria Math"/>
              </w:rPr>
              <m:t>.</m:t>
            </w:ins>
          </m:r>
        </m:oMath>
      </m:oMathPara>
    </w:p>
    <w:p w14:paraId="773ADF7B" w14:textId="77777777" w:rsidR="00236015" w:rsidRPr="00C3586C" w:rsidRDefault="008B0A6B" w:rsidP="00C3586C">
      <w:pPr>
        <w:spacing w:line="360" w:lineRule="auto"/>
        <w:rPr>
          <w:del w:id="2062" w:author="Stoycho Rusinov" w:date="2026-08-08T17:14:00Z"/>
          <w:rFonts w:asciiTheme="minorHAnsi" w:hAnsiTheme="minorHAnsi" w:cstheme="minorHAnsi"/>
        </w:rPr>
      </w:pPr>
      <w:del w:id="2063" w:author="Stoycho Rusinov" w:date="2026-08-08T17:14:00Z">
        <w:r>
          <w:rPr>
            <w:rFonts w:asciiTheme="minorHAnsi" w:hAnsiTheme="minorHAnsi" w:cstheme="minorHAnsi"/>
          </w:rPr>
          <w:delText xml:space="preserve">where </w:delText>
        </w:r>
        <m:oMath>
          <m:r>
            <w:rPr>
              <w:rFonts w:ascii="Cambria Math" w:hAnsi="Cambria Math" w:cstheme="minorHAnsi"/>
            </w:rPr>
            <m:t>k=Δ log P</m:t>
          </m:r>
        </m:oMath>
        <w:r>
          <w:rPr>
            <w:rFonts w:asciiTheme="minorHAnsi" w:hAnsiTheme="minorHAnsi" w:cstheme="minorHAnsi"/>
          </w:rPr>
          <w:delText xml:space="preserve"> and </w:delText>
        </w:r>
        <m:oMath>
          <m:r>
            <w:rPr>
              <w:rFonts w:ascii="Cambria Math" w:hAnsi="Cambria Math" w:cstheme="minorHAnsi"/>
            </w:rPr>
            <m:t>β=Δ log Q</m:t>
          </m:r>
        </m:oMath>
        <w:r>
          <w:rPr>
            <w:rFonts w:asciiTheme="minorHAnsi" w:hAnsiTheme="minorHAnsi" w:cstheme="minorHAnsi"/>
          </w:rPr>
          <w:delText xml:space="preserve">. From earlier we have </w:delText>
        </w:r>
        <m:oMath>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log</m:t>
              </m:r>
            </m:sub>
          </m:sSub>
          <m:r>
            <w:rPr>
              <w:rFonts w:ascii="Cambria Math" w:hAnsi="Cambria Math" w:cstheme="minorHAnsi"/>
            </w:rPr>
            <m:t>=-</m:t>
          </m:r>
          <m:f>
            <m:fPr>
              <m:ctrlPr>
                <w:rPr>
                  <w:rFonts w:ascii="Cambria Math" w:hAnsi="Cambria Math" w:cstheme="minorHAnsi"/>
                </w:rPr>
              </m:ctrlPr>
            </m:fPr>
            <m:num>
              <m:r>
                <w:rPr>
                  <w:rFonts w:ascii="Cambria Math" w:hAnsi="Cambria Math" w:cstheme="minorHAnsi"/>
                </w:rPr>
                <m:t>β</m:t>
              </m:r>
            </m:num>
            <m:den>
              <m:r>
                <w:rPr>
                  <w:rFonts w:ascii="Cambria Math" w:hAnsi="Cambria Math" w:cstheme="minorHAnsi"/>
                </w:rPr>
                <m:t>k</m:t>
              </m:r>
            </m:den>
          </m:f>
        </m:oMath>
        <w:r>
          <w:rPr>
            <w:rFonts w:asciiTheme="minorHAnsi" w:hAnsiTheme="minorHAnsi" w:cstheme="minorHAnsi"/>
          </w:rPr>
          <w:delText>, so:</w:delText>
        </w:r>
      </w:del>
    </w:p>
    <w:p w14:paraId="289C5DF5" w14:textId="77777777" w:rsidR="00236015" w:rsidRPr="00C3586C" w:rsidRDefault="00683078" w:rsidP="00C3586C">
      <w:pPr>
        <w:spacing w:before="120" w:line="360" w:lineRule="auto"/>
        <w:rPr>
          <w:del w:id="2064" w:author="Stoycho Rusinov" w:date="2026-08-08T17:14:00Z"/>
          <w:rFonts w:asciiTheme="minorHAnsi" w:hAnsiTheme="minorHAnsi" w:cstheme="minorHAnsi"/>
        </w:rPr>
      </w:pPr>
      <m:oMathPara>
        <m:oMath>
          <m:sSub>
            <m:sSubPr>
              <m:ctrlPr>
                <w:del w:id="2065" w:author="Stoycho Rusinov" w:date="2026-08-08T17:14:00Z">
                  <w:rPr>
                    <w:rFonts w:ascii="Cambria Math" w:hAnsi="Cambria Math" w:cstheme="minorHAnsi"/>
                  </w:rPr>
                </w:del>
              </m:ctrlPr>
            </m:sSubPr>
            <m:e>
              <m:r>
                <w:del w:id="2066" w:author="Stoycho Rusinov" w:date="2026-08-08T17:14:00Z">
                  <w:rPr>
                    <w:rFonts w:ascii="Cambria Math" w:hAnsi="Cambria Math" w:cstheme="minorHAnsi"/>
                  </w:rPr>
                  <m:t>lim</m:t>
                </w:del>
              </m:r>
            </m:e>
            <m:sub>
              <m:r>
                <w:del w:id="2067" w:author="Stoycho Rusinov" w:date="2026-08-08T17:14:00Z">
                  <w:rPr>
                    <w:rFonts w:ascii="Cambria Math" w:hAnsi="Cambria Math" w:cstheme="minorHAnsi"/>
                  </w:rPr>
                  <m:t>k→0</m:t>
                </w:del>
              </m:r>
            </m:sub>
          </m:sSub>
          <m:r>
            <w:del w:id="2068" w:author="Stoycho Rusinov" w:date="2026-08-08T17:14:00Z">
              <w:rPr>
                <w:rFonts w:ascii="Cambria Math" w:hAnsi="Cambria Math" w:cstheme="minorHAnsi"/>
              </w:rPr>
              <m:t xml:space="preserve"> </m:t>
            </w:del>
          </m:r>
          <m:f>
            <m:fPr>
              <m:ctrlPr>
                <w:del w:id="2069" w:author="Stoycho Rusinov" w:date="2026-08-08T17:14:00Z">
                  <w:rPr>
                    <w:rFonts w:ascii="Cambria Math" w:hAnsi="Cambria Math" w:cstheme="minorHAnsi"/>
                  </w:rPr>
                </w:del>
              </m:ctrlPr>
            </m:fPr>
            <m:num>
              <m:sSup>
                <m:sSupPr>
                  <m:ctrlPr>
                    <w:del w:id="2070" w:author="Stoycho Rusinov" w:date="2026-08-08T17:14:00Z">
                      <w:rPr>
                        <w:rFonts w:ascii="Cambria Math" w:hAnsi="Cambria Math" w:cstheme="minorHAnsi"/>
                      </w:rPr>
                    </w:del>
                  </m:ctrlPr>
                </m:sSupPr>
                <m:e>
                  <m:r>
                    <w:del w:id="2071" w:author="Stoycho Rusinov" w:date="2026-08-08T17:14:00Z">
                      <w:rPr>
                        <w:rFonts w:ascii="Cambria Math" w:hAnsi="Cambria Math" w:cstheme="minorHAnsi"/>
                      </w:rPr>
                      <m:t>e</m:t>
                    </w:del>
                  </m:r>
                </m:e>
                <m:sup>
                  <m:r>
                    <w:del w:id="2072" w:author="Stoycho Rusinov" w:date="2026-08-08T17:14:00Z">
                      <w:rPr>
                        <w:rFonts w:ascii="Cambria Math" w:hAnsi="Cambria Math" w:cstheme="minorHAnsi"/>
                      </w:rPr>
                      <m:t>β</m:t>
                    </w:del>
                  </m:r>
                </m:sup>
              </m:sSup>
              <m:r>
                <w:del w:id="2073" w:author="Stoycho Rusinov" w:date="2026-08-08T17:14:00Z">
                  <w:rPr>
                    <w:rFonts w:ascii="Cambria Math" w:hAnsi="Cambria Math" w:cstheme="minorHAnsi"/>
                  </w:rPr>
                  <m:t>-1</m:t>
                </w:del>
              </m:r>
            </m:num>
            <m:den>
              <m:sSup>
                <m:sSupPr>
                  <m:ctrlPr>
                    <w:del w:id="2074" w:author="Stoycho Rusinov" w:date="2026-08-08T17:14:00Z">
                      <w:rPr>
                        <w:rFonts w:ascii="Cambria Math" w:hAnsi="Cambria Math" w:cstheme="minorHAnsi"/>
                      </w:rPr>
                    </w:del>
                  </m:ctrlPr>
                </m:sSupPr>
                <m:e>
                  <m:r>
                    <w:del w:id="2075" w:author="Stoycho Rusinov" w:date="2026-08-08T17:14:00Z">
                      <w:rPr>
                        <w:rFonts w:ascii="Cambria Math" w:hAnsi="Cambria Math" w:cstheme="minorHAnsi"/>
                      </w:rPr>
                      <m:t>e</m:t>
                    </w:del>
                  </m:r>
                </m:e>
                <m:sup>
                  <m:r>
                    <w:del w:id="2076" w:author="Stoycho Rusinov" w:date="2026-08-08T17:14:00Z">
                      <w:rPr>
                        <w:rFonts w:ascii="Cambria Math" w:hAnsi="Cambria Math" w:cstheme="minorHAnsi"/>
                      </w:rPr>
                      <m:t>k</m:t>
                    </w:del>
                  </m:r>
                </m:sup>
              </m:sSup>
              <m:r>
                <w:del w:id="2077" w:author="Stoycho Rusinov" w:date="2026-08-08T17:14:00Z">
                  <w:rPr>
                    <w:rFonts w:ascii="Cambria Math" w:hAnsi="Cambria Math" w:cstheme="minorHAnsi"/>
                  </w:rPr>
                  <m:t>-1</m:t>
                </w:del>
              </m:r>
            </m:den>
          </m:f>
          <m:r>
            <w:del w:id="2078" w:author="Stoycho Rusinov" w:date="2026-08-08T17:14:00Z">
              <w:rPr>
                <w:rFonts w:ascii="Cambria Math" w:hAnsi="Cambria Math" w:cstheme="minorHAnsi"/>
              </w:rPr>
              <m:t>=</m:t>
            </w:del>
          </m:r>
          <m:sSub>
            <m:sSubPr>
              <m:ctrlPr>
                <w:del w:id="2079" w:author="Stoycho Rusinov" w:date="2026-08-08T17:14:00Z">
                  <w:rPr>
                    <w:rFonts w:ascii="Cambria Math" w:hAnsi="Cambria Math" w:cstheme="minorHAnsi"/>
                  </w:rPr>
                </w:del>
              </m:ctrlPr>
            </m:sSubPr>
            <m:e>
              <m:r>
                <w:del w:id="2080" w:author="Stoycho Rusinov" w:date="2026-08-08T17:14:00Z">
                  <w:rPr>
                    <w:rFonts w:ascii="Cambria Math" w:hAnsi="Cambria Math" w:cstheme="minorHAnsi"/>
                  </w:rPr>
                  <m:t>lim</m:t>
                </w:del>
              </m:r>
            </m:e>
            <m:sub>
              <m:r>
                <w:del w:id="2081" w:author="Stoycho Rusinov" w:date="2026-08-08T17:14:00Z">
                  <w:rPr>
                    <w:rFonts w:ascii="Cambria Math" w:hAnsi="Cambria Math" w:cstheme="minorHAnsi"/>
                  </w:rPr>
                  <m:t>k→0</m:t>
                </w:del>
              </m:r>
            </m:sub>
          </m:sSub>
          <m:r>
            <w:del w:id="2082" w:author="Stoycho Rusinov" w:date="2026-08-08T17:14:00Z">
              <w:rPr>
                <w:rFonts w:ascii="Cambria Math" w:hAnsi="Cambria Math" w:cstheme="minorHAnsi"/>
              </w:rPr>
              <m:t xml:space="preserve"> </m:t>
            </w:del>
          </m:r>
          <m:f>
            <m:fPr>
              <m:ctrlPr>
                <w:del w:id="2083" w:author="Stoycho Rusinov" w:date="2026-08-08T17:14:00Z">
                  <w:rPr>
                    <w:rFonts w:ascii="Cambria Math" w:hAnsi="Cambria Math" w:cstheme="minorHAnsi"/>
                  </w:rPr>
                </w:del>
              </m:ctrlPr>
            </m:fPr>
            <m:num>
              <m:sSup>
                <m:sSupPr>
                  <m:ctrlPr>
                    <w:del w:id="2084" w:author="Stoycho Rusinov" w:date="2026-08-08T17:14:00Z">
                      <w:rPr>
                        <w:rFonts w:ascii="Cambria Math" w:hAnsi="Cambria Math" w:cstheme="minorHAnsi"/>
                      </w:rPr>
                    </w:del>
                  </m:ctrlPr>
                </m:sSupPr>
                <m:e>
                  <m:r>
                    <w:del w:id="2085" w:author="Stoycho Rusinov" w:date="2026-08-08T17:14:00Z">
                      <w:rPr>
                        <w:rFonts w:ascii="Cambria Math" w:hAnsi="Cambria Math" w:cstheme="minorHAnsi"/>
                      </w:rPr>
                      <m:t>e</m:t>
                    </w:del>
                  </m:r>
                </m:e>
                <m:sup>
                  <m:r>
                    <w:del w:id="2086" w:author="Stoycho Rusinov" w:date="2026-08-08T17:14:00Z">
                      <w:rPr>
                        <w:rFonts w:ascii="Cambria Math" w:hAnsi="Cambria Math" w:cstheme="minorHAnsi"/>
                      </w:rPr>
                      <m:t>-</m:t>
                    </w:del>
                  </m:r>
                  <m:sSub>
                    <m:sSubPr>
                      <m:ctrlPr>
                        <w:del w:id="2087" w:author="Stoycho Rusinov" w:date="2026-08-08T17:14:00Z">
                          <w:rPr>
                            <w:rFonts w:ascii="Cambria Math" w:hAnsi="Cambria Math" w:cstheme="minorHAnsi"/>
                          </w:rPr>
                        </w:del>
                      </m:ctrlPr>
                    </m:sSubPr>
                    <m:e>
                      <m:r>
                        <w:del w:id="2088" w:author="Stoycho Rusinov" w:date="2026-08-08T17:14:00Z">
                          <w:rPr>
                            <w:rFonts w:ascii="Cambria Math" w:hAnsi="Cambria Math" w:cstheme="minorHAnsi"/>
                          </w:rPr>
                          <m:t>η</m:t>
                        </w:del>
                      </m:r>
                    </m:e>
                    <m:sub>
                      <m:r>
                        <w:del w:id="2089" w:author="Stoycho Rusinov" w:date="2026-08-08T17:14:00Z">
                          <w:rPr>
                            <w:rFonts w:ascii="Cambria Math" w:hAnsi="Cambria Math" w:cstheme="minorHAnsi"/>
                          </w:rPr>
                          <m:t>log</m:t>
                        </w:del>
                      </m:r>
                    </m:sub>
                  </m:sSub>
                  <m:r>
                    <w:del w:id="2090" w:author="Stoycho Rusinov" w:date="2026-08-08T17:14:00Z">
                      <w:rPr>
                        <w:rFonts w:ascii="Cambria Math" w:hAnsi="Cambria Math" w:cstheme="minorHAnsi"/>
                      </w:rPr>
                      <m:t xml:space="preserve"> k</m:t>
                    </w:del>
                  </m:r>
                </m:sup>
              </m:sSup>
              <m:r>
                <w:del w:id="2091" w:author="Stoycho Rusinov" w:date="2026-08-08T17:14:00Z">
                  <w:rPr>
                    <w:rFonts w:ascii="Cambria Math" w:hAnsi="Cambria Math" w:cstheme="minorHAnsi"/>
                  </w:rPr>
                  <m:t>-1</m:t>
                </w:del>
              </m:r>
            </m:num>
            <m:den>
              <m:sSup>
                <m:sSupPr>
                  <m:ctrlPr>
                    <w:del w:id="2092" w:author="Stoycho Rusinov" w:date="2026-08-08T17:14:00Z">
                      <w:rPr>
                        <w:rFonts w:ascii="Cambria Math" w:hAnsi="Cambria Math" w:cstheme="minorHAnsi"/>
                      </w:rPr>
                    </w:del>
                  </m:ctrlPr>
                </m:sSupPr>
                <m:e>
                  <m:r>
                    <w:del w:id="2093" w:author="Stoycho Rusinov" w:date="2026-08-08T17:14:00Z">
                      <w:rPr>
                        <w:rFonts w:ascii="Cambria Math" w:hAnsi="Cambria Math" w:cstheme="minorHAnsi"/>
                      </w:rPr>
                      <m:t>e</m:t>
                    </w:del>
                  </m:r>
                </m:e>
                <m:sup>
                  <m:r>
                    <w:del w:id="2094" w:author="Stoycho Rusinov" w:date="2026-08-08T17:14:00Z">
                      <w:rPr>
                        <w:rFonts w:ascii="Cambria Math" w:hAnsi="Cambria Math" w:cstheme="minorHAnsi"/>
                      </w:rPr>
                      <m:t>k</m:t>
                    </w:del>
                  </m:r>
                </m:sup>
              </m:sSup>
              <m:r>
                <w:del w:id="2095" w:author="Stoycho Rusinov" w:date="2026-08-08T17:14:00Z">
                  <w:rPr>
                    <w:rFonts w:ascii="Cambria Math" w:hAnsi="Cambria Math" w:cstheme="minorHAnsi"/>
                  </w:rPr>
                  <m:t>-1</m:t>
                </w:del>
              </m:r>
            </m:den>
          </m:f>
          <m:r>
            <w:del w:id="2096" w:author="Stoycho Rusinov" w:date="2026-08-08T17:14:00Z">
              <w:rPr>
                <w:rFonts w:ascii="Cambria Math" w:hAnsi="Cambria Math" w:cstheme="minorHAnsi"/>
              </w:rPr>
              <m:t>=</m:t>
            </w:del>
          </m:r>
          <m:sSub>
            <m:sSubPr>
              <m:ctrlPr>
                <w:del w:id="2097" w:author="Stoycho Rusinov" w:date="2026-08-08T17:14:00Z">
                  <w:rPr>
                    <w:rFonts w:ascii="Cambria Math" w:hAnsi="Cambria Math" w:cstheme="minorHAnsi"/>
                  </w:rPr>
                </w:del>
              </m:ctrlPr>
            </m:sSubPr>
            <m:e>
              <m:r>
                <w:del w:id="2098" w:author="Stoycho Rusinov" w:date="2026-08-08T17:14:00Z">
                  <w:rPr>
                    <w:rFonts w:ascii="Cambria Math" w:hAnsi="Cambria Math" w:cstheme="minorHAnsi"/>
                  </w:rPr>
                  <m:t>η</m:t>
                </w:del>
              </m:r>
            </m:e>
            <m:sub>
              <m:r>
                <w:del w:id="2099" w:author="Stoycho Rusinov" w:date="2026-08-08T17:14:00Z">
                  <w:rPr>
                    <w:rFonts w:ascii="Cambria Math" w:hAnsi="Cambria Math" w:cstheme="minorHAnsi"/>
                  </w:rPr>
                  <m:t>log</m:t>
                </w:del>
              </m:r>
            </m:sub>
          </m:sSub>
        </m:oMath>
      </m:oMathPara>
    </w:p>
    <w:p w14:paraId="11CD459E" w14:textId="77777777" w:rsidR="00236015" w:rsidRPr="00C3586C" w:rsidRDefault="008B0A6B" w:rsidP="00C3586C">
      <w:pPr>
        <w:spacing w:line="360" w:lineRule="auto"/>
        <w:rPr>
          <w:del w:id="2100" w:author="Stoycho Rusinov" w:date="2026-08-08T17:14:00Z"/>
          <w:rFonts w:asciiTheme="minorHAnsi" w:hAnsiTheme="minorHAnsi" w:cstheme="minorHAnsi"/>
        </w:rPr>
      </w:pPr>
      <w:del w:id="2101" w:author="Stoycho Rusinov" w:date="2026-08-08T17:14:00Z">
        <w:r>
          <w:rPr>
            <w:rFonts w:asciiTheme="minorHAnsi" w:hAnsiTheme="minorHAnsi" w:cstheme="minorHAnsi"/>
          </w:rPr>
          <w:delText xml:space="preserve">That is, the two elasticities coincide </w:delText>
        </w:r>
        <w:r>
          <w:rPr>
            <w:rFonts w:asciiTheme="minorHAnsi" w:hAnsiTheme="minorHAnsi" w:cstheme="minorHAnsi"/>
            <w:b/>
            <w:bCs/>
          </w:rPr>
          <w:delText>only when the price change is infinitesimally small</w:delText>
        </w:r>
        <w:r>
          <w:rPr>
            <w:rFonts w:asciiTheme="minorHAnsi" w:hAnsiTheme="minorHAnsi" w:cstheme="minorHAnsi"/>
          </w:rPr>
          <w:delText xml:space="preserve">. In our application the tuition reform represents a large discrete price jump, not a marginal adjustment. Consequently, the percentage-change calculation produces a chord (arc) estimate that averages the response over the entire price jump, while the log specification recovers the elasticity implied by the local slope of the demand curve. The elasticity derived from </w:delText>
        </w:r>
        <m:oMath>
          <m:f>
            <m:fPr>
              <m:ctrlPr>
                <w:rPr>
                  <w:rFonts w:ascii="Cambria Math" w:hAnsi="Cambria Math" w:cstheme="minorHAnsi"/>
                </w:rPr>
              </m:ctrlPr>
            </m:fPr>
            <m:num>
              <m:r>
                <w:rPr>
                  <w:rFonts w:ascii="Cambria Math" w:hAnsi="Cambria Math" w:cstheme="minorHAnsi"/>
                </w:rPr>
                <m:t>β</m:t>
              </m:r>
            </m:num>
            <m:den>
              <m:r>
                <w:rPr>
                  <w:rFonts w:ascii="Cambria Math" w:hAnsi="Cambria Math" w:cstheme="minorHAnsi"/>
                </w:rPr>
                <m:t>k</m:t>
              </m:r>
            </m:den>
          </m:f>
        </m:oMath>
        <w:r>
          <w:rPr>
            <w:rFonts w:asciiTheme="minorHAnsi" w:hAnsiTheme="minorHAnsi" w:cstheme="minorHAnsi"/>
          </w:rPr>
          <w:delText xml:space="preserve"> is the economically relevant quantity: because the demand function is convex in log space, the secant slope across a wide interval is necessarily flatter than the tangent at the starting point, so the mechanical (arc) elasticity is biased toward zero by construction when the price change is large. This is the relationship illustrated in Figure A1.</w:delText>
        </w:r>
      </w:del>
    </w:p>
    <w:p w14:paraId="0AF46810" w14:textId="77777777" w:rsidR="00236015" w:rsidRPr="00C3586C" w:rsidRDefault="008B0A6B" w:rsidP="00C3586C">
      <w:pPr>
        <w:spacing w:before="240" w:line="360" w:lineRule="auto"/>
        <w:rPr>
          <w:del w:id="2102" w:author="Stoycho Rusinov" w:date="2026-08-08T17:14:00Z"/>
          <w:rFonts w:asciiTheme="minorHAnsi" w:hAnsiTheme="minorHAnsi" w:cstheme="minorHAnsi"/>
        </w:rPr>
      </w:pPr>
      <w:del w:id="2103" w:author="Stoycho Rusinov" w:date="2026-08-08T17:14:00Z">
        <w:r>
          <w:rPr>
            <w:rFonts w:asciiTheme="minorHAnsi" w:hAnsiTheme="minorHAnsi" w:cstheme="minorHAnsi"/>
            <w:noProof/>
          </w:rPr>
          <w:drawing>
            <wp:inline distT="0" distB="0" distL="0" distR="0" wp14:anchorId="5D48E0FD" wp14:editId="4FEC2612">
              <wp:extent cx="457200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667000"/>
                      </a:xfrm>
                      <a:prstGeom prst="rect">
                        <a:avLst/>
                      </a:prstGeom>
                    </pic:spPr>
                  </pic:pic>
                </a:graphicData>
              </a:graphic>
            </wp:inline>
          </w:drawing>
        </w:r>
      </w:del>
    </w:p>
    <w:p w14:paraId="74F48A34" w14:textId="77777777" w:rsidR="00236015" w:rsidRPr="00C3586C" w:rsidRDefault="008B0A6B" w:rsidP="00C3586C">
      <w:pPr>
        <w:spacing w:line="360" w:lineRule="auto"/>
        <w:rPr>
          <w:ins w:id="2104" w:author="Stoycho Rusinov" w:date="2026-08-08T17:14:00Z"/>
          <w:rFonts w:asciiTheme="minorHAnsi" w:hAnsiTheme="minorHAnsi" w:cstheme="minorHAnsi"/>
        </w:rPr>
      </w:pPr>
      <w:ins w:id="2105" w:author="Stoycho Rusinov" w:date="2026-08-08T17:14:00Z">
        <w:r>
          <w:rPr>
            <w:rFonts w:asciiTheme="minorHAnsi" w:hAnsiTheme="minorHAnsi" w:cstheme="minorHAnsi"/>
          </w:rPr>
          <w:t xml:space="preserve">The signed log elasticity is </w:t>
        </w:r>
        <w:proofErr w:type="spellStart"/>
        <w:r>
          <w:rPr>
            <w:rFonts w:asciiTheme="minorHAnsi" w:hAnsiTheme="minorHAnsi" w:cstheme="minorHAnsi"/>
          </w:rPr>
          <w:t>ηlog</w:t>
        </w:r>
        <w:proofErr w:type="spellEnd"/>
        <w:r>
          <w:rPr>
            <w:rFonts w:asciiTheme="minorHAnsi" w:hAnsiTheme="minorHAnsi" w:cstheme="minorHAnsi"/>
          </w:rPr>
          <w:t xml:space="preserve"> = β/k. If β = </w:t>
        </w:r>
        <w:proofErr w:type="spellStart"/>
        <w:r>
          <w:rPr>
            <w:rFonts w:asciiTheme="minorHAnsi" w:hAnsiTheme="minorHAnsi" w:cstheme="minorHAnsi"/>
          </w:rPr>
          <w:t>ηlog</w:t>
        </w:r>
        <w:proofErr w:type="spellEnd"/>
        <w:r>
          <w:rPr>
            <w:rFonts w:asciiTheme="minorHAnsi" w:hAnsiTheme="minorHAnsi" w:cstheme="minorHAnsi"/>
          </w:rPr>
          <w:t xml:space="preserve"> k, then:</w:t>
        </w:r>
      </w:ins>
    </w:p>
    <w:p w14:paraId="274EF565" w14:textId="77777777" w:rsidR="00236015" w:rsidRPr="00C3586C" w:rsidRDefault="00683078" w:rsidP="00C3586C">
      <w:pPr>
        <w:spacing w:before="120" w:line="360" w:lineRule="auto"/>
        <w:jc w:val="center"/>
        <w:rPr>
          <w:ins w:id="2106" w:author="Stoycho Rusinov" w:date="2026-08-08T17:14:00Z"/>
          <w:rFonts w:asciiTheme="minorHAnsi" w:hAnsiTheme="minorHAnsi" w:cstheme="minorHAnsi"/>
        </w:rPr>
      </w:pPr>
      <m:oMathPara>
        <m:oMathParaPr>
          <m:jc m:val="center"/>
        </m:oMathParaPr>
        <m:oMath>
          <m:limLow>
            <m:limLowPr>
              <m:ctrlPr>
                <w:ins w:id="2107" w:author="Stoycho Rusinov" w:date="2026-08-08T17:14:00Z">
                  <w:rPr>
                    <w:rFonts w:ascii="Cambria Math" w:hAnsi="Cambria Math"/>
                  </w:rPr>
                </w:ins>
              </m:ctrlPr>
            </m:limLowPr>
            <m:e>
              <m:r>
                <w:ins w:id="2108" w:author="Stoycho Rusinov" w:date="2026-08-08T17:14:00Z">
                  <m:rPr>
                    <m:sty m:val="p"/>
                  </m:rPr>
                  <w:rPr>
                    <w:rFonts w:ascii="Cambria Math" w:hAnsi="Cambria Math"/>
                  </w:rPr>
                  <m:t>lim</m:t>
                </w:ins>
              </m:r>
            </m:e>
            <m:lim>
              <m:r>
                <w:ins w:id="2109" w:author="Stoycho Rusinov" w:date="2026-08-08T17:14:00Z">
                  <w:rPr>
                    <w:rFonts w:ascii="Cambria Math" w:hAnsi="Cambria Math"/>
                  </w:rPr>
                  <m:t>k</m:t>
                </w:ins>
              </m:r>
              <m:r>
                <w:ins w:id="2110" w:author="Stoycho Rusinov" w:date="2026-08-08T17:14:00Z">
                  <m:rPr>
                    <m:sty m:val="p"/>
                  </m:rPr>
                  <w:rPr>
                    <w:rFonts w:ascii="Cambria Math" w:hAnsi="Cambria Math"/>
                  </w:rPr>
                  <m:t>→</m:t>
                </w:ins>
              </m:r>
              <m:r>
                <w:ins w:id="2111" w:author="Stoycho Rusinov" w:date="2026-08-08T17:14:00Z">
                  <w:rPr>
                    <w:rFonts w:ascii="Cambria Math" w:hAnsi="Cambria Math"/>
                  </w:rPr>
                  <m:t>0</m:t>
                </w:ins>
              </m:r>
            </m:lim>
          </m:limLow>
          <m:f>
            <m:fPr>
              <m:ctrlPr>
                <w:ins w:id="2112" w:author="Stoycho Rusinov" w:date="2026-08-08T17:14:00Z">
                  <w:rPr>
                    <w:rFonts w:ascii="Cambria Math" w:hAnsi="Cambria Math"/>
                  </w:rPr>
                </w:ins>
              </m:ctrlPr>
            </m:fPr>
            <m:num>
              <m:sSup>
                <m:sSupPr>
                  <m:ctrlPr>
                    <w:ins w:id="2113" w:author="Stoycho Rusinov" w:date="2026-08-08T17:14:00Z">
                      <w:rPr>
                        <w:rFonts w:ascii="Cambria Math" w:hAnsi="Cambria Math"/>
                      </w:rPr>
                    </w:ins>
                  </m:ctrlPr>
                </m:sSupPr>
                <m:e>
                  <m:r>
                    <w:ins w:id="2114" w:author="Stoycho Rusinov" w:date="2026-08-08T17:14:00Z">
                      <w:rPr>
                        <w:rFonts w:ascii="Cambria Math" w:hAnsi="Cambria Math"/>
                      </w:rPr>
                      <m:t>e</m:t>
                    </w:ins>
                  </m:r>
                </m:e>
                <m:sup>
                  <m:sSub>
                    <m:sSubPr>
                      <m:ctrlPr>
                        <w:ins w:id="2115" w:author="Stoycho Rusinov" w:date="2026-08-08T17:14:00Z">
                          <w:rPr>
                            <w:rFonts w:ascii="Cambria Math" w:hAnsi="Cambria Math"/>
                          </w:rPr>
                        </w:ins>
                      </m:ctrlPr>
                    </m:sSubPr>
                    <m:e>
                      <m:r>
                        <w:ins w:id="2116" w:author="Stoycho Rusinov" w:date="2026-08-08T17:14:00Z">
                          <w:rPr>
                            <w:rFonts w:ascii="Cambria Math" w:hAnsi="Cambria Math"/>
                          </w:rPr>
                          <m:t>η</m:t>
                        </w:ins>
                      </m:r>
                    </m:e>
                    <m:sub>
                      <m:r>
                        <w:ins w:id="2117" w:author="Stoycho Rusinov" w:date="2026-08-08T17:14:00Z">
                          <m:rPr>
                            <m:sty m:val="p"/>
                          </m:rPr>
                          <w:rPr>
                            <w:rFonts w:ascii="Cambria Math" w:hAnsi="Cambria Math"/>
                          </w:rPr>
                          <m:t>log</m:t>
                        </w:ins>
                      </m:r>
                    </m:sub>
                  </m:sSub>
                  <m:r>
                    <w:ins w:id="2118" w:author="Stoycho Rusinov" w:date="2026-08-08T17:14:00Z">
                      <w:rPr>
                        <w:rFonts w:ascii="Cambria Math" w:hAnsi="Cambria Math"/>
                      </w:rPr>
                      <m:t>k</m:t>
                    </w:ins>
                  </m:r>
                </m:sup>
              </m:sSup>
              <m:r>
                <w:ins w:id="2119" w:author="Stoycho Rusinov" w:date="2026-08-08T17:14:00Z">
                  <m:rPr>
                    <m:sty m:val="p"/>
                  </m:rPr>
                  <w:rPr>
                    <w:rFonts w:ascii="Cambria Math" w:hAnsi="Cambria Math"/>
                  </w:rPr>
                  <m:t>-</m:t>
                </w:ins>
              </m:r>
              <m:r>
                <w:ins w:id="2120" w:author="Stoycho Rusinov" w:date="2026-08-08T17:14:00Z">
                  <w:rPr>
                    <w:rFonts w:ascii="Cambria Math" w:hAnsi="Cambria Math"/>
                  </w:rPr>
                  <m:t>1</m:t>
                </w:ins>
              </m:r>
            </m:num>
            <m:den>
              <m:sSup>
                <m:sSupPr>
                  <m:ctrlPr>
                    <w:ins w:id="2121" w:author="Stoycho Rusinov" w:date="2026-08-08T17:14:00Z">
                      <w:rPr>
                        <w:rFonts w:ascii="Cambria Math" w:hAnsi="Cambria Math"/>
                      </w:rPr>
                    </w:ins>
                  </m:ctrlPr>
                </m:sSupPr>
                <m:e>
                  <m:r>
                    <w:ins w:id="2122" w:author="Stoycho Rusinov" w:date="2026-08-08T17:14:00Z">
                      <w:rPr>
                        <w:rFonts w:ascii="Cambria Math" w:hAnsi="Cambria Math"/>
                      </w:rPr>
                      <m:t>e</m:t>
                    </w:ins>
                  </m:r>
                </m:e>
                <m:sup>
                  <m:r>
                    <w:ins w:id="2123" w:author="Stoycho Rusinov" w:date="2026-08-08T17:14:00Z">
                      <w:rPr>
                        <w:rFonts w:ascii="Cambria Math" w:hAnsi="Cambria Math"/>
                      </w:rPr>
                      <m:t>k</m:t>
                    </w:ins>
                  </m:r>
                </m:sup>
              </m:sSup>
              <m:r>
                <w:ins w:id="2124" w:author="Stoycho Rusinov" w:date="2026-08-08T17:14:00Z">
                  <m:rPr>
                    <m:sty m:val="p"/>
                  </m:rPr>
                  <w:rPr>
                    <w:rFonts w:ascii="Cambria Math" w:hAnsi="Cambria Math"/>
                  </w:rPr>
                  <m:t>-</m:t>
                </w:ins>
              </m:r>
              <m:r>
                <w:ins w:id="2125" w:author="Stoycho Rusinov" w:date="2026-08-08T17:14:00Z">
                  <w:rPr>
                    <w:rFonts w:ascii="Cambria Math" w:hAnsi="Cambria Math"/>
                  </w:rPr>
                  <m:t>1</m:t>
                </w:ins>
              </m:r>
            </m:den>
          </m:f>
          <m:r>
            <w:ins w:id="2126" w:author="Stoycho Rusinov" w:date="2026-08-08T17:14:00Z">
              <m:rPr>
                <m:sty m:val="p"/>
              </m:rPr>
              <w:rPr>
                <w:rFonts w:ascii="Cambria Math" w:hAnsi="Cambria Math"/>
              </w:rPr>
              <m:t>=</m:t>
            </w:ins>
          </m:r>
          <m:sSub>
            <m:sSubPr>
              <m:ctrlPr>
                <w:ins w:id="2127" w:author="Stoycho Rusinov" w:date="2026-08-08T17:14:00Z">
                  <w:rPr>
                    <w:rFonts w:ascii="Cambria Math" w:hAnsi="Cambria Math"/>
                  </w:rPr>
                </w:ins>
              </m:ctrlPr>
            </m:sSubPr>
            <m:e>
              <m:r>
                <w:ins w:id="2128" w:author="Stoycho Rusinov" w:date="2026-08-08T17:14:00Z">
                  <w:rPr>
                    <w:rFonts w:ascii="Cambria Math" w:hAnsi="Cambria Math"/>
                  </w:rPr>
                  <m:t>η</m:t>
                </w:ins>
              </m:r>
            </m:e>
            <m:sub>
              <m:r>
                <w:ins w:id="2129" w:author="Stoycho Rusinov" w:date="2026-08-08T17:14:00Z">
                  <m:rPr>
                    <m:sty m:val="p"/>
                  </m:rPr>
                  <w:rPr>
                    <w:rFonts w:ascii="Cambria Math" w:hAnsi="Cambria Math"/>
                  </w:rPr>
                  <m:t>log</m:t>
                </w:ins>
              </m:r>
            </m:sub>
          </m:sSub>
          <m:r>
            <w:ins w:id="2130" w:author="Stoycho Rusinov" w:date="2026-08-08T17:14:00Z">
              <m:rPr>
                <m:sty m:val="p"/>
              </m:rPr>
              <w:rPr>
                <w:rFonts w:ascii="Cambria Math" w:hAnsi="Cambria Math"/>
              </w:rPr>
              <m:t>.</m:t>
            </w:ins>
          </m:r>
        </m:oMath>
      </m:oMathPara>
    </w:p>
    <w:p w14:paraId="72285DBB" w14:textId="2FF53C17" w:rsidR="00236015" w:rsidRPr="00C3586C" w:rsidRDefault="008B0A6B" w:rsidP="00C3586C">
      <w:pPr>
        <w:spacing w:line="360" w:lineRule="auto"/>
        <w:rPr>
          <w:ins w:id="2131" w:author="Stoycho Rusinov" w:date="2026-08-08T17:14:00Z"/>
          <w:rFonts w:asciiTheme="minorHAnsi" w:hAnsiTheme="minorHAnsi" w:cstheme="minorHAnsi"/>
        </w:rPr>
      </w:pPr>
      <w:ins w:id="2132" w:author="Stoycho Rusinov" w:date="2026-08-08T17:14:00Z">
        <w:r>
          <w:rPr>
            <w:rFonts w:asciiTheme="minorHAnsi" w:hAnsiTheme="minorHAnsi" w:cstheme="minorHAnsi"/>
          </w:rPr>
          <w:t>The measures coincide only as the price change approaches zero. A constant-elasticity demand curve is linear in log-log space, not convex there. In levels, the large positive price change makes the secant percentage-change measure substantially flatter than the signed log elasticity in this application.</w:t>
        </w:r>
      </w:ins>
    </w:p>
    <w:p w14:paraId="5A675407" w14:textId="77777777" w:rsidR="00236015" w:rsidRPr="00C3586C" w:rsidRDefault="008B0A6B" w:rsidP="00C3586C">
      <w:pPr>
        <w:spacing w:before="240" w:line="360" w:lineRule="auto"/>
        <w:rPr>
          <w:ins w:id="2133" w:author="Stoycho Rusinov" w:date="2026-08-08T17:14:00Z"/>
          <w:rFonts w:asciiTheme="minorHAnsi" w:hAnsiTheme="minorHAnsi" w:cstheme="minorHAnsi"/>
        </w:rPr>
      </w:pPr>
      <w:ins w:id="2134" w:author="Stoycho Rusinov" w:date="2026-08-08T17:14:00Z">
        <w:r>
          <w:rPr>
            <w:rFonts w:asciiTheme="minorHAnsi" w:hAnsiTheme="minorHAnsi" w:cstheme="minorHAnsi"/>
            <w:noProof/>
          </w:rPr>
          <w:drawing>
            <wp:inline distT="0" distB="0" distL="0" distR="0" wp14:anchorId="7BFDD741" wp14:editId="5437CC60">
              <wp:extent cx="4572000" cy="2667000"/>
              <wp:effectExtent l="0" t="0" r="0" b="0"/>
              <wp:docPr id="1" name="Picture 1" descr="Constant-elasticity demand curve comparing the secant arc measure with the signed log elasticity for the Brexit price calibration." title="Constant-elasticity demand curve comparing the secant arc measure with the signed log elasticity for the Brexit price 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667000"/>
                      </a:xfrm>
                      <a:prstGeom prst="rect">
                        <a:avLst/>
                      </a:prstGeom>
                    </pic:spPr>
                  </pic:pic>
                </a:graphicData>
              </a:graphic>
            </wp:inline>
          </w:drawing>
        </w:r>
      </w:ins>
    </w:p>
    <w:p w14:paraId="490F8701" w14:textId="6E0F04A3" w:rsidR="00236015" w:rsidRPr="00C3586C" w:rsidRDefault="008B0A6B" w:rsidP="00C3586C">
      <w:pPr>
        <w:spacing w:line="360" w:lineRule="auto"/>
        <w:rPr>
          <w:rFonts w:asciiTheme="minorHAnsi" w:hAnsiTheme="minorHAnsi" w:cstheme="minorHAnsi"/>
        </w:rPr>
      </w:pPr>
      <w:r>
        <w:rPr>
          <w:rFonts w:asciiTheme="minorHAnsi" w:hAnsiTheme="minorHAnsi" w:cstheme="minorHAnsi"/>
          <w:b/>
          <w:bCs/>
        </w:rPr>
        <w:t>Figure A1.</w:t>
      </w:r>
      <w:r>
        <w:rPr>
          <w:rFonts w:asciiTheme="minorHAnsi" w:hAnsiTheme="minorHAnsi" w:cstheme="minorHAnsi"/>
        </w:rPr>
        <w:t xml:space="preserve"> Constant-elasticity demand and alternative elasticity measures.</w:t>
      </w:r>
    </w:p>
    <w:p w14:paraId="73BB11DE" w14:textId="161C27DB" w:rsidR="00236015" w:rsidRPr="00C3586C" w:rsidRDefault="008B0A6B" w:rsidP="00C3586C">
      <w:pPr>
        <w:spacing w:line="360" w:lineRule="auto"/>
        <w:rPr>
          <w:rFonts w:asciiTheme="minorHAnsi" w:hAnsiTheme="minorHAnsi" w:cstheme="minorHAnsi"/>
        </w:rPr>
      </w:pPr>
      <w:r>
        <w:rPr>
          <w:rFonts w:asciiTheme="minorHAnsi" w:hAnsiTheme="minorHAnsi" w:cstheme="minorHAnsi"/>
          <w:b/>
          <w:bCs/>
          <w:i/>
          <w:iCs/>
        </w:rPr>
        <w:lastRenderedPageBreak/>
        <w:t>Note</w:t>
      </w:r>
      <w:r>
        <w:rPr>
          <w:rFonts w:asciiTheme="minorHAnsi" w:hAnsiTheme="minorHAnsi"/>
          <w:b/>
          <w:i/>
          <w:rPrChange w:id="2135" w:author="Stoycho Rusinov" w:date="2026-08-08T17:14:00Z">
            <w:rPr>
              <w:rFonts w:asciiTheme="minorHAnsi" w:hAnsiTheme="minorHAnsi"/>
              <w:i/>
            </w:rPr>
          </w:rPrChange>
        </w:rPr>
        <w:t xml:space="preserve">: </w:t>
      </w:r>
      <w:del w:id="2136" w:author="Stoycho Rusinov" w:date="2026-08-08T17:14:00Z">
        <w:r>
          <w:rPr>
            <w:rFonts w:asciiTheme="minorHAnsi" w:hAnsiTheme="minorHAnsi" w:cstheme="minorHAnsi"/>
          </w:rPr>
          <w:delText xml:space="preserve">Arc versus log elasticity under a large price change. </w:delText>
        </w:r>
      </w:del>
      <w:r>
        <w:rPr>
          <w:rFonts w:asciiTheme="minorHAnsi" w:hAnsiTheme="minorHAnsi"/>
          <w:b/>
          <w:i/>
          <w:rPrChange w:id="2137" w:author="Stoycho Rusinov" w:date="2026-08-08T17:14:00Z">
            <w:rPr>
              <w:rFonts w:asciiTheme="minorHAnsi" w:hAnsiTheme="minorHAnsi"/>
            </w:rPr>
          </w:rPrChange>
        </w:rPr>
        <w:t xml:space="preserve">The dashed line is the arc </w:t>
      </w:r>
      <w:del w:id="2138" w:author="Stoycho Rusinov" w:date="2026-08-08T17:14:00Z">
        <w:r>
          <w:rPr>
            <w:rFonts w:asciiTheme="minorHAnsi" w:hAnsiTheme="minorHAnsi" w:cstheme="minorHAnsi"/>
          </w:rPr>
          <w:delText>(secant) elasticity computed from percentage changes</w:delText>
        </w:r>
      </w:del>
      <w:ins w:id="2139" w:author="Stoycho Rusinov" w:date="2026-08-08T17:14:00Z">
        <w:r>
          <w:rPr>
            <w:rFonts w:asciiTheme="minorHAnsi" w:hAnsiTheme="minorHAnsi" w:cstheme="minorHAnsi"/>
            <w:b/>
            <w:bCs/>
            <w:i/>
            <w:iCs/>
          </w:rPr>
          <w:t>measure</w:t>
        </w:r>
      </w:ins>
      <w:r>
        <w:rPr>
          <w:rFonts w:asciiTheme="minorHAnsi" w:hAnsiTheme="minorHAnsi"/>
          <w:b/>
          <w:i/>
          <w:rPrChange w:id="2140" w:author="Stoycho Rusinov" w:date="2026-08-08T17:14:00Z">
            <w:rPr>
              <w:rFonts w:asciiTheme="minorHAnsi" w:hAnsiTheme="minorHAnsi"/>
            </w:rPr>
          </w:rPrChange>
        </w:rPr>
        <w:t xml:space="preserve"> between </w:t>
      </w:r>
      <w:ins w:id="2141" w:author="Stoycho Rusinov" w:date="2026-08-08T17:14:00Z">
        <w:r>
          <w:rPr>
            <w:rFonts w:asciiTheme="minorHAnsi" w:hAnsiTheme="minorHAnsi" w:cstheme="minorHAnsi"/>
            <w:b/>
            <w:bCs/>
            <w:i/>
            <w:iCs/>
          </w:rPr>
          <w:t xml:space="preserve">the </w:t>
        </w:r>
      </w:ins>
      <w:r>
        <w:rPr>
          <w:rFonts w:asciiTheme="minorHAnsi" w:hAnsiTheme="minorHAnsi"/>
          <w:b/>
          <w:i/>
          <w:rPrChange w:id="2142" w:author="Stoycho Rusinov" w:date="2026-08-08T17:14:00Z">
            <w:rPr>
              <w:rFonts w:asciiTheme="minorHAnsi" w:hAnsiTheme="minorHAnsi"/>
            </w:rPr>
          </w:rPrChange>
        </w:rPr>
        <w:t>two equilibria</w:t>
      </w:r>
      <w:del w:id="2143" w:author="Stoycho Rusinov" w:date="2026-08-08T17:14:00Z">
        <w:r>
          <w:rPr>
            <w:rFonts w:asciiTheme="minorHAnsi" w:hAnsiTheme="minorHAnsi" w:cstheme="minorHAnsi"/>
          </w:rPr>
          <w:delText>. The</w:delText>
        </w:r>
      </w:del>
      <w:ins w:id="2144" w:author="Stoycho Rusinov" w:date="2026-08-08T17:14:00Z">
        <w:r>
          <w:rPr>
            <w:rFonts w:asciiTheme="minorHAnsi" w:hAnsiTheme="minorHAnsi" w:cstheme="minorHAnsi"/>
            <w:b/>
            <w:bCs/>
            <w:i/>
            <w:iCs/>
          </w:rPr>
          <w:t>, and the</w:t>
        </w:r>
      </w:ins>
      <w:r>
        <w:rPr>
          <w:rFonts w:asciiTheme="minorHAnsi" w:hAnsiTheme="minorHAnsi"/>
          <w:b/>
          <w:i/>
          <w:rPrChange w:id="2145" w:author="Stoycho Rusinov" w:date="2026-08-08T17:14:00Z">
            <w:rPr>
              <w:rFonts w:asciiTheme="minorHAnsi" w:hAnsiTheme="minorHAnsi"/>
            </w:rPr>
          </w:rPrChange>
        </w:rPr>
        <w:t xml:space="preserve"> dotted line is the </w:t>
      </w:r>
      <w:ins w:id="2146" w:author="Stoycho Rusinov" w:date="2026-08-08T17:14:00Z">
        <w:r>
          <w:rPr>
            <w:rFonts w:asciiTheme="minorHAnsi" w:hAnsiTheme="minorHAnsi" w:cstheme="minorHAnsi"/>
            <w:b/>
            <w:bCs/>
            <w:i/>
            <w:iCs/>
          </w:rPr>
          <w:t xml:space="preserve">signed log elasticity ∂ </w:t>
        </w:r>
      </w:ins>
      <w:r>
        <w:rPr>
          <w:rFonts w:asciiTheme="minorHAnsi" w:hAnsiTheme="minorHAnsi"/>
          <w:b/>
          <w:i/>
          <w:rPrChange w:id="2147" w:author="Stoycho Rusinov" w:date="2026-08-08T17:14:00Z">
            <w:rPr>
              <w:rFonts w:asciiTheme="minorHAnsi" w:hAnsiTheme="minorHAnsi"/>
            </w:rPr>
          </w:rPrChange>
        </w:rPr>
        <w:t xml:space="preserve">log </w:t>
      </w:r>
      <w:del w:id="2148" w:author="Stoycho Rusinov" w:date="2026-08-08T17:14:00Z">
        <w:r>
          <w:rPr>
            <w:rFonts w:asciiTheme="minorHAnsi" w:hAnsiTheme="minorHAnsi" w:cstheme="minorHAnsi"/>
          </w:rPr>
          <w:delText xml:space="preserve">elasticity (tangent), corresponding to the derivative </w:delText>
        </w:r>
        <m:oMath>
          <m:r>
            <w:rPr>
              <w:rFonts w:ascii="Cambria Math" w:hAnsi="Cambria Math" w:cstheme="minorHAnsi"/>
            </w:rPr>
            <m:t>∂ log Q/∂ log P</m:t>
          </m:r>
        </m:oMath>
        <w:r>
          <w:rPr>
            <w:rFonts w:asciiTheme="minorHAnsi" w:hAnsiTheme="minorHAnsi" w:cstheme="minorHAnsi"/>
          </w:rPr>
          <w:delText>. Because demand is nonlinear, a large discrete price increase implies that the secant slope understates</w:delText>
        </w:r>
      </w:del>
      <w:ins w:id="2149" w:author="Stoycho Rusinov" w:date="2026-08-08T17:14:00Z">
        <w:r>
          <w:rPr>
            <w:rFonts w:asciiTheme="minorHAnsi" w:hAnsiTheme="minorHAnsi" w:cstheme="minorHAnsi"/>
            <w:b/>
            <w:bCs/>
            <w:i/>
            <w:iCs/>
          </w:rPr>
          <w:t>Q/∂ log P. For</w:t>
        </w:r>
      </w:ins>
      <w:r>
        <w:rPr>
          <w:rFonts w:asciiTheme="minorHAnsi" w:hAnsiTheme="minorHAnsi"/>
          <w:b/>
          <w:i/>
          <w:rPrChange w:id="2150" w:author="Stoycho Rusinov" w:date="2026-08-08T17:14:00Z">
            <w:rPr>
              <w:rFonts w:asciiTheme="minorHAnsi" w:hAnsiTheme="minorHAnsi"/>
            </w:rPr>
          </w:rPrChange>
        </w:rPr>
        <w:t xml:space="preserve"> the </w:t>
      </w:r>
      <w:del w:id="2151" w:author="Stoycho Rusinov" w:date="2026-08-08T17:14:00Z">
        <w:r>
          <w:rPr>
            <w:rFonts w:asciiTheme="minorHAnsi" w:hAnsiTheme="minorHAnsi" w:cstheme="minorHAnsi"/>
          </w:rPr>
          <w:delText xml:space="preserve">local slope of demand, so </w:delText>
        </w:r>
        <m:oMath>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arc</m:t>
              </m:r>
            </m:sub>
          </m:sSub>
          <m:r>
            <w:rPr>
              <w:rFonts w:ascii="Cambria Math" w:hAnsi="Cambria Math" w:cstheme="minorHAnsi"/>
            </w:rPr>
            <m:t>|&lt;|</m:t>
          </m:r>
          <m:sSub>
            <m:sSubPr>
              <m:ctrlPr>
                <w:rPr>
                  <w:rFonts w:ascii="Cambria Math" w:hAnsi="Cambria Math" w:cstheme="minorHAnsi"/>
                </w:rPr>
              </m:ctrlPr>
            </m:sSubPr>
            <m:e>
              <m:r>
                <w:rPr>
                  <w:rFonts w:ascii="Cambria Math" w:hAnsi="Cambria Math" w:cstheme="minorHAnsi"/>
                </w:rPr>
                <m:t>η</m:t>
              </m:r>
            </m:e>
            <m:sub>
              <m:r>
                <w:rPr>
                  <w:rFonts w:ascii="Cambria Math" w:hAnsi="Cambria Math" w:cstheme="minorHAnsi"/>
                </w:rPr>
                <m:t>log</m:t>
              </m:r>
            </m:sub>
          </m:sSub>
          <m:r>
            <w:rPr>
              <w:rFonts w:ascii="Cambria Math" w:hAnsi="Cambria Math" w:cstheme="minorHAnsi"/>
            </w:rPr>
            <m:t>|</m:t>
          </m:r>
        </m:oMath>
        <w:r>
          <w:rPr>
            <w:rFonts w:asciiTheme="minorHAnsi" w:hAnsiTheme="minorHAnsi" w:cstheme="minorHAnsi"/>
          </w:rPr>
          <w:delText>.</w:delText>
        </w:r>
      </w:del>
      <w:ins w:id="2152" w:author="Stoycho Rusinov" w:date="2026-08-08T17:14:00Z">
        <w:r>
          <w:rPr>
            <w:rFonts w:asciiTheme="minorHAnsi" w:hAnsiTheme="minorHAnsi" w:cstheme="minorHAnsi"/>
            <w:b/>
            <w:bCs/>
            <w:i/>
            <w:iCs/>
          </w:rPr>
          <w:t>Brexit calibration, |</w:t>
        </w:r>
        <w:proofErr w:type="spellStart"/>
        <w:r>
          <w:rPr>
            <w:rFonts w:asciiTheme="minorHAnsi" w:hAnsiTheme="minorHAnsi" w:cstheme="minorHAnsi"/>
            <w:b/>
            <w:bCs/>
            <w:i/>
            <w:iCs/>
          </w:rPr>
          <w:t>ηarc</w:t>
        </w:r>
        <w:proofErr w:type="spellEnd"/>
        <w:r>
          <w:rPr>
            <w:rFonts w:asciiTheme="minorHAnsi" w:hAnsiTheme="minorHAnsi" w:cstheme="minorHAnsi"/>
            <w:b/>
            <w:bCs/>
            <w:i/>
            <w:iCs/>
          </w:rPr>
          <w:t>| &lt; |</w:t>
        </w:r>
        <w:proofErr w:type="spellStart"/>
        <w:r>
          <w:rPr>
            <w:rFonts w:asciiTheme="minorHAnsi" w:hAnsiTheme="minorHAnsi" w:cstheme="minorHAnsi"/>
            <w:b/>
            <w:bCs/>
            <w:i/>
            <w:iCs/>
          </w:rPr>
          <w:t>ηlog</w:t>
        </w:r>
        <w:proofErr w:type="spellEnd"/>
        <w:r>
          <w:rPr>
            <w:rFonts w:asciiTheme="minorHAnsi" w:hAnsiTheme="minorHAnsi" w:cstheme="minorHAnsi"/>
            <w:b/>
            <w:bCs/>
            <w:i/>
            <w:iCs/>
          </w:rPr>
          <w:t>|.</w:t>
        </w:r>
      </w:ins>
    </w:p>
    <w:p w14:paraId="32E6BB9F" w14:textId="77777777" w:rsidR="00236015" w:rsidRPr="00C3586C" w:rsidRDefault="008B0A6B" w:rsidP="00C3586C">
      <w:pPr>
        <w:pStyle w:val="Heading1"/>
        <w:spacing w:after="0" w:line="360" w:lineRule="auto"/>
        <w:rPr>
          <w:rFonts w:asciiTheme="minorHAnsi" w:hAnsiTheme="minorHAnsi" w:cstheme="minorHAnsi"/>
        </w:rPr>
      </w:pPr>
      <w:r>
        <w:rPr>
          <w:rFonts w:asciiTheme="minorHAnsi" w:hAnsiTheme="minorHAnsi" w:cstheme="minorHAnsi"/>
        </w:rPr>
        <w:t>V. Detailed regression tables for the main results</w:t>
      </w:r>
    </w:p>
    <w:p w14:paraId="58B88034" w14:textId="7E3D4CC5" w:rsidR="00236015" w:rsidRDefault="008B0A6B" w:rsidP="00C3586C">
      <w:pPr>
        <w:spacing w:line="360" w:lineRule="auto"/>
        <w:rPr>
          <w:rFonts w:asciiTheme="minorHAnsi" w:hAnsiTheme="minorHAnsi" w:cstheme="minorHAnsi"/>
        </w:rPr>
      </w:pPr>
      <w:r>
        <w:rPr>
          <w:rFonts w:asciiTheme="minorHAnsi" w:hAnsiTheme="minorHAnsi" w:cstheme="minorHAnsi"/>
          <w:b/>
          <w:bCs/>
        </w:rPr>
        <w:t>Table A1.</w:t>
      </w:r>
      <w:r>
        <w:rPr>
          <w:rFonts w:asciiTheme="minorHAnsi" w:hAnsiTheme="minorHAnsi"/>
          <w:b/>
          <w:rPrChange w:id="2153" w:author="Stoycho Rusinov" w:date="2026-08-08T17:14:00Z">
            <w:rPr>
              <w:rFonts w:asciiTheme="minorHAnsi" w:hAnsiTheme="minorHAnsi"/>
            </w:rPr>
          </w:rPrChange>
        </w:rPr>
        <w:t xml:space="preserve"> Country-specific </w:t>
      </w:r>
      <w:del w:id="2154" w:author="Stoycho Rusinov" w:date="2026-08-08T17:14:00Z">
        <w:r>
          <w:rPr>
            <w:rFonts w:asciiTheme="minorHAnsi" w:hAnsiTheme="minorHAnsi" w:cstheme="minorHAnsi"/>
          </w:rPr>
          <w:delText>Brexit interactions</w:delText>
        </w:r>
      </w:del>
      <w:ins w:id="2155" w:author="Stoycho Rusinov" w:date="2026-08-08T17:14:00Z">
        <w:r>
          <w:rPr>
            <w:rFonts w:asciiTheme="minorHAnsi" w:hAnsiTheme="minorHAnsi" w:cstheme="minorHAnsi"/>
            <w:b/>
            <w:bCs/>
          </w:rPr>
          <w:t>post-reform log effects</w:t>
        </w:r>
      </w:ins>
      <w:r>
        <w:rPr>
          <w:rFonts w:asciiTheme="minorHAnsi" w:hAnsiTheme="minorHAnsi"/>
          <w:b/>
          <w:rPrChange w:id="2156" w:author="Stoycho Rusinov" w:date="2026-08-08T17:14:00Z">
            <w:rPr>
              <w:rFonts w:asciiTheme="minorHAnsi" w:hAnsiTheme="minorHAnsi"/>
            </w:rPr>
          </w:rPrChange>
        </w:rPr>
        <w:t xml:space="preserve"> under alternative </w:t>
      </w:r>
      <w:del w:id="2157" w:author="Stoycho Rusinov" w:date="2026-08-08T17:14:00Z">
        <w:r>
          <w:rPr>
            <w:rFonts w:asciiTheme="minorHAnsi" w:hAnsiTheme="minorHAnsi" w:cstheme="minorHAnsi"/>
          </w:rPr>
          <w:delText xml:space="preserve">TWFE </w:delText>
        </w:r>
      </w:del>
      <w:r>
        <w:rPr>
          <w:rFonts w:asciiTheme="minorHAnsi" w:hAnsiTheme="minorHAnsi"/>
          <w:b/>
          <w:rPrChange w:id="2158" w:author="Stoycho Rusinov" w:date="2026-08-08T17:14:00Z">
            <w:rPr>
              <w:rFonts w:asciiTheme="minorHAnsi" w:hAnsiTheme="minorHAnsi"/>
            </w:rPr>
          </w:rPrChange>
        </w:rPr>
        <w:t>specifications.</w:t>
      </w:r>
    </w:p>
    <w:tbl>
      <w:tblPr>
        <w:tblW w:w="7405" w:type="dxa"/>
        <w:jc w:val="center"/>
        <w:tblLook w:val="04A0" w:firstRow="1" w:lastRow="0" w:firstColumn="1" w:lastColumn="0" w:noHBand="0" w:noVBand="1"/>
      </w:tblPr>
      <w:tblGrid>
        <w:gridCol w:w="1985"/>
        <w:gridCol w:w="2082"/>
        <w:gridCol w:w="1084"/>
        <w:gridCol w:w="1084"/>
        <w:gridCol w:w="1084"/>
        <w:gridCol w:w="1084"/>
        <w:tblGridChange w:id="2159">
          <w:tblGrid>
            <w:gridCol w:w="1985"/>
            <w:gridCol w:w="1512"/>
            <w:gridCol w:w="570"/>
            <w:gridCol w:w="407"/>
            <w:gridCol w:w="677"/>
            <w:gridCol w:w="300"/>
            <w:gridCol w:w="784"/>
            <w:gridCol w:w="193"/>
            <w:gridCol w:w="891"/>
            <w:gridCol w:w="86"/>
            <w:gridCol w:w="998"/>
            <w:gridCol w:w="86"/>
            <w:gridCol w:w="1084"/>
            <w:gridCol w:w="1084"/>
            <w:gridCol w:w="1084"/>
          </w:tblGrid>
        </w:tblGridChange>
      </w:tblGrid>
      <w:tr w:rsidR="00683078" w:rsidRPr="005063A7" w14:paraId="3513DDC3" w14:textId="77777777" w:rsidTr="005063A7">
        <w:trPr>
          <w:trHeight w:val="300"/>
          <w:tblHeader/>
          <w:jc w:val="center"/>
        </w:trPr>
        <w:tc>
          <w:tcPr>
            <w:tcW w:w="1985" w:type="dxa"/>
            <w:tcBorders>
              <w:top w:val="single" w:sz="4" w:space="0" w:color="auto"/>
              <w:left w:val="nil"/>
              <w:bottom w:val="double" w:sz="6" w:space="0" w:color="auto"/>
              <w:right w:val="nil"/>
            </w:tcBorders>
            <w:shd w:val="clear" w:color="auto" w:fill="auto"/>
            <w:noWrap/>
            <w:vAlign w:val="bottom"/>
            <w:hideMark/>
          </w:tcPr>
          <w:p w14:paraId="391B22A2" w14:textId="10B713E9" w:rsidR="005063A7" w:rsidRPr="005063A7" w:rsidRDefault="005063A7" w:rsidP="005063A7">
            <w:pPr>
              <w:jc w:val="center"/>
              <w:rPr>
                <w:rFonts w:eastAsia="Times New Roman"/>
                <w:b/>
                <w:bCs/>
                <w:sz w:val="20"/>
                <w:szCs w:val="20"/>
              </w:rPr>
              <w:pPrChange w:id="2160" w:author="Stoycho Rusinov" w:date="2026-08-08T17:14:00Z">
                <w:pPr/>
              </w:pPrChange>
            </w:pPr>
            <w:del w:id="2161" w:author="Stoycho Rusinov" w:date="2026-08-08T17:14:00Z">
              <w:r>
                <w:rPr>
                  <w:rFonts w:eastAsia="Times New Roman"/>
                  <w:b/>
                  <w:bCs/>
                  <w:sz w:val="20"/>
                  <w:szCs w:val="20"/>
                </w:rPr>
                <w:delText>Dependent variable:</w:delText>
              </w:r>
            </w:del>
            <w:ins w:id="2162" w:author="Stoycho Rusinov" w:date="2026-08-08T17:14:00Z">
              <w:r>
                <w:rPr>
                  <w:rFonts w:ascii="Times New Roman" w:hAnsi="Times New Roman"/>
                  <w:b/>
                  <w:sz w:val="15"/>
                </w:rPr>
                <w:t>Specification</w:t>
              </w:r>
            </w:ins>
          </w:p>
        </w:tc>
        <w:tc>
          <w:tcPr>
            <w:tcW w:w="1084" w:type="dxa"/>
            <w:tcBorders>
              <w:top w:val="single" w:sz="4" w:space="0" w:color="auto"/>
              <w:left w:val="nil"/>
              <w:bottom w:val="double" w:sz="6" w:space="0" w:color="auto"/>
              <w:right w:val="nil"/>
            </w:tcBorders>
            <w:shd w:val="clear" w:color="auto" w:fill="auto"/>
            <w:vAlign w:val="center"/>
            <w:hideMark/>
          </w:tcPr>
          <w:p w14:paraId="610C6F3A" w14:textId="5A838C50" w:rsidR="005063A7" w:rsidRPr="005063A7" w:rsidRDefault="005063A7" w:rsidP="005063A7">
            <w:pPr>
              <w:jc w:val="center"/>
              <w:rPr>
                <w:rFonts w:eastAsia="Times New Roman"/>
                <w:b/>
                <w:bCs/>
                <w:sz w:val="20"/>
                <w:szCs w:val="20"/>
              </w:rPr>
            </w:pPr>
            <w:del w:id="2163" w:author="Stoycho Rusinov" w:date="2026-08-08T17:14:00Z">
              <w:r>
                <w:rPr>
                  <w:rFonts w:eastAsia="Times New Roman"/>
                  <w:b/>
                  <w:bCs/>
                  <w:sz w:val="20"/>
                  <w:szCs w:val="20"/>
                </w:rPr>
                <w:delText>log(Applicants)</w:delText>
              </w:r>
            </w:del>
            <w:ins w:id="2164" w:author="Stoycho Rusinov" w:date="2026-08-08T17:14:00Z">
              <w:r>
                <w:rPr>
                  <w:rFonts w:ascii="Times New Roman" w:hAnsi="Times New Roman"/>
                  <w:b/>
                  <w:sz w:val="15"/>
                </w:rPr>
                <w:t>Weighted TWFE</w:t>
              </w:r>
            </w:ins>
          </w:p>
        </w:tc>
        <w:tc>
          <w:tcPr>
            <w:tcW w:w="1084" w:type="dxa"/>
            <w:tcBorders>
              <w:top w:val="single" w:sz="4" w:space="0" w:color="auto"/>
              <w:left w:val="nil"/>
              <w:bottom w:val="double" w:sz="6" w:space="0" w:color="auto"/>
              <w:right w:val="nil"/>
            </w:tcBorders>
            <w:shd w:val="clear" w:color="auto" w:fill="auto"/>
            <w:vAlign w:val="center"/>
            <w:cellIns w:id="2165" w:author="Stoycho Rusinov" w:date="2026-08-08T17:14:00Z"/>
            <w:hideMark/>
          </w:tcPr>
          <w:p w14:paraId="39348206" w14:textId="77777777" w:rsidR="005063A7" w:rsidRPr="005063A7" w:rsidRDefault="005063A7" w:rsidP="005063A7">
            <w:pPr>
              <w:jc w:val="center"/>
              <w:rPr>
                <w:rFonts w:eastAsia="Times New Roman"/>
                <w:b/>
                <w:bCs/>
                <w:sz w:val="20"/>
                <w:szCs w:val="20"/>
              </w:rPr>
            </w:pPr>
            <w:ins w:id="2166" w:author="Stoycho Rusinov" w:date="2026-08-08T17:14:00Z">
              <w:r>
                <w:rPr>
                  <w:rFonts w:ascii="Times New Roman" w:hAnsi="Times New Roman"/>
                  <w:b/>
                  <w:sz w:val="15"/>
                </w:rPr>
                <w:t>Weighted country FE</w:t>
              </w:r>
            </w:ins>
          </w:p>
        </w:tc>
        <w:tc>
          <w:tcPr>
            <w:tcW w:w="1084" w:type="dxa"/>
            <w:tcBorders>
              <w:top w:val="single" w:sz="4" w:space="0" w:color="auto"/>
              <w:left w:val="nil"/>
              <w:bottom w:val="double" w:sz="6" w:space="0" w:color="auto"/>
              <w:right w:val="nil"/>
            </w:tcBorders>
            <w:shd w:val="clear" w:color="auto" w:fill="auto"/>
            <w:vAlign w:val="center"/>
            <w:cellIns w:id="2167" w:author="Stoycho Rusinov" w:date="2026-08-08T17:14:00Z"/>
            <w:hideMark/>
          </w:tcPr>
          <w:p w14:paraId="2E6D00B0" w14:textId="77777777" w:rsidR="005063A7" w:rsidRPr="005063A7" w:rsidRDefault="005063A7" w:rsidP="005063A7">
            <w:pPr>
              <w:jc w:val="center"/>
              <w:rPr>
                <w:rFonts w:eastAsia="Times New Roman"/>
                <w:b/>
                <w:bCs/>
                <w:sz w:val="20"/>
                <w:szCs w:val="20"/>
              </w:rPr>
            </w:pPr>
            <w:ins w:id="2168" w:author="Stoycho Rusinov" w:date="2026-08-08T17:14:00Z">
              <w:r>
                <w:rPr>
                  <w:rFonts w:ascii="Times New Roman" w:hAnsi="Times New Roman"/>
                  <w:b/>
                  <w:sz w:val="15"/>
                </w:rPr>
                <w:t>Weighted no FE</w:t>
              </w:r>
            </w:ins>
          </w:p>
        </w:tc>
        <w:tc>
          <w:tcPr>
            <w:tcW w:w="1084" w:type="dxa"/>
            <w:tcBorders>
              <w:top w:val="single" w:sz="4" w:space="0" w:color="auto"/>
              <w:left w:val="nil"/>
              <w:bottom w:val="double" w:sz="6" w:space="0" w:color="auto"/>
              <w:right w:val="nil"/>
            </w:tcBorders>
            <w:shd w:val="clear" w:color="auto" w:fill="auto"/>
            <w:vAlign w:val="center"/>
            <w:cellIns w:id="2169" w:author="Stoycho Rusinov" w:date="2026-08-08T17:14:00Z"/>
            <w:hideMark/>
          </w:tcPr>
          <w:p w14:paraId="26C037FB" w14:textId="77777777" w:rsidR="005063A7" w:rsidRPr="005063A7" w:rsidRDefault="005063A7" w:rsidP="005063A7">
            <w:pPr>
              <w:jc w:val="center"/>
              <w:rPr>
                <w:rFonts w:eastAsia="Times New Roman"/>
                <w:b/>
                <w:bCs/>
                <w:sz w:val="20"/>
                <w:szCs w:val="20"/>
              </w:rPr>
            </w:pPr>
            <w:ins w:id="2170" w:author="Stoycho Rusinov" w:date="2026-08-08T17:14:00Z">
              <w:r>
                <w:rPr>
                  <w:rFonts w:ascii="Times New Roman" w:hAnsi="Times New Roman"/>
                  <w:b/>
                  <w:sz w:val="15"/>
                </w:rPr>
                <w:t>Weighted TWFE + controls</w:t>
              </w:r>
            </w:ins>
          </w:p>
        </w:tc>
        <w:tc>
          <w:tcPr>
            <w:tcW w:w="1084" w:type="dxa"/>
            <w:tcBorders>
              <w:top w:val="single" w:sz="4" w:space="0" w:color="auto"/>
              <w:left w:val="nil"/>
              <w:bottom w:val="double" w:sz="6" w:space="0" w:color="auto"/>
              <w:right w:val="nil"/>
            </w:tcBorders>
            <w:shd w:val="clear" w:color="auto" w:fill="auto"/>
            <w:vAlign w:val="center"/>
            <w:cellIns w:id="2171" w:author="Stoycho Rusinov" w:date="2026-08-08T17:14:00Z"/>
            <w:hideMark/>
          </w:tcPr>
          <w:p w14:paraId="37305C12" w14:textId="77777777" w:rsidR="005063A7" w:rsidRPr="005063A7" w:rsidRDefault="005063A7" w:rsidP="005063A7">
            <w:pPr>
              <w:jc w:val="center"/>
              <w:rPr>
                <w:rFonts w:eastAsia="Times New Roman"/>
                <w:b/>
                <w:bCs/>
                <w:sz w:val="20"/>
                <w:szCs w:val="20"/>
              </w:rPr>
            </w:pPr>
            <w:ins w:id="2172" w:author="Stoycho Rusinov" w:date="2026-08-08T17:14:00Z">
              <w:r>
                <w:rPr>
                  <w:rFonts w:ascii="Times New Roman" w:hAnsi="Times New Roman"/>
                  <w:b/>
                  <w:sz w:val="15"/>
                </w:rPr>
                <w:t>Unweighted TWFE</w:t>
              </w:r>
            </w:ins>
          </w:p>
        </w:tc>
      </w:tr>
      <w:tr w:rsidR="005063A7" w:rsidRPr="005063A7" w14:paraId="044EBBA5" w14:textId="77777777" w:rsidTr="005063A7">
        <w:tblPrEx>
          <w:tblW w:w="7405" w:type="dxa"/>
          <w:jc w:val="center"/>
          <w:tblPrExChange w:id="2173" w:author="Stoycho Rusinov" w:date="2026-08-08T17:14:00Z">
            <w:tblPrEx>
              <w:tblW w:w="7405" w:type="dxa"/>
              <w:jc w:val="center"/>
            </w:tblPrEx>
          </w:tblPrExChange>
        </w:tblPrEx>
        <w:trPr>
          <w:trHeight w:val="300"/>
          <w:jc w:val="center"/>
          <w:trPrChange w:id="2174" w:author="Stoycho Rusinov" w:date="2026-08-08T17:14:00Z">
            <w:trPr>
              <w:gridAfter w:val="0"/>
              <w:trHeight w:val="300"/>
              <w:jc w:val="center"/>
            </w:trPr>
          </w:trPrChange>
        </w:trPr>
        <w:tc>
          <w:tcPr>
            <w:tcW w:w="1985" w:type="dxa"/>
            <w:vMerge w:val="restart"/>
            <w:tcBorders>
              <w:top w:val="nil"/>
              <w:left w:val="nil"/>
              <w:bottom w:val="nil"/>
              <w:right w:val="nil"/>
            </w:tcBorders>
            <w:shd w:val="clear" w:color="auto" w:fill="auto"/>
            <w:noWrap/>
            <w:vAlign w:val="center"/>
            <w:hideMark/>
            <w:tcPrChange w:id="2175"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562F4593" w14:textId="77777777" w:rsidR="005063A7" w:rsidRPr="005063A7" w:rsidRDefault="005063A7" w:rsidP="005063A7">
            <w:pPr>
              <w:rPr>
                <w:rFonts w:eastAsia="Times New Roman"/>
                <w:sz w:val="20"/>
                <w:szCs w:val="20"/>
              </w:rPr>
            </w:pPr>
            <w:r>
              <w:rPr>
                <w:rFonts w:eastAsia="Times New Roman"/>
                <w:sz w:val="20"/>
                <w:szCs w:val="20"/>
              </w:rPr>
              <w:t>Intercept</w:t>
            </w:r>
          </w:p>
        </w:tc>
        <w:tc>
          <w:tcPr>
            <w:tcW w:w="2489" w:type="dxa"/>
            <w:gridSpan w:val="2"/>
            <w:vMerge w:val="restart"/>
            <w:tcBorders>
              <w:top w:val="nil"/>
              <w:left w:val="nil"/>
              <w:bottom w:val="nil"/>
              <w:right w:val="nil"/>
            </w:tcBorders>
            <w:shd w:val="clear" w:color="auto" w:fill="auto"/>
            <w:noWrap/>
            <w:vAlign w:val="center"/>
            <w:hideMark/>
            <w:tcPrChange w:id="2176" w:author="Stoycho Rusinov" w:date="2026-08-08T17:14:00Z">
              <w:tcPr>
                <w:tcW w:w="2489" w:type="dxa"/>
                <w:gridSpan w:val="3"/>
                <w:vMerge w:val="restart"/>
                <w:tcBorders>
                  <w:top w:val="nil"/>
                  <w:left w:val="nil"/>
                  <w:bottom w:val="nil"/>
                  <w:right w:val="nil"/>
                </w:tcBorders>
                <w:shd w:val="clear" w:color="auto" w:fill="auto"/>
                <w:noWrap/>
                <w:vAlign w:val="center"/>
                <w:hideMark/>
              </w:tcPr>
            </w:tcPrChange>
          </w:tcPr>
          <w:p w14:paraId="6E8CFA08" w14:textId="77777777" w:rsidR="005063A7" w:rsidRPr="005063A7" w:rsidRDefault="005063A7" w:rsidP="005063A7">
            <w:pPr>
              <w:rPr>
                <w:rFonts w:eastAsia="Times New Roman"/>
                <w:sz w:val="20"/>
                <w:szCs w:val="20"/>
              </w:rPr>
            </w:pPr>
          </w:p>
        </w:tc>
        <w:tc>
          <w:tcPr>
            <w:tcW w:w="977" w:type="dxa"/>
            <w:tcBorders>
              <w:top w:val="nil"/>
              <w:left w:val="nil"/>
              <w:bottom w:val="nil"/>
              <w:right w:val="nil"/>
            </w:tcBorders>
            <w:shd w:val="clear" w:color="auto" w:fill="auto"/>
            <w:noWrap/>
            <w:vAlign w:val="center"/>
            <w:hideMark/>
            <w:tcPrChange w:id="2177" w:author="Stoycho Rusinov" w:date="2026-08-08T17:14:00Z">
              <w:tcPr>
                <w:tcW w:w="977" w:type="dxa"/>
                <w:gridSpan w:val="2"/>
                <w:tcBorders>
                  <w:top w:val="nil"/>
                  <w:left w:val="nil"/>
                  <w:bottom w:val="nil"/>
                  <w:right w:val="nil"/>
                </w:tcBorders>
                <w:shd w:val="clear" w:color="auto" w:fill="auto"/>
                <w:noWrap/>
                <w:vAlign w:val="center"/>
                <w:hideMark/>
              </w:tcPr>
            </w:tcPrChange>
          </w:tcPr>
          <w:p w14:paraId="3160F8BF" w14:textId="77777777" w:rsidR="005063A7" w:rsidRPr="005063A7" w:rsidRDefault="005063A7" w:rsidP="005063A7">
            <w:pPr>
              <w:jc w:val="center"/>
              <w:rPr>
                <w:rFonts w:eastAsia="Times New Roman"/>
                <w:sz w:val="20"/>
                <w:szCs w:val="20"/>
              </w:rPr>
            </w:pPr>
            <w:r>
              <w:rPr>
                <w:sz w:val="16"/>
                <w:rPrChange w:id="2178" w:author="Stoycho Rusinov" w:date="2026-08-08T17:14:00Z">
                  <w:rPr>
                    <w:sz w:val="20"/>
                  </w:rPr>
                </w:rPrChange>
              </w:rPr>
              <w:t>6.844***</w:t>
            </w:r>
          </w:p>
        </w:tc>
        <w:tc>
          <w:tcPr>
            <w:tcW w:w="1954" w:type="dxa"/>
            <w:gridSpan w:val="2"/>
            <w:vMerge w:val="restart"/>
            <w:tcBorders>
              <w:top w:val="nil"/>
              <w:left w:val="nil"/>
              <w:bottom w:val="nil"/>
              <w:right w:val="nil"/>
            </w:tcBorders>
            <w:shd w:val="clear" w:color="auto" w:fill="auto"/>
            <w:noWrap/>
            <w:vAlign w:val="center"/>
            <w:hideMark/>
            <w:tcPrChange w:id="2179" w:author="Stoycho Rusinov" w:date="2026-08-08T17:14:00Z">
              <w:tcPr>
                <w:tcW w:w="1954" w:type="dxa"/>
                <w:gridSpan w:val="4"/>
                <w:vMerge w:val="restart"/>
                <w:tcBorders>
                  <w:top w:val="nil"/>
                  <w:left w:val="nil"/>
                  <w:bottom w:val="nil"/>
                  <w:right w:val="nil"/>
                </w:tcBorders>
                <w:shd w:val="clear" w:color="auto" w:fill="auto"/>
                <w:noWrap/>
                <w:vAlign w:val="center"/>
                <w:hideMark/>
              </w:tcPr>
            </w:tcPrChange>
          </w:tcPr>
          <w:p w14:paraId="70338A54" w14:textId="77777777" w:rsidR="005063A7" w:rsidRPr="005063A7" w:rsidRDefault="005063A7" w:rsidP="005063A7">
            <w:pPr>
              <w:jc w:val="center"/>
              <w:rPr>
                <w:rFonts w:eastAsia="Times New Roman"/>
                <w:sz w:val="20"/>
                <w:szCs w:val="20"/>
              </w:rPr>
            </w:pPr>
          </w:p>
        </w:tc>
      </w:tr>
      <w:tr w:rsidR="005063A7" w:rsidRPr="005063A7" w14:paraId="03C9F771" w14:textId="77777777" w:rsidTr="005063A7">
        <w:tblPrEx>
          <w:tblW w:w="7405" w:type="dxa"/>
          <w:jc w:val="center"/>
          <w:tblPrExChange w:id="2180" w:author="Stoycho Rusinov" w:date="2026-08-08T17:14:00Z">
            <w:tblPrEx>
              <w:tblW w:w="7405" w:type="dxa"/>
              <w:jc w:val="center"/>
            </w:tblPrEx>
          </w:tblPrExChange>
        </w:tblPrEx>
        <w:trPr>
          <w:trHeight w:val="288"/>
          <w:jc w:val="center"/>
          <w:trPrChange w:id="2181"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182" w:author="Stoycho Rusinov" w:date="2026-08-08T17:14:00Z">
              <w:tcPr>
                <w:tcW w:w="1985" w:type="dxa"/>
                <w:vMerge/>
                <w:tcBorders>
                  <w:top w:val="nil"/>
                  <w:left w:val="nil"/>
                  <w:bottom w:val="nil"/>
                  <w:right w:val="nil"/>
                </w:tcBorders>
                <w:vAlign w:val="center"/>
                <w:hideMark/>
              </w:tcPr>
            </w:tcPrChange>
          </w:tcPr>
          <w:p w14:paraId="5B81579F" w14:textId="77777777" w:rsidR="005063A7" w:rsidRPr="005063A7" w:rsidRDefault="005063A7" w:rsidP="005063A7">
            <w:pPr>
              <w:rPr>
                <w:rFonts w:eastAsia="Times New Roman"/>
                <w:sz w:val="20"/>
                <w:szCs w:val="20"/>
              </w:rPr>
            </w:pPr>
          </w:p>
        </w:tc>
        <w:tc>
          <w:tcPr>
            <w:tcW w:w="2489" w:type="dxa"/>
            <w:gridSpan w:val="2"/>
            <w:vMerge/>
            <w:tcBorders>
              <w:top w:val="nil"/>
              <w:left w:val="nil"/>
              <w:bottom w:val="nil"/>
              <w:right w:val="nil"/>
            </w:tcBorders>
            <w:vAlign w:val="center"/>
            <w:hideMark/>
            <w:tcPrChange w:id="2183" w:author="Stoycho Rusinov" w:date="2026-08-08T17:14:00Z">
              <w:tcPr>
                <w:tcW w:w="2489" w:type="dxa"/>
                <w:gridSpan w:val="3"/>
                <w:vMerge/>
                <w:tcBorders>
                  <w:top w:val="nil"/>
                  <w:left w:val="nil"/>
                  <w:bottom w:val="nil"/>
                  <w:right w:val="nil"/>
                </w:tcBorders>
                <w:vAlign w:val="center"/>
                <w:hideMark/>
              </w:tcPr>
            </w:tcPrChange>
          </w:tcPr>
          <w:p w14:paraId="0C0B4ED3" w14:textId="77777777" w:rsidR="005063A7" w:rsidRPr="005063A7" w:rsidRDefault="005063A7" w:rsidP="005063A7">
            <w:pPr>
              <w:rPr>
                <w:rFonts w:eastAsia="Times New Roman"/>
                <w:sz w:val="20"/>
                <w:szCs w:val="20"/>
              </w:rPr>
            </w:pPr>
          </w:p>
        </w:tc>
        <w:tc>
          <w:tcPr>
            <w:tcW w:w="977" w:type="dxa"/>
            <w:tcBorders>
              <w:top w:val="nil"/>
              <w:left w:val="nil"/>
              <w:bottom w:val="nil"/>
              <w:right w:val="nil"/>
            </w:tcBorders>
            <w:shd w:val="clear" w:color="auto" w:fill="auto"/>
            <w:noWrap/>
            <w:vAlign w:val="center"/>
            <w:hideMark/>
            <w:tcPrChange w:id="2184" w:author="Stoycho Rusinov" w:date="2026-08-08T17:14:00Z">
              <w:tcPr>
                <w:tcW w:w="977" w:type="dxa"/>
                <w:gridSpan w:val="2"/>
                <w:tcBorders>
                  <w:top w:val="nil"/>
                  <w:left w:val="nil"/>
                  <w:bottom w:val="nil"/>
                  <w:right w:val="nil"/>
                </w:tcBorders>
                <w:shd w:val="clear" w:color="auto" w:fill="auto"/>
                <w:noWrap/>
                <w:vAlign w:val="center"/>
                <w:hideMark/>
              </w:tcPr>
            </w:tcPrChange>
          </w:tcPr>
          <w:p w14:paraId="28DBA2E3" w14:textId="77777777" w:rsidR="005063A7" w:rsidRPr="005063A7" w:rsidRDefault="005063A7" w:rsidP="005063A7">
            <w:pPr>
              <w:jc w:val="center"/>
              <w:rPr>
                <w:rFonts w:eastAsia="Times New Roman"/>
                <w:sz w:val="20"/>
                <w:szCs w:val="20"/>
              </w:rPr>
            </w:pPr>
            <w:r>
              <w:rPr>
                <w:sz w:val="16"/>
                <w:rPrChange w:id="2185" w:author="Stoycho Rusinov" w:date="2026-08-08T17:14:00Z">
                  <w:rPr>
                    <w:sz w:val="20"/>
                  </w:rPr>
                </w:rPrChange>
              </w:rPr>
              <w:t>(0.032)</w:t>
            </w:r>
          </w:p>
        </w:tc>
        <w:tc>
          <w:tcPr>
            <w:tcW w:w="1954" w:type="dxa"/>
            <w:gridSpan w:val="2"/>
            <w:vMerge/>
            <w:tcBorders>
              <w:top w:val="nil"/>
              <w:left w:val="nil"/>
              <w:bottom w:val="nil"/>
              <w:right w:val="nil"/>
            </w:tcBorders>
            <w:vAlign w:val="center"/>
            <w:hideMark/>
            <w:tcPrChange w:id="2186" w:author="Stoycho Rusinov" w:date="2026-08-08T17:14:00Z">
              <w:tcPr>
                <w:tcW w:w="1954" w:type="dxa"/>
                <w:gridSpan w:val="4"/>
                <w:vMerge/>
                <w:tcBorders>
                  <w:top w:val="nil"/>
                  <w:left w:val="nil"/>
                  <w:bottom w:val="nil"/>
                  <w:right w:val="nil"/>
                </w:tcBorders>
                <w:vAlign w:val="center"/>
                <w:hideMark/>
              </w:tcPr>
            </w:tcPrChange>
          </w:tcPr>
          <w:p w14:paraId="0D0494B7" w14:textId="77777777" w:rsidR="005063A7" w:rsidRPr="005063A7" w:rsidRDefault="005063A7" w:rsidP="005063A7">
            <w:pPr>
              <w:rPr>
                <w:rFonts w:eastAsia="Times New Roman"/>
                <w:sz w:val="20"/>
                <w:szCs w:val="20"/>
              </w:rPr>
            </w:pPr>
          </w:p>
        </w:tc>
      </w:tr>
      <w:tr w:rsidR="005063A7" w:rsidRPr="005063A7" w14:paraId="70E4F2E0" w14:textId="77777777" w:rsidTr="005063A7">
        <w:tblPrEx>
          <w:tblW w:w="7405" w:type="dxa"/>
          <w:jc w:val="center"/>
          <w:tblPrExChange w:id="2187" w:author="Stoycho Rusinov" w:date="2026-08-08T17:14:00Z">
            <w:tblPrEx>
              <w:tblW w:w="7405" w:type="dxa"/>
              <w:jc w:val="center"/>
            </w:tblPrEx>
          </w:tblPrExChange>
        </w:tblPrEx>
        <w:trPr>
          <w:trHeight w:val="288"/>
          <w:jc w:val="center"/>
          <w:trPrChange w:id="2188"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189"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76265E0C" w14:textId="77777777" w:rsidR="005063A7" w:rsidRPr="005063A7" w:rsidRDefault="005063A7" w:rsidP="005063A7">
            <w:pPr>
              <w:rPr>
                <w:rFonts w:eastAsia="Times New Roman"/>
                <w:sz w:val="20"/>
                <w:szCs w:val="20"/>
              </w:rPr>
            </w:pPr>
            <w:r>
              <w:rPr>
                <w:rFonts w:eastAsia="Times New Roman"/>
                <w:sz w:val="20"/>
                <w:szCs w:val="20"/>
              </w:rPr>
              <w:t>Austria × Post</w:t>
            </w:r>
          </w:p>
        </w:tc>
        <w:tc>
          <w:tcPr>
            <w:tcW w:w="1512" w:type="dxa"/>
            <w:tcBorders>
              <w:top w:val="nil"/>
              <w:left w:val="nil"/>
              <w:bottom w:val="nil"/>
              <w:right w:val="nil"/>
            </w:tcBorders>
            <w:shd w:val="clear" w:color="auto" w:fill="auto"/>
            <w:noWrap/>
            <w:vAlign w:val="center"/>
            <w:hideMark/>
            <w:tcPrChange w:id="2190" w:author="Stoycho Rusinov" w:date="2026-08-08T17:14:00Z">
              <w:tcPr>
                <w:tcW w:w="1512" w:type="dxa"/>
                <w:tcBorders>
                  <w:top w:val="nil"/>
                  <w:left w:val="nil"/>
                  <w:bottom w:val="nil"/>
                  <w:right w:val="nil"/>
                </w:tcBorders>
                <w:shd w:val="clear" w:color="auto" w:fill="auto"/>
                <w:noWrap/>
                <w:vAlign w:val="center"/>
                <w:hideMark/>
              </w:tcPr>
            </w:tcPrChange>
          </w:tcPr>
          <w:p w14:paraId="38F2F4CF" w14:textId="77777777" w:rsidR="005063A7" w:rsidRPr="005063A7" w:rsidRDefault="005063A7" w:rsidP="005063A7">
            <w:pPr>
              <w:jc w:val="center"/>
              <w:rPr>
                <w:rFonts w:eastAsia="Times New Roman"/>
                <w:sz w:val="20"/>
                <w:szCs w:val="20"/>
              </w:rPr>
            </w:pPr>
            <w:r>
              <w:rPr>
                <w:sz w:val="16"/>
                <w:rPrChange w:id="2191" w:author="Stoycho Rusinov" w:date="2026-08-08T17:14:00Z">
                  <w:rPr>
                    <w:sz w:val="20"/>
                  </w:rPr>
                </w:rPrChange>
              </w:rPr>
              <w:t>-0.549***</w:t>
            </w:r>
          </w:p>
        </w:tc>
        <w:tc>
          <w:tcPr>
            <w:tcW w:w="977" w:type="dxa"/>
            <w:tcBorders>
              <w:top w:val="nil"/>
              <w:left w:val="nil"/>
              <w:bottom w:val="nil"/>
              <w:right w:val="nil"/>
            </w:tcBorders>
            <w:shd w:val="clear" w:color="auto" w:fill="auto"/>
            <w:noWrap/>
            <w:vAlign w:val="center"/>
            <w:hideMark/>
            <w:tcPrChange w:id="2192" w:author="Stoycho Rusinov" w:date="2026-08-08T17:14:00Z">
              <w:tcPr>
                <w:tcW w:w="977" w:type="dxa"/>
                <w:gridSpan w:val="2"/>
                <w:tcBorders>
                  <w:top w:val="nil"/>
                  <w:left w:val="nil"/>
                  <w:bottom w:val="nil"/>
                  <w:right w:val="nil"/>
                </w:tcBorders>
                <w:shd w:val="clear" w:color="auto" w:fill="auto"/>
                <w:noWrap/>
                <w:vAlign w:val="center"/>
                <w:hideMark/>
              </w:tcPr>
            </w:tcPrChange>
          </w:tcPr>
          <w:p w14:paraId="5BA68C2E" w14:textId="77777777" w:rsidR="005063A7" w:rsidRPr="005063A7" w:rsidRDefault="005063A7" w:rsidP="005063A7">
            <w:pPr>
              <w:jc w:val="center"/>
              <w:rPr>
                <w:rFonts w:eastAsia="Times New Roman"/>
                <w:sz w:val="20"/>
                <w:szCs w:val="20"/>
              </w:rPr>
            </w:pPr>
            <w:r>
              <w:rPr>
                <w:sz w:val="16"/>
                <w:rPrChange w:id="2193" w:author="Stoycho Rusinov" w:date="2026-08-08T17:14:00Z">
                  <w:rPr>
                    <w:sz w:val="20"/>
                  </w:rPr>
                </w:rPrChange>
              </w:rPr>
              <w:t>-0.525***</w:t>
            </w:r>
          </w:p>
        </w:tc>
        <w:tc>
          <w:tcPr>
            <w:tcW w:w="977" w:type="dxa"/>
            <w:tcBorders>
              <w:top w:val="nil"/>
              <w:left w:val="nil"/>
              <w:bottom w:val="nil"/>
              <w:right w:val="nil"/>
            </w:tcBorders>
            <w:shd w:val="clear" w:color="auto" w:fill="auto"/>
            <w:noWrap/>
            <w:vAlign w:val="center"/>
            <w:hideMark/>
            <w:tcPrChange w:id="2194" w:author="Stoycho Rusinov" w:date="2026-08-08T17:14:00Z">
              <w:tcPr>
                <w:tcW w:w="977" w:type="dxa"/>
                <w:gridSpan w:val="2"/>
                <w:tcBorders>
                  <w:top w:val="nil"/>
                  <w:left w:val="nil"/>
                  <w:bottom w:val="nil"/>
                  <w:right w:val="nil"/>
                </w:tcBorders>
                <w:shd w:val="clear" w:color="auto" w:fill="auto"/>
                <w:noWrap/>
                <w:vAlign w:val="center"/>
                <w:hideMark/>
              </w:tcPr>
            </w:tcPrChange>
          </w:tcPr>
          <w:p w14:paraId="1F5C9887" w14:textId="77777777" w:rsidR="005063A7" w:rsidRPr="005063A7" w:rsidRDefault="005063A7" w:rsidP="005063A7">
            <w:pPr>
              <w:jc w:val="center"/>
              <w:rPr>
                <w:rFonts w:eastAsia="Times New Roman"/>
                <w:sz w:val="20"/>
                <w:szCs w:val="20"/>
              </w:rPr>
            </w:pPr>
            <w:r>
              <w:rPr>
                <w:sz w:val="16"/>
                <w:rPrChange w:id="2195" w:author="Stoycho Rusinov" w:date="2026-08-08T17:14:00Z">
                  <w:rPr>
                    <w:sz w:val="20"/>
                  </w:rPr>
                </w:rPrChange>
              </w:rPr>
              <w:t>-0.961***</w:t>
            </w:r>
          </w:p>
        </w:tc>
        <w:tc>
          <w:tcPr>
            <w:tcW w:w="977" w:type="dxa"/>
            <w:tcBorders>
              <w:top w:val="nil"/>
              <w:left w:val="nil"/>
              <w:bottom w:val="nil"/>
              <w:right w:val="nil"/>
            </w:tcBorders>
            <w:shd w:val="clear" w:color="auto" w:fill="auto"/>
            <w:noWrap/>
            <w:vAlign w:val="center"/>
            <w:hideMark/>
            <w:tcPrChange w:id="2196" w:author="Stoycho Rusinov" w:date="2026-08-08T17:14:00Z">
              <w:tcPr>
                <w:tcW w:w="977" w:type="dxa"/>
                <w:gridSpan w:val="2"/>
                <w:tcBorders>
                  <w:top w:val="nil"/>
                  <w:left w:val="nil"/>
                  <w:bottom w:val="nil"/>
                  <w:right w:val="nil"/>
                </w:tcBorders>
                <w:shd w:val="clear" w:color="auto" w:fill="auto"/>
                <w:noWrap/>
                <w:vAlign w:val="center"/>
                <w:hideMark/>
              </w:tcPr>
            </w:tcPrChange>
          </w:tcPr>
          <w:p w14:paraId="3E544863" w14:textId="77777777" w:rsidR="005063A7" w:rsidRPr="005063A7" w:rsidRDefault="005063A7" w:rsidP="005063A7">
            <w:pPr>
              <w:jc w:val="center"/>
              <w:rPr>
                <w:rFonts w:eastAsia="Times New Roman"/>
                <w:sz w:val="20"/>
                <w:szCs w:val="20"/>
              </w:rPr>
            </w:pPr>
            <w:r>
              <w:rPr>
                <w:sz w:val="16"/>
                <w:rPrChange w:id="2197" w:author="Stoycho Rusinov" w:date="2026-08-08T17:14:00Z">
                  <w:rPr>
                    <w:sz w:val="20"/>
                  </w:rPr>
                </w:rPrChange>
              </w:rPr>
              <w:t>-0.310.</w:t>
            </w:r>
          </w:p>
        </w:tc>
        <w:tc>
          <w:tcPr>
            <w:tcW w:w="977" w:type="dxa"/>
            <w:tcBorders>
              <w:top w:val="nil"/>
              <w:left w:val="nil"/>
              <w:bottom w:val="nil"/>
              <w:right w:val="nil"/>
            </w:tcBorders>
            <w:shd w:val="clear" w:color="auto" w:fill="auto"/>
            <w:noWrap/>
            <w:vAlign w:val="center"/>
            <w:hideMark/>
            <w:tcPrChange w:id="2198" w:author="Stoycho Rusinov" w:date="2026-08-08T17:14:00Z">
              <w:tcPr>
                <w:tcW w:w="977" w:type="dxa"/>
                <w:gridSpan w:val="2"/>
                <w:tcBorders>
                  <w:top w:val="nil"/>
                  <w:left w:val="nil"/>
                  <w:bottom w:val="nil"/>
                  <w:right w:val="nil"/>
                </w:tcBorders>
                <w:shd w:val="clear" w:color="auto" w:fill="auto"/>
                <w:noWrap/>
                <w:vAlign w:val="center"/>
                <w:hideMark/>
              </w:tcPr>
            </w:tcPrChange>
          </w:tcPr>
          <w:p w14:paraId="4269D388" w14:textId="77777777" w:rsidR="005063A7" w:rsidRPr="005063A7" w:rsidRDefault="005063A7" w:rsidP="005063A7">
            <w:pPr>
              <w:jc w:val="center"/>
              <w:rPr>
                <w:rFonts w:eastAsia="Times New Roman"/>
                <w:sz w:val="20"/>
                <w:szCs w:val="20"/>
              </w:rPr>
            </w:pPr>
            <w:r>
              <w:rPr>
                <w:sz w:val="16"/>
                <w:rPrChange w:id="2199" w:author="Stoycho Rusinov" w:date="2026-08-08T17:14:00Z">
                  <w:rPr>
                    <w:sz w:val="20"/>
                  </w:rPr>
                </w:rPrChange>
              </w:rPr>
              <w:t>-0.686***</w:t>
            </w:r>
          </w:p>
        </w:tc>
      </w:tr>
      <w:tr w:rsidR="005063A7" w:rsidRPr="005063A7" w14:paraId="0CA02282" w14:textId="77777777" w:rsidTr="005063A7">
        <w:tblPrEx>
          <w:tblW w:w="7405" w:type="dxa"/>
          <w:jc w:val="center"/>
          <w:tblPrExChange w:id="2200" w:author="Stoycho Rusinov" w:date="2026-08-08T17:14:00Z">
            <w:tblPrEx>
              <w:tblW w:w="7405" w:type="dxa"/>
              <w:jc w:val="center"/>
            </w:tblPrEx>
          </w:tblPrExChange>
        </w:tblPrEx>
        <w:trPr>
          <w:trHeight w:val="288"/>
          <w:jc w:val="center"/>
          <w:trPrChange w:id="2201"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202" w:author="Stoycho Rusinov" w:date="2026-08-08T17:14:00Z">
              <w:tcPr>
                <w:tcW w:w="1985" w:type="dxa"/>
                <w:vMerge/>
                <w:tcBorders>
                  <w:top w:val="nil"/>
                  <w:left w:val="nil"/>
                  <w:bottom w:val="nil"/>
                  <w:right w:val="nil"/>
                </w:tcBorders>
                <w:vAlign w:val="center"/>
                <w:hideMark/>
              </w:tcPr>
            </w:tcPrChange>
          </w:tcPr>
          <w:p w14:paraId="1A467FDA"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203" w:author="Stoycho Rusinov" w:date="2026-08-08T17:14:00Z">
              <w:tcPr>
                <w:tcW w:w="1512" w:type="dxa"/>
                <w:tcBorders>
                  <w:top w:val="nil"/>
                  <w:left w:val="nil"/>
                  <w:bottom w:val="nil"/>
                  <w:right w:val="nil"/>
                </w:tcBorders>
                <w:shd w:val="clear" w:color="auto" w:fill="auto"/>
                <w:noWrap/>
                <w:vAlign w:val="center"/>
                <w:hideMark/>
              </w:tcPr>
            </w:tcPrChange>
          </w:tcPr>
          <w:p w14:paraId="1DA38711" w14:textId="77777777" w:rsidR="005063A7" w:rsidRPr="005063A7" w:rsidRDefault="005063A7" w:rsidP="005063A7">
            <w:pPr>
              <w:jc w:val="center"/>
              <w:rPr>
                <w:rFonts w:eastAsia="Times New Roman"/>
                <w:sz w:val="20"/>
                <w:szCs w:val="20"/>
              </w:rPr>
            </w:pPr>
            <w:r>
              <w:rPr>
                <w:sz w:val="16"/>
                <w:rPrChange w:id="2204" w:author="Stoycho Rusinov" w:date="2026-08-08T17:14:00Z">
                  <w:rPr>
                    <w:sz w:val="20"/>
                  </w:rPr>
                </w:rPrChange>
              </w:rPr>
              <w:t>(0.053)</w:t>
            </w:r>
          </w:p>
        </w:tc>
        <w:tc>
          <w:tcPr>
            <w:tcW w:w="977" w:type="dxa"/>
            <w:tcBorders>
              <w:top w:val="nil"/>
              <w:left w:val="nil"/>
              <w:bottom w:val="nil"/>
              <w:right w:val="nil"/>
            </w:tcBorders>
            <w:shd w:val="clear" w:color="auto" w:fill="auto"/>
            <w:noWrap/>
            <w:vAlign w:val="center"/>
            <w:hideMark/>
            <w:tcPrChange w:id="2205" w:author="Stoycho Rusinov" w:date="2026-08-08T17:14:00Z">
              <w:tcPr>
                <w:tcW w:w="977" w:type="dxa"/>
                <w:gridSpan w:val="2"/>
                <w:tcBorders>
                  <w:top w:val="nil"/>
                  <w:left w:val="nil"/>
                  <w:bottom w:val="nil"/>
                  <w:right w:val="nil"/>
                </w:tcBorders>
                <w:shd w:val="clear" w:color="auto" w:fill="auto"/>
                <w:noWrap/>
                <w:vAlign w:val="center"/>
                <w:hideMark/>
              </w:tcPr>
            </w:tcPrChange>
          </w:tcPr>
          <w:p w14:paraId="25816BD9" w14:textId="77777777" w:rsidR="005063A7" w:rsidRPr="005063A7" w:rsidRDefault="005063A7" w:rsidP="005063A7">
            <w:pPr>
              <w:jc w:val="center"/>
              <w:rPr>
                <w:rFonts w:eastAsia="Times New Roman"/>
                <w:sz w:val="20"/>
                <w:szCs w:val="20"/>
              </w:rPr>
            </w:pPr>
            <w:r>
              <w:rPr>
                <w:sz w:val="16"/>
                <w:rPrChange w:id="2206" w:author="Stoycho Rusinov" w:date="2026-08-08T17:14:00Z">
                  <w:rPr>
                    <w:sz w:val="20"/>
                  </w:rPr>
                </w:rPrChange>
              </w:rPr>
              <w:t>(0.051)</w:t>
            </w:r>
          </w:p>
        </w:tc>
        <w:tc>
          <w:tcPr>
            <w:tcW w:w="977" w:type="dxa"/>
            <w:tcBorders>
              <w:top w:val="nil"/>
              <w:left w:val="nil"/>
              <w:bottom w:val="nil"/>
              <w:right w:val="nil"/>
            </w:tcBorders>
            <w:shd w:val="clear" w:color="auto" w:fill="auto"/>
            <w:noWrap/>
            <w:vAlign w:val="center"/>
            <w:hideMark/>
            <w:tcPrChange w:id="2207" w:author="Stoycho Rusinov" w:date="2026-08-08T17:14:00Z">
              <w:tcPr>
                <w:tcW w:w="977" w:type="dxa"/>
                <w:gridSpan w:val="2"/>
                <w:tcBorders>
                  <w:top w:val="nil"/>
                  <w:left w:val="nil"/>
                  <w:bottom w:val="nil"/>
                  <w:right w:val="nil"/>
                </w:tcBorders>
                <w:shd w:val="clear" w:color="auto" w:fill="auto"/>
                <w:noWrap/>
                <w:vAlign w:val="center"/>
                <w:hideMark/>
              </w:tcPr>
            </w:tcPrChange>
          </w:tcPr>
          <w:p w14:paraId="7113210C" w14:textId="77777777" w:rsidR="005063A7" w:rsidRPr="005063A7" w:rsidRDefault="005063A7" w:rsidP="005063A7">
            <w:pPr>
              <w:jc w:val="center"/>
              <w:rPr>
                <w:rFonts w:eastAsia="Times New Roman"/>
                <w:sz w:val="20"/>
                <w:szCs w:val="20"/>
              </w:rPr>
            </w:pPr>
            <w:r>
              <w:rPr>
                <w:sz w:val="16"/>
                <w:rPrChange w:id="2208" w:author="Stoycho Rusinov" w:date="2026-08-08T17:14:00Z">
                  <w:rPr>
                    <w:sz w:val="20"/>
                  </w:rPr>
                </w:rPrChange>
              </w:rPr>
              <w:t>(0.046)</w:t>
            </w:r>
          </w:p>
        </w:tc>
        <w:tc>
          <w:tcPr>
            <w:tcW w:w="977" w:type="dxa"/>
            <w:tcBorders>
              <w:top w:val="nil"/>
              <w:left w:val="nil"/>
              <w:bottom w:val="nil"/>
              <w:right w:val="nil"/>
            </w:tcBorders>
            <w:shd w:val="clear" w:color="auto" w:fill="auto"/>
            <w:noWrap/>
            <w:vAlign w:val="center"/>
            <w:hideMark/>
            <w:tcPrChange w:id="2209" w:author="Stoycho Rusinov" w:date="2026-08-08T17:14:00Z">
              <w:tcPr>
                <w:tcW w:w="977" w:type="dxa"/>
                <w:gridSpan w:val="2"/>
                <w:tcBorders>
                  <w:top w:val="nil"/>
                  <w:left w:val="nil"/>
                  <w:bottom w:val="nil"/>
                  <w:right w:val="nil"/>
                </w:tcBorders>
                <w:shd w:val="clear" w:color="auto" w:fill="auto"/>
                <w:noWrap/>
                <w:vAlign w:val="center"/>
                <w:hideMark/>
              </w:tcPr>
            </w:tcPrChange>
          </w:tcPr>
          <w:p w14:paraId="05E7B290" w14:textId="77777777" w:rsidR="005063A7" w:rsidRPr="005063A7" w:rsidRDefault="005063A7" w:rsidP="005063A7">
            <w:pPr>
              <w:jc w:val="center"/>
              <w:rPr>
                <w:rFonts w:eastAsia="Times New Roman"/>
                <w:sz w:val="20"/>
                <w:szCs w:val="20"/>
              </w:rPr>
            </w:pPr>
            <w:r>
              <w:rPr>
                <w:sz w:val="16"/>
                <w:rPrChange w:id="2210" w:author="Stoycho Rusinov" w:date="2026-08-08T17:14:00Z">
                  <w:rPr>
                    <w:sz w:val="20"/>
                  </w:rPr>
                </w:rPrChange>
              </w:rPr>
              <w:t>(0.154)</w:t>
            </w:r>
          </w:p>
        </w:tc>
        <w:tc>
          <w:tcPr>
            <w:tcW w:w="977" w:type="dxa"/>
            <w:tcBorders>
              <w:top w:val="nil"/>
              <w:left w:val="nil"/>
              <w:bottom w:val="nil"/>
              <w:right w:val="nil"/>
            </w:tcBorders>
            <w:shd w:val="clear" w:color="auto" w:fill="auto"/>
            <w:noWrap/>
            <w:vAlign w:val="center"/>
            <w:hideMark/>
            <w:tcPrChange w:id="2211" w:author="Stoycho Rusinov" w:date="2026-08-08T17:14:00Z">
              <w:tcPr>
                <w:tcW w:w="977" w:type="dxa"/>
                <w:gridSpan w:val="2"/>
                <w:tcBorders>
                  <w:top w:val="nil"/>
                  <w:left w:val="nil"/>
                  <w:bottom w:val="nil"/>
                  <w:right w:val="nil"/>
                </w:tcBorders>
                <w:shd w:val="clear" w:color="auto" w:fill="auto"/>
                <w:noWrap/>
                <w:vAlign w:val="center"/>
                <w:hideMark/>
              </w:tcPr>
            </w:tcPrChange>
          </w:tcPr>
          <w:p w14:paraId="24B9F2B0" w14:textId="77777777" w:rsidR="005063A7" w:rsidRPr="005063A7" w:rsidRDefault="005063A7" w:rsidP="005063A7">
            <w:pPr>
              <w:jc w:val="center"/>
              <w:rPr>
                <w:rFonts w:eastAsia="Times New Roman"/>
                <w:sz w:val="20"/>
                <w:szCs w:val="20"/>
              </w:rPr>
            </w:pPr>
            <w:r>
              <w:rPr>
                <w:sz w:val="16"/>
                <w:rPrChange w:id="2212" w:author="Stoycho Rusinov" w:date="2026-08-08T17:14:00Z">
                  <w:rPr>
                    <w:sz w:val="20"/>
                  </w:rPr>
                </w:rPrChange>
              </w:rPr>
              <w:t>(0.081)</w:t>
            </w:r>
          </w:p>
        </w:tc>
      </w:tr>
      <w:tr w:rsidR="005063A7" w:rsidRPr="005063A7" w14:paraId="1495E9E9" w14:textId="77777777" w:rsidTr="005063A7">
        <w:tblPrEx>
          <w:tblW w:w="7405" w:type="dxa"/>
          <w:jc w:val="center"/>
          <w:tblPrExChange w:id="2213" w:author="Stoycho Rusinov" w:date="2026-08-08T17:14:00Z">
            <w:tblPrEx>
              <w:tblW w:w="7405" w:type="dxa"/>
              <w:jc w:val="center"/>
            </w:tblPrEx>
          </w:tblPrExChange>
        </w:tblPrEx>
        <w:trPr>
          <w:trHeight w:val="288"/>
          <w:jc w:val="center"/>
          <w:trPrChange w:id="2214"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215"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76587D29" w14:textId="77777777" w:rsidR="005063A7" w:rsidRPr="005063A7" w:rsidRDefault="005063A7" w:rsidP="005063A7">
            <w:pPr>
              <w:rPr>
                <w:rFonts w:eastAsia="Times New Roman"/>
                <w:sz w:val="20"/>
                <w:szCs w:val="20"/>
              </w:rPr>
            </w:pPr>
            <w:r>
              <w:rPr>
                <w:rFonts w:eastAsia="Times New Roman"/>
                <w:sz w:val="20"/>
                <w:szCs w:val="20"/>
              </w:rPr>
              <w:t>Belgium × Post</w:t>
            </w:r>
          </w:p>
        </w:tc>
        <w:tc>
          <w:tcPr>
            <w:tcW w:w="1512" w:type="dxa"/>
            <w:tcBorders>
              <w:top w:val="nil"/>
              <w:left w:val="nil"/>
              <w:bottom w:val="nil"/>
              <w:right w:val="nil"/>
            </w:tcBorders>
            <w:shd w:val="clear" w:color="auto" w:fill="auto"/>
            <w:noWrap/>
            <w:vAlign w:val="center"/>
            <w:hideMark/>
            <w:tcPrChange w:id="2216" w:author="Stoycho Rusinov" w:date="2026-08-08T17:14:00Z">
              <w:tcPr>
                <w:tcW w:w="1512" w:type="dxa"/>
                <w:tcBorders>
                  <w:top w:val="nil"/>
                  <w:left w:val="nil"/>
                  <w:bottom w:val="nil"/>
                  <w:right w:val="nil"/>
                </w:tcBorders>
                <w:shd w:val="clear" w:color="auto" w:fill="auto"/>
                <w:noWrap/>
                <w:vAlign w:val="center"/>
                <w:hideMark/>
              </w:tcPr>
            </w:tcPrChange>
          </w:tcPr>
          <w:p w14:paraId="3BC686FB" w14:textId="77777777" w:rsidR="005063A7" w:rsidRPr="005063A7" w:rsidRDefault="005063A7" w:rsidP="005063A7">
            <w:pPr>
              <w:jc w:val="center"/>
              <w:rPr>
                <w:rFonts w:eastAsia="Times New Roman"/>
                <w:sz w:val="20"/>
                <w:szCs w:val="20"/>
              </w:rPr>
            </w:pPr>
            <w:r>
              <w:rPr>
                <w:sz w:val="16"/>
                <w:rPrChange w:id="2217" w:author="Stoycho Rusinov" w:date="2026-08-08T17:14:00Z">
                  <w:rPr>
                    <w:sz w:val="20"/>
                  </w:rPr>
                </w:rPrChange>
              </w:rPr>
              <w:t>-0.603***</w:t>
            </w:r>
          </w:p>
        </w:tc>
        <w:tc>
          <w:tcPr>
            <w:tcW w:w="977" w:type="dxa"/>
            <w:tcBorders>
              <w:top w:val="nil"/>
              <w:left w:val="nil"/>
              <w:bottom w:val="nil"/>
              <w:right w:val="nil"/>
            </w:tcBorders>
            <w:shd w:val="clear" w:color="auto" w:fill="auto"/>
            <w:noWrap/>
            <w:vAlign w:val="center"/>
            <w:hideMark/>
            <w:tcPrChange w:id="2218" w:author="Stoycho Rusinov" w:date="2026-08-08T17:14:00Z">
              <w:tcPr>
                <w:tcW w:w="977" w:type="dxa"/>
                <w:gridSpan w:val="2"/>
                <w:tcBorders>
                  <w:top w:val="nil"/>
                  <w:left w:val="nil"/>
                  <w:bottom w:val="nil"/>
                  <w:right w:val="nil"/>
                </w:tcBorders>
                <w:shd w:val="clear" w:color="auto" w:fill="auto"/>
                <w:noWrap/>
                <w:vAlign w:val="center"/>
                <w:hideMark/>
              </w:tcPr>
            </w:tcPrChange>
          </w:tcPr>
          <w:p w14:paraId="4A35130A" w14:textId="77777777" w:rsidR="005063A7" w:rsidRPr="005063A7" w:rsidRDefault="005063A7" w:rsidP="005063A7">
            <w:pPr>
              <w:jc w:val="center"/>
              <w:rPr>
                <w:rFonts w:eastAsia="Times New Roman"/>
                <w:sz w:val="20"/>
                <w:szCs w:val="20"/>
              </w:rPr>
            </w:pPr>
            <w:r>
              <w:rPr>
                <w:sz w:val="16"/>
                <w:rPrChange w:id="2219" w:author="Stoycho Rusinov" w:date="2026-08-08T17:14:00Z">
                  <w:rPr>
                    <w:sz w:val="20"/>
                  </w:rPr>
                </w:rPrChange>
              </w:rPr>
              <w:t>-0.579***</w:t>
            </w:r>
          </w:p>
        </w:tc>
        <w:tc>
          <w:tcPr>
            <w:tcW w:w="977" w:type="dxa"/>
            <w:tcBorders>
              <w:top w:val="nil"/>
              <w:left w:val="nil"/>
              <w:bottom w:val="nil"/>
              <w:right w:val="nil"/>
            </w:tcBorders>
            <w:shd w:val="clear" w:color="auto" w:fill="auto"/>
            <w:noWrap/>
            <w:vAlign w:val="center"/>
            <w:hideMark/>
            <w:tcPrChange w:id="2220" w:author="Stoycho Rusinov" w:date="2026-08-08T17:14:00Z">
              <w:tcPr>
                <w:tcW w:w="977" w:type="dxa"/>
                <w:gridSpan w:val="2"/>
                <w:tcBorders>
                  <w:top w:val="nil"/>
                  <w:left w:val="nil"/>
                  <w:bottom w:val="nil"/>
                  <w:right w:val="nil"/>
                </w:tcBorders>
                <w:shd w:val="clear" w:color="auto" w:fill="auto"/>
                <w:noWrap/>
                <w:vAlign w:val="center"/>
                <w:hideMark/>
              </w:tcPr>
            </w:tcPrChange>
          </w:tcPr>
          <w:p w14:paraId="712847E3" w14:textId="77777777" w:rsidR="005063A7" w:rsidRPr="005063A7" w:rsidRDefault="005063A7" w:rsidP="005063A7">
            <w:pPr>
              <w:jc w:val="center"/>
              <w:rPr>
                <w:rFonts w:eastAsia="Times New Roman"/>
                <w:sz w:val="20"/>
                <w:szCs w:val="20"/>
              </w:rPr>
            </w:pPr>
            <w:r>
              <w:rPr>
                <w:sz w:val="16"/>
                <w:rPrChange w:id="2221" w:author="Stoycho Rusinov" w:date="2026-08-08T17:14:00Z">
                  <w:rPr>
                    <w:sz w:val="20"/>
                  </w:rPr>
                </w:rPrChange>
              </w:rPr>
              <w:t>-0.434***</w:t>
            </w:r>
          </w:p>
        </w:tc>
        <w:tc>
          <w:tcPr>
            <w:tcW w:w="977" w:type="dxa"/>
            <w:tcBorders>
              <w:top w:val="nil"/>
              <w:left w:val="nil"/>
              <w:bottom w:val="nil"/>
              <w:right w:val="nil"/>
            </w:tcBorders>
            <w:shd w:val="clear" w:color="auto" w:fill="auto"/>
            <w:noWrap/>
            <w:vAlign w:val="center"/>
            <w:hideMark/>
            <w:tcPrChange w:id="2222" w:author="Stoycho Rusinov" w:date="2026-08-08T17:14:00Z">
              <w:tcPr>
                <w:tcW w:w="977" w:type="dxa"/>
                <w:gridSpan w:val="2"/>
                <w:tcBorders>
                  <w:top w:val="nil"/>
                  <w:left w:val="nil"/>
                  <w:bottom w:val="nil"/>
                  <w:right w:val="nil"/>
                </w:tcBorders>
                <w:shd w:val="clear" w:color="auto" w:fill="auto"/>
                <w:noWrap/>
                <w:vAlign w:val="center"/>
                <w:hideMark/>
              </w:tcPr>
            </w:tcPrChange>
          </w:tcPr>
          <w:p w14:paraId="315AC6D4" w14:textId="77777777" w:rsidR="005063A7" w:rsidRPr="005063A7" w:rsidRDefault="005063A7" w:rsidP="005063A7">
            <w:pPr>
              <w:jc w:val="center"/>
              <w:rPr>
                <w:rFonts w:eastAsia="Times New Roman"/>
                <w:sz w:val="20"/>
                <w:szCs w:val="20"/>
              </w:rPr>
            </w:pPr>
            <w:r>
              <w:rPr>
                <w:sz w:val="16"/>
                <w:rPrChange w:id="2223" w:author="Stoycho Rusinov" w:date="2026-08-08T17:14:00Z">
                  <w:rPr>
                    <w:sz w:val="20"/>
                  </w:rPr>
                </w:rPrChange>
              </w:rPr>
              <w:t>-0.294</w:t>
            </w:r>
          </w:p>
        </w:tc>
        <w:tc>
          <w:tcPr>
            <w:tcW w:w="977" w:type="dxa"/>
            <w:tcBorders>
              <w:top w:val="nil"/>
              <w:left w:val="nil"/>
              <w:bottom w:val="nil"/>
              <w:right w:val="nil"/>
            </w:tcBorders>
            <w:shd w:val="clear" w:color="auto" w:fill="auto"/>
            <w:noWrap/>
            <w:vAlign w:val="center"/>
            <w:hideMark/>
            <w:tcPrChange w:id="2224" w:author="Stoycho Rusinov" w:date="2026-08-08T17:14:00Z">
              <w:tcPr>
                <w:tcW w:w="977" w:type="dxa"/>
                <w:gridSpan w:val="2"/>
                <w:tcBorders>
                  <w:top w:val="nil"/>
                  <w:left w:val="nil"/>
                  <w:bottom w:val="nil"/>
                  <w:right w:val="nil"/>
                </w:tcBorders>
                <w:shd w:val="clear" w:color="auto" w:fill="auto"/>
                <w:noWrap/>
                <w:vAlign w:val="center"/>
                <w:hideMark/>
              </w:tcPr>
            </w:tcPrChange>
          </w:tcPr>
          <w:p w14:paraId="028A7422" w14:textId="77777777" w:rsidR="005063A7" w:rsidRPr="005063A7" w:rsidRDefault="005063A7" w:rsidP="005063A7">
            <w:pPr>
              <w:jc w:val="center"/>
              <w:rPr>
                <w:rFonts w:eastAsia="Times New Roman"/>
                <w:sz w:val="20"/>
                <w:szCs w:val="20"/>
              </w:rPr>
            </w:pPr>
            <w:r>
              <w:rPr>
                <w:sz w:val="16"/>
                <w:rPrChange w:id="2225" w:author="Stoycho Rusinov" w:date="2026-08-08T17:14:00Z">
                  <w:rPr>
                    <w:sz w:val="20"/>
                  </w:rPr>
                </w:rPrChange>
              </w:rPr>
              <w:t>-0.740***</w:t>
            </w:r>
          </w:p>
        </w:tc>
      </w:tr>
      <w:tr w:rsidR="005063A7" w:rsidRPr="005063A7" w14:paraId="44518F30" w14:textId="77777777" w:rsidTr="005063A7">
        <w:tblPrEx>
          <w:tblW w:w="7405" w:type="dxa"/>
          <w:jc w:val="center"/>
          <w:tblPrExChange w:id="2226" w:author="Stoycho Rusinov" w:date="2026-08-08T17:14:00Z">
            <w:tblPrEx>
              <w:tblW w:w="7405" w:type="dxa"/>
              <w:jc w:val="center"/>
            </w:tblPrEx>
          </w:tblPrExChange>
        </w:tblPrEx>
        <w:trPr>
          <w:trHeight w:val="288"/>
          <w:jc w:val="center"/>
          <w:trPrChange w:id="2227"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228" w:author="Stoycho Rusinov" w:date="2026-08-08T17:14:00Z">
              <w:tcPr>
                <w:tcW w:w="1985" w:type="dxa"/>
                <w:vMerge/>
                <w:tcBorders>
                  <w:top w:val="nil"/>
                  <w:left w:val="nil"/>
                  <w:bottom w:val="nil"/>
                  <w:right w:val="nil"/>
                </w:tcBorders>
                <w:vAlign w:val="center"/>
                <w:hideMark/>
              </w:tcPr>
            </w:tcPrChange>
          </w:tcPr>
          <w:p w14:paraId="563B53E8"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229" w:author="Stoycho Rusinov" w:date="2026-08-08T17:14:00Z">
              <w:tcPr>
                <w:tcW w:w="1512" w:type="dxa"/>
                <w:tcBorders>
                  <w:top w:val="nil"/>
                  <w:left w:val="nil"/>
                  <w:bottom w:val="nil"/>
                  <w:right w:val="nil"/>
                </w:tcBorders>
                <w:shd w:val="clear" w:color="auto" w:fill="auto"/>
                <w:noWrap/>
                <w:vAlign w:val="center"/>
                <w:hideMark/>
              </w:tcPr>
            </w:tcPrChange>
          </w:tcPr>
          <w:p w14:paraId="3D0EC7F8" w14:textId="77777777" w:rsidR="005063A7" w:rsidRPr="005063A7" w:rsidRDefault="005063A7" w:rsidP="005063A7">
            <w:pPr>
              <w:jc w:val="center"/>
              <w:rPr>
                <w:rFonts w:eastAsia="Times New Roman"/>
                <w:sz w:val="20"/>
                <w:szCs w:val="20"/>
              </w:rPr>
            </w:pPr>
            <w:r>
              <w:rPr>
                <w:sz w:val="16"/>
                <w:rPrChange w:id="2230" w:author="Stoycho Rusinov" w:date="2026-08-08T17:14:00Z">
                  <w:rPr>
                    <w:sz w:val="20"/>
                  </w:rPr>
                </w:rPrChange>
              </w:rPr>
              <w:t>(0.067)</w:t>
            </w:r>
          </w:p>
        </w:tc>
        <w:tc>
          <w:tcPr>
            <w:tcW w:w="977" w:type="dxa"/>
            <w:tcBorders>
              <w:top w:val="nil"/>
              <w:left w:val="nil"/>
              <w:bottom w:val="nil"/>
              <w:right w:val="nil"/>
            </w:tcBorders>
            <w:shd w:val="clear" w:color="auto" w:fill="auto"/>
            <w:noWrap/>
            <w:vAlign w:val="center"/>
            <w:hideMark/>
            <w:tcPrChange w:id="2231" w:author="Stoycho Rusinov" w:date="2026-08-08T17:14:00Z">
              <w:tcPr>
                <w:tcW w:w="977" w:type="dxa"/>
                <w:gridSpan w:val="2"/>
                <w:tcBorders>
                  <w:top w:val="nil"/>
                  <w:left w:val="nil"/>
                  <w:bottom w:val="nil"/>
                  <w:right w:val="nil"/>
                </w:tcBorders>
                <w:shd w:val="clear" w:color="auto" w:fill="auto"/>
                <w:noWrap/>
                <w:vAlign w:val="center"/>
                <w:hideMark/>
              </w:tcPr>
            </w:tcPrChange>
          </w:tcPr>
          <w:p w14:paraId="7B1A4304" w14:textId="77777777" w:rsidR="005063A7" w:rsidRPr="005063A7" w:rsidRDefault="005063A7" w:rsidP="005063A7">
            <w:pPr>
              <w:jc w:val="center"/>
              <w:rPr>
                <w:rFonts w:eastAsia="Times New Roman"/>
                <w:sz w:val="20"/>
                <w:szCs w:val="20"/>
              </w:rPr>
            </w:pPr>
            <w:r>
              <w:rPr>
                <w:sz w:val="16"/>
                <w:rPrChange w:id="2232" w:author="Stoycho Rusinov" w:date="2026-08-08T17:14:00Z">
                  <w:rPr>
                    <w:sz w:val="20"/>
                  </w:rPr>
                </w:rPrChange>
              </w:rPr>
              <w:t>(0.063)</w:t>
            </w:r>
          </w:p>
        </w:tc>
        <w:tc>
          <w:tcPr>
            <w:tcW w:w="977" w:type="dxa"/>
            <w:tcBorders>
              <w:top w:val="nil"/>
              <w:left w:val="nil"/>
              <w:bottom w:val="nil"/>
              <w:right w:val="nil"/>
            </w:tcBorders>
            <w:shd w:val="clear" w:color="auto" w:fill="auto"/>
            <w:noWrap/>
            <w:vAlign w:val="center"/>
            <w:hideMark/>
            <w:tcPrChange w:id="2233" w:author="Stoycho Rusinov" w:date="2026-08-08T17:14:00Z">
              <w:tcPr>
                <w:tcW w:w="977" w:type="dxa"/>
                <w:gridSpan w:val="2"/>
                <w:tcBorders>
                  <w:top w:val="nil"/>
                  <w:left w:val="nil"/>
                  <w:bottom w:val="nil"/>
                  <w:right w:val="nil"/>
                </w:tcBorders>
                <w:shd w:val="clear" w:color="auto" w:fill="auto"/>
                <w:noWrap/>
                <w:vAlign w:val="center"/>
                <w:hideMark/>
              </w:tcPr>
            </w:tcPrChange>
          </w:tcPr>
          <w:p w14:paraId="3989ED0F" w14:textId="77777777" w:rsidR="005063A7" w:rsidRPr="005063A7" w:rsidRDefault="005063A7" w:rsidP="005063A7">
            <w:pPr>
              <w:jc w:val="center"/>
              <w:rPr>
                <w:rFonts w:eastAsia="Times New Roman"/>
                <w:sz w:val="20"/>
                <w:szCs w:val="20"/>
              </w:rPr>
            </w:pPr>
            <w:r>
              <w:rPr>
                <w:sz w:val="16"/>
                <w:rPrChange w:id="2234" w:author="Stoycho Rusinov" w:date="2026-08-08T17:14:00Z">
                  <w:rPr>
                    <w:sz w:val="20"/>
                  </w:rPr>
                </w:rPrChange>
              </w:rPr>
              <w:t>(0.059)</w:t>
            </w:r>
          </w:p>
        </w:tc>
        <w:tc>
          <w:tcPr>
            <w:tcW w:w="977" w:type="dxa"/>
            <w:tcBorders>
              <w:top w:val="nil"/>
              <w:left w:val="nil"/>
              <w:bottom w:val="nil"/>
              <w:right w:val="nil"/>
            </w:tcBorders>
            <w:shd w:val="clear" w:color="auto" w:fill="auto"/>
            <w:noWrap/>
            <w:vAlign w:val="center"/>
            <w:hideMark/>
            <w:tcPrChange w:id="2235" w:author="Stoycho Rusinov" w:date="2026-08-08T17:14:00Z">
              <w:tcPr>
                <w:tcW w:w="977" w:type="dxa"/>
                <w:gridSpan w:val="2"/>
                <w:tcBorders>
                  <w:top w:val="nil"/>
                  <w:left w:val="nil"/>
                  <w:bottom w:val="nil"/>
                  <w:right w:val="nil"/>
                </w:tcBorders>
                <w:shd w:val="clear" w:color="auto" w:fill="auto"/>
                <w:noWrap/>
                <w:vAlign w:val="center"/>
                <w:hideMark/>
              </w:tcPr>
            </w:tcPrChange>
          </w:tcPr>
          <w:p w14:paraId="7B5834FB" w14:textId="77777777" w:rsidR="005063A7" w:rsidRPr="005063A7" w:rsidRDefault="005063A7" w:rsidP="005063A7">
            <w:pPr>
              <w:jc w:val="center"/>
              <w:rPr>
                <w:rFonts w:eastAsia="Times New Roman"/>
                <w:sz w:val="20"/>
                <w:szCs w:val="20"/>
              </w:rPr>
            </w:pPr>
            <w:r>
              <w:rPr>
                <w:sz w:val="16"/>
                <w:rPrChange w:id="2236" w:author="Stoycho Rusinov" w:date="2026-08-08T17:14:00Z">
                  <w:rPr>
                    <w:sz w:val="20"/>
                  </w:rPr>
                </w:rPrChange>
              </w:rPr>
              <w:t>(0.172)</w:t>
            </w:r>
          </w:p>
        </w:tc>
        <w:tc>
          <w:tcPr>
            <w:tcW w:w="977" w:type="dxa"/>
            <w:tcBorders>
              <w:top w:val="nil"/>
              <w:left w:val="nil"/>
              <w:bottom w:val="nil"/>
              <w:right w:val="nil"/>
            </w:tcBorders>
            <w:shd w:val="clear" w:color="auto" w:fill="auto"/>
            <w:noWrap/>
            <w:vAlign w:val="center"/>
            <w:hideMark/>
            <w:tcPrChange w:id="2237" w:author="Stoycho Rusinov" w:date="2026-08-08T17:14:00Z">
              <w:tcPr>
                <w:tcW w:w="977" w:type="dxa"/>
                <w:gridSpan w:val="2"/>
                <w:tcBorders>
                  <w:top w:val="nil"/>
                  <w:left w:val="nil"/>
                  <w:bottom w:val="nil"/>
                  <w:right w:val="nil"/>
                </w:tcBorders>
                <w:shd w:val="clear" w:color="auto" w:fill="auto"/>
                <w:noWrap/>
                <w:vAlign w:val="center"/>
                <w:hideMark/>
              </w:tcPr>
            </w:tcPrChange>
          </w:tcPr>
          <w:p w14:paraId="01F58DE7" w14:textId="77777777" w:rsidR="005063A7" w:rsidRPr="005063A7" w:rsidRDefault="005063A7" w:rsidP="005063A7">
            <w:pPr>
              <w:jc w:val="center"/>
              <w:rPr>
                <w:rFonts w:eastAsia="Times New Roman"/>
                <w:sz w:val="20"/>
                <w:szCs w:val="20"/>
              </w:rPr>
            </w:pPr>
            <w:r>
              <w:rPr>
                <w:sz w:val="16"/>
                <w:rPrChange w:id="2238" w:author="Stoycho Rusinov" w:date="2026-08-08T17:14:00Z">
                  <w:rPr>
                    <w:sz w:val="20"/>
                  </w:rPr>
                </w:rPrChange>
              </w:rPr>
              <w:t>(0.094)</w:t>
            </w:r>
          </w:p>
        </w:tc>
      </w:tr>
      <w:tr w:rsidR="005063A7" w:rsidRPr="005063A7" w14:paraId="17AF7A41" w14:textId="77777777" w:rsidTr="005063A7">
        <w:tblPrEx>
          <w:tblW w:w="7405" w:type="dxa"/>
          <w:jc w:val="center"/>
          <w:tblPrExChange w:id="2239" w:author="Stoycho Rusinov" w:date="2026-08-08T17:14:00Z">
            <w:tblPrEx>
              <w:tblW w:w="7405" w:type="dxa"/>
              <w:jc w:val="center"/>
            </w:tblPrEx>
          </w:tblPrExChange>
        </w:tblPrEx>
        <w:trPr>
          <w:trHeight w:val="288"/>
          <w:jc w:val="center"/>
          <w:trPrChange w:id="2240"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241"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07EF0E18" w14:textId="77777777" w:rsidR="005063A7" w:rsidRPr="005063A7" w:rsidRDefault="005063A7" w:rsidP="005063A7">
            <w:pPr>
              <w:rPr>
                <w:rFonts w:eastAsia="Times New Roman"/>
                <w:sz w:val="20"/>
                <w:szCs w:val="20"/>
              </w:rPr>
            </w:pPr>
            <w:r>
              <w:rPr>
                <w:rFonts w:eastAsia="Times New Roman"/>
                <w:sz w:val="20"/>
                <w:szCs w:val="20"/>
              </w:rPr>
              <w:t>Bulgaria × Post</w:t>
            </w:r>
          </w:p>
        </w:tc>
        <w:tc>
          <w:tcPr>
            <w:tcW w:w="1512" w:type="dxa"/>
            <w:tcBorders>
              <w:top w:val="nil"/>
              <w:left w:val="nil"/>
              <w:bottom w:val="nil"/>
              <w:right w:val="nil"/>
            </w:tcBorders>
            <w:shd w:val="clear" w:color="auto" w:fill="auto"/>
            <w:noWrap/>
            <w:vAlign w:val="center"/>
            <w:hideMark/>
            <w:tcPrChange w:id="2242" w:author="Stoycho Rusinov" w:date="2026-08-08T17:14:00Z">
              <w:tcPr>
                <w:tcW w:w="1512" w:type="dxa"/>
                <w:tcBorders>
                  <w:top w:val="nil"/>
                  <w:left w:val="nil"/>
                  <w:bottom w:val="nil"/>
                  <w:right w:val="nil"/>
                </w:tcBorders>
                <w:shd w:val="clear" w:color="auto" w:fill="auto"/>
                <w:noWrap/>
                <w:vAlign w:val="center"/>
                <w:hideMark/>
              </w:tcPr>
            </w:tcPrChange>
          </w:tcPr>
          <w:p w14:paraId="78FC572D" w14:textId="77777777" w:rsidR="005063A7" w:rsidRPr="005063A7" w:rsidRDefault="005063A7" w:rsidP="005063A7">
            <w:pPr>
              <w:jc w:val="center"/>
              <w:rPr>
                <w:rFonts w:eastAsia="Times New Roman"/>
                <w:sz w:val="20"/>
                <w:szCs w:val="20"/>
              </w:rPr>
            </w:pPr>
            <w:r>
              <w:rPr>
                <w:sz w:val="16"/>
                <w:rPrChange w:id="2243" w:author="Stoycho Rusinov" w:date="2026-08-08T17:14:00Z">
                  <w:rPr>
                    <w:sz w:val="20"/>
                  </w:rPr>
                </w:rPrChange>
              </w:rPr>
              <w:t>-1.887***</w:t>
            </w:r>
          </w:p>
        </w:tc>
        <w:tc>
          <w:tcPr>
            <w:tcW w:w="977" w:type="dxa"/>
            <w:tcBorders>
              <w:top w:val="nil"/>
              <w:left w:val="nil"/>
              <w:bottom w:val="nil"/>
              <w:right w:val="nil"/>
            </w:tcBorders>
            <w:shd w:val="clear" w:color="auto" w:fill="auto"/>
            <w:noWrap/>
            <w:vAlign w:val="center"/>
            <w:hideMark/>
            <w:tcPrChange w:id="2244" w:author="Stoycho Rusinov" w:date="2026-08-08T17:14:00Z">
              <w:tcPr>
                <w:tcW w:w="977" w:type="dxa"/>
                <w:gridSpan w:val="2"/>
                <w:tcBorders>
                  <w:top w:val="nil"/>
                  <w:left w:val="nil"/>
                  <w:bottom w:val="nil"/>
                  <w:right w:val="nil"/>
                </w:tcBorders>
                <w:shd w:val="clear" w:color="auto" w:fill="auto"/>
                <w:noWrap/>
                <w:vAlign w:val="center"/>
                <w:hideMark/>
              </w:tcPr>
            </w:tcPrChange>
          </w:tcPr>
          <w:p w14:paraId="03A95CDA" w14:textId="77777777" w:rsidR="005063A7" w:rsidRPr="005063A7" w:rsidRDefault="005063A7" w:rsidP="005063A7">
            <w:pPr>
              <w:jc w:val="center"/>
              <w:rPr>
                <w:rFonts w:eastAsia="Times New Roman"/>
                <w:sz w:val="20"/>
                <w:szCs w:val="20"/>
              </w:rPr>
            </w:pPr>
            <w:r>
              <w:rPr>
                <w:sz w:val="16"/>
                <w:rPrChange w:id="2245" w:author="Stoycho Rusinov" w:date="2026-08-08T17:14:00Z">
                  <w:rPr>
                    <w:sz w:val="20"/>
                  </w:rPr>
                </w:rPrChange>
              </w:rPr>
              <w:t>-1.864***</w:t>
            </w:r>
          </w:p>
        </w:tc>
        <w:tc>
          <w:tcPr>
            <w:tcW w:w="977" w:type="dxa"/>
            <w:tcBorders>
              <w:top w:val="nil"/>
              <w:left w:val="nil"/>
              <w:bottom w:val="nil"/>
              <w:right w:val="nil"/>
            </w:tcBorders>
            <w:shd w:val="clear" w:color="auto" w:fill="auto"/>
            <w:noWrap/>
            <w:vAlign w:val="center"/>
            <w:hideMark/>
            <w:tcPrChange w:id="2246" w:author="Stoycho Rusinov" w:date="2026-08-08T17:14:00Z">
              <w:tcPr>
                <w:tcW w:w="977" w:type="dxa"/>
                <w:gridSpan w:val="2"/>
                <w:tcBorders>
                  <w:top w:val="nil"/>
                  <w:left w:val="nil"/>
                  <w:bottom w:val="nil"/>
                  <w:right w:val="nil"/>
                </w:tcBorders>
                <w:shd w:val="clear" w:color="auto" w:fill="auto"/>
                <w:noWrap/>
                <w:vAlign w:val="center"/>
                <w:hideMark/>
              </w:tcPr>
            </w:tcPrChange>
          </w:tcPr>
          <w:p w14:paraId="135BC248" w14:textId="77777777" w:rsidR="005063A7" w:rsidRPr="005063A7" w:rsidRDefault="005063A7" w:rsidP="005063A7">
            <w:pPr>
              <w:jc w:val="center"/>
              <w:rPr>
                <w:rFonts w:eastAsia="Times New Roman"/>
                <w:sz w:val="20"/>
                <w:szCs w:val="20"/>
              </w:rPr>
            </w:pPr>
            <w:r>
              <w:rPr>
                <w:sz w:val="16"/>
                <w:rPrChange w:id="2247" w:author="Stoycho Rusinov" w:date="2026-08-08T17:14:00Z">
                  <w:rPr>
                    <w:sz w:val="20"/>
                  </w:rPr>
                </w:rPrChange>
              </w:rPr>
              <w:t>-1.006***</w:t>
            </w:r>
          </w:p>
        </w:tc>
        <w:tc>
          <w:tcPr>
            <w:tcW w:w="977" w:type="dxa"/>
            <w:tcBorders>
              <w:top w:val="nil"/>
              <w:left w:val="nil"/>
              <w:bottom w:val="nil"/>
              <w:right w:val="nil"/>
            </w:tcBorders>
            <w:shd w:val="clear" w:color="auto" w:fill="auto"/>
            <w:noWrap/>
            <w:vAlign w:val="center"/>
            <w:hideMark/>
            <w:tcPrChange w:id="2248" w:author="Stoycho Rusinov" w:date="2026-08-08T17:14:00Z">
              <w:tcPr>
                <w:tcW w:w="977" w:type="dxa"/>
                <w:gridSpan w:val="2"/>
                <w:tcBorders>
                  <w:top w:val="nil"/>
                  <w:left w:val="nil"/>
                  <w:bottom w:val="nil"/>
                  <w:right w:val="nil"/>
                </w:tcBorders>
                <w:shd w:val="clear" w:color="auto" w:fill="auto"/>
                <w:noWrap/>
                <w:vAlign w:val="center"/>
                <w:hideMark/>
              </w:tcPr>
            </w:tcPrChange>
          </w:tcPr>
          <w:p w14:paraId="423908A4" w14:textId="77777777" w:rsidR="005063A7" w:rsidRPr="005063A7" w:rsidRDefault="005063A7" w:rsidP="005063A7">
            <w:pPr>
              <w:jc w:val="center"/>
              <w:rPr>
                <w:rFonts w:eastAsia="Times New Roman"/>
                <w:sz w:val="20"/>
                <w:szCs w:val="20"/>
              </w:rPr>
            </w:pPr>
            <w:r>
              <w:rPr>
                <w:sz w:val="16"/>
                <w:rPrChange w:id="2249" w:author="Stoycho Rusinov" w:date="2026-08-08T17:14:00Z">
                  <w:rPr>
                    <w:sz w:val="20"/>
                  </w:rPr>
                </w:rPrChange>
              </w:rPr>
              <w:t>-0.937.</w:t>
            </w:r>
          </w:p>
        </w:tc>
        <w:tc>
          <w:tcPr>
            <w:tcW w:w="977" w:type="dxa"/>
            <w:tcBorders>
              <w:top w:val="nil"/>
              <w:left w:val="nil"/>
              <w:bottom w:val="nil"/>
              <w:right w:val="nil"/>
            </w:tcBorders>
            <w:shd w:val="clear" w:color="auto" w:fill="auto"/>
            <w:noWrap/>
            <w:vAlign w:val="center"/>
            <w:hideMark/>
            <w:tcPrChange w:id="2250" w:author="Stoycho Rusinov" w:date="2026-08-08T17:14:00Z">
              <w:tcPr>
                <w:tcW w:w="977" w:type="dxa"/>
                <w:gridSpan w:val="2"/>
                <w:tcBorders>
                  <w:top w:val="nil"/>
                  <w:left w:val="nil"/>
                  <w:bottom w:val="nil"/>
                  <w:right w:val="nil"/>
                </w:tcBorders>
                <w:shd w:val="clear" w:color="auto" w:fill="auto"/>
                <w:noWrap/>
                <w:vAlign w:val="center"/>
                <w:hideMark/>
              </w:tcPr>
            </w:tcPrChange>
          </w:tcPr>
          <w:p w14:paraId="210D562B" w14:textId="77777777" w:rsidR="005063A7" w:rsidRPr="005063A7" w:rsidRDefault="005063A7" w:rsidP="005063A7">
            <w:pPr>
              <w:jc w:val="center"/>
              <w:rPr>
                <w:rFonts w:eastAsia="Times New Roman"/>
                <w:sz w:val="20"/>
                <w:szCs w:val="20"/>
              </w:rPr>
            </w:pPr>
            <w:r>
              <w:rPr>
                <w:sz w:val="16"/>
                <w:rPrChange w:id="2251" w:author="Stoycho Rusinov" w:date="2026-08-08T17:14:00Z">
                  <w:rPr>
                    <w:sz w:val="20"/>
                  </w:rPr>
                </w:rPrChange>
              </w:rPr>
              <w:t>-2.025***</w:t>
            </w:r>
          </w:p>
        </w:tc>
      </w:tr>
      <w:tr w:rsidR="005063A7" w:rsidRPr="005063A7" w14:paraId="15A00EE7" w14:textId="77777777" w:rsidTr="005063A7">
        <w:tblPrEx>
          <w:tblW w:w="7405" w:type="dxa"/>
          <w:jc w:val="center"/>
          <w:tblPrExChange w:id="2252" w:author="Stoycho Rusinov" w:date="2026-08-08T17:14:00Z">
            <w:tblPrEx>
              <w:tblW w:w="7405" w:type="dxa"/>
              <w:jc w:val="center"/>
            </w:tblPrEx>
          </w:tblPrExChange>
        </w:tblPrEx>
        <w:trPr>
          <w:trHeight w:val="288"/>
          <w:jc w:val="center"/>
          <w:trPrChange w:id="2253"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254" w:author="Stoycho Rusinov" w:date="2026-08-08T17:14:00Z">
              <w:tcPr>
                <w:tcW w:w="1985" w:type="dxa"/>
                <w:vMerge/>
                <w:tcBorders>
                  <w:top w:val="nil"/>
                  <w:left w:val="nil"/>
                  <w:bottom w:val="nil"/>
                  <w:right w:val="nil"/>
                </w:tcBorders>
                <w:vAlign w:val="center"/>
                <w:hideMark/>
              </w:tcPr>
            </w:tcPrChange>
          </w:tcPr>
          <w:p w14:paraId="41F1BFCB"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255" w:author="Stoycho Rusinov" w:date="2026-08-08T17:14:00Z">
              <w:tcPr>
                <w:tcW w:w="1512" w:type="dxa"/>
                <w:tcBorders>
                  <w:top w:val="nil"/>
                  <w:left w:val="nil"/>
                  <w:bottom w:val="nil"/>
                  <w:right w:val="nil"/>
                </w:tcBorders>
                <w:shd w:val="clear" w:color="auto" w:fill="auto"/>
                <w:noWrap/>
                <w:vAlign w:val="center"/>
                <w:hideMark/>
              </w:tcPr>
            </w:tcPrChange>
          </w:tcPr>
          <w:p w14:paraId="7257A0B7" w14:textId="77777777" w:rsidR="005063A7" w:rsidRPr="005063A7" w:rsidRDefault="005063A7" w:rsidP="005063A7">
            <w:pPr>
              <w:jc w:val="center"/>
              <w:rPr>
                <w:rFonts w:eastAsia="Times New Roman"/>
                <w:sz w:val="20"/>
                <w:szCs w:val="20"/>
              </w:rPr>
            </w:pPr>
            <w:r>
              <w:rPr>
                <w:sz w:val="16"/>
                <w:rPrChange w:id="2256" w:author="Stoycho Rusinov" w:date="2026-08-08T17:14:00Z">
                  <w:rPr>
                    <w:sz w:val="20"/>
                  </w:rPr>
                </w:rPrChange>
              </w:rPr>
              <w:t>(0.132)</w:t>
            </w:r>
          </w:p>
        </w:tc>
        <w:tc>
          <w:tcPr>
            <w:tcW w:w="977" w:type="dxa"/>
            <w:tcBorders>
              <w:top w:val="nil"/>
              <w:left w:val="nil"/>
              <w:bottom w:val="nil"/>
              <w:right w:val="nil"/>
            </w:tcBorders>
            <w:shd w:val="clear" w:color="auto" w:fill="auto"/>
            <w:noWrap/>
            <w:vAlign w:val="center"/>
            <w:hideMark/>
            <w:tcPrChange w:id="2257" w:author="Stoycho Rusinov" w:date="2026-08-08T17:14:00Z">
              <w:tcPr>
                <w:tcW w:w="977" w:type="dxa"/>
                <w:gridSpan w:val="2"/>
                <w:tcBorders>
                  <w:top w:val="nil"/>
                  <w:left w:val="nil"/>
                  <w:bottom w:val="nil"/>
                  <w:right w:val="nil"/>
                </w:tcBorders>
                <w:shd w:val="clear" w:color="auto" w:fill="auto"/>
                <w:noWrap/>
                <w:vAlign w:val="center"/>
                <w:hideMark/>
              </w:tcPr>
            </w:tcPrChange>
          </w:tcPr>
          <w:p w14:paraId="26BD81BF" w14:textId="77777777" w:rsidR="005063A7" w:rsidRPr="005063A7" w:rsidRDefault="005063A7" w:rsidP="005063A7">
            <w:pPr>
              <w:jc w:val="center"/>
              <w:rPr>
                <w:rFonts w:eastAsia="Times New Roman"/>
                <w:sz w:val="20"/>
                <w:szCs w:val="20"/>
              </w:rPr>
            </w:pPr>
            <w:r>
              <w:rPr>
                <w:sz w:val="16"/>
                <w:rPrChange w:id="2258" w:author="Stoycho Rusinov" w:date="2026-08-08T17:14:00Z">
                  <w:rPr>
                    <w:sz w:val="20"/>
                  </w:rPr>
                </w:rPrChange>
              </w:rPr>
              <w:t>(0.128)</w:t>
            </w:r>
          </w:p>
        </w:tc>
        <w:tc>
          <w:tcPr>
            <w:tcW w:w="977" w:type="dxa"/>
            <w:tcBorders>
              <w:top w:val="nil"/>
              <w:left w:val="nil"/>
              <w:bottom w:val="nil"/>
              <w:right w:val="nil"/>
            </w:tcBorders>
            <w:shd w:val="clear" w:color="auto" w:fill="auto"/>
            <w:noWrap/>
            <w:vAlign w:val="center"/>
            <w:hideMark/>
            <w:tcPrChange w:id="2259" w:author="Stoycho Rusinov" w:date="2026-08-08T17:14:00Z">
              <w:tcPr>
                <w:tcW w:w="977" w:type="dxa"/>
                <w:gridSpan w:val="2"/>
                <w:tcBorders>
                  <w:top w:val="nil"/>
                  <w:left w:val="nil"/>
                  <w:bottom w:val="nil"/>
                  <w:right w:val="nil"/>
                </w:tcBorders>
                <w:shd w:val="clear" w:color="auto" w:fill="auto"/>
                <w:noWrap/>
                <w:vAlign w:val="center"/>
                <w:hideMark/>
              </w:tcPr>
            </w:tcPrChange>
          </w:tcPr>
          <w:p w14:paraId="4F273A34" w14:textId="77777777" w:rsidR="005063A7" w:rsidRPr="005063A7" w:rsidRDefault="005063A7" w:rsidP="005063A7">
            <w:pPr>
              <w:jc w:val="center"/>
              <w:rPr>
                <w:rFonts w:eastAsia="Times New Roman"/>
                <w:sz w:val="20"/>
                <w:szCs w:val="20"/>
              </w:rPr>
            </w:pPr>
            <w:r>
              <w:rPr>
                <w:sz w:val="16"/>
                <w:rPrChange w:id="2260" w:author="Stoycho Rusinov" w:date="2026-08-08T17:14:00Z">
                  <w:rPr>
                    <w:sz w:val="20"/>
                  </w:rPr>
                </w:rPrChange>
              </w:rPr>
              <w:t>(0.101)</w:t>
            </w:r>
          </w:p>
        </w:tc>
        <w:tc>
          <w:tcPr>
            <w:tcW w:w="977" w:type="dxa"/>
            <w:tcBorders>
              <w:top w:val="nil"/>
              <w:left w:val="nil"/>
              <w:bottom w:val="nil"/>
              <w:right w:val="nil"/>
            </w:tcBorders>
            <w:shd w:val="clear" w:color="auto" w:fill="auto"/>
            <w:noWrap/>
            <w:vAlign w:val="center"/>
            <w:hideMark/>
            <w:tcPrChange w:id="2261" w:author="Stoycho Rusinov" w:date="2026-08-08T17:14:00Z">
              <w:tcPr>
                <w:tcW w:w="977" w:type="dxa"/>
                <w:gridSpan w:val="2"/>
                <w:tcBorders>
                  <w:top w:val="nil"/>
                  <w:left w:val="nil"/>
                  <w:bottom w:val="nil"/>
                  <w:right w:val="nil"/>
                </w:tcBorders>
                <w:shd w:val="clear" w:color="auto" w:fill="auto"/>
                <w:noWrap/>
                <w:vAlign w:val="center"/>
                <w:hideMark/>
              </w:tcPr>
            </w:tcPrChange>
          </w:tcPr>
          <w:p w14:paraId="2EF0B11D" w14:textId="77777777" w:rsidR="005063A7" w:rsidRPr="005063A7" w:rsidRDefault="005063A7" w:rsidP="005063A7">
            <w:pPr>
              <w:jc w:val="center"/>
              <w:rPr>
                <w:rFonts w:eastAsia="Times New Roman"/>
                <w:sz w:val="20"/>
                <w:szCs w:val="20"/>
              </w:rPr>
            </w:pPr>
            <w:r>
              <w:rPr>
                <w:sz w:val="16"/>
                <w:rPrChange w:id="2262" w:author="Stoycho Rusinov" w:date="2026-08-08T17:14:00Z">
                  <w:rPr>
                    <w:sz w:val="20"/>
                  </w:rPr>
                </w:rPrChange>
              </w:rPr>
              <w:t>(0.492)</w:t>
            </w:r>
          </w:p>
        </w:tc>
        <w:tc>
          <w:tcPr>
            <w:tcW w:w="977" w:type="dxa"/>
            <w:tcBorders>
              <w:top w:val="nil"/>
              <w:left w:val="nil"/>
              <w:bottom w:val="nil"/>
              <w:right w:val="nil"/>
            </w:tcBorders>
            <w:shd w:val="clear" w:color="auto" w:fill="auto"/>
            <w:noWrap/>
            <w:vAlign w:val="center"/>
            <w:hideMark/>
            <w:tcPrChange w:id="2263" w:author="Stoycho Rusinov" w:date="2026-08-08T17:14:00Z">
              <w:tcPr>
                <w:tcW w:w="977" w:type="dxa"/>
                <w:gridSpan w:val="2"/>
                <w:tcBorders>
                  <w:top w:val="nil"/>
                  <w:left w:val="nil"/>
                  <w:bottom w:val="nil"/>
                  <w:right w:val="nil"/>
                </w:tcBorders>
                <w:shd w:val="clear" w:color="auto" w:fill="auto"/>
                <w:noWrap/>
                <w:vAlign w:val="center"/>
                <w:hideMark/>
              </w:tcPr>
            </w:tcPrChange>
          </w:tcPr>
          <w:p w14:paraId="62C75F4E" w14:textId="77777777" w:rsidR="005063A7" w:rsidRPr="005063A7" w:rsidRDefault="005063A7" w:rsidP="005063A7">
            <w:pPr>
              <w:jc w:val="center"/>
              <w:rPr>
                <w:rFonts w:eastAsia="Times New Roman"/>
                <w:sz w:val="20"/>
                <w:szCs w:val="20"/>
              </w:rPr>
            </w:pPr>
            <w:r>
              <w:rPr>
                <w:sz w:val="16"/>
                <w:rPrChange w:id="2264" w:author="Stoycho Rusinov" w:date="2026-08-08T17:14:00Z">
                  <w:rPr>
                    <w:sz w:val="20"/>
                  </w:rPr>
                </w:rPrChange>
              </w:rPr>
              <w:t>(0.160)</w:t>
            </w:r>
          </w:p>
        </w:tc>
      </w:tr>
      <w:tr w:rsidR="005063A7" w:rsidRPr="005063A7" w14:paraId="0E0AAE55" w14:textId="77777777" w:rsidTr="005063A7">
        <w:tblPrEx>
          <w:tblW w:w="7405" w:type="dxa"/>
          <w:jc w:val="center"/>
          <w:tblPrExChange w:id="2265" w:author="Stoycho Rusinov" w:date="2026-08-08T17:14:00Z">
            <w:tblPrEx>
              <w:tblW w:w="7405" w:type="dxa"/>
              <w:jc w:val="center"/>
            </w:tblPrEx>
          </w:tblPrExChange>
        </w:tblPrEx>
        <w:trPr>
          <w:trHeight w:val="288"/>
          <w:jc w:val="center"/>
          <w:trPrChange w:id="2266"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267"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3868660C" w14:textId="77777777" w:rsidR="005063A7" w:rsidRPr="005063A7" w:rsidRDefault="005063A7" w:rsidP="005063A7">
            <w:pPr>
              <w:rPr>
                <w:rFonts w:eastAsia="Times New Roman"/>
                <w:sz w:val="20"/>
                <w:szCs w:val="20"/>
              </w:rPr>
            </w:pPr>
            <w:r>
              <w:rPr>
                <w:rFonts w:eastAsia="Times New Roman"/>
                <w:sz w:val="20"/>
                <w:szCs w:val="20"/>
              </w:rPr>
              <w:t>Croatia × Post</w:t>
            </w:r>
          </w:p>
        </w:tc>
        <w:tc>
          <w:tcPr>
            <w:tcW w:w="1512" w:type="dxa"/>
            <w:tcBorders>
              <w:top w:val="nil"/>
              <w:left w:val="nil"/>
              <w:bottom w:val="nil"/>
              <w:right w:val="nil"/>
            </w:tcBorders>
            <w:shd w:val="clear" w:color="auto" w:fill="auto"/>
            <w:noWrap/>
            <w:vAlign w:val="center"/>
            <w:hideMark/>
            <w:tcPrChange w:id="2268" w:author="Stoycho Rusinov" w:date="2026-08-08T17:14:00Z">
              <w:tcPr>
                <w:tcW w:w="1512" w:type="dxa"/>
                <w:tcBorders>
                  <w:top w:val="nil"/>
                  <w:left w:val="nil"/>
                  <w:bottom w:val="nil"/>
                  <w:right w:val="nil"/>
                </w:tcBorders>
                <w:shd w:val="clear" w:color="auto" w:fill="auto"/>
                <w:noWrap/>
                <w:vAlign w:val="center"/>
                <w:hideMark/>
              </w:tcPr>
            </w:tcPrChange>
          </w:tcPr>
          <w:p w14:paraId="181FA1B2" w14:textId="77777777" w:rsidR="005063A7" w:rsidRPr="005063A7" w:rsidRDefault="005063A7" w:rsidP="005063A7">
            <w:pPr>
              <w:jc w:val="center"/>
              <w:rPr>
                <w:rFonts w:eastAsia="Times New Roman"/>
                <w:sz w:val="20"/>
                <w:szCs w:val="20"/>
              </w:rPr>
            </w:pPr>
            <w:r>
              <w:rPr>
                <w:sz w:val="16"/>
                <w:rPrChange w:id="2269" w:author="Stoycho Rusinov" w:date="2026-08-08T17:14:00Z">
                  <w:rPr>
                    <w:sz w:val="20"/>
                  </w:rPr>
                </w:rPrChange>
              </w:rPr>
              <w:t>-1.655***</w:t>
            </w:r>
          </w:p>
        </w:tc>
        <w:tc>
          <w:tcPr>
            <w:tcW w:w="977" w:type="dxa"/>
            <w:tcBorders>
              <w:top w:val="nil"/>
              <w:left w:val="nil"/>
              <w:bottom w:val="nil"/>
              <w:right w:val="nil"/>
            </w:tcBorders>
            <w:shd w:val="clear" w:color="auto" w:fill="auto"/>
            <w:noWrap/>
            <w:vAlign w:val="center"/>
            <w:hideMark/>
            <w:tcPrChange w:id="2270" w:author="Stoycho Rusinov" w:date="2026-08-08T17:14:00Z">
              <w:tcPr>
                <w:tcW w:w="977" w:type="dxa"/>
                <w:gridSpan w:val="2"/>
                <w:tcBorders>
                  <w:top w:val="nil"/>
                  <w:left w:val="nil"/>
                  <w:bottom w:val="nil"/>
                  <w:right w:val="nil"/>
                </w:tcBorders>
                <w:shd w:val="clear" w:color="auto" w:fill="auto"/>
                <w:noWrap/>
                <w:vAlign w:val="center"/>
                <w:hideMark/>
              </w:tcPr>
            </w:tcPrChange>
          </w:tcPr>
          <w:p w14:paraId="108ADA25" w14:textId="77777777" w:rsidR="005063A7" w:rsidRPr="005063A7" w:rsidRDefault="005063A7" w:rsidP="005063A7">
            <w:pPr>
              <w:jc w:val="center"/>
              <w:rPr>
                <w:rFonts w:eastAsia="Times New Roman"/>
                <w:sz w:val="20"/>
                <w:szCs w:val="20"/>
              </w:rPr>
            </w:pPr>
            <w:r>
              <w:rPr>
                <w:sz w:val="16"/>
                <w:rPrChange w:id="2271" w:author="Stoycho Rusinov" w:date="2026-08-08T17:14:00Z">
                  <w:rPr>
                    <w:sz w:val="20"/>
                  </w:rPr>
                </w:rPrChange>
              </w:rPr>
              <w:t>-1.631***</w:t>
            </w:r>
          </w:p>
        </w:tc>
        <w:tc>
          <w:tcPr>
            <w:tcW w:w="977" w:type="dxa"/>
            <w:tcBorders>
              <w:top w:val="nil"/>
              <w:left w:val="nil"/>
              <w:bottom w:val="nil"/>
              <w:right w:val="nil"/>
            </w:tcBorders>
            <w:shd w:val="clear" w:color="auto" w:fill="auto"/>
            <w:noWrap/>
            <w:vAlign w:val="center"/>
            <w:hideMark/>
            <w:tcPrChange w:id="2272" w:author="Stoycho Rusinov" w:date="2026-08-08T17:14:00Z">
              <w:tcPr>
                <w:tcW w:w="977" w:type="dxa"/>
                <w:gridSpan w:val="2"/>
                <w:tcBorders>
                  <w:top w:val="nil"/>
                  <w:left w:val="nil"/>
                  <w:bottom w:val="nil"/>
                  <w:right w:val="nil"/>
                </w:tcBorders>
                <w:shd w:val="clear" w:color="auto" w:fill="auto"/>
                <w:noWrap/>
                <w:vAlign w:val="center"/>
                <w:hideMark/>
              </w:tcPr>
            </w:tcPrChange>
          </w:tcPr>
          <w:p w14:paraId="39DF84EC" w14:textId="77777777" w:rsidR="005063A7" w:rsidRPr="005063A7" w:rsidRDefault="005063A7" w:rsidP="005063A7">
            <w:pPr>
              <w:jc w:val="center"/>
              <w:rPr>
                <w:rFonts w:eastAsia="Times New Roman"/>
                <w:sz w:val="20"/>
                <w:szCs w:val="20"/>
              </w:rPr>
            </w:pPr>
            <w:r>
              <w:rPr>
                <w:sz w:val="16"/>
                <w:rPrChange w:id="2273" w:author="Stoycho Rusinov" w:date="2026-08-08T17:14:00Z">
                  <w:rPr>
                    <w:sz w:val="20"/>
                  </w:rPr>
                </w:rPrChange>
              </w:rPr>
              <w:t>-2.572***</w:t>
            </w:r>
          </w:p>
        </w:tc>
        <w:tc>
          <w:tcPr>
            <w:tcW w:w="977" w:type="dxa"/>
            <w:tcBorders>
              <w:top w:val="nil"/>
              <w:left w:val="nil"/>
              <w:bottom w:val="nil"/>
              <w:right w:val="nil"/>
            </w:tcBorders>
            <w:shd w:val="clear" w:color="auto" w:fill="auto"/>
            <w:noWrap/>
            <w:vAlign w:val="center"/>
            <w:hideMark/>
            <w:tcPrChange w:id="2274" w:author="Stoycho Rusinov" w:date="2026-08-08T17:14:00Z">
              <w:tcPr>
                <w:tcW w:w="977" w:type="dxa"/>
                <w:gridSpan w:val="2"/>
                <w:tcBorders>
                  <w:top w:val="nil"/>
                  <w:left w:val="nil"/>
                  <w:bottom w:val="nil"/>
                  <w:right w:val="nil"/>
                </w:tcBorders>
                <w:shd w:val="clear" w:color="auto" w:fill="auto"/>
                <w:noWrap/>
                <w:vAlign w:val="center"/>
                <w:hideMark/>
              </w:tcPr>
            </w:tcPrChange>
          </w:tcPr>
          <w:p w14:paraId="4EFB3683" w14:textId="77777777" w:rsidR="005063A7" w:rsidRPr="005063A7" w:rsidRDefault="005063A7" w:rsidP="005063A7">
            <w:pPr>
              <w:jc w:val="center"/>
              <w:rPr>
                <w:rFonts w:eastAsia="Times New Roman"/>
                <w:sz w:val="20"/>
                <w:szCs w:val="20"/>
              </w:rPr>
            </w:pPr>
            <w:r>
              <w:rPr>
                <w:sz w:val="16"/>
                <w:rPrChange w:id="2275" w:author="Stoycho Rusinov" w:date="2026-08-08T17:14:00Z">
                  <w:rPr>
                    <w:sz w:val="20"/>
                  </w:rPr>
                </w:rPrChange>
              </w:rPr>
              <w:t>-0.945.</w:t>
            </w:r>
          </w:p>
        </w:tc>
        <w:tc>
          <w:tcPr>
            <w:tcW w:w="977" w:type="dxa"/>
            <w:tcBorders>
              <w:top w:val="nil"/>
              <w:left w:val="nil"/>
              <w:bottom w:val="nil"/>
              <w:right w:val="nil"/>
            </w:tcBorders>
            <w:shd w:val="clear" w:color="auto" w:fill="auto"/>
            <w:noWrap/>
            <w:vAlign w:val="center"/>
            <w:hideMark/>
            <w:tcPrChange w:id="2276" w:author="Stoycho Rusinov" w:date="2026-08-08T17:14:00Z">
              <w:tcPr>
                <w:tcW w:w="977" w:type="dxa"/>
                <w:gridSpan w:val="2"/>
                <w:tcBorders>
                  <w:top w:val="nil"/>
                  <w:left w:val="nil"/>
                  <w:bottom w:val="nil"/>
                  <w:right w:val="nil"/>
                </w:tcBorders>
                <w:shd w:val="clear" w:color="auto" w:fill="auto"/>
                <w:noWrap/>
                <w:vAlign w:val="center"/>
                <w:hideMark/>
              </w:tcPr>
            </w:tcPrChange>
          </w:tcPr>
          <w:p w14:paraId="16672532" w14:textId="77777777" w:rsidR="005063A7" w:rsidRPr="005063A7" w:rsidRDefault="005063A7" w:rsidP="005063A7">
            <w:pPr>
              <w:jc w:val="center"/>
              <w:rPr>
                <w:rFonts w:eastAsia="Times New Roman"/>
                <w:sz w:val="20"/>
                <w:szCs w:val="20"/>
              </w:rPr>
            </w:pPr>
            <w:r>
              <w:rPr>
                <w:sz w:val="16"/>
                <w:rPrChange w:id="2277" w:author="Stoycho Rusinov" w:date="2026-08-08T17:14:00Z">
                  <w:rPr>
                    <w:sz w:val="20"/>
                  </w:rPr>
                </w:rPrChange>
              </w:rPr>
              <w:t>-1.792***</w:t>
            </w:r>
          </w:p>
        </w:tc>
      </w:tr>
      <w:tr w:rsidR="005063A7" w:rsidRPr="005063A7" w14:paraId="1C9340AF" w14:textId="77777777" w:rsidTr="005063A7">
        <w:tblPrEx>
          <w:tblW w:w="7405" w:type="dxa"/>
          <w:jc w:val="center"/>
          <w:tblPrExChange w:id="2278" w:author="Stoycho Rusinov" w:date="2026-08-08T17:14:00Z">
            <w:tblPrEx>
              <w:tblW w:w="7405" w:type="dxa"/>
              <w:jc w:val="center"/>
            </w:tblPrEx>
          </w:tblPrExChange>
        </w:tblPrEx>
        <w:trPr>
          <w:trHeight w:val="288"/>
          <w:jc w:val="center"/>
          <w:trPrChange w:id="2279"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280" w:author="Stoycho Rusinov" w:date="2026-08-08T17:14:00Z">
              <w:tcPr>
                <w:tcW w:w="1985" w:type="dxa"/>
                <w:vMerge/>
                <w:tcBorders>
                  <w:top w:val="nil"/>
                  <w:left w:val="nil"/>
                  <w:bottom w:val="nil"/>
                  <w:right w:val="nil"/>
                </w:tcBorders>
                <w:vAlign w:val="center"/>
                <w:hideMark/>
              </w:tcPr>
            </w:tcPrChange>
          </w:tcPr>
          <w:p w14:paraId="4ACEAB13"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281" w:author="Stoycho Rusinov" w:date="2026-08-08T17:14:00Z">
              <w:tcPr>
                <w:tcW w:w="1512" w:type="dxa"/>
                <w:tcBorders>
                  <w:top w:val="nil"/>
                  <w:left w:val="nil"/>
                  <w:bottom w:val="nil"/>
                  <w:right w:val="nil"/>
                </w:tcBorders>
                <w:shd w:val="clear" w:color="auto" w:fill="auto"/>
                <w:noWrap/>
                <w:vAlign w:val="center"/>
                <w:hideMark/>
              </w:tcPr>
            </w:tcPrChange>
          </w:tcPr>
          <w:p w14:paraId="7585DA94" w14:textId="77777777" w:rsidR="005063A7" w:rsidRPr="005063A7" w:rsidRDefault="005063A7" w:rsidP="005063A7">
            <w:pPr>
              <w:jc w:val="center"/>
              <w:rPr>
                <w:rFonts w:eastAsia="Times New Roman"/>
                <w:sz w:val="20"/>
                <w:szCs w:val="20"/>
              </w:rPr>
            </w:pPr>
            <w:r>
              <w:rPr>
                <w:sz w:val="16"/>
                <w:rPrChange w:id="2282" w:author="Stoycho Rusinov" w:date="2026-08-08T17:14:00Z">
                  <w:rPr>
                    <w:sz w:val="20"/>
                  </w:rPr>
                </w:rPrChange>
              </w:rPr>
              <w:t>(0.110)</w:t>
            </w:r>
          </w:p>
        </w:tc>
        <w:tc>
          <w:tcPr>
            <w:tcW w:w="977" w:type="dxa"/>
            <w:tcBorders>
              <w:top w:val="nil"/>
              <w:left w:val="nil"/>
              <w:bottom w:val="nil"/>
              <w:right w:val="nil"/>
            </w:tcBorders>
            <w:shd w:val="clear" w:color="auto" w:fill="auto"/>
            <w:noWrap/>
            <w:vAlign w:val="center"/>
            <w:hideMark/>
            <w:tcPrChange w:id="2283" w:author="Stoycho Rusinov" w:date="2026-08-08T17:14:00Z">
              <w:tcPr>
                <w:tcW w:w="977" w:type="dxa"/>
                <w:gridSpan w:val="2"/>
                <w:tcBorders>
                  <w:top w:val="nil"/>
                  <w:left w:val="nil"/>
                  <w:bottom w:val="nil"/>
                  <w:right w:val="nil"/>
                </w:tcBorders>
                <w:shd w:val="clear" w:color="auto" w:fill="auto"/>
                <w:noWrap/>
                <w:vAlign w:val="center"/>
                <w:hideMark/>
              </w:tcPr>
            </w:tcPrChange>
          </w:tcPr>
          <w:p w14:paraId="2B1F6870" w14:textId="77777777" w:rsidR="005063A7" w:rsidRPr="005063A7" w:rsidRDefault="005063A7" w:rsidP="005063A7">
            <w:pPr>
              <w:jc w:val="center"/>
              <w:rPr>
                <w:rFonts w:eastAsia="Times New Roman"/>
                <w:sz w:val="20"/>
                <w:szCs w:val="20"/>
              </w:rPr>
            </w:pPr>
            <w:r>
              <w:rPr>
                <w:sz w:val="16"/>
                <w:rPrChange w:id="2284" w:author="Stoycho Rusinov" w:date="2026-08-08T17:14:00Z">
                  <w:rPr>
                    <w:sz w:val="20"/>
                  </w:rPr>
                </w:rPrChange>
              </w:rPr>
              <w:t>(0.105)</w:t>
            </w:r>
          </w:p>
        </w:tc>
        <w:tc>
          <w:tcPr>
            <w:tcW w:w="977" w:type="dxa"/>
            <w:tcBorders>
              <w:top w:val="nil"/>
              <w:left w:val="nil"/>
              <w:bottom w:val="nil"/>
              <w:right w:val="nil"/>
            </w:tcBorders>
            <w:shd w:val="clear" w:color="auto" w:fill="auto"/>
            <w:noWrap/>
            <w:vAlign w:val="center"/>
            <w:hideMark/>
            <w:tcPrChange w:id="2285" w:author="Stoycho Rusinov" w:date="2026-08-08T17:14:00Z">
              <w:tcPr>
                <w:tcW w:w="977" w:type="dxa"/>
                <w:gridSpan w:val="2"/>
                <w:tcBorders>
                  <w:top w:val="nil"/>
                  <w:left w:val="nil"/>
                  <w:bottom w:val="nil"/>
                  <w:right w:val="nil"/>
                </w:tcBorders>
                <w:shd w:val="clear" w:color="auto" w:fill="auto"/>
                <w:noWrap/>
                <w:vAlign w:val="center"/>
                <w:hideMark/>
              </w:tcPr>
            </w:tcPrChange>
          </w:tcPr>
          <w:p w14:paraId="6EF65026" w14:textId="77777777" w:rsidR="005063A7" w:rsidRPr="005063A7" w:rsidRDefault="005063A7" w:rsidP="005063A7">
            <w:pPr>
              <w:jc w:val="center"/>
              <w:rPr>
                <w:rFonts w:eastAsia="Times New Roman"/>
                <w:sz w:val="20"/>
                <w:szCs w:val="20"/>
              </w:rPr>
            </w:pPr>
            <w:r>
              <w:rPr>
                <w:sz w:val="16"/>
                <w:rPrChange w:id="2286" w:author="Stoycho Rusinov" w:date="2026-08-08T17:14:00Z">
                  <w:rPr>
                    <w:sz w:val="20"/>
                  </w:rPr>
                </w:rPrChange>
              </w:rPr>
              <w:t>(0.098)</w:t>
            </w:r>
          </w:p>
        </w:tc>
        <w:tc>
          <w:tcPr>
            <w:tcW w:w="977" w:type="dxa"/>
            <w:tcBorders>
              <w:top w:val="nil"/>
              <w:left w:val="nil"/>
              <w:bottom w:val="nil"/>
              <w:right w:val="nil"/>
            </w:tcBorders>
            <w:shd w:val="clear" w:color="auto" w:fill="auto"/>
            <w:noWrap/>
            <w:vAlign w:val="center"/>
            <w:hideMark/>
            <w:tcPrChange w:id="2287" w:author="Stoycho Rusinov" w:date="2026-08-08T17:14:00Z">
              <w:tcPr>
                <w:tcW w:w="977" w:type="dxa"/>
                <w:gridSpan w:val="2"/>
                <w:tcBorders>
                  <w:top w:val="nil"/>
                  <w:left w:val="nil"/>
                  <w:bottom w:val="nil"/>
                  <w:right w:val="nil"/>
                </w:tcBorders>
                <w:shd w:val="clear" w:color="auto" w:fill="auto"/>
                <w:noWrap/>
                <w:vAlign w:val="center"/>
                <w:hideMark/>
              </w:tcPr>
            </w:tcPrChange>
          </w:tcPr>
          <w:p w14:paraId="7A6DBC3C" w14:textId="77777777" w:rsidR="005063A7" w:rsidRPr="005063A7" w:rsidRDefault="005063A7" w:rsidP="005063A7">
            <w:pPr>
              <w:jc w:val="center"/>
              <w:rPr>
                <w:rFonts w:eastAsia="Times New Roman"/>
                <w:sz w:val="20"/>
                <w:szCs w:val="20"/>
              </w:rPr>
            </w:pPr>
            <w:r>
              <w:rPr>
                <w:sz w:val="16"/>
                <w:rPrChange w:id="2288" w:author="Stoycho Rusinov" w:date="2026-08-08T17:14:00Z">
                  <w:rPr>
                    <w:sz w:val="20"/>
                  </w:rPr>
                </w:rPrChange>
              </w:rPr>
              <w:t>(0.432)</w:t>
            </w:r>
          </w:p>
        </w:tc>
        <w:tc>
          <w:tcPr>
            <w:tcW w:w="977" w:type="dxa"/>
            <w:tcBorders>
              <w:top w:val="nil"/>
              <w:left w:val="nil"/>
              <w:bottom w:val="nil"/>
              <w:right w:val="nil"/>
            </w:tcBorders>
            <w:shd w:val="clear" w:color="auto" w:fill="auto"/>
            <w:noWrap/>
            <w:vAlign w:val="center"/>
            <w:hideMark/>
            <w:tcPrChange w:id="2289" w:author="Stoycho Rusinov" w:date="2026-08-08T17:14:00Z">
              <w:tcPr>
                <w:tcW w:w="977" w:type="dxa"/>
                <w:gridSpan w:val="2"/>
                <w:tcBorders>
                  <w:top w:val="nil"/>
                  <w:left w:val="nil"/>
                  <w:bottom w:val="nil"/>
                  <w:right w:val="nil"/>
                </w:tcBorders>
                <w:shd w:val="clear" w:color="auto" w:fill="auto"/>
                <w:noWrap/>
                <w:vAlign w:val="center"/>
                <w:hideMark/>
              </w:tcPr>
            </w:tcPrChange>
          </w:tcPr>
          <w:p w14:paraId="5EDB4281" w14:textId="77777777" w:rsidR="005063A7" w:rsidRPr="005063A7" w:rsidRDefault="005063A7" w:rsidP="005063A7">
            <w:pPr>
              <w:jc w:val="center"/>
              <w:rPr>
                <w:rFonts w:eastAsia="Times New Roman"/>
                <w:sz w:val="20"/>
                <w:szCs w:val="20"/>
              </w:rPr>
            </w:pPr>
            <w:r>
              <w:rPr>
                <w:sz w:val="16"/>
                <w:rPrChange w:id="2290" w:author="Stoycho Rusinov" w:date="2026-08-08T17:14:00Z">
                  <w:rPr>
                    <w:sz w:val="20"/>
                  </w:rPr>
                </w:rPrChange>
              </w:rPr>
              <w:t>(0.131)</w:t>
            </w:r>
          </w:p>
        </w:tc>
      </w:tr>
      <w:tr w:rsidR="005063A7" w:rsidRPr="005063A7" w14:paraId="0B70A175" w14:textId="77777777" w:rsidTr="005063A7">
        <w:tblPrEx>
          <w:tblW w:w="7405" w:type="dxa"/>
          <w:jc w:val="center"/>
          <w:tblPrExChange w:id="2291" w:author="Stoycho Rusinov" w:date="2026-08-08T17:14:00Z">
            <w:tblPrEx>
              <w:tblW w:w="7405" w:type="dxa"/>
              <w:jc w:val="center"/>
            </w:tblPrEx>
          </w:tblPrExChange>
        </w:tblPrEx>
        <w:trPr>
          <w:trHeight w:val="288"/>
          <w:jc w:val="center"/>
          <w:trPrChange w:id="2292"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293"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582529AD" w14:textId="77777777" w:rsidR="005063A7" w:rsidRPr="005063A7" w:rsidRDefault="005063A7" w:rsidP="005063A7">
            <w:pPr>
              <w:rPr>
                <w:rFonts w:eastAsia="Times New Roman"/>
                <w:sz w:val="20"/>
                <w:szCs w:val="20"/>
              </w:rPr>
            </w:pPr>
            <w:r>
              <w:rPr>
                <w:rFonts w:eastAsia="Times New Roman"/>
                <w:sz w:val="20"/>
                <w:szCs w:val="20"/>
              </w:rPr>
              <w:t>Cyprus (European Union) × Post</w:t>
            </w:r>
          </w:p>
        </w:tc>
        <w:tc>
          <w:tcPr>
            <w:tcW w:w="1512" w:type="dxa"/>
            <w:tcBorders>
              <w:top w:val="nil"/>
              <w:left w:val="nil"/>
              <w:bottom w:val="nil"/>
              <w:right w:val="nil"/>
            </w:tcBorders>
            <w:shd w:val="clear" w:color="auto" w:fill="auto"/>
            <w:noWrap/>
            <w:vAlign w:val="center"/>
            <w:hideMark/>
            <w:tcPrChange w:id="2294" w:author="Stoycho Rusinov" w:date="2026-08-08T17:14:00Z">
              <w:tcPr>
                <w:tcW w:w="1512" w:type="dxa"/>
                <w:tcBorders>
                  <w:top w:val="nil"/>
                  <w:left w:val="nil"/>
                  <w:bottom w:val="nil"/>
                  <w:right w:val="nil"/>
                </w:tcBorders>
                <w:shd w:val="clear" w:color="auto" w:fill="auto"/>
                <w:noWrap/>
                <w:vAlign w:val="center"/>
                <w:hideMark/>
              </w:tcPr>
            </w:tcPrChange>
          </w:tcPr>
          <w:p w14:paraId="24BCC337" w14:textId="77777777" w:rsidR="005063A7" w:rsidRPr="005063A7" w:rsidRDefault="005063A7" w:rsidP="005063A7">
            <w:pPr>
              <w:jc w:val="center"/>
              <w:rPr>
                <w:rFonts w:eastAsia="Times New Roman"/>
                <w:sz w:val="20"/>
                <w:szCs w:val="20"/>
              </w:rPr>
            </w:pPr>
            <w:r>
              <w:rPr>
                <w:sz w:val="16"/>
                <w:rPrChange w:id="2295" w:author="Stoycho Rusinov" w:date="2026-08-08T17:14:00Z">
                  <w:rPr>
                    <w:sz w:val="20"/>
                  </w:rPr>
                </w:rPrChange>
              </w:rPr>
              <w:t>-0.902***</w:t>
            </w:r>
          </w:p>
        </w:tc>
        <w:tc>
          <w:tcPr>
            <w:tcW w:w="977" w:type="dxa"/>
            <w:tcBorders>
              <w:top w:val="nil"/>
              <w:left w:val="nil"/>
              <w:bottom w:val="nil"/>
              <w:right w:val="nil"/>
            </w:tcBorders>
            <w:shd w:val="clear" w:color="auto" w:fill="auto"/>
            <w:noWrap/>
            <w:vAlign w:val="center"/>
            <w:hideMark/>
            <w:tcPrChange w:id="2296" w:author="Stoycho Rusinov" w:date="2026-08-08T17:14:00Z">
              <w:tcPr>
                <w:tcW w:w="977" w:type="dxa"/>
                <w:gridSpan w:val="2"/>
                <w:tcBorders>
                  <w:top w:val="nil"/>
                  <w:left w:val="nil"/>
                  <w:bottom w:val="nil"/>
                  <w:right w:val="nil"/>
                </w:tcBorders>
                <w:shd w:val="clear" w:color="auto" w:fill="auto"/>
                <w:noWrap/>
                <w:vAlign w:val="center"/>
                <w:hideMark/>
              </w:tcPr>
            </w:tcPrChange>
          </w:tcPr>
          <w:p w14:paraId="7899E7FF" w14:textId="77777777" w:rsidR="005063A7" w:rsidRPr="005063A7" w:rsidRDefault="005063A7" w:rsidP="005063A7">
            <w:pPr>
              <w:jc w:val="center"/>
              <w:rPr>
                <w:rFonts w:eastAsia="Times New Roman"/>
                <w:sz w:val="20"/>
                <w:szCs w:val="20"/>
              </w:rPr>
            </w:pPr>
            <w:r>
              <w:rPr>
                <w:sz w:val="16"/>
                <w:rPrChange w:id="2297" w:author="Stoycho Rusinov" w:date="2026-08-08T17:14:00Z">
                  <w:rPr>
                    <w:sz w:val="20"/>
                  </w:rPr>
                </w:rPrChange>
              </w:rPr>
              <w:t>-0.879***</w:t>
            </w:r>
          </w:p>
        </w:tc>
        <w:tc>
          <w:tcPr>
            <w:tcW w:w="977" w:type="dxa"/>
            <w:tcBorders>
              <w:top w:val="nil"/>
              <w:left w:val="nil"/>
              <w:bottom w:val="nil"/>
              <w:right w:val="nil"/>
            </w:tcBorders>
            <w:shd w:val="clear" w:color="auto" w:fill="auto"/>
            <w:noWrap/>
            <w:vAlign w:val="center"/>
            <w:hideMark/>
            <w:tcPrChange w:id="2298" w:author="Stoycho Rusinov" w:date="2026-08-08T17:14:00Z">
              <w:tcPr>
                <w:tcW w:w="977" w:type="dxa"/>
                <w:gridSpan w:val="2"/>
                <w:tcBorders>
                  <w:top w:val="nil"/>
                  <w:left w:val="nil"/>
                  <w:bottom w:val="nil"/>
                  <w:right w:val="nil"/>
                </w:tcBorders>
                <w:shd w:val="clear" w:color="auto" w:fill="auto"/>
                <w:noWrap/>
                <w:vAlign w:val="center"/>
                <w:hideMark/>
              </w:tcPr>
            </w:tcPrChange>
          </w:tcPr>
          <w:p w14:paraId="43662BBB" w14:textId="77777777" w:rsidR="005063A7" w:rsidRPr="005063A7" w:rsidRDefault="005063A7" w:rsidP="005063A7">
            <w:pPr>
              <w:jc w:val="center"/>
              <w:rPr>
                <w:rFonts w:eastAsia="Times New Roman"/>
                <w:sz w:val="20"/>
                <w:szCs w:val="20"/>
              </w:rPr>
            </w:pPr>
            <w:r>
              <w:rPr>
                <w:sz w:val="16"/>
                <w:rPrChange w:id="2299" w:author="Stoycho Rusinov" w:date="2026-08-08T17:14:00Z">
                  <w:rPr>
                    <w:sz w:val="20"/>
                  </w:rPr>
                </w:rPrChange>
              </w:rPr>
              <w:t>0.255***</w:t>
            </w:r>
          </w:p>
        </w:tc>
        <w:tc>
          <w:tcPr>
            <w:tcW w:w="977" w:type="dxa"/>
            <w:tcBorders>
              <w:top w:val="nil"/>
              <w:left w:val="nil"/>
              <w:bottom w:val="nil"/>
              <w:right w:val="nil"/>
            </w:tcBorders>
            <w:shd w:val="clear" w:color="auto" w:fill="auto"/>
            <w:noWrap/>
            <w:vAlign w:val="center"/>
            <w:hideMark/>
            <w:tcPrChange w:id="2300" w:author="Stoycho Rusinov" w:date="2026-08-08T17:14:00Z">
              <w:tcPr>
                <w:tcW w:w="977" w:type="dxa"/>
                <w:gridSpan w:val="2"/>
                <w:tcBorders>
                  <w:top w:val="nil"/>
                  <w:left w:val="nil"/>
                  <w:bottom w:val="nil"/>
                  <w:right w:val="nil"/>
                </w:tcBorders>
                <w:shd w:val="clear" w:color="auto" w:fill="auto"/>
                <w:noWrap/>
                <w:vAlign w:val="center"/>
                <w:hideMark/>
              </w:tcPr>
            </w:tcPrChange>
          </w:tcPr>
          <w:p w14:paraId="41A875C8" w14:textId="77777777" w:rsidR="005063A7" w:rsidRPr="005063A7" w:rsidRDefault="005063A7" w:rsidP="005063A7">
            <w:pPr>
              <w:jc w:val="center"/>
              <w:rPr>
                <w:rFonts w:eastAsia="Times New Roman"/>
                <w:sz w:val="20"/>
                <w:szCs w:val="20"/>
              </w:rPr>
            </w:pPr>
            <w:r>
              <w:rPr>
                <w:sz w:val="16"/>
                <w:rPrChange w:id="2301" w:author="Stoycho Rusinov" w:date="2026-08-08T17:14:00Z">
                  <w:rPr>
                    <w:sz w:val="20"/>
                  </w:rPr>
                </w:rPrChange>
              </w:rPr>
              <w:t>-0.504.</w:t>
            </w:r>
          </w:p>
        </w:tc>
        <w:tc>
          <w:tcPr>
            <w:tcW w:w="977" w:type="dxa"/>
            <w:tcBorders>
              <w:top w:val="nil"/>
              <w:left w:val="nil"/>
              <w:bottom w:val="nil"/>
              <w:right w:val="nil"/>
            </w:tcBorders>
            <w:shd w:val="clear" w:color="auto" w:fill="auto"/>
            <w:noWrap/>
            <w:vAlign w:val="center"/>
            <w:hideMark/>
            <w:tcPrChange w:id="2302" w:author="Stoycho Rusinov" w:date="2026-08-08T17:14:00Z">
              <w:tcPr>
                <w:tcW w:w="977" w:type="dxa"/>
                <w:gridSpan w:val="2"/>
                <w:tcBorders>
                  <w:top w:val="nil"/>
                  <w:left w:val="nil"/>
                  <w:bottom w:val="nil"/>
                  <w:right w:val="nil"/>
                </w:tcBorders>
                <w:shd w:val="clear" w:color="auto" w:fill="auto"/>
                <w:noWrap/>
                <w:vAlign w:val="center"/>
                <w:hideMark/>
              </w:tcPr>
            </w:tcPrChange>
          </w:tcPr>
          <w:p w14:paraId="76BB531E" w14:textId="77777777" w:rsidR="005063A7" w:rsidRPr="005063A7" w:rsidRDefault="005063A7" w:rsidP="005063A7">
            <w:pPr>
              <w:jc w:val="center"/>
              <w:rPr>
                <w:rFonts w:eastAsia="Times New Roman"/>
                <w:sz w:val="20"/>
                <w:szCs w:val="20"/>
              </w:rPr>
            </w:pPr>
            <w:r>
              <w:rPr>
                <w:sz w:val="16"/>
                <w:rPrChange w:id="2303" w:author="Stoycho Rusinov" w:date="2026-08-08T17:14:00Z">
                  <w:rPr>
                    <w:sz w:val="20"/>
                  </w:rPr>
                </w:rPrChange>
              </w:rPr>
              <w:t>-1.040***</w:t>
            </w:r>
          </w:p>
        </w:tc>
      </w:tr>
      <w:tr w:rsidR="005063A7" w:rsidRPr="005063A7" w14:paraId="11BB9256" w14:textId="77777777" w:rsidTr="005063A7">
        <w:tblPrEx>
          <w:tblW w:w="7405" w:type="dxa"/>
          <w:jc w:val="center"/>
          <w:tblPrExChange w:id="2304" w:author="Stoycho Rusinov" w:date="2026-08-08T17:14:00Z">
            <w:tblPrEx>
              <w:tblW w:w="7405" w:type="dxa"/>
              <w:jc w:val="center"/>
            </w:tblPrEx>
          </w:tblPrExChange>
        </w:tblPrEx>
        <w:trPr>
          <w:trHeight w:val="288"/>
          <w:jc w:val="center"/>
          <w:trPrChange w:id="2305"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306" w:author="Stoycho Rusinov" w:date="2026-08-08T17:14:00Z">
              <w:tcPr>
                <w:tcW w:w="1985" w:type="dxa"/>
                <w:vMerge/>
                <w:tcBorders>
                  <w:top w:val="nil"/>
                  <w:left w:val="nil"/>
                  <w:bottom w:val="nil"/>
                  <w:right w:val="nil"/>
                </w:tcBorders>
                <w:vAlign w:val="center"/>
                <w:hideMark/>
              </w:tcPr>
            </w:tcPrChange>
          </w:tcPr>
          <w:p w14:paraId="7AEECD35"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307" w:author="Stoycho Rusinov" w:date="2026-08-08T17:14:00Z">
              <w:tcPr>
                <w:tcW w:w="1512" w:type="dxa"/>
                <w:tcBorders>
                  <w:top w:val="nil"/>
                  <w:left w:val="nil"/>
                  <w:bottom w:val="nil"/>
                  <w:right w:val="nil"/>
                </w:tcBorders>
                <w:shd w:val="clear" w:color="auto" w:fill="auto"/>
                <w:noWrap/>
                <w:vAlign w:val="center"/>
                <w:hideMark/>
              </w:tcPr>
            </w:tcPrChange>
          </w:tcPr>
          <w:p w14:paraId="364363F0" w14:textId="77777777" w:rsidR="005063A7" w:rsidRPr="005063A7" w:rsidRDefault="005063A7" w:rsidP="005063A7">
            <w:pPr>
              <w:jc w:val="center"/>
              <w:rPr>
                <w:rFonts w:eastAsia="Times New Roman"/>
                <w:sz w:val="20"/>
                <w:szCs w:val="20"/>
              </w:rPr>
            </w:pPr>
            <w:r>
              <w:rPr>
                <w:sz w:val="16"/>
                <w:rPrChange w:id="2308" w:author="Stoycho Rusinov" w:date="2026-08-08T17:14:00Z">
                  <w:rPr>
                    <w:sz w:val="20"/>
                  </w:rPr>
                </w:rPrChange>
              </w:rPr>
              <w:t>(0.068)</w:t>
            </w:r>
          </w:p>
        </w:tc>
        <w:tc>
          <w:tcPr>
            <w:tcW w:w="977" w:type="dxa"/>
            <w:tcBorders>
              <w:top w:val="nil"/>
              <w:left w:val="nil"/>
              <w:bottom w:val="nil"/>
              <w:right w:val="nil"/>
            </w:tcBorders>
            <w:shd w:val="clear" w:color="auto" w:fill="auto"/>
            <w:noWrap/>
            <w:vAlign w:val="center"/>
            <w:hideMark/>
            <w:tcPrChange w:id="2309" w:author="Stoycho Rusinov" w:date="2026-08-08T17:14:00Z">
              <w:tcPr>
                <w:tcW w:w="977" w:type="dxa"/>
                <w:gridSpan w:val="2"/>
                <w:tcBorders>
                  <w:top w:val="nil"/>
                  <w:left w:val="nil"/>
                  <w:bottom w:val="nil"/>
                  <w:right w:val="nil"/>
                </w:tcBorders>
                <w:shd w:val="clear" w:color="auto" w:fill="auto"/>
                <w:noWrap/>
                <w:vAlign w:val="center"/>
                <w:hideMark/>
              </w:tcPr>
            </w:tcPrChange>
          </w:tcPr>
          <w:p w14:paraId="525DC76D" w14:textId="77777777" w:rsidR="005063A7" w:rsidRPr="005063A7" w:rsidRDefault="005063A7" w:rsidP="005063A7">
            <w:pPr>
              <w:jc w:val="center"/>
              <w:rPr>
                <w:rFonts w:eastAsia="Times New Roman"/>
                <w:sz w:val="20"/>
                <w:szCs w:val="20"/>
              </w:rPr>
            </w:pPr>
            <w:r>
              <w:rPr>
                <w:sz w:val="16"/>
                <w:rPrChange w:id="2310" w:author="Stoycho Rusinov" w:date="2026-08-08T17:14:00Z">
                  <w:rPr>
                    <w:sz w:val="20"/>
                  </w:rPr>
                </w:rPrChange>
              </w:rPr>
              <w:t>(0.066)</w:t>
            </w:r>
          </w:p>
        </w:tc>
        <w:tc>
          <w:tcPr>
            <w:tcW w:w="977" w:type="dxa"/>
            <w:tcBorders>
              <w:top w:val="nil"/>
              <w:left w:val="nil"/>
              <w:bottom w:val="nil"/>
              <w:right w:val="nil"/>
            </w:tcBorders>
            <w:shd w:val="clear" w:color="auto" w:fill="auto"/>
            <w:noWrap/>
            <w:vAlign w:val="center"/>
            <w:hideMark/>
            <w:tcPrChange w:id="2311" w:author="Stoycho Rusinov" w:date="2026-08-08T17:14:00Z">
              <w:tcPr>
                <w:tcW w:w="977" w:type="dxa"/>
                <w:gridSpan w:val="2"/>
                <w:tcBorders>
                  <w:top w:val="nil"/>
                  <w:left w:val="nil"/>
                  <w:bottom w:val="nil"/>
                  <w:right w:val="nil"/>
                </w:tcBorders>
                <w:shd w:val="clear" w:color="auto" w:fill="auto"/>
                <w:noWrap/>
                <w:vAlign w:val="center"/>
                <w:hideMark/>
              </w:tcPr>
            </w:tcPrChange>
          </w:tcPr>
          <w:p w14:paraId="72B8873F" w14:textId="77777777" w:rsidR="005063A7" w:rsidRPr="005063A7" w:rsidRDefault="005063A7" w:rsidP="005063A7">
            <w:pPr>
              <w:jc w:val="center"/>
              <w:rPr>
                <w:rFonts w:eastAsia="Times New Roman"/>
                <w:sz w:val="20"/>
                <w:szCs w:val="20"/>
              </w:rPr>
            </w:pPr>
            <w:r>
              <w:rPr>
                <w:sz w:val="16"/>
                <w:rPrChange w:id="2312" w:author="Stoycho Rusinov" w:date="2026-08-08T17:14:00Z">
                  <w:rPr>
                    <w:sz w:val="20"/>
                  </w:rPr>
                </w:rPrChange>
              </w:rPr>
              <w:t>(0.042)</w:t>
            </w:r>
          </w:p>
        </w:tc>
        <w:tc>
          <w:tcPr>
            <w:tcW w:w="977" w:type="dxa"/>
            <w:tcBorders>
              <w:top w:val="nil"/>
              <w:left w:val="nil"/>
              <w:bottom w:val="nil"/>
              <w:right w:val="nil"/>
            </w:tcBorders>
            <w:shd w:val="clear" w:color="auto" w:fill="auto"/>
            <w:noWrap/>
            <w:vAlign w:val="center"/>
            <w:hideMark/>
            <w:tcPrChange w:id="2313" w:author="Stoycho Rusinov" w:date="2026-08-08T17:14:00Z">
              <w:tcPr>
                <w:tcW w:w="977" w:type="dxa"/>
                <w:gridSpan w:val="2"/>
                <w:tcBorders>
                  <w:top w:val="nil"/>
                  <w:left w:val="nil"/>
                  <w:bottom w:val="nil"/>
                  <w:right w:val="nil"/>
                </w:tcBorders>
                <w:shd w:val="clear" w:color="auto" w:fill="auto"/>
                <w:noWrap/>
                <w:vAlign w:val="center"/>
                <w:hideMark/>
              </w:tcPr>
            </w:tcPrChange>
          </w:tcPr>
          <w:p w14:paraId="2C29763F" w14:textId="77777777" w:rsidR="005063A7" w:rsidRPr="005063A7" w:rsidRDefault="005063A7" w:rsidP="005063A7">
            <w:pPr>
              <w:jc w:val="center"/>
              <w:rPr>
                <w:rFonts w:eastAsia="Times New Roman"/>
                <w:sz w:val="20"/>
                <w:szCs w:val="20"/>
              </w:rPr>
            </w:pPr>
            <w:r>
              <w:rPr>
                <w:sz w:val="16"/>
                <w:rPrChange w:id="2314" w:author="Stoycho Rusinov" w:date="2026-08-08T17:14:00Z">
                  <w:rPr>
                    <w:sz w:val="20"/>
                  </w:rPr>
                </w:rPrChange>
              </w:rPr>
              <w:t>(0.227)</w:t>
            </w:r>
          </w:p>
        </w:tc>
        <w:tc>
          <w:tcPr>
            <w:tcW w:w="977" w:type="dxa"/>
            <w:tcBorders>
              <w:top w:val="nil"/>
              <w:left w:val="nil"/>
              <w:bottom w:val="nil"/>
              <w:right w:val="nil"/>
            </w:tcBorders>
            <w:shd w:val="clear" w:color="auto" w:fill="auto"/>
            <w:noWrap/>
            <w:vAlign w:val="center"/>
            <w:hideMark/>
            <w:tcPrChange w:id="2315" w:author="Stoycho Rusinov" w:date="2026-08-08T17:14:00Z">
              <w:tcPr>
                <w:tcW w:w="977" w:type="dxa"/>
                <w:gridSpan w:val="2"/>
                <w:tcBorders>
                  <w:top w:val="nil"/>
                  <w:left w:val="nil"/>
                  <w:bottom w:val="nil"/>
                  <w:right w:val="nil"/>
                </w:tcBorders>
                <w:shd w:val="clear" w:color="auto" w:fill="auto"/>
                <w:noWrap/>
                <w:vAlign w:val="center"/>
                <w:hideMark/>
              </w:tcPr>
            </w:tcPrChange>
          </w:tcPr>
          <w:p w14:paraId="4DAA1A30" w14:textId="77777777" w:rsidR="005063A7" w:rsidRPr="005063A7" w:rsidRDefault="005063A7" w:rsidP="005063A7">
            <w:pPr>
              <w:jc w:val="center"/>
              <w:rPr>
                <w:rFonts w:eastAsia="Times New Roman"/>
                <w:sz w:val="20"/>
                <w:szCs w:val="20"/>
              </w:rPr>
            </w:pPr>
            <w:r>
              <w:rPr>
                <w:sz w:val="16"/>
                <w:rPrChange w:id="2316" w:author="Stoycho Rusinov" w:date="2026-08-08T17:14:00Z">
                  <w:rPr>
                    <w:sz w:val="20"/>
                  </w:rPr>
                </w:rPrChange>
              </w:rPr>
              <w:t>(0.097)</w:t>
            </w:r>
          </w:p>
        </w:tc>
      </w:tr>
      <w:tr w:rsidR="005063A7" w:rsidRPr="005063A7" w14:paraId="10AF2CA0" w14:textId="77777777" w:rsidTr="005063A7">
        <w:tblPrEx>
          <w:tblW w:w="7405" w:type="dxa"/>
          <w:jc w:val="center"/>
          <w:tblPrExChange w:id="2317" w:author="Stoycho Rusinov" w:date="2026-08-08T17:14:00Z">
            <w:tblPrEx>
              <w:tblW w:w="7405" w:type="dxa"/>
              <w:jc w:val="center"/>
            </w:tblPrEx>
          </w:tblPrExChange>
        </w:tblPrEx>
        <w:trPr>
          <w:trHeight w:val="288"/>
          <w:jc w:val="center"/>
          <w:trPrChange w:id="2318"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319"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63E99A1F" w14:textId="77777777" w:rsidR="005063A7" w:rsidRPr="005063A7" w:rsidRDefault="005063A7" w:rsidP="005063A7">
            <w:pPr>
              <w:rPr>
                <w:rFonts w:eastAsia="Times New Roman"/>
                <w:sz w:val="20"/>
                <w:szCs w:val="20"/>
              </w:rPr>
            </w:pPr>
            <w:r>
              <w:rPr>
                <w:rFonts w:eastAsia="Times New Roman"/>
                <w:sz w:val="20"/>
                <w:szCs w:val="20"/>
              </w:rPr>
              <w:t>Czech Republic × Post</w:t>
            </w:r>
          </w:p>
        </w:tc>
        <w:tc>
          <w:tcPr>
            <w:tcW w:w="1512" w:type="dxa"/>
            <w:tcBorders>
              <w:top w:val="nil"/>
              <w:left w:val="nil"/>
              <w:bottom w:val="nil"/>
              <w:right w:val="nil"/>
            </w:tcBorders>
            <w:shd w:val="clear" w:color="auto" w:fill="auto"/>
            <w:noWrap/>
            <w:vAlign w:val="center"/>
            <w:hideMark/>
            <w:tcPrChange w:id="2320" w:author="Stoycho Rusinov" w:date="2026-08-08T17:14:00Z">
              <w:tcPr>
                <w:tcW w:w="1512" w:type="dxa"/>
                <w:tcBorders>
                  <w:top w:val="nil"/>
                  <w:left w:val="nil"/>
                  <w:bottom w:val="nil"/>
                  <w:right w:val="nil"/>
                </w:tcBorders>
                <w:shd w:val="clear" w:color="auto" w:fill="auto"/>
                <w:noWrap/>
                <w:vAlign w:val="center"/>
                <w:hideMark/>
              </w:tcPr>
            </w:tcPrChange>
          </w:tcPr>
          <w:p w14:paraId="13CA8FE6" w14:textId="77777777" w:rsidR="005063A7" w:rsidRPr="005063A7" w:rsidRDefault="005063A7" w:rsidP="005063A7">
            <w:pPr>
              <w:jc w:val="center"/>
              <w:rPr>
                <w:rFonts w:eastAsia="Times New Roman"/>
                <w:sz w:val="20"/>
                <w:szCs w:val="20"/>
              </w:rPr>
            </w:pPr>
            <w:r>
              <w:rPr>
                <w:sz w:val="16"/>
                <w:rPrChange w:id="2321" w:author="Stoycho Rusinov" w:date="2026-08-08T17:14:00Z">
                  <w:rPr>
                    <w:sz w:val="20"/>
                  </w:rPr>
                </w:rPrChange>
              </w:rPr>
              <w:t>-1.137***</w:t>
            </w:r>
          </w:p>
        </w:tc>
        <w:tc>
          <w:tcPr>
            <w:tcW w:w="977" w:type="dxa"/>
            <w:tcBorders>
              <w:top w:val="nil"/>
              <w:left w:val="nil"/>
              <w:bottom w:val="nil"/>
              <w:right w:val="nil"/>
            </w:tcBorders>
            <w:shd w:val="clear" w:color="auto" w:fill="auto"/>
            <w:noWrap/>
            <w:vAlign w:val="center"/>
            <w:hideMark/>
            <w:tcPrChange w:id="2322" w:author="Stoycho Rusinov" w:date="2026-08-08T17:14:00Z">
              <w:tcPr>
                <w:tcW w:w="977" w:type="dxa"/>
                <w:gridSpan w:val="2"/>
                <w:tcBorders>
                  <w:top w:val="nil"/>
                  <w:left w:val="nil"/>
                  <w:bottom w:val="nil"/>
                  <w:right w:val="nil"/>
                </w:tcBorders>
                <w:shd w:val="clear" w:color="auto" w:fill="auto"/>
                <w:noWrap/>
                <w:vAlign w:val="center"/>
                <w:hideMark/>
              </w:tcPr>
            </w:tcPrChange>
          </w:tcPr>
          <w:p w14:paraId="5CFF2EF6" w14:textId="77777777" w:rsidR="005063A7" w:rsidRPr="005063A7" w:rsidRDefault="005063A7" w:rsidP="005063A7">
            <w:pPr>
              <w:jc w:val="center"/>
              <w:rPr>
                <w:rFonts w:eastAsia="Times New Roman"/>
                <w:sz w:val="20"/>
                <w:szCs w:val="20"/>
              </w:rPr>
            </w:pPr>
            <w:r>
              <w:rPr>
                <w:sz w:val="16"/>
                <w:rPrChange w:id="2323" w:author="Stoycho Rusinov" w:date="2026-08-08T17:14:00Z">
                  <w:rPr>
                    <w:sz w:val="20"/>
                  </w:rPr>
                </w:rPrChange>
              </w:rPr>
              <w:t>-1.114***</w:t>
            </w:r>
          </w:p>
        </w:tc>
        <w:tc>
          <w:tcPr>
            <w:tcW w:w="977" w:type="dxa"/>
            <w:tcBorders>
              <w:top w:val="nil"/>
              <w:left w:val="nil"/>
              <w:bottom w:val="nil"/>
              <w:right w:val="nil"/>
            </w:tcBorders>
            <w:shd w:val="clear" w:color="auto" w:fill="auto"/>
            <w:noWrap/>
            <w:vAlign w:val="center"/>
            <w:hideMark/>
            <w:tcPrChange w:id="2324" w:author="Stoycho Rusinov" w:date="2026-08-08T17:14:00Z">
              <w:tcPr>
                <w:tcW w:w="977" w:type="dxa"/>
                <w:gridSpan w:val="2"/>
                <w:tcBorders>
                  <w:top w:val="nil"/>
                  <w:left w:val="nil"/>
                  <w:bottom w:val="nil"/>
                  <w:right w:val="nil"/>
                </w:tcBorders>
                <w:shd w:val="clear" w:color="auto" w:fill="auto"/>
                <w:noWrap/>
                <w:vAlign w:val="center"/>
                <w:hideMark/>
              </w:tcPr>
            </w:tcPrChange>
          </w:tcPr>
          <w:p w14:paraId="44B98D5A" w14:textId="77777777" w:rsidR="005063A7" w:rsidRPr="005063A7" w:rsidRDefault="005063A7" w:rsidP="005063A7">
            <w:pPr>
              <w:jc w:val="center"/>
              <w:rPr>
                <w:rFonts w:eastAsia="Times New Roman"/>
                <w:sz w:val="20"/>
                <w:szCs w:val="20"/>
              </w:rPr>
            </w:pPr>
            <w:r>
              <w:rPr>
                <w:sz w:val="16"/>
                <w:rPrChange w:id="2325" w:author="Stoycho Rusinov" w:date="2026-08-08T17:14:00Z">
                  <w:rPr>
                    <w:sz w:val="20"/>
                  </w:rPr>
                </w:rPrChange>
              </w:rPr>
              <w:t>-0.901***</w:t>
            </w:r>
          </w:p>
        </w:tc>
        <w:tc>
          <w:tcPr>
            <w:tcW w:w="977" w:type="dxa"/>
            <w:tcBorders>
              <w:top w:val="nil"/>
              <w:left w:val="nil"/>
              <w:bottom w:val="nil"/>
              <w:right w:val="nil"/>
            </w:tcBorders>
            <w:shd w:val="clear" w:color="auto" w:fill="auto"/>
            <w:noWrap/>
            <w:vAlign w:val="center"/>
            <w:hideMark/>
            <w:tcPrChange w:id="2326" w:author="Stoycho Rusinov" w:date="2026-08-08T17:14:00Z">
              <w:tcPr>
                <w:tcW w:w="977" w:type="dxa"/>
                <w:gridSpan w:val="2"/>
                <w:tcBorders>
                  <w:top w:val="nil"/>
                  <w:left w:val="nil"/>
                  <w:bottom w:val="nil"/>
                  <w:right w:val="nil"/>
                </w:tcBorders>
                <w:shd w:val="clear" w:color="auto" w:fill="auto"/>
                <w:noWrap/>
                <w:vAlign w:val="center"/>
                <w:hideMark/>
              </w:tcPr>
            </w:tcPrChange>
          </w:tcPr>
          <w:p w14:paraId="1D708473" w14:textId="77777777" w:rsidR="005063A7" w:rsidRPr="005063A7" w:rsidRDefault="005063A7" w:rsidP="005063A7">
            <w:pPr>
              <w:jc w:val="center"/>
              <w:rPr>
                <w:rFonts w:eastAsia="Times New Roman"/>
                <w:sz w:val="20"/>
                <w:szCs w:val="20"/>
              </w:rPr>
            </w:pPr>
            <w:r>
              <w:rPr>
                <w:sz w:val="16"/>
                <w:rPrChange w:id="2327" w:author="Stoycho Rusinov" w:date="2026-08-08T17:14:00Z">
                  <w:rPr>
                    <w:sz w:val="20"/>
                  </w:rPr>
                </w:rPrChange>
              </w:rPr>
              <w:t>-0.629.</w:t>
            </w:r>
          </w:p>
        </w:tc>
        <w:tc>
          <w:tcPr>
            <w:tcW w:w="977" w:type="dxa"/>
            <w:tcBorders>
              <w:top w:val="nil"/>
              <w:left w:val="nil"/>
              <w:bottom w:val="nil"/>
              <w:right w:val="nil"/>
            </w:tcBorders>
            <w:shd w:val="clear" w:color="auto" w:fill="auto"/>
            <w:noWrap/>
            <w:vAlign w:val="center"/>
            <w:hideMark/>
            <w:tcPrChange w:id="2328" w:author="Stoycho Rusinov" w:date="2026-08-08T17:14:00Z">
              <w:tcPr>
                <w:tcW w:w="977" w:type="dxa"/>
                <w:gridSpan w:val="2"/>
                <w:tcBorders>
                  <w:top w:val="nil"/>
                  <w:left w:val="nil"/>
                  <w:bottom w:val="nil"/>
                  <w:right w:val="nil"/>
                </w:tcBorders>
                <w:shd w:val="clear" w:color="auto" w:fill="auto"/>
                <w:noWrap/>
                <w:vAlign w:val="center"/>
                <w:hideMark/>
              </w:tcPr>
            </w:tcPrChange>
          </w:tcPr>
          <w:p w14:paraId="0095DF96" w14:textId="77777777" w:rsidR="005063A7" w:rsidRPr="005063A7" w:rsidRDefault="005063A7" w:rsidP="005063A7">
            <w:pPr>
              <w:jc w:val="center"/>
              <w:rPr>
                <w:rFonts w:eastAsia="Times New Roman"/>
                <w:sz w:val="20"/>
                <w:szCs w:val="20"/>
              </w:rPr>
            </w:pPr>
            <w:r>
              <w:rPr>
                <w:sz w:val="16"/>
                <w:rPrChange w:id="2329" w:author="Stoycho Rusinov" w:date="2026-08-08T17:14:00Z">
                  <w:rPr>
                    <w:sz w:val="20"/>
                  </w:rPr>
                </w:rPrChange>
              </w:rPr>
              <w:t>-1.275***</w:t>
            </w:r>
          </w:p>
        </w:tc>
      </w:tr>
      <w:tr w:rsidR="005063A7" w:rsidRPr="005063A7" w14:paraId="1B52DF4C" w14:textId="77777777" w:rsidTr="005063A7">
        <w:tblPrEx>
          <w:tblW w:w="7405" w:type="dxa"/>
          <w:jc w:val="center"/>
          <w:tblPrExChange w:id="2330" w:author="Stoycho Rusinov" w:date="2026-08-08T17:14:00Z">
            <w:tblPrEx>
              <w:tblW w:w="7405" w:type="dxa"/>
              <w:jc w:val="center"/>
            </w:tblPrEx>
          </w:tblPrExChange>
        </w:tblPrEx>
        <w:trPr>
          <w:trHeight w:val="288"/>
          <w:jc w:val="center"/>
          <w:trPrChange w:id="2331"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332" w:author="Stoycho Rusinov" w:date="2026-08-08T17:14:00Z">
              <w:tcPr>
                <w:tcW w:w="1985" w:type="dxa"/>
                <w:vMerge/>
                <w:tcBorders>
                  <w:top w:val="nil"/>
                  <w:left w:val="nil"/>
                  <w:bottom w:val="nil"/>
                  <w:right w:val="nil"/>
                </w:tcBorders>
                <w:vAlign w:val="center"/>
                <w:hideMark/>
              </w:tcPr>
            </w:tcPrChange>
          </w:tcPr>
          <w:p w14:paraId="2B4FB345"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333" w:author="Stoycho Rusinov" w:date="2026-08-08T17:14:00Z">
              <w:tcPr>
                <w:tcW w:w="1512" w:type="dxa"/>
                <w:tcBorders>
                  <w:top w:val="nil"/>
                  <w:left w:val="nil"/>
                  <w:bottom w:val="nil"/>
                  <w:right w:val="nil"/>
                </w:tcBorders>
                <w:shd w:val="clear" w:color="auto" w:fill="auto"/>
                <w:noWrap/>
                <w:vAlign w:val="center"/>
                <w:hideMark/>
              </w:tcPr>
            </w:tcPrChange>
          </w:tcPr>
          <w:p w14:paraId="2B9D2570" w14:textId="77777777" w:rsidR="005063A7" w:rsidRPr="005063A7" w:rsidRDefault="005063A7" w:rsidP="005063A7">
            <w:pPr>
              <w:jc w:val="center"/>
              <w:rPr>
                <w:rFonts w:eastAsia="Times New Roman"/>
                <w:sz w:val="20"/>
                <w:szCs w:val="20"/>
              </w:rPr>
            </w:pPr>
            <w:r>
              <w:rPr>
                <w:sz w:val="16"/>
                <w:rPrChange w:id="2334" w:author="Stoycho Rusinov" w:date="2026-08-08T17:14:00Z">
                  <w:rPr>
                    <w:sz w:val="20"/>
                  </w:rPr>
                </w:rPrChange>
              </w:rPr>
              <w:t>(0.056)</w:t>
            </w:r>
          </w:p>
        </w:tc>
        <w:tc>
          <w:tcPr>
            <w:tcW w:w="977" w:type="dxa"/>
            <w:tcBorders>
              <w:top w:val="nil"/>
              <w:left w:val="nil"/>
              <w:bottom w:val="nil"/>
              <w:right w:val="nil"/>
            </w:tcBorders>
            <w:shd w:val="clear" w:color="auto" w:fill="auto"/>
            <w:noWrap/>
            <w:vAlign w:val="center"/>
            <w:hideMark/>
            <w:tcPrChange w:id="2335" w:author="Stoycho Rusinov" w:date="2026-08-08T17:14:00Z">
              <w:tcPr>
                <w:tcW w:w="977" w:type="dxa"/>
                <w:gridSpan w:val="2"/>
                <w:tcBorders>
                  <w:top w:val="nil"/>
                  <w:left w:val="nil"/>
                  <w:bottom w:val="nil"/>
                  <w:right w:val="nil"/>
                </w:tcBorders>
                <w:shd w:val="clear" w:color="auto" w:fill="auto"/>
                <w:noWrap/>
                <w:vAlign w:val="center"/>
                <w:hideMark/>
              </w:tcPr>
            </w:tcPrChange>
          </w:tcPr>
          <w:p w14:paraId="46B200D5" w14:textId="77777777" w:rsidR="005063A7" w:rsidRPr="005063A7" w:rsidRDefault="005063A7" w:rsidP="005063A7">
            <w:pPr>
              <w:jc w:val="center"/>
              <w:rPr>
                <w:rFonts w:eastAsia="Times New Roman"/>
                <w:sz w:val="20"/>
                <w:szCs w:val="20"/>
              </w:rPr>
            </w:pPr>
            <w:r>
              <w:rPr>
                <w:sz w:val="16"/>
                <w:rPrChange w:id="2336" w:author="Stoycho Rusinov" w:date="2026-08-08T17:14:00Z">
                  <w:rPr>
                    <w:sz w:val="20"/>
                  </w:rPr>
                </w:rPrChange>
              </w:rPr>
              <w:t>(0.051)</w:t>
            </w:r>
          </w:p>
        </w:tc>
        <w:tc>
          <w:tcPr>
            <w:tcW w:w="977" w:type="dxa"/>
            <w:tcBorders>
              <w:top w:val="nil"/>
              <w:left w:val="nil"/>
              <w:bottom w:val="nil"/>
              <w:right w:val="nil"/>
            </w:tcBorders>
            <w:shd w:val="clear" w:color="auto" w:fill="auto"/>
            <w:noWrap/>
            <w:vAlign w:val="center"/>
            <w:hideMark/>
            <w:tcPrChange w:id="2337" w:author="Stoycho Rusinov" w:date="2026-08-08T17:14:00Z">
              <w:tcPr>
                <w:tcW w:w="977" w:type="dxa"/>
                <w:gridSpan w:val="2"/>
                <w:tcBorders>
                  <w:top w:val="nil"/>
                  <w:left w:val="nil"/>
                  <w:bottom w:val="nil"/>
                  <w:right w:val="nil"/>
                </w:tcBorders>
                <w:shd w:val="clear" w:color="auto" w:fill="auto"/>
                <w:noWrap/>
                <w:vAlign w:val="center"/>
                <w:hideMark/>
              </w:tcPr>
            </w:tcPrChange>
          </w:tcPr>
          <w:p w14:paraId="35D6C3FC" w14:textId="77777777" w:rsidR="005063A7" w:rsidRPr="005063A7" w:rsidRDefault="005063A7" w:rsidP="005063A7">
            <w:pPr>
              <w:jc w:val="center"/>
              <w:rPr>
                <w:rFonts w:eastAsia="Times New Roman"/>
                <w:sz w:val="20"/>
                <w:szCs w:val="20"/>
              </w:rPr>
            </w:pPr>
            <w:r>
              <w:rPr>
                <w:sz w:val="16"/>
                <w:rPrChange w:id="2338" w:author="Stoycho Rusinov" w:date="2026-08-08T17:14:00Z">
                  <w:rPr>
                    <w:sz w:val="20"/>
                  </w:rPr>
                </w:rPrChange>
              </w:rPr>
              <w:t>(0.052)</w:t>
            </w:r>
          </w:p>
        </w:tc>
        <w:tc>
          <w:tcPr>
            <w:tcW w:w="977" w:type="dxa"/>
            <w:tcBorders>
              <w:top w:val="nil"/>
              <w:left w:val="nil"/>
              <w:bottom w:val="nil"/>
              <w:right w:val="nil"/>
            </w:tcBorders>
            <w:shd w:val="clear" w:color="auto" w:fill="auto"/>
            <w:noWrap/>
            <w:vAlign w:val="center"/>
            <w:hideMark/>
            <w:tcPrChange w:id="2339" w:author="Stoycho Rusinov" w:date="2026-08-08T17:14:00Z">
              <w:tcPr>
                <w:tcW w:w="977" w:type="dxa"/>
                <w:gridSpan w:val="2"/>
                <w:tcBorders>
                  <w:top w:val="nil"/>
                  <w:left w:val="nil"/>
                  <w:bottom w:val="nil"/>
                  <w:right w:val="nil"/>
                </w:tcBorders>
                <w:shd w:val="clear" w:color="auto" w:fill="auto"/>
                <w:noWrap/>
                <w:vAlign w:val="center"/>
                <w:hideMark/>
              </w:tcPr>
            </w:tcPrChange>
          </w:tcPr>
          <w:p w14:paraId="0B295931" w14:textId="77777777" w:rsidR="005063A7" w:rsidRPr="005063A7" w:rsidRDefault="005063A7" w:rsidP="005063A7">
            <w:pPr>
              <w:jc w:val="center"/>
              <w:rPr>
                <w:rFonts w:eastAsia="Times New Roman"/>
                <w:sz w:val="20"/>
                <w:szCs w:val="20"/>
              </w:rPr>
            </w:pPr>
            <w:r>
              <w:rPr>
                <w:sz w:val="16"/>
                <w:rPrChange w:id="2340" w:author="Stoycho Rusinov" w:date="2026-08-08T17:14:00Z">
                  <w:rPr>
                    <w:sz w:val="20"/>
                  </w:rPr>
                </w:rPrChange>
              </w:rPr>
              <w:t>(0.283)</w:t>
            </w:r>
          </w:p>
        </w:tc>
        <w:tc>
          <w:tcPr>
            <w:tcW w:w="977" w:type="dxa"/>
            <w:tcBorders>
              <w:top w:val="nil"/>
              <w:left w:val="nil"/>
              <w:bottom w:val="nil"/>
              <w:right w:val="nil"/>
            </w:tcBorders>
            <w:shd w:val="clear" w:color="auto" w:fill="auto"/>
            <w:noWrap/>
            <w:vAlign w:val="center"/>
            <w:hideMark/>
            <w:tcPrChange w:id="2341" w:author="Stoycho Rusinov" w:date="2026-08-08T17:14:00Z">
              <w:tcPr>
                <w:tcW w:w="977" w:type="dxa"/>
                <w:gridSpan w:val="2"/>
                <w:tcBorders>
                  <w:top w:val="nil"/>
                  <w:left w:val="nil"/>
                  <w:bottom w:val="nil"/>
                  <w:right w:val="nil"/>
                </w:tcBorders>
                <w:shd w:val="clear" w:color="auto" w:fill="auto"/>
                <w:noWrap/>
                <w:vAlign w:val="center"/>
                <w:hideMark/>
              </w:tcPr>
            </w:tcPrChange>
          </w:tcPr>
          <w:p w14:paraId="4C4F5A95" w14:textId="77777777" w:rsidR="005063A7" w:rsidRPr="005063A7" w:rsidRDefault="005063A7" w:rsidP="005063A7">
            <w:pPr>
              <w:jc w:val="center"/>
              <w:rPr>
                <w:rFonts w:eastAsia="Times New Roman"/>
                <w:sz w:val="20"/>
                <w:szCs w:val="20"/>
              </w:rPr>
            </w:pPr>
            <w:r>
              <w:rPr>
                <w:sz w:val="16"/>
                <w:rPrChange w:id="2342" w:author="Stoycho Rusinov" w:date="2026-08-08T17:14:00Z">
                  <w:rPr>
                    <w:sz w:val="20"/>
                  </w:rPr>
                </w:rPrChange>
              </w:rPr>
              <w:t>(0.065)</w:t>
            </w:r>
          </w:p>
        </w:tc>
      </w:tr>
      <w:tr w:rsidR="005063A7" w:rsidRPr="005063A7" w14:paraId="3B4D0071" w14:textId="77777777" w:rsidTr="005063A7">
        <w:tblPrEx>
          <w:tblW w:w="7405" w:type="dxa"/>
          <w:jc w:val="center"/>
          <w:tblPrExChange w:id="2343" w:author="Stoycho Rusinov" w:date="2026-08-08T17:14:00Z">
            <w:tblPrEx>
              <w:tblW w:w="7405" w:type="dxa"/>
              <w:jc w:val="center"/>
            </w:tblPrEx>
          </w:tblPrExChange>
        </w:tblPrEx>
        <w:trPr>
          <w:trHeight w:val="288"/>
          <w:jc w:val="center"/>
          <w:trPrChange w:id="2344"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345"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554D1FEE" w14:textId="77777777" w:rsidR="005063A7" w:rsidRPr="005063A7" w:rsidRDefault="005063A7" w:rsidP="005063A7">
            <w:pPr>
              <w:rPr>
                <w:rFonts w:eastAsia="Times New Roman"/>
                <w:sz w:val="20"/>
                <w:szCs w:val="20"/>
              </w:rPr>
            </w:pPr>
            <w:r>
              <w:rPr>
                <w:rFonts w:eastAsia="Times New Roman"/>
                <w:sz w:val="20"/>
                <w:szCs w:val="20"/>
              </w:rPr>
              <w:t>Denmark × Post</w:t>
            </w:r>
          </w:p>
        </w:tc>
        <w:tc>
          <w:tcPr>
            <w:tcW w:w="1512" w:type="dxa"/>
            <w:tcBorders>
              <w:top w:val="nil"/>
              <w:left w:val="nil"/>
              <w:bottom w:val="nil"/>
              <w:right w:val="nil"/>
            </w:tcBorders>
            <w:shd w:val="clear" w:color="auto" w:fill="auto"/>
            <w:noWrap/>
            <w:vAlign w:val="center"/>
            <w:hideMark/>
            <w:tcPrChange w:id="2346" w:author="Stoycho Rusinov" w:date="2026-08-08T17:14:00Z">
              <w:tcPr>
                <w:tcW w:w="1512" w:type="dxa"/>
                <w:tcBorders>
                  <w:top w:val="nil"/>
                  <w:left w:val="nil"/>
                  <w:bottom w:val="nil"/>
                  <w:right w:val="nil"/>
                </w:tcBorders>
                <w:shd w:val="clear" w:color="auto" w:fill="auto"/>
                <w:noWrap/>
                <w:vAlign w:val="center"/>
                <w:hideMark/>
              </w:tcPr>
            </w:tcPrChange>
          </w:tcPr>
          <w:p w14:paraId="0ACEC595" w14:textId="77777777" w:rsidR="005063A7" w:rsidRPr="005063A7" w:rsidRDefault="005063A7" w:rsidP="005063A7">
            <w:pPr>
              <w:jc w:val="center"/>
              <w:rPr>
                <w:rFonts w:eastAsia="Times New Roman"/>
                <w:sz w:val="20"/>
                <w:szCs w:val="20"/>
              </w:rPr>
            </w:pPr>
            <w:r>
              <w:rPr>
                <w:sz w:val="16"/>
                <w:rPrChange w:id="2347" w:author="Stoycho Rusinov" w:date="2026-08-08T17:14:00Z">
                  <w:rPr>
                    <w:sz w:val="20"/>
                  </w:rPr>
                </w:rPrChange>
              </w:rPr>
              <w:t>-1.047***</w:t>
            </w:r>
          </w:p>
        </w:tc>
        <w:tc>
          <w:tcPr>
            <w:tcW w:w="977" w:type="dxa"/>
            <w:tcBorders>
              <w:top w:val="nil"/>
              <w:left w:val="nil"/>
              <w:bottom w:val="nil"/>
              <w:right w:val="nil"/>
            </w:tcBorders>
            <w:shd w:val="clear" w:color="auto" w:fill="auto"/>
            <w:noWrap/>
            <w:vAlign w:val="center"/>
            <w:hideMark/>
            <w:tcPrChange w:id="2348" w:author="Stoycho Rusinov" w:date="2026-08-08T17:14:00Z">
              <w:tcPr>
                <w:tcW w:w="977" w:type="dxa"/>
                <w:gridSpan w:val="2"/>
                <w:tcBorders>
                  <w:top w:val="nil"/>
                  <w:left w:val="nil"/>
                  <w:bottom w:val="nil"/>
                  <w:right w:val="nil"/>
                </w:tcBorders>
                <w:shd w:val="clear" w:color="auto" w:fill="auto"/>
                <w:noWrap/>
                <w:vAlign w:val="center"/>
                <w:hideMark/>
              </w:tcPr>
            </w:tcPrChange>
          </w:tcPr>
          <w:p w14:paraId="397E899F" w14:textId="77777777" w:rsidR="005063A7" w:rsidRPr="005063A7" w:rsidRDefault="005063A7" w:rsidP="005063A7">
            <w:pPr>
              <w:jc w:val="center"/>
              <w:rPr>
                <w:rFonts w:eastAsia="Times New Roman"/>
                <w:sz w:val="20"/>
                <w:szCs w:val="20"/>
              </w:rPr>
            </w:pPr>
            <w:r>
              <w:rPr>
                <w:sz w:val="16"/>
                <w:rPrChange w:id="2349" w:author="Stoycho Rusinov" w:date="2026-08-08T17:14:00Z">
                  <w:rPr>
                    <w:sz w:val="20"/>
                  </w:rPr>
                </w:rPrChange>
              </w:rPr>
              <w:t>-1.023***</w:t>
            </w:r>
          </w:p>
        </w:tc>
        <w:tc>
          <w:tcPr>
            <w:tcW w:w="977" w:type="dxa"/>
            <w:tcBorders>
              <w:top w:val="nil"/>
              <w:left w:val="nil"/>
              <w:bottom w:val="nil"/>
              <w:right w:val="nil"/>
            </w:tcBorders>
            <w:shd w:val="clear" w:color="auto" w:fill="auto"/>
            <w:noWrap/>
            <w:vAlign w:val="center"/>
            <w:hideMark/>
            <w:tcPrChange w:id="2350" w:author="Stoycho Rusinov" w:date="2026-08-08T17:14:00Z">
              <w:tcPr>
                <w:tcW w:w="977" w:type="dxa"/>
                <w:gridSpan w:val="2"/>
                <w:tcBorders>
                  <w:top w:val="nil"/>
                  <w:left w:val="nil"/>
                  <w:bottom w:val="nil"/>
                  <w:right w:val="nil"/>
                </w:tcBorders>
                <w:shd w:val="clear" w:color="auto" w:fill="auto"/>
                <w:noWrap/>
                <w:vAlign w:val="center"/>
                <w:hideMark/>
              </w:tcPr>
            </w:tcPrChange>
          </w:tcPr>
          <w:p w14:paraId="46725DD8" w14:textId="77777777" w:rsidR="005063A7" w:rsidRPr="005063A7" w:rsidRDefault="005063A7" w:rsidP="005063A7">
            <w:pPr>
              <w:jc w:val="center"/>
              <w:rPr>
                <w:rFonts w:eastAsia="Times New Roman"/>
                <w:sz w:val="20"/>
                <w:szCs w:val="20"/>
              </w:rPr>
            </w:pPr>
            <w:r>
              <w:rPr>
                <w:sz w:val="16"/>
                <w:rPrChange w:id="2351" w:author="Stoycho Rusinov" w:date="2026-08-08T17:14:00Z">
                  <w:rPr>
                    <w:sz w:val="20"/>
                  </w:rPr>
                </w:rPrChange>
              </w:rPr>
              <w:t>-1.609***</w:t>
            </w:r>
          </w:p>
        </w:tc>
        <w:tc>
          <w:tcPr>
            <w:tcW w:w="977" w:type="dxa"/>
            <w:tcBorders>
              <w:top w:val="nil"/>
              <w:left w:val="nil"/>
              <w:bottom w:val="nil"/>
              <w:right w:val="nil"/>
            </w:tcBorders>
            <w:shd w:val="clear" w:color="auto" w:fill="auto"/>
            <w:noWrap/>
            <w:vAlign w:val="center"/>
            <w:hideMark/>
            <w:tcPrChange w:id="2352" w:author="Stoycho Rusinov" w:date="2026-08-08T17:14:00Z">
              <w:tcPr>
                <w:tcW w:w="977" w:type="dxa"/>
                <w:gridSpan w:val="2"/>
                <w:tcBorders>
                  <w:top w:val="nil"/>
                  <w:left w:val="nil"/>
                  <w:bottom w:val="nil"/>
                  <w:right w:val="nil"/>
                </w:tcBorders>
                <w:shd w:val="clear" w:color="auto" w:fill="auto"/>
                <w:noWrap/>
                <w:vAlign w:val="center"/>
                <w:hideMark/>
              </w:tcPr>
            </w:tcPrChange>
          </w:tcPr>
          <w:p w14:paraId="2C871371" w14:textId="77777777" w:rsidR="005063A7" w:rsidRPr="005063A7" w:rsidRDefault="005063A7" w:rsidP="005063A7">
            <w:pPr>
              <w:jc w:val="center"/>
              <w:rPr>
                <w:rFonts w:eastAsia="Times New Roman"/>
                <w:sz w:val="20"/>
                <w:szCs w:val="20"/>
              </w:rPr>
            </w:pPr>
            <w:r>
              <w:rPr>
                <w:sz w:val="16"/>
                <w:rPrChange w:id="2353" w:author="Stoycho Rusinov" w:date="2026-08-08T17:14:00Z">
                  <w:rPr>
                    <w:sz w:val="20"/>
                  </w:rPr>
                </w:rPrChange>
              </w:rPr>
              <w:t>-0.584.</w:t>
            </w:r>
          </w:p>
        </w:tc>
        <w:tc>
          <w:tcPr>
            <w:tcW w:w="977" w:type="dxa"/>
            <w:tcBorders>
              <w:top w:val="nil"/>
              <w:left w:val="nil"/>
              <w:bottom w:val="nil"/>
              <w:right w:val="nil"/>
            </w:tcBorders>
            <w:shd w:val="clear" w:color="auto" w:fill="auto"/>
            <w:noWrap/>
            <w:vAlign w:val="center"/>
            <w:hideMark/>
            <w:tcPrChange w:id="2354" w:author="Stoycho Rusinov" w:date="2026-08-08T17:14:00Z">
              <w:tcPr>
                <w:tcW w:w="977" w:type="dxa"/>
                <w:gridSpan w:val="2"/>
                <w:tcBorders>
                  <w:top w:val="nil"/>
                  <w:left w:val="nil"/>
                  <w:bottom w:val="nil"/>
                  <w:right w:val="nil"/>
                </w:tcBorders>
                <w:shd w:val="clear" w:color="auto" w:fill="auto"/>
                <w:noWrap/>
                <w:vAlign w:val="center"/>
                <w:hideMark/>
              </w:tcPr>
            </w:tcPrChange>
          </w:tcPr>
          <w:p w14:paraId="5501A613" w14:textId="77777777" w:rsidR="005063A7" w:rsidRPr="005063A7" w:rsidRDefault="005063A7" w:rsidP="005063A7">
            <w:pPr>
              <w:jc w:val="center"/>
              <w:rPr>
                <w:rFonts w:eastAsia="Times New Roman"/>
                <w:sz w:val="20"/>
                <w:szCs w:val="20"/>
              </w:rPr>
            </w:pPr>
            <w:r>
              <w:rPr>
                <w:sz w:val="16"/>
                <w:rPrChange w:id="2355" w:author="Stoycho Rusinov" w:date="2026-08-08T17:14:00Z">
                  <w:rPr>
                    <w:sz w:val="20"/>
                  </w:rPr>
                </w:rPrChange>
              </w:rPr>
              <w:t>-1.184***</w:t>
            </w:r>
          </w:p>
        </w:tc>
      </w:tr>
      <w:tr w:rsidR="005063A7" w:rsidRPr="005063A7" w14:paraId="1B3D2B60" w14:textId="77777777" w:rsidTr="005063A7">
        <w:tblPrEx>
          <w:tblW w:w="7405" w:type="dxa"/>
          <w:jc w:val="center"/>
          <w:tblPrExChange w:id="2356" w:author="Stoycho Rusinov" w:date="2026-08-08T17:14:00Z">
            <w:tblPrEx>
              <w:tblW w:w="7405" w:type="dxa"/>
              <w:jc w:val="center"/>
            </w:tblPrEx>
          </w:tblPrExChange>
        </w:tblPrEx>
        <w:trPr>
          <w:trHeight w:val="288"/>
          <w:jc w:val="center"/>
          <w:trPrChange w:id="2357"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358" w:author="Stoycho Rusinov" w:date="2026-08-08T17:14:00Z">
              <w:tcPr>
                <w:tcW w:w="1985" w:type="dxa"/>
                <w:vMerge/>
                <w:tcBorders>
                  <w:top w:val="nil"/>
                  <w:left w:val="nil"/>
                  <w:bottom w:val="nil"/>
                  <w:right w:val="nil"/>
                </w:tcBorders>
                <w:vAlign w:val="center"/>
                <w:hideMark/>
              </w:tcPr>
            </w:tcPrChange>
          </w:tcPr>
          <w:p w14:paraId="1416CB37"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359" w:author="Stoycho Rusinov" w:date="2026-08-08T17:14:00Z">
              <w:tcPr>
                <w:tcW w:w="1512" w:type="dxa"/>
                <w:tcBorders>
                  <w:top w:val="nil"/>
                  <w:left w:val="nil"/>
                  <w:bottom w:val="nil"/>
                  <w:right w:val="nil"/>
                </w:tcBorders>
                <w:shd w:val="clear" w:color="auto" w:fill="auto"/>
                <w:noWrap/>
                <w:vAlign w:val="center"/>
                <w:hideMark/>
              </w:tcPr>
            </w:tcPrChange>
          </w:tcPr>
          <w:p w14:paraId="497EC07E" w14:textId="77777777" w:rsidR="005063A7" w:rsidRPr="005063A7" w:rsidRDefault="005063A7" w:rsidP="005063A7">
            <w:pPr>
              <w:jc w:val="center"/>
              <w:rPr>
                <w:rFonts w:eastAsia="Times New Roman"/>
                <w:sz w:val="20"/>
                <w:szCs w:val="20"/>
              </w:rPr>
            </w:pPr>
            <w:r>
              <w:rPr>
                <w:sz w:val="16"/>
                <w:rPrChange w:id="2360" w:author="Stoycho Rusinov" w:date="2026-08-08T17:14:00Z">
                  <w:rPr>
                    <w:sz w:val="20"/>
                  </w:rPr>
                </w:rPrChange>
              </w:rPr>
              <w:t>(0.111)</w:t>
            </w:r>
          </w:p>
        </w:tc>
        <w:tc>
          <w:tcPr>
            <w:tcW w:w="977" w:type="dxa"/>
            <w:tcBorders>
              <w:top w:val="nil"/>
              <w:left w:val="nil"/>
              <w:bottom w:val="nil"/>
              <w:right w:val="nil"/>
            </w:tcBorders>
            <w:shd w:val="clear" w:color="auto" w:fill="auto"/>
            <w:noWrap/>
            <w:vAlign w:val="center"/>
            <w:hideMark/>
            <w:tcPrChange w:id="2361" w:author="Stoycho Rusinov" w:date="2026-08-08T17:14:00Z">
              <w:tcPr>
                <w:tcW w:w="977" w:type="dxa"/>
                <w:gridSpan w:val="2"/>
                <w:tcBorders>
                  <w:top w:val="nil"/>
                  <w:left w:val="nil"/>
                  <w:bottom w:val="nil"/>
                  <w:right w:val="nil"/>
                </w:tcBorders>
                <w:shd w:val="clear" w:color="auto" w:fill="auto"/>
                <w:noWrap/>
                <w:vAlign w:val="center"/>
                <w:hideMark/>
              </w:tcPr>
            </w:tcPrChange>
          </w:tcPr>
          <w:p w14:paraId="1EAB6E81" w14:textId="77777777" w:rsidR="005063A7" w:rsidRPr="005063A7" w:rsidRDefault="005063A7" w:rsidP="005063A7">
            <w:pPr>
              <w:jc w:val="center"/>
              <w:rPr>
                <w:rFonts w:eastAsia="Times New Roman"/>
                <w:sz w:val="20"/>
                <w:szCs w:val="20"/>
              </w:rPr>
            </w:pPr>
            <w:r>
              <w:rPr>
                <w:sz w:val="16"/>
                <w:rPrChange w:id="2362" w:author="Stoycho Rusinov" w:date="2026-08-08T17:14:00Z">
                  <w:rPr>
                    <w:sz w:val="20"/>
                  </w:rPr>
                </w:rPrChange>
              </w:rPr>
              <w:t>(0.105)</w:t>
            </w:r>
          </w:p>
        </w:tc>
        <w:tc>
          <w:tcPr>
            <w:tcW w:w="977" w:type="dxa"/>
            <w:tcBorders>
              <w:top w:val="nil"/>
              <w:left w:val="nil"/>
              <w:bottom w:val="nil"/>
              <w:right w:val="nil"/>
            </w:tcBorders>
            <w:shd w:val="clear" w:color="auto" w:fill="auto"/>
            <w:noWrap/>
            <w:vAlign w:val="center"/>
            <w:hideMark/>
            <w:tcPrChange w:id="2363" w:author="Stoycho Rusinov" w:date="2026-08-08T17:14:00Z">
              <w:tcPr>
                <w:tcW w:w="977" w:type="dxa"/>
                <w:gridSpan w:val="2"/>
                <w:tcBorders>
                  <w:top w:val="nil"/>
                  <w:left w:val="nil"/>
                  <w:bottom w:val="nil"/>
                  <w:right w:val="nil"/>
                </w:tcBorders>
                <w:shd w:val="clear" w:color="auto" w:fill="auto"/>
                <w:noWrap/>
                <w:vAlign w:val="center"/>
                <w:hideMark/>
              </w:tcPr>
            </w:tcPrChange>
          </w:tcPr>
          <w:p w14:paraId="31BAFE57" w14:textId="77777777" w:rsidR="005063A7" w:rsidRPr="005063A7" w:rsidRDefault="005063A7" w:rsidP="005063A7">
            <w:pPr>
              <w:jc w:val="center"/>
              <w:rPr>
                <w:rFonts w:eastAsia="Times New Roman"/>
                <w:sz w:val="20"/>
                <w:szCs w:val="20"/>
              </w:rPr>
            </w:pPr>
            <w:r>
              <w:rPr>
                <w:sz w:val="16"/>
                <w:rPrChange w:id="2364" w:author="Stoycho Rusinov" w:date="2026-08-08T17:14:00Z">
                  <w:rPr>
                    <w:sz w:val="20"/>
                  </w:rPr>
                </w:rPrChange>
              </w:rPr>
              <w:t>(0.093)</w:t>
            </w:r>
          </w:p>
        </w:tc>
        <w:tc>
          <w:tcPr>
            <w:tcW w:w="977" w:type="dxa"/>
            <w:tcBorders>
              <w:top w:val="nil"/>
              <w:left w:val="nil"/>
              <w:bottom w:val="nil"/>
              <w:right w:val="nil"/>
            </w:tcBorders>
            <w:shd w:val="clear" w:color="auto" w:fill="auto"/>
            <w:noWrap/>
            <w:vAlign w:val="center"/>
            <w:hideMark/>
            <w:tcPrChange w:id="2365" w:author="Stoycho Rusinov" w:date="2026-08-08T17:14:00Z">
              <w:tcPr>
                <w:tcW w:w="977" w:type="dxa"/>
                <w:gridSpan w:val="2"/>
                <w:tcBorders>
                  <w:top w:val="nil"/>
                  <w:left w:val="nil"/>
                  <w:bottom w:val="nil"/>
                  <w:right w:val="nil"/>
                </w:tcBorders>
                <w:shd w:val="clear" w:color="auto" w:fill="auto"/>
                <w:noWrap/>
                <w:vAlign w:val="center"/>
                <w:hideMark/>
              </w:tcPr>
            </w:tcPrChange>
          </w:tcPr>
          <w:p w14:paraId="6DBC2146" w14:textId="77777777" w:rsidR="005063A7" w:rsidRPr="005063A7" w:rsidRDefault="005063A7" w:rsidP="005063A7">
            <w:pPr>
              <w:jc w:val="center"/>
              <w:rPr>
                <w:rFonts w:eastAsia="Times New Roman"/>
                <w:sz w:val="20"/>
                <w:szCs w:val="20"/>
              </w:rPr>
            </w:pPr>
            <w:r>
              <w:rPr>
                <w:sz w:val="16"/>
                <w:rPrChange w:id="2366" w:author="Stoycho Rusinov" w:date="2026-08-08T17:14:00Z">
                  <w:rPr>
                    <w:sz w:val="20"/>
                  </w:rPr>
                </w:rPrChange>
              </w:rPr>
              <w:t>(0.282)</w:t>
            </w:r>
          </w:p>
        </w:tc>
        <w:tc>
          <w:tcPr>
            <w:tcW w:w="977" w:type="dxa"/>
            <w:tcBorders>
              <w:top w:val="nil"/>
              <w:left w:val="nil"/>
              <w:bottom w:val="nil"/>
              <w:right w:val="nil"/>
            </w:tcBorders>
            <w:shd w:val="clear" w:color="auto" w:fill="auto"/>
            <w:noWrap/>
            <w:vAlign w:val="center"/>
            <w:hideMark/>
            <w:tcPrChange w:id="2367" w:author="Stoycho Rusinov" w:date="2026-08-08T17:14:00Z">
              <w:tcPr>
                <w:tcW w:w="977" w:type="dxa"/>
                <w:gridSpan w:val="2"/>
                <w:tcBorders>
                  <w:top w:val="nil"/>
                  <w:left w:val="nil"/>
                  <w:bottom w:val="nil"/>
                  <w:right w:val="nil"/>
                </w:tcBorders>
                <w:shd w:val="clear" w:color="auto" w:fill="auto"/>
                <w:noWrap/>
                <w:vAlign w:val="center"/>
                <w:hideMark/>
              </w:tcPr>
            </w:tcPrChange>
          </w:tcPr>
          <w:p w14:paraId="65557A2E" w14:textId="77777777" w:rsidR="005063A7" w:rsidRPr="005063A7" w:rsidRDefault="005063A7" w:rsidP="005063A7">
            <w:pPr>
              <w:jc w:val="center"/>
              <w:rPr>
                <w:rFonts w:eastAsia="Times New Roman"/>
                <w:sz w:val="20"/>
                <w:szCs w:val="20"/>
              </w:rPr>
            </w:pPr>
            <w:r>
              <w:rPr>
                <w:sz w:val="16"/>
                <w:rPrChange w:id="2368" w:author="Stoycho Rusinov" w:date="2026-08-08T17:14:00Z">
                  <w:rPr>
                    <w:sz w:val="20"/>
                  </w:rPr>
                </w:rPrChange>
              </w:rPr>
              <w:t>(0.134)</w:t>
            </w:r>
          </w:p>
        </w:tc>
      </w:tr>
      <w:tr w:rsidR="005063A7" w:rsidRPr="005063A7" w14:paraId="2FC04856" w14:textId="77777777" w:rsidTr="005063A7">
        <w:tblPrEx>
          <w:tblW w:w="7405" w:type="dxa"/>
          <w:jc w:val="center"/>
          <w:tblPrExChange w:id="2369" w:author="Stoycho Rusinov" w:date="2026-08-08T17:14:00Z">
            <w:tblPrEx>
              <w:tblW w:w="7405" w:type="dxa"/>
              <w:jc w:val="center"/>
            </w:tblPrEx>
          </w:tblPrExChange>
        </w:tblPrEx>
        <w:trPr>
          <w:trHeight w:val="288"/>
          <w:jc w:val="center"/>
          <w:trPrChange w:id="2370"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371"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14B5D499" w14:textId="77777777" w:rsidR="005063A7" w:rsidRPr="005063A7" w:rsidRDefault="005063A7" w:rsidP="005063A7">
            <w:pPr>
              <w:rPr>
                <w:rFonts w:eastAsia="Times New Roman"/>
                <w:sz w:val="20"/>
                <w:szCs w:val="20"/>
              </w:rPr>
            </w:pPr>
            <w:r>
              <w:rPr>
                <w:rFonts w:eastAsia="Times New Roman"/>
                <w:sz w:val="20"/>
                <w:szCs w:val="20"/>
              </w:rPr>
              <w:t>Estonia × Post</w:t>
            </w:r>
          </w:p>
        </w:tc>
        <w:tc>
          <w:tcPr>
            <w:tcW w:w="1512" w:type="dxa"/>
            <w:tcBorders>
              <w:top w:val="nil"/>
              <w:left w:val="nil"/>
              <w:bottom w:val="nil"/>
              <w:right w:val="nil"/>
            </w:tcBorders>
            <w:shd w:val="clear" w:color="auto" w:fill="auto"/>
            <w:noWrap/>
            <w:vAlign w:val="center"/>
            <w:hideMark/>
            <w:tcPrChange w:id="2372" w:author="Stoycho Rusinov" w:date="2026-08-08T17:14:00Z">
              <w:tcPr>
                <w:tcW w:w="1512" w:type="dxa"/>
                <w:tcBorders>
                  <w:top w:val="nil"/>
                  <w:left w:val="nil"/>
                  <w:bottom w:val="nil"/>
                  <w:right w:val="nil"/>
                </w:tcBorders>
                <w:shd w:val="clear" w:color="auto" w:fill="auto"/>
                <w:noWrap/>
                <w:vAlign w:val="center"/>
                <w:hideMark/>
              </w:tcPr>
            </w:tcPrChange>
          </w:tcPr>
          <w:p w14:paraId="1EA9B971" w14:textId="77777777" w:rsidR="005063A7" w:rsidRPr="005063A7" w:rsidRDefault="005063A7" w:rsidP="005063A7">
            <w:pPr>
              <w:jc w:val="center"/>
              <w:rPr>
                <w:rFonts w:eastAsia="Times New Roman"/>
                <w:sz w:val="20"/>
                <w:szCs w:val="20"/>
              </w:rPr>
            </w:pPr>
            <w:r>
              <w:rPr>
                <w:sz w:val="16"/>
                <w:rPrChange w:id="2373" w:author="Stoycho Rusinov" w:date="2026-08-08T17:14:00Z">
                  <w:rPr>
                    <w:sz w:val="20"/>
                  </w:rPr>
                </w:rPrChange>
              </w:rPr>
              <w:t>-1.447***</w:t>
            </w:r>
          </w:p>
        </w:tc>
        <w:tc>
          <w:tcPr>
            <w:tcW w:w="977" w:type="dxa"/>
            <w:tcBorders>
              <w:top w:val="nil"/>
              <w:left w:val="nil"/>
              <w:bottom w:val="nil"/>
              <w:right w:val="nil"/>
            </w:tcBorders>
            <w:shd w:val="clear" w:color="auto" w:fill="auto"/>
            <w:noWrap/>
            <w:vAlign w:val="center"/>
            <w:hideMark/>
            <w:tcPrChange w:id="2374" w:author="Stoycho Rusinov" w:date="2026-08-08T17:14:00Z">
              <w:tcPr>
                <w:tcW w:w="977" w:type="dxa"/>
                <w:gridSpan w:val="2"/>
                <w:tcBorders>
                  <w:top w:val="nil"/>
                  <w:left w:val="nil"/>
                  <w:bottom w:val="nil"/>
                  <w:right w:val="nil"/>
                </w:tcBorders>
                <w:shd w:val="clear" w:color="auto" w:fill="auto"/>
                <w:noWrap/>
                <w:vAlign w:val="center"/>
                <w:hideMark/>
              </w:tcPr>
            </w:tcPrChange>
          </w:tcPr>
          <w:p w14:paraId="703BDEF1" w14:textId="77777777" w:rsidR="005063A7" w:rsidRPr="005063A7" w:rsidRDefault="005063A7" w:rsidP="005063A7">
            <w:pPr>
              <w:jc w:val="center"/>
              <w:rPr>
                <w:rFonts w:eastAsia="Times New Roman"/>
                <w:sz w:val="20"/>
                <w:szCs w:val="20"/>
              </w:rPr>
            </w:pPr>
            <w:r>
              <w:rPr>
                <w:sz w:val="16"/>
                <w:rPrChange w:id="2375" w:author="Stoycho Rusinov" w:date="2026-08-08T17:14:00Z">
                  <w:rPr>
                    <w:sz w:val="20"/>
                  </w:rPr>
                </w:rPrChange>
              </w:rPr>
              <w:t>-1.424***</w:t>
            </w:r>
          </w:p>
        </w:tc>
        <w:tc>
          <w:tcPr>
            <w:tcW w:w="977" w:type="dxa"/>
            <w:tcBorders>
              <w:top w:val="nil"/>
              <w:left w:val="nil"/>
              <w:bottom w:val="nil"/>
              <w:right w:val="nil"/>
            </w:tcBorders>
            <w:shd w:val="clear" w:color="auto" w:fill="auto"/>
            <w:noWrap/>
            <w:vAlign w:val="center"/>
            <w:hideMark/>
            <w:tcPrChange w:id="2376" w:author="Stoycho Rusinov" w:date="2026-08-08T17:14:00Z">
              <w:tcPr>
                <w:tcW w:w="977" w:type="dxa"/>
                <w:gridSpan w:val="2"/>
                <w:tcBorders>
                  <w:top w:val="nil"/>
                  <w:left w:val="nil"/>
                  <w:bottom w:val="nil"/>
                  <w:right w:val="nil"/>
                </w:tcBorders>
                <w:shd w:val="clear" w:color="auto" w:fill="auto"/>
                <w:noWrap/>
                <w:vAlign w:val="center"/>
                <w:hideMark/>
              </w:tcPr>
            </w:tcPrChange>
          </w:tcPr>
          <w:p w14:paraId="43E4BAE9" w14:textId="77777777" w:rsidR="005063A7" w:rsidRPr="005063A7" w:rsidRDefault="005063A7" w:rsidP="005063A7">
            <w:pPr>
              <w:jc w:val="center"/>
              <w:rPr>
                <w:rFonts w:eastAsia="Times New Roman"/>
                <w:sz w:val="20"/>
                <w:szCs w:val="20"/>
              </w:rPr>
            </w:pPr>
            <w:r>
              <w:rPr>
                <w:sz w:val="16"/>
                <w:rPrChange w:id="2377" w:author="Stoycho Rusinov" w:date="2026-08-08T17:14:00Z">
                  <w:rPr>
                    <w:sz w:val="20"/>
                  </w:rPr>
                </w:rPrChange>
              </w:rPr>
              <w:t>-2.237***</w:t>
            </w:r>
          </w:p>
        </w:tc>
        <w:tc>
          <w:tcPr>
            <w:tcW w:w="977" w:type="dxa"/>
            <w:tcBorders>
              <w:top w:val="nil"/>
              <w:left w:val="nil"/>
              <w:bottom w:val="nil"/>
              <w:right w:val="nil"/>
            </w:tcBorders>
            <w:shd w:val="clear" w:color="auto" w:fill="auto"/>
            <w:noWrap/>
            <w:vAlign w:val="center"/>
            <w:hideMark/>
            <w:tcPrChange w:id="2378" w:author="Stoycho Rusinov" w:date="2026-08-08T17:14:00Z">
              <w:tcPr>
                <w:tcW w:w="977" w:type="dxa"/>
                <w:gridSpan w:val="2"/>
                <w:tcBorders>
                  <w:top w:val="nil"/>
                  <w:left w:val="nil"/>
                  <w:bottom w:val="nil"/>
                  <w:right w:val="nil"/>
                </w:tcBorders>
                <w:shd w:val="clear" w:color="auto" w:fill="auto"/>
                <w:noWrap/>
                <w:vAlign w:val="center"/>
                <w:hideMark/>
              </w:tcPr>
            </w:tcPrChange>
          </w:tcPr>
          <w:p w14:paraId="38E3641F" w14:textId="77777777" w:rsidR="005063A7" w:rsidRPr="005063A7" w:rsidRDefault="005063A7" w:rsidP="005063A7">
            <w:pPr>
              <w:jc w:val="center"/>
              <w:rPr>
                <w:rFonts w:eastAsia="Times New Roman"/>
                <w:sz w:val="20"/>
                <w:szCs w:val="20"/>
              </w:rPr>
            </w:pPr>
            <w:r>
              <w:rPr>
                <w:sz w:val="16"/>
                <w:rPrChange w:id="2379" w:author="Stoycho Rusinov" w:date="2026-08-08T17:14:00Z">
                  <w:rPr>
                    <w:sz w:val="20"/>
                  </w:rPr>
                </w:rPrChange>
              </w:rPr>
              <w:t>-0.737.</w:t>
            </w:r>
          </w:p>
        </w:tc>
        <w:tc>
          <w:tcPr>
            <w:tcW w:w="977" w:type="dxa"/>
            <w:tcBorders>
              <w:top w:val="nil"/>
              <w:left w:val="nil"/>
              <w:bottom w:val="nil"/>
              <w:right w:val="nil"/>
            </w:tcBorders>
            <w:shd w:val="clear" w:color="auto" w:fill="auto"/>
            <w:noWrap/>
            <w:vAlign w:val="center"/>
            <w:hideMark/>
            <w:tcPrChange w:id="2380" w:author="Stoycho Rusinov" w:date="2026-08-08T17:14:00Z">
              <w:tcPr>
                <w:tcW w:w="977" w:type="dxa"/>
                <w:gridSpan w:val="2"/>
                <w:tcBorders>
                  <w:top w:val="nil"/>
                  <w:left w:val="nil"/>
                  <w:bottom w:val="nil"/>
                  <w:right w:val="nil"/>
                </w:tcBorders>
                <w:shd w:val="clear" w:color="auto" w:fill="auto"/>
                <w:noWrap/>
                <w:vAlign w:val="center"/>
                <w:hideMark/>
              </w:tcPr>
            </w:tcPrChange>
          </w:tcPr>
          <w:p w14:paraId="0684CD2F" w14:textId="77777777" w:rsidR="005063A7" w:rsidRPr="005063A7" w:rsidRDefault="005063A7" w:rsidP="005063A7">
            <w:pPr>
              <w:jc w:val="center"/>
              <w:rPr>
                <w:rFonts w:eastAsia="Times New Roman"/>
                <w:sz w:val="20"/>
                <w:szCs w:val="20"/>
              </w:rPr>
            </w:pPr>
            <w:r>
              <w:rPr>
                <w:sz w:val="16"/>
                <w:rPrChange w:id="2381" w:author="Stoycho Rusinov" w:date="2026-08-08T17:14:00Z">
                  <w:rPr>
                    <w:sz w:val="20"/>
                  </w:rPr>
                </w:rPrChange>
              </w:rPr>
              <w:t>-1.585***</w:t>
            </w:r>
          </w:p>
        </w:tc>
      </w:tr>
      <w:tr w:rsidR="005063A7" w:rsidRPr="005063A7" w14:paraId="28FDB552" w14:textId="77777777" w:rsidTr="005063A7">
        <w:tblPrEx>
          <w:tblW w:w="7405" w:type="dxa"/>
          <w:jc w:val="center"/>
          <w:tblPrExChange w:id="2382" w:author="Stoycho Rusinov" w:date="2026-08-08T17:14:00Z">
            <w:tblPrEx>
              <w:tblW w:w="7405" w:type="dxa"/>
              <w:jc w:val="center"/>
            </w:tblPrEx>
          </w:tblPrExChange>
        </w:tblPrEx>
        <w:trPr>
          <w:trHeight w:val="288"/>
          <w:jc w:val="center"/>
          <w:trPrChange w:id="2383"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384" w:author="Stoycho Rusinov" w:date="2026-08-08T17:14:00Z">
              <w:tcPr>
                <w:tcW w:w="1985" w:type="dxa"/>
                <w:vMerge/>
                <w:tcBorders>
                  <w:top w:val="nil"/>
                  <w:left w:val="nil"/>
                  <w:bottom w:val="nil"/>
                  <w:right w:val="nil"/>
                </w:tcBorders>
                <w:vAlign w:val="center"/>
                <w:hideMark/>
              </w:tcPr>
            </w:tcPrChange>
          </w:tcPr>
          <w:p w14:paraId="7EA3D0EC"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385" w:author="Stoycho Rusinov" w:date="2026-08-08T17:14:00Z">
              <w:tcPr>
                <w:tcW w:w="1512" w:type="dxa"/>
                <w:tcBorders>
                  <w:top w:val="nil"/>
                  <w:left w:val="nil"/>
                  <w:bottom w:val="nil"/>
                  <w:right w:val="nil"/>
                </w:tcBorders>
                <w:shd w:val="clear" w:color="auto" w:fill="auto"/>
                <w:noWrap/>
                <w:vAlign w:val="center"/>
                <w:hideMark/>
              </w:tcPr>
            </w:tcPrChange>
          </w:tcPr>
          <w:p w14:paraId="6D92EB16" w14:textId="77777777" w:rsidR="005063A7" w:rsidRPr="005063A7" w:rsidRDefault="005063A7" w:rsidP="005063A7">
            <w:pPr>
              <w:jc w:val="center"/>
              <w:rPr>
                <w:rFonts w:eastAsia="Times New Roman"/>
                <w:sz w:val="20"/>
                <w:szCs w:val="20"/>
              </w:rPr>
            </w:pPr>
            <w:r>
              <w:rPr>
                <w:sz w:val="16"/>
                <w:rPrChange w:id="2386" w:author="Stoycho Rusinov" w:date="2026-08-08T17:14:00Z">
                  <w:rPr>
                    <w:sz w:val="20"/>
                  </w:rPr>
                </w:rPrChange>
              </w:rPr>
              <w:t>(0.119)</w:t>
            </w:r>
          </w:p>
        </w:tc>
        <w:tc>
          <w:tcPr>
            <w:tcW w:w="977" w:type="dxa"/>
            <w:tcBorders>
              <w:top w:val="nil"/>
              <w:left w:val="nil"/>
              <w:bottom w:val="nil"/>
              <w:right w:val="nil"/>
            </w:tcBorders>
            <w:shd w:val="clear" w:color="auto" w:fill="auto"/>
            <w:noWrap/>
            <w:vAlign w:val="center"/>
            <w:hideMark/>
            <w:tcPrChange w:id="2387" w:author="Stoycho Rusinov" w:date="2026-08-08T17:14:00Z">
              <w:tcPr>
                <w:tcW w:w="977" w:type="dxa"/>
                <w:gridSpan w:val="2"/>
                <w:tcBorders>
                  <w:top w:val="nil"/>
                  <w:left w:val="nil"/>
                  <w:bottom w:val="nil"/>
                  <w:right w:val="nil"/>
                </w:tcBorders>
                <w:shd w:val="clear" w:color="auto" w:fill="auto"/>
                <w:noWrap/>
                <w:vAlign w:val="center"/>
                <w:hideMark/>
              </w:tcPr>
            </w:tcPrChange>
          </w:tcPr>
          <w:p w14:paraId="3851A6D9" w14:textId="77777777" w:rsidR="005063A7" w:rsidRPr="005063A7" w:rsidRDefault="005063A7" w:rsidP="005063A7">
            <w:pPr>
              <w:jc w:val="center"/>
              <w:rPr>
                <w:rFonts w:eastAsia="Times New Roman"/>
                <w:sz w:val="20"/>
                <w:szCs w:val="20"/>
              </w:rPr>
            </w:pPr>
            <w:r>
              <w:rPr>
                <w:sz w:val="16"/>
                <w:rPrChange w:id="2388" w:author="Stoycho Rusinov" w:date="2026-08-08T17:14:00Z">
                  <w:rPr>
                    <w:sz w:val="20"/>
                  </w:rPr>
                </w:rPrChange>
              </w:rPr>
              <w:t>(0.115)</w:t>
            </w:r>
          </w:p>
        </w:tc>
        <w:tc>
          <w:tcPr>
            <w:tcW w:w="977" w:type="dxa"/>
            <w:tcBorders>
              <w:top w:val="nil"/>
              <w:left w:val="nil"/>
              <w:bottom w:val="nil"/>
              <w:right w:val="nil"/>
            </w:tcBorders>
            <w:shd w:val="clear" w:color="auto" w:fill="auto"/>
            <w:noWrap/>
            <w:vAlign w:val="center"/>
            <w:hideMark/>
            <w:tcPrChange w:id="2389" w:author="Stoycho Rusinov" w:date="2026-08-08T17:14:00Z">
              <w:tcPr>
                <w:tcW w:w="977" w:type="dxa"/>
                <w:gridSpan w:val="2"/>
                <w:tcBorders>
                  <w:top w:val="nil"/>
                  <w:left w:val="nil"/>
                  <w:bottom w:val="nil"/>
                  <w:right w:val="nil"/>
                </w:tcBorders>
                <w:shd w:val="clear" w:color="auto" w:fill="auto"/>
                <w:noWrap/>
                <w:vAlign w:val="center"/>
                <w:hideMark/>
              </w:tcPr>
            </w:tcPrChange>
          </w:tcPr>
          <w:p w14:paraId="2F7AB66A" w14:textId="77777777" w:rsidR="005063A7" w:rsidRPr="005063A7" w:rsidRDefault="005063A7" w:rsidP="005063A7">
            <w:pPr>
              <w:jc w:val="center"/>
              <w:rPr>
                <w:rFonts w:eastAsia="Times New Roman"/>
                <w:sz w:val="20"/>
                <w:szCs w:val="20"/>
              </w:rPr>
            </w:pPr>
            <w:r>
              <w:rPr>
                <w:sz w:val="16"/>
                <w:rPrChange w:id="2390" w:author="Stoycho Rusinov" w:date="2026-08-08T17:14:00Z">
                  <w:rPr>
                    <w:sz w:val="20"/>
                  </w:rPr>
                </w:rPrChange>
              </w:rPr>
              <w:t>(0.104)</w:t>
            </w:r>
          </w:p>
        </w:tc>
        <w:tc>
          <w:tcPr>
            <w:tcW w:w="977" w:type="dxa"/>
            <w:tcBorders>
              <w:top w:val="nil"/>
              <w:left w:val="nil"/>
              <w:bottom w:val="nil"/>
              <w:right w:val="nil"/>
            </w:tcBorders>
            <w:shd w:val="clear" w:color="auto" w:fill="auto"/>
            <w:noWrap/>
            <w:vAlign w:val="center"/>
            <w:hideMark/>
            <w:tcPrChange w:id="2391" w:author="Stoycho Rusinov" w:date="2026-08-08T17:14:00Z">
              <w:tcPr>
                <w:tcW w:w="977" w:type="dxa"/>
                <w:gridSpan w:val="2"/>
                <w:tcBorders>
                  <w:top w:val="nil"/>
                  <w:left w:val="nil"/>
                  <w:bottom w:val="nil"/>
                  <w:right w:val="nil"/>
                </w:tcBorders>
                <w:shd w:val="clear" w:color="auto" w:fill="auto"/>
                <w:noWrap/>
                <w:vAlign w:val="center"/>
                <w:hideMark/>
              </w:tcPr>
            </w:tcPrChange>
          </w:tcPr>
          <w:p w14:paraId="11B4C359" w14:textId="77777777" w:rsidR="005063A7" w:rsidRPr="005063A7" w:rsidRDefault="005063A7" w:rsidP="005063A7">
            <w:pPr>
              <w:jc w:val="center"/>
              <w:rPr>
                <w:rFonts w:eastAsia="Times New Roman"/>
                <w:sz w:val="20"/>
                <w:szCs w:val="20"/>
              </w:rPr>
            </w:pPr>
            <w:r>
              <w:rPr>
                <w:sz w:val="16"/>
                <w:rPrChange w:id="2392" w:author="Stoycho Rusinov" w:date="2026-08-08T17:14:00Z">
                  <w:rPr>
                    <w:sz w:val="20"/>
                  </w:rPr>
                </w:rPrChange>
              </w:rPr>
              <w:t>(0.380)</w:t>
            </w:r>
          </w:p>
        </w:tc>
        <w:tc>
          <w:tcPr>
            <w:tcW w:w="977" w:type="dxa"/>
            <w:tcBorders>
              <w:top w:val="nil"/>
              <w:left w:val="nil"/>
              <w:bottom w:val="nil"/>
              <w:right w:val="nil"/>
            </w:tcBorders>
            <w:shd w:val="clear" w:color="auto" w:fill="auto"/>
            <w:noWrap/>
            <w:vAlign w:val="center"/>
            <w:hideMark/>
            <w:tcPrChange w:id="2393" w:author="Stoycho Rusinov" w:date="2026-08-08T17:14:00Z">
              <w:tcPr>
                <w:tcW w:w="977" w:type="dxa"/>
                <w:gridSpan w:val="2"/>
                <w:tcBorders>
                  <w:top w:val="nil"/>
                  <w:left w:val="nil"/>
                  <w:bottom w:val="nil"/>
                  <w:right w:val="nil"/>
                </w:tcBorders>
                <w:shd w:val="clear" w:color="auto" w:fill="auto"/>
                <w:noWrap/>
                <w:vAlign w:val="center"/>
                <w:hideMark/>
              </w:tcPr>
            </w:tcPrChange>
          </w:tcPr>
          <w:p w14:paraId="5EB6E1B5" w14:textId="77777777" w:rsidR="005063A7" w:rsidRPr="005063A7" w:rsidRDefault="005063A7" w:rsidP="005063A7">
            <w:pPr>
              <w:jc w:val="center"/>
              <w:rPr>
                <w:rFonts w:eastAsia="Times New Roman"/>
                <w:sz w:val="20"/>
                <w:szCs w:val="20"/>
              </w:rPr>
            </w:pPr>
            <w:r>
              <w:rPr>
                <w:sz w:val="16"/>
                <w:rPrChange w:id="2394" w:author="Stoycho Rusinov" w:date="2026-08-08T17:14:00Z">
                  <w:rPr>
                    <w:sz w:val="20"/>
                  </w:rPr>
                </w:rPrChange>
              </w:rPr>
              <w:t>(0.145)</w:t>
            </w:r>
          </w:p>
        </w:tc>
      </w:tr>
      <w:tr w:rsidR="005063A7" w:rsidRPr="005063A7" w14:paraId="2A0E942F" w14:textId="77777777" w:rsidTr="005063A7">
        <w:tblPrEx>
          <w:tblW w:w="7405" w:type="dxa"/>
          <w:jc w:val="center"/>
          <w:tblPrExChange w:id="2395" w:author="Stoycho Rusinov" w:date="2026-08-08T17:14:00Z">
            <w:tblPrEx>
              <w:tblW w:w="7405" w:type="dxa"/>
              <w:jc w:val="center"/>
            </w:tblPrEx>
          </w:tblPrExChange>
        </w:tblPrEx>
        <w:trPr>
          <w:trHeight w:val="288"/>
          <w:jc w:val="center"/>
          <w:trPrChange w:id="2396"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397"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2821D917" w14:textId="77777777" w:rsidR="005063A7" w:rsidRPr="005063A7" w:rsidRDefault="005063A7" w:rsidP="005063A7">
            <w:pPr>
              <w:rPr>
                <w:rFonts w:eastAsia="Times New Roman"/>
                <w:sz w:val="20"/>
                <w:szCs w:val="20"/>
              </w:rPr>
            </w:pPr>
            <w:r>
              <w:rPr>
                <w:rFonts w:eastAsia="Times New Roman"/>
                <w:sz w:val="20"/>
                <w:szCs w:val="20"/>
              </w:rPr>
              <w:t>Finland × Post</w:t>
            </w:r>
          </w:p>
        </w:tc>
        <w:tc>
          <w:tcPr>
            <w:tcW w:w="1512" w:type="dxa"/>
            <w:tcBorders>
              <w:top w:val="nil"/>
              <w:left w:val="nil"/>
              <w:bottom w:val="nil"/>
              <w:right w:val="nil"/>
            </w:tcBorders>
            <w:shd w:val="clear" w:color="auto" w:fill="auto"/>
            <w:noWrap/>
            <w:vAlign w:val="center"/>
            <w:hideMark/>
            <w:tcPrChange w:id="2398" w:author="Stoycho Rusinov" w:date="2026-08-08T17:14:00Z">
              <w:tcPr>
                <w:tcW w:w="1512" w:type="dxa"/>
                <w:tcBorders>
                  <w:top w:val="nil"/>
                  <w:left w:val="nil"/>
                  <w:bottom w:val="nil"/>
                  <w:right w:val="nil"/>
                </w:tcBorders>
                <w:shd w:val="clear" w:color="auto" w:fill="auto"/>
                <w:noWrap/>
                <w:vAlign w:val="center"/>
                <w:hideMark/>
              </w:tcPr>
            </w:tcPrChange>
          </w:tcPr>
          <w:p w14:paraId="35921A14" w14:textId="77777777" w:rsidR="005063A7" w:rsidRPr="005063A7" w:rsidRDefault="005063A7" w:rsidP="005063A7">
            <w:pPr>
              <w:jc w:val="center"/>
              <w:rPr>
                <w:rFonts w:eastAsia="Times New Roman"/>
                <w:sz w:val="20"/>
                <w:szCs w:val="20"/>
              </w:rPr>
            </w:pPr>
            <w:r>
              <w:rPr>
                <w:sz w:val="16"/>
                <w:rPrChange w:id="2399" w:author="Stoycho Rusinov" w:date="2026-08-08T17:14:00Z">
                  <w:rPr>
                    <w:sz w:val="20"/>
                  </w:rPr>
                </w:rPrChange>
              </w:rPr>
              <w:t>-1.756***</w:t>
            </w:r>
          </w:p>
        </w:tc>
        <w:tc>
          <w:tcPr>
            <w:tcW w:w="977" w:type="dxa"/>
            <w:tcBorders>
              <w:top w:val="nil"/>
              <w:left w:val="nil"/>
              <w:bottom w:val="nil"/>
              <w:right w:val="nil"/>
            </w:tcBorders>
            <w:shd w:val="clear" w:color="auto" w:fill="auto"/>
            <w:noWrap/>
            <w:vAlign w:val="center"/>
            <w:hideMark/>
            <w:tcPrChange w:id="2400" w:author="Stoycho Rusinov" w:date="2026-08-08T17:14:00Z">
              <w:tcPr>
                <w:tcW w:w="977" w:type="dxa"/>
                <w:gridSpan w:val="2"/>
                <w:tcBorders>
                  <w:top w:val="nil"/>
                  <w:left w:val="nil"/>
                  <w:bottom w:val="nil"/>
                  <w:right w:val="nil"/>
                </w:tcBorders>
                <w:shd w:val="clear" w:color="auto" w:fill="auto"/>
                <w:noWrap/>
                <w:vAlign w:val="center"/>
                <w:hideMark/>
              </w:tcPr>
            </w:tcPrChange>
          </w:tcPr>
          <w:p w14:paraId="40FF391F" w14:textId="77777777" w:rsidR="005063A7" w:rsidRPr="005063A7" w:rsidRDefault="005063A7" w:rsidP="005063A7">
            <w:pPr>
              <w:jc w:val="center"/>
              <w:rPr>
                <w:rFonts w:eastAsia="Times New Roman"/>
                <w:sz w:val="20"/>
                <w:szCs w:val="20"/>
              </w:rPr>
            </w:pPr>
            <w:r>
              <w:rPr>
                <w:sz w:val="16"/>
                <w:rPrChange w:id="2401" w:author="Stoycho Rusinov" w:date="2026-08-08T17:14:00Z">
                  <w:rPr>
                    <w:sz w:val="20"/>
                  </w:rPr>
                </w:rPrChange>
              </w:rPr>
              <w:t>-1.733***</w:t>
            </w:r>
          </w:p>
        </w:tc>
        <w:tc>
          <w:tcPr>
            <w:tcW w:w="977" w:type="dxa"/>
            <w:tcBorders>
              <w:top w:val="nil"/>
              <w:left w:val="nil"/>
              <w:bottom w:val="nil"/>
              <w:right w:val="nil"/>
            </w:tcBorders>
            <w:shd w:val="clear" w:color="auto" w:fill="auto"/>
            <w:noWrap/>
            <w:vAlign w:val="center"/>
            <w:hideMark/>
            <w:tcPrChange w:id="2402" w:author="Stoycho Rusinov" w:date="2026-08-08T17:14:00Z">
              <w:tcPr>
                <w:tcW w:w="977" w:type="dxa"/>
                <w:gridSpan w:val="2"/>
                <w:tcBorders>
                  <w:top w:val="nil"/>
                  <w:left w:val="nil"/>
                  <w:bottom w:val="nil"/>
                  <w:right w:val="nil"/>
                </w:tcBorders>
                <w:shd w:val="clear" w:color="auto" w:fill="auto"/>
                <w:noWrap/>
                <w:vAlign w:val="center"/>
                <w:hideMark/>
              </w:tcPr>
            </w:tcPrChange>
          </w:tcPr>
          <w:p w14:paraId="1A3F3B85" w14:textId="77777777" w:rsidR="005063A7" w:rsidRPr="005063A7" w:rsidRDefault="005063A7" w:rsidP="005063A7">
            <w:pPr>
              <w:jc w:val="center"/>
              <w:rPr>
                <w:rFonts w:eastAsia="Times New Roman"/>
                <w:sz w:val="20"/>
                <w:szCs w:val="20"/>
              </w:rPr>
            </w:pPr>
            <w:r>
              <w:rPr>
                <w:sz w:val="16"/>
                <w:rPrChange w:id="2403" w:author="Stoycho Rusinov" w:date="2026-08-08T17:14:00Z">
                  <w:rPr>
                    <w:sz w:val="20"/>
                  </w:rPr>
                </w:rPrChange>
              </w:rPr>
              <w:t>-1.817***</w:t>
            </w:r>
          </w:p>
        </w:tc>
        <w:tc>
          <w:tcPr>
            <w:tcW w:w="977" w:type="dxa"/>
            <w:tcBorders>
              <w:top w:val="nil"/>
              <w:left w:val="nil"/>
              <w:bottom w:val="nil"/>
              <w:right w:val="nil"/>
            </w:tcBorders>
            <w:shd w:val="clear" w:color="auto" w:fill="auto"/>
            <w:noWrap/>
            <w:vAlign w:val="center"/>
            <w:hideMark/>
            <w:tcPrChange w:id="2404" w:author="Stoycho Rusinov" w:date="2026-08-08T17:14:00Z">
              <w:tcPr>
                <w:tcW w:w="977" w:type="dxa"/>
                <w:gridSpan w:val="2"/>
                <w:tcBorders>
                  <w:top w:val="nil"/>
                  <w:left w:val="nil"/>
                  <w:bottom w:val="nil"/>
                  <w:right w:val="nil"/>
                </w:tcBorders>
                <w:shd w:val="clear" w:color="auto" w:fill="auto"/>
                <w:noWrap/>
                <w:vAlign w:val="center"/>
                <w:hideMark/>
              </w:tcPr>
            </w:tcPrChange>
          </w:tcPr>
          <w:p w14:paraId="06DB2E51" w14:textId="77777777" w:rsidR="005063A7" w:rsidRPr="005063A7" w:rsidRDefault="005063A7" w:rsidP="005063A7">
            <w:pPr>
              <w:jc w:val="center"/>
              <w:rPr>
                <w:rFonts w:eastAsia="Times New Roman"/>
                <w:sz w:val="20"/>
                <w:szCs w:val="20"/>
              </w:rPr>
            </w:pPr>
            <w:r>
              <w:rPr>
                <w:sz w:val="16"/>
                <w:rPrChange w:id="2405" w:author="Stoycho Rusinov" w:date="2026-08-08T17:14:00Z">
                  <w:rPr>
                    <w:sz w:val="20"/>
                  </w:rPr>
                </w:rPrChange>
              </w:rPr>
              <w:t>-0.873</w:t>
            </w:r>
          </w:p>
        </w:tc>
        <w:tc>
          <w:tcPr>
            <w:tcW w:w="977" w:type="dxa"/>
            <w:tcBorders>
              <w:top w:val="nil"/>
              <w:left w:val="nil"/>
              <w:bottom w:val="nil"/>
              <w:right w:val="nil"/>
            </w:tcBorders>
            <w:shd w:val="clear" w:color="auto" w:fill="auto"/>
            <w:noWrap/>
            <w:vAlign w:val="center"/>
            <w:hideMark/>
            <w:tcPrChange w:id="2406" w:author="Stoycho Rusinov" w:date="2026-08-08T17:14:00Z">
              <w:tcPr>
                <w:tcW w:w="977" w:type="dxa"/>
                <w:gridSpan w:val="2"/>
                <w:tcBorders>
                  <w:top w:val="nil"/>
                  <w:left w:val="nil"/>
                  <w:bottom w:val="nil"/>
                  <w:right w:val="nil"/>
                </w:tcBorders>
                <w:shd w:val="clear" w:color="auto" w:fill="auto"/>
                <w:noWrap/>
                <w:vAlign w:val="center"/>
                <w:hideMark/>
              </w:tcPr>
            </w:tcPrChange>
          </w:tcPr>
          <w:p w14:paraId="218C9A77" w14:textId="77777777" w:rsidR="005063A7" w:rsidRPr="005063A7" w:rsidRDefault="005063A7" w:rsidP="005063A7">
            <w:pPr>
              <w:jc w:val="center"/>
              <w:rPr>
                <w:rFonts w:eastAsia="Times New Roman"/>
                <w:sz w:val="20"/>
                <w:szCs w:val="20"/>
              </w:rPr>
            </w:pPr>
            <w:r>
              <w:rPr>
                <w:sz w:val="16"/>
                <w:rPrChange w:id="2407" w:author="Stoycho Rusinov" w:date="2026-08-08T17:14:00Z">
                  <w:rPr>
                    <w:sz w:val="20"/>
                  </w:rPr>
                </w:rPrChange>
              </w:rPr>
              <w:t>-1.894***</w:t>
            </w:r>
          </w:p>
        </w:tc>
      </w:tr>
      <w:tr w:rsidR="005063A7" w:rsidRPr="005063A7" w14:paraId="3B962D26" w14:textId="77777777" w:rsidTr="005063A7">
        <w:tblPrEx>
          <w:tblW w:w="7405" w:type="dxa"/>
          <w:jc w:val="center"/>
          <w:tblPrExChange w:id="2408" w:author="Stoycho Rusinov" w:date="2026-08-08T17:14:00Z">
            <w:tblPrEx>
              <w:tblW w:w="7405" w:type="dxa"/>
              <w:jc w:val="center"/>
            </w:tblPrEx>
          </w:tblPrExChange>
        </w:tblPrEx>
        <w:trPr>
          <w:trHeight w:val="288"/>
          <w:jc w:val="center"/>
          <w:trPrChange w:id="2409"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410" w:author="Stoycho Rusinov" w:date="2026-08-08T17:14:00Z">
              <w:tcPr>
                <w:tcW w:w="1985" w:type="dxa"/>
                <w:vMerge/>
                <w:tcBorders>
                  <w:top w:val="nil"/>
                  <w:left w:val="nil"/>
                  <w:bottom w:val="nil"/>
                  <w:right w:val="nil"/>
                </w:tcBorders>
                <w:vAlign w:val="center"/>
                <w:hideMark/>
              </w:tcPr>
            </w:tcPrChange>
          </w:tcPr>
          <w:p w14:paraId="0C579775"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411" w:author="Stoycho Rusinov" w:date="2026-08-08T17:14:00Z">
              <w:tcPr>
                <w:tcW w:w="1512" w:type="dxa"/>
                <w:tcBorders>
                  <w:top w:val="nil"/>
                  <w:left w:val="nil"/>
                  <w:bottom w:val="nil"/>
                  <w:right w:val="nil"/>
                </w:tcBorders>
                <w:shd w:val="clear" w:color="auto" w:fill="auto"/>
                <w:noWrap/>
                <w:vAlign w:val="center"/>
                <w:hideMark/>
              </w:tcPr>
            </w:tcPrChange>
          </w:tcPr>
          <w:p w14:paraId="175A28D1" w14:textId="77777777" w:rsidR="005063A7" w:rsidRPr="005063A7" w:rsidRDefault="005063A7" w:rsidP="005063A7">
            <w:pPr>
              <w:jc w:val="center"/>
              <w:rPr>
                <w:rFonts w:eastAsia="Times New Roman"/>
                <w:sz w:val="20"/>
                <w:szCs w:val="20"/>
              </w:rPr>
            </w:pPr>
            <w:r>
              <w:rPr>
                <w:sz w:val="16"/>
                <w:rPrChange w:id="2412" w:author="Stoycho Rusinov" w:date="2026-08-08T17:14:00Z">
                  <w:rPr>
                    <w:sz w:val="20"/>
                  </w:rPr>
                </w:rPrChange>
              </w:rPr>
              <w:t>(0.208)</w:t>
            </w:r>
          </w:p>
        </w:tc>
        <w:tc>
          <w:tcPr>
            <w:tcW w:w="977" w:type="dxa"/>
            <w:tcBorders>
              <w:top w:val="nil"/>
              <w:left w:val="nil"/>
              <w:bottom w:val="nil"/>
              <w:right w:val="nil"/>
            </w:tcBorders>
            <w:shd w:val="clear" w:color="auto" w:fill="auto"/>
            <w:noWrap/>
            <w:vAlign w:val="center"/>
            <w:hideMark/>
            <w:tcPrChange w:id="2413" w:author="Stoycho Rusinov" w:date="2026-08-08T17:14:00Z">
              <w:tcPr>
                <w:tcW w:w="977" w:type="dxa"/>
                <w:gridSpan w:val="2"/>
                <w:tcBorders>
                  <w:top w:val="nil"/>
                  <w:left w:val="nil"/>
                  <w:bottom w:val="nil"/>
                  <w:right w:val="nil"/>
                </w:tcBorders>
                <w:shd w:val="clear" w:color="auto" w:fill="auto"/>
                <w:noWrap/>
                <w:vAlign w:val="center"/>
                <w:hideMark/>
              </w:tcPr>
            </w:tcPrChange>
          </w:tcPr>
          <w:p w14:paraId="78DC8E13" w14:textId="77777777" w:rsidR="005063A7" w:rsidRPr="005063A7" w:rsidRDefault="005063A7" w:rsidP="005063A7">
            <w:pPr>
              <w:jc w:val="center"/>
              <w:rPr>
                <w:rFonts w:eastAsia="Times New Roman"/>
                <w:sz w:val="20"/>
                <w:szCs w:val="20"/>
              </w:rPr>
            </w:pPr>
            <w:r>
              <w:rPr>
                <w:sz w:val="16"/>
                <w:rPrChange w:id="2414" w:author="Stoycho Rusinov" w:date="2026-08-08T17:14:00Z">
                  <w:rPr>
                    <w:sz w:val="20"/>
                  </w:rPr>
                </w:rPrChange>
              </w:rPr>
              <w:t>(0.204)</w:t>
            </w:r>
          </w:p>
        </w:tc>
        <w:tc>
          <w:tcPr>
            <w:tcW w:w="977" w:type="dxa"/>
            <w:tcBorders>
              <w:top w:val="nil"/>
              <w:left w:val="nil"/>
              <w:bottom w:val="nil"/>
              <w:right w:val="nil"/>
            </w:tcBorders>
            <w:shd w:val="clear" w:color="auto" w:fill="auto"/>
            <w:noWrap/>
            <w:vAlign w:val="center"/>
            <w:hideMark/>
            <w:tcPrChange w:id="2415" w:author="Stoycho Rusinov" w:date="2026-08-08T17:14:00Z">
              <w:tcPr>
                <w:tcW w:w="977" w:type="dxa"/>
                <w:gridSpan w:val="2"/>
                <w:tcBorders>
                  <w:top w:val="nil"/>
                  <w:left w:val="nil"/>
                  <w:bottom w:val="nil"/>
                  <w:right w:val="nil"/>
                </w:tcBorders>
                <w:shd w:val="clear" w:color="auto" w:fill="auto"/>
                <w:noWrap/>
                <w:vAlign w:val="center"/>
                <w:hideMark/>
              </w:tcPr>
            </w:tcPrChange>
          </w:tcPr>
          <w:p w14:paraId="404358ED" w14:textId="77777777" w:rsidR="005063A7" w:rsidRPr="005063A7" w:rsidRDefault="005063A7" w:rsidP="005063A7">
            <w:pPr>
              <w:jc w:val="center"/>
              <w:rPr>
                <w:rFonts w:eastAsia="Times New Roman"/>
                <w:sz w:val="20"/>
                <w:szCs w:val="20"/>
              </w:rPr>
            </w:pPr>
            <w:r>
              <w:rPr>
                <w:sz w:val="16"/>
                <w:rPrChange w:id="2416" w:author="Stoycho Rusinov" w:date="2026-08-08T17:14:00Z">
                  <w:rPr>
                    <w:sz w:val="20"/>
                  </w:rPr>
                </w:rPrChange>
              </w:rPr>
              <w:t>(0.174)</w:t>
            </w:r>
          </w:p>
        </w:tc>
        <w:tc>
          <w:tcPr>
            <w:tcW w:w="977" w:type="dxa"/>
            <w:tcBorders>
              <w:top w:val="nil"/>
              <w:left w:val="nil"/>
              <w:bottom w:val="nil"/>
              <w:right w:val="nil"/>
            </w:tcBorders>
            <w:shd w:val="clear" w:color="auto" w:fill="auto"/>
            <w:noWrap/>
            <w:vAlign w:val="center"/>
            <w:hideMark/>
            <w:tcPrChange w:id="2417" w:author="Stoycho Rusinov" w:date="2026-08-08T17:14:00Z">
              <w:tcPr>
                <w:tcW w:w="977" w:type="dxa"/>
                <w:gridSpan w:val="2"/>
                <w:tcBorders>
                  <w:top w:val="nil"/>
                  <w:left w:val="nil"/>
                  <w:bottom w:val="nil"/>
                  <w:right w:val="nil"/>
                </w:tcBorders>
                <w:shd w:val="clear" w:color="auto" w:fill="auto"/>
                <w:noWrap/>
                <w:vAlign w:val="center"/>
                <w:hideMark/>
              </w:tcPr>
            </w:tcPrChange>
          </w:tcPr>
          <w:p w14:paraId="72B756D5" w14:textId="77777777" w:rsidR="005063A7" w:rsidRPr="005063A7" w:rsidRDefault="005063A7" w:rsidP="005063A7">
            <w:pPr>
              <w:jc w:val="center"/>
              <w:rPr>
                <w:rFonts w:eastAsia="Times New Roman"/>
                <w:sz w:val="20"/>
                <w:szCs w:val="20"/>
              </w:rPr>
            </w:pPr>
            <w:r>
              <w:rPr>
                <w:sz w:val="16"/>
                <w:rPrChange w:id="2418" w:author="Stoycho Rusinov" w:date="2026-08-08T17:14:00Z">
                  <w:rPr>
                    <w:sz w:val="20"/>
                  </w:rPr>
                </w:rPrChange>
              </w:rPr>
              <w:t>(0.492)</w:t>
            </w:r>
          </w:p>
        </w:tc>
        <w:tc>
          <w:tcPr>
            <w:tcW w:w="977" w:type="dxa"/>
            <w:tcBorders>
              <w:top w:val="nil"/>
              <w:left w:val="nil"/>
              <w:bottom w:val="nil"/>
              <w:right w:val="nil"/>
            </w:tcBorders>
            <w:shd w:val="clear" w:color="auto" w:fill="auto"/>
            <w:noWrap/>
            <w:vAlign w:val="center"/>
            <w:hideMark/>
            <w:tcPrChange w:id="2419" w:author="Stoycho Rusinov" w:date="2026-08-08T17:14:00Z">
              <w:tcPr>
                <w:tcW w:w="977" w:type="dxa"/>
                <w:gridSpan w:val="2"/>
                <w:tcBorders>
                  <w:top w:val="nil"/>
                  <w:left w:val="nil"/>
                  <w:bottom w:val="nil"/>
                  <w:right w:val="nil"/>
                </w:tcBorders>
                <w:shd w:val="clear" w:color="auto" w:fill="auto"/>
                <w:noWrap/>
                <w:vAlign w:val="center"/>
                <w:hideMark/>
              </w:tcPr>
            </w:tcPrChange>
          </w:tcPr>
          <w:p w14:paraId="7E8B284E" w14:textId="77777777" w:rsidR="005063A7" w:rsidRPr="005063A7" w:rsidRDefault="005063A7" w:rsidP="005063A7">
            <w:pPr>
              <w:jc w:val="center"/>
              <w:rPr>
                <w:rFonts w:eastAsia="Times New Roman"/>
                <w:sz w:val="20"/>
                <w:szCs w:val="20"/>
              </w:rPr>
            </w:pPr>
            <w:r>
              <w:rPr>
                <w:sz w:val="16"/>
                <w:rPrChange w:id="2420" w:author="Stoycho Rusinov" w:date="2026-08-08T17:14:00Z">
                  <w:rPr>
                    <w:sz w:val="20"/>
                  </w:rPr>
                </w:rPrChange>
              </w:rPr>
              <w:t>(0.235)</w:t>
            </w:r>
          </w:p>
        </w:tc>
      </w:tr>
      <w:tr w:rsidR="005063A7" w:rsidRPr="005063A7" w14:paraId="64C7CAC5" w14:textId="77777777" w:rsidTr="005063A7">
        <w:tblPrEx>
          <w:tblW w:w="7405" w:type="dxa"/>
          <w:jc w:val="center"/>
          <w:tblPrExChange w:id="2421" w:author="Stoycho Rusinov" w:date="2026-08-08T17:14:00Z">
            <w:tblPrEx>
              <w:tblW w:w="7405" w:type="dxa"/>
              <w:jc w:val="center"/>
            </w:tblPrEx>
          </w:tblPrExChange>
        </w:tblPrEx>
        <w:trPr>
          <w:trHeight w:val="288"/>
          <w:jc w:val="center"/>
          <w:trPrChange w:id="2422"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423"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0B4EEB8A" w14:textId="77777777" w:rsidR="005063A7" w:rsidRPr="005063A7" w:rsidRDefault="005063A7" w:rsidP="005063A7">
            <w:pPr>
              <w:rPr>
                <w:rFonts w:eastAsia="Times New Roman"/>
                <w:sz w:val="20"/>
                <w:szCs w:val="20"/>
              </w:rPr>
            </w:pPr>
            <w:r>
              <w:rPr>
                <w:rFonts w:eastAsia="Times New Roman"/>
                <w:sz w:val="20"/>
                <w:szCs w:val="20"/>
              </w:rPr>
              <w:t>France × Post</w:t>
            </w:r>
          </w:p>
        </w:tc>
        <w:tc>
          <w:tcPr>
            <w:tcW w:w="1512" w:type="dxa"/>
            <w:tcBorders>
              <w:top w:val="nil"/>
              <w:left w:val="nil"/>
              <w:bottom w:val="nil"/>
              <w:right w:val="nil"/>
            </w:tcBorders>
            <w:shd w:val="clear" w:color="auto" w:fill="auto"/>
            <w:noWrap/>
            <w:vAlign w:val="center"/>
            <w:hideMark/>
            <w:tcPrChange w:id="2424" w:author="Stoycho Rusinov" w:date="2026-08-08T17:14:00Z">
              <w:tcPr>
                <w:tcW w:w="1512" w:type="dxa"/>
                <w:tcBorders>
                  <w:top w:val="nil"/>
                  <w:left w:val="nil"/>
                  <w:bottom w:val="nil"/>
                  <w:right w:val="nil"/>
                </w:tcBorders>
                <w:shd w:val="clear" w:color="auto" w:fill="auto"/>
                <w:noWrap/>
                <w:vAlign w:val="center"/>
                <w:hideMark/>
              </w:tcPr>
            </w:tcPrChange>
          </w:tcPr>
          <w:p w14:paraId="6DAED3B6" w14:textId="77777777" w:rsidR="005063A7" w:rsidRPr="005063A7" w:rsidRDefault="005063A7" w:rsidP="005063A7">
            <w:pPr>
              <w:jc w:val="center"/>
              <w:rPr>
                <w:rFonts w:eastAsia="Times New Roman"/>
                <w:sz w:val="20"/>
                <w:szCs w:val="20"/>
              </w:rPr>
            </w:pPr>
            <w:r>
              <w:rPr>
                <w:sz w:val="16"/>
                <w:rPrChange w:id="2425" w:author="Stoycho Rusinov" w:date="2026-08-08T17:14:00Z">
                  <w:rPr>
                    <w:sz w:val="20"/>
                  </w:rPr>
                </w:rPrChange>
              </w:rPr>
              <w:t>-0.597***</w:t>
            </w:r>
          </w:p>
        </w:tc>
        <w:tc>
          <w:tcPr>
            <w:tcW w:w="977" w:type="dxa"/>
            <w:tcBorders>
              <w:top w:val="nil"/>
              <w:left w:val="nil"/>
              <w:bottom w:val="nil"/>
              <w:right w:val="nil"/>
            </w:tcBorders>
            <w:shd w:val="clear" w:color="auto" w:fill="auto"/>
            <w:noWrap/>
            <w:vAlign w:val="center"/>
            <w:hideMark/>
            <w:tcPrChange w:id="2426" w:author="Stoycho Rusinov" w:date="2026-08-08T17:14:00Z">
              <w:tcPr>
                <w:tcW w:w="977" w:type="dxa"/>
                <w:gridSpan w:val="2"/>
                <w:tcBorders>
                  <w:top w:val="nil"/>
                  <w:left w:val="nil"/>
                  <w:bottom w:val="nil"/>
                  <w:right w:val="nil"/>
                </w:tcBorders>
                <w:shd w:val="clear" w:color="auto" w:fill="auto"/>
                <w:noWrap/>
                <w:vAlign w:val="center"/>
                <w:hideMark/>
              </w:tcPr>
            </w:tcPrChange>
          </w:tcPr>
          <w:p w14:paraId="66FCF15D" w14:textId="77777777" w:rsidR="005063A7" w:rsidRPr="005063A7" w:rsidRDefault="005063A7" w:rsidP="005063A7">
            <w:pPr>
              <w:jc w:val="center"/>
              <w:rPr>
                <w:rFonts w:eastAsia="Times New Roman"/>
                <w:sz w:val="20"/>
                <w:szCs w:val="20"/>
              </w:rPr>
            </w:pPr>
            <w:r>
              <w:rPr>
                <w:sz w:val="16"/>
                <w:rPrChange w:id="2427" w:author="Stoycho Rusinov" w:date="2026-08-08T17:14:00Z">
                  <w:rPr>
                    <w:sz w:val="20"/>
                  </w:rPr>
                </w:rPrChange>
              </w:rPr>
              <w:t>-0.574***</w:t>
            </w:r>
          </w:p>
        </w:tc>
        <w:tc>
          <w:tcPr>
            <w:tcW w:w="977" w:type="dxa"/>
            <w:tcBorders>
              <w:top w:val="nil"/>
              <w:left w:val="nil"/>
              <w:bottom w:val="nil"/>
              <w:right w:val="nil"/>
            </w:tcBorders>
            <w:shd w:val="clear" w:color="auto" w:fill="auto"/>
            <w:noWrap/>
            <w:vAlign w:val="center"/>
            <w:hideMark/>
            <w:tcPrChange w:id="2428" w:author="Stoycho Rusinov" w:date="2026-08-08T17:14:00Z">
              <w:tcPr>
                <w:tcW w:w="977" w:type="dxa"/>
                <w:gridSpan w:val="2"/>
                <w:tcBorders>
                  <w:top w:val="nil"/>
                  <w:left w:val="nil"/>
                  <w:bottom w:val="nil"/>
                  <w:right w:val="nil"/>
                </w:tcBorders>
                <w:shd w:val="clear" w:color="auto" w:fill="auto"/>
                <w:noWrap/>
                <w:vAlign w:val="center"/>
                <w:hideMark/>
              </w:tcPr>
            </w:tcPrChange>
          </w:tcPr>
          <w:p w14:paraId="10C46D8E" w14:textId="77777777" w:rsidR="005063A7" w:rsidRPr="005063A7" w:rsidRDefault="005063A7" w:rsidP="005063A7">
            <w:pPr>
              <w:jc w:val="center"/>
              <w:rPr>
                <w:rFonts w:eastAsia="Times New Roman"/>
                <w:sz w:val="20"/>
                <w:szCs w:val="20"/>
              </w:rPr>
            </w:pPr>
            <w:r>
              <w:rPr>
                <w:sz w:val="16"/>
                <w:rPrChange w:id="2429" w:author="Stoycho Rusinov" w:date="2026-08-08T17:14:00Z">
                  <w:rPr>
                    <w:sz w:val="20"/>
                  </w:rPr>
                </w:rPrChange>
              </w:rPr>
              <w:t>1.179***</w:t>
            </w:r>
          </w:p>
        </w:tc>
        <w:tc>
          <w:tcPr>
            <w:tcW w:w="977" w:type="dxa"/>
            <w:tcBorders>
              <w:top w:val="nil"/>
              <w:left w:val="nil"/>
              <w:bottom w:val="nil"/>
              <w:right w:val="nil"/>
            </w:tcBorders>
            <w:shd w:val="clear" w:color="auto" w:fill="auto"/>
            <w:noWrap/>
            <w:vAlign w:val="center"/>
            <w:hideMark/>
            <w:tcPrChange w:id="2430" w:author="Stoycho Rusinov" w:date="2026-08-08T17:14:00Z">
              <w:tcPr>
                <w:tcW w:w="977" w:type="dxa"/>
                <w:gridSpan w:val="2"/>
                <w:tcBorders>
                  <w:top w:val="nil"/>
                  <w:left w:val="nil"/>
                  <w:bottom w:val="nil"/>
                  <w:right w:val="nil"/>
                </w:tcBorders>
                <w:shd w:val="clear" w:color="auto" w:fill="auto"/>
                <w:noWrap/>
                <w:vAlign w:val="center"/>
                <w:hideMark/>
              </w:tcPr>
            </w:tcPrChange>
          </w:tcPr>
          <w:p w14:paraId="5AABA239" w14:textId="77777777" w:rsidR="005063A7" w:rsidRPr="005063A7" w:rsidRDefault="005063A7" w:rsidP="005063A7">
            <w:pPr>
              <w:jc w:val="center"/>
              <w:rPr>
                <w:rFonts w:eastAsia="Times New Roman"/>
                <w:sz w:val="20"/>
                <w:szCs w:val="20"/>
              </w:rPr>
            </w:pPr>
            <w:r>
              <w:rPr>
                <w:sz w:val="16"/>
                <w:rPrChange w:id="2431" w:author="Stoycho Rusinov" w:date="2026-08-08T17:14:00Z">
                  <w:rPr>
                    <w:sz w:val="20"/>
                  </w:rPr>
                </w:rPrChange>
              </w:rPr>
              <w:t>-0.277</w:t>
            </w:r>
          </w:p>
        </w:tc>
        <w:tc>
          <w:tcPr>
            <w:tcW w:w="977" w:type="dxa"/>
            <w:tcBorders>
              <w:top w:val="nil"/>
              <w:left w:val="nil"/>
              <w:bottom w:val="nil"/>
              <w:right w:val="nil"/>
            </w:tcBorders>
            <w:shd w:val="clear" w:color="auto" w:fill="auto"/>
            <w:noWrap/>
            <w:vAlign w:val="center"/>
            <w:hideMark/>
            <w:tcPrChange w:id="2432" w:author="Stoycho Rusinov" w:date="2026-08-08T17:14:00Z">
              <w:tcPr>
                <w:tcW w:w="977" w:type="dxa"/>
                <w:gridSpan w:val="2"/>
                <w:tcBorders>
                  <w:top w:val="nil"/>
                  <w:left w:val="nil"/>
                  <w:bottom w:val="nil"/>
                  <w:right w:val="nil"/>
                </w:tcBorders>
                <w:shd w:val="clear" w:color="auto" w:fill="auto"/>
                <w:noWrap/>
                <w:vAlign w:val="center"/>
                <w:hideMark/>
              </w:tcPr>
            </w:tcPrChange>
          </w:tcPr>
          <w:p w14:paraId="057B430C" w14:textId="77777777" w:rsidR="005063A7" w:rsidRPr="005063A7" w:rsidRDefault="005063A7" w:rsidP="005063A7">
            <w:pPr>
              <w:jc w:val="center"/>
              <w:rPr>
                <w:rFonts w:eastAsia="Times New Roman"/>
                <w:sz w:val="20"/>
                <w:szCs w:val="20"/>
              </w:rPr>
            </w:pPr>
            <w:r>
              <w:rPr>
                <w:sz w:val="16"/>
                <w:rPrChange w:id="2433" w:author="Stoycho Rusinov" w:date="2026-08-08T17:14:00Z">
                  <w:rPr>
                    <w:sz w:val="20"/>
                  </w:rPr>
                </w:rPrChange>
              </w:rPr>
              <w:t>-0.735***</w:t>
            </w:r>
          </w:p>
        </w:tc>
      </w:tr>
      <w:tr w:rsidR="005063A7" w:rsidRPr="005063A7" w14:paraId="2254C9FF" w14:textId="77777777" w:rsidTr="005063A7">
        <w:tblPrEx>
          <w:tblW w:w="7405" w:type="dxa"/>
          <w:jc w:val="center"/>
          <w:tblPrExChange w:id="2434" w:author="Stoycho Rusinov" w:date="2026-08-08T17:14:00Z">
            <w:tblPrEx>
              <w:tblW w:w="7405" w:type="dxa"/>
              <w:jc w:val="center"/>
            </w:tblPrEx>
          </w:tblPrExChange>
        </w:tblPrEx>
        <w:trPr>
          <w:trHeight w:val="288"/>
          <w:jc w:val="center"/>
          <w:trPrChange w:id="2435"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436" w:author="Stoycho Rusinov" w:date="2026-08-08T17:14:00Z">
              <w:tcPr>
                <w:tcW w:w="1985" w:type="dxa"/>
                <w:vMerge/>
                <w:tcBorders>
                  <w:top w:val="nil"/>
                  <w:left w:val="nil"/>
                  <w:bottom w:val="nil"/>
                  <w:right w:val="nil"/>
                </w:tcBorders>
                <w:vAlign w:val="center"/>
                <w:hideMark/>
              </w:tcPr>
            </w:tcPrChange>
          </w:tcPr>
          <w:p w14:paraId="5FBAD63C"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437" w:author="Stoycho Rusinov" w:date="2026-08-08T17:14:00Z">
              <w:tcPr>
                <w:tcW w:w="1512" w:type="dxa"/>
                <w:tcBorders>
                  <w:top w:val="nil"/>
                  <w:left w:val="nil"/>
                  <w:bottom w:val="nil"/>
                  <w:right w:val="nil"/>
                </w:tcBorders>
                <w:shd w:val="clear" w:color="auto" w:fill="auto"/>
                <w:noWrap/>
                <w:vAlign w:val="center"/>
                <w:hideMark/>
              </w:tcPr>
            </w:tcPrChange>
          </w:tcPr>
          <w:p w14:paraId="1DB9A081" w14:textId="77777777" w:rsidR="005063A7" w:rsidRPr="005063A7" w:rsidRDefault="005063A7" w:rsidP="005063A7">
            <w:pPr>
              <w:jc w:val="center"/>
              <w:rPr>
                <w:rFonts w:eastAsia="Times New Roman"/>
                <w:sz w:val="20"/>
                <w:szCs w:val="20"/>
              </w:rPr>
            </w:pPr>
            <w:r>
              <w:rPr>
                <w:sz w:val="16"/>
                <w:rPrChange w:id="2438" w:author="Stoycho Rusinov" w:date="2026-08-08T17:14:00Z">
                  <w:rPr>
                    <w:sz w:val="20"/>
                  </w:rPr>
                </w:rPrChange>
              </w:rPr>
              <w:t>(0.062)</w:t>
            </w:r>
          </w:p>
        </w:tc>
        <w:tc>
          <w:tcPr>
            <w:tcW w:w="977" w:type="dxa"/>
            <w:tcBorders>
              <w:top w:val="nil"/>
              <w:left w:val="nil"/>
              <w:bottom w:val="nil"/>
              <w:right w:val="nil"/>
            </w:tcBorders>
            <w:shd w:val="clear" w:color="auto" w:fill="auto"/>
            <w:noWrap/>
            <w:vAlign w:val="center"/>
            <w:hideMark/>
            <w:tcPrChange w:id="2439" w:author="Stoycho Rusinov" w:date="2026-08-08T17:14:00Z">
              <w:tcPr>
                <w:tcW w:w="977" w:type="dxa"/>
                <w:gridSpan w:val="2"/>
                <w:tcBorders>
                  <w:top w:val="nil"/>
                  <w:left w:val="nil"/>
                  <w:bottom w:val="nil"/>
                  <w:right w:val="nil"/>
                </w:tcBorders>
                <w:shd w:val="clear" w:color="auto" w:fill="auto"/>
                <w:noWrap/>
                <w:vAlign w:val="center"/>
                <w:hideMark/>
              </w:tcPr>
            </w:tcPrChange>
          </w:tcPr>
          <w:p w14:paraId="754F2D22" w14:textId="77777777" w:rsidR="005063A7" w:rsidRPr="005063A7" w:rsidRDefault="005063A7" w:rsidP="005063A7">
            <w:pPr>
              <w:jc w:val="center"/>
              <w:rPr>
                <w:rFonts w:eastAsia="Times New Roman"/>
                <w:sz w:val="20"/>
                <w:szCs w:val="20"/>
              </w:rPr>
            </w:pPr>
            <w:r>
              <w:rPr>
                <w:sz w:val="16"/>
                <w:rPrChange w:id="2440" w:author="Stoycho Rusinov" w:date="2026-08-08T17:14:00Z">
                  <w:rPr>
                    <w:sz w:val="20"/>
                  </w:rPr>
                </w:rPrChange>
              </w:rPr>
              <w:t>(0.059)</w:t>
            </w:r>
          </w:p>
        </w:tc>
        <w:tc>
          <w:tcPr>
            <w:tcW w:w="977" w:type="dxa"/>
            <w:tcBorders>
              <w:top w:val="nil"/>
              <w:left w:val="nil"/>
              <w:bottom w:val="nil"/>
              <w:right w:val="nil"/>
            </w:tcBorders>
            <w:shd w:val="clear" w:color="auto" w:fill="auto"/>
            <w:noWrap/>
            <w:vAlign w:val="center"/>
            <w:hideMark/>
            <w:tcPrChange w:id="2441" w:author="Stoycho Rusinov" w:date="2026-08-08T17:14:00Z">
              <w:tcPr>
                <w:tcW w:w="977" w:type="dxa"/>
                <w:gridSpan w:val="2"/>
                <w:tcBorders>
                  <w:top w:val="nil"/>
                  <w:left w:val="nil"/>
                  <w:bottom w:val="nil"/>
                  <w:right w:val="nil"/>
                </w:tcBorders>
                <w:shd w:val="clear" w:color="auto" w:fill="auto"/>
                <w:noWrap/>
                <w:vAlign w:val="center"/>
                <w:hideMark/>
              </w:tcPr>
            </w:tcPrChange>
          </w:tcPr>
          <w:p w14:paraId="79835AFF" w14:textId="77777777" w:rsidR="005063A7" w:rsidRPr="005063A7" w:rsidRDefault="005063A7" w:rsidP="005063A7">
            <w:pPr>
              <w:jc w:val="center"/>
              <w:rPr>
                <w:rFonts w:eastAsia="Times New Roman"/>
                <w:sz w:val="20"/>
                <w:szCs w:val="20"/>
              </w:rPr>
            </w:pPr>
            <w:r>
              <w:rPr>
                <w:sz w:val="16"/>
                <w:rPrChange w:id="2442" w:author="Stoycho Rusinov" w:date="2026-08-08T17:14:00Z">
                  <w:rPr>
                    <w:sz w:val="20"/>
                  </w:rPr>
                </w:rPrChange>
              </w:rPr>
              <w:t>(0.060)</w:t>
            </w:r>
          </w:p>
        </w:tc>
        <w:tc>
          <w:tcPr>
            <w:tcW w:w="977" w:type="dxa"/>
            <w:tcBorders>
              <w:top w:val="nil"/>
              <w:left w:val="nil"/>
              <w:bottom w:val="nil"/>
              <w:right w:val="nil"/>
            </w:tcBorders>
            <w:shd w:val="clear" w:color="auto" w:fill="auto"/>
            <w:noWrap/>
            <w:vAlign w:val="center"/>
            <w:hideMark/>
            <w:tcPrChange w:id="2443" w:author="Stoycho Rusinov" w:date="2026-08-08T17:14:00Z">
              <w:tcPr>
                <w:tcW w:w="977" w:type="dxa"/>
                <w:gridSpan w:val="2"/>
                <w:tcBorders>
                  <w:top w:val="nil"/>
                  <w:left w:val="nil"/>
                  <w:bottom w:val="nil"/>
                  <w:right w:val="nil"/>
                </w:tcBorders>
                <w:shd w:val="clear" w:color="auto" w:fill="auto"/>
                <w:noWrap/>
                <w:vAlign w:val="center"/>
                <w:hideMark/>
              </w:tcPr>
            </w:tcPrChange>
          </w:tcPr>
          <w:p w14:paraId="3F46ED56" w14:textId="77777777" w:rsidR="005063A7" w:rsidRPr="005063A7" w:rsidRDefault="005063A7" w:rsidP="005063A7">
            <w:pPr>
              <w:jc w:val="center"/>
              <w:rPr>
                <w:rFonts w:eastAsia="Times New Roman"/>
                <w:sz w:val="20"/>
                <w:szCs w:val="20"/>
              </w:rPr>
            </w:pPr>
            <w:r>
              <w:rPr>
                <w:sz w:val="16"/>
                <w:rPrChange w:id="2444" w:author="Stoycho Rusinov" w:date="2026-08-08T17:14:00Z">
                  <w:rPr>
                    <w:sz w:val="20"/>
                  </w:rPr>
                </w:rPrChange>
              </w:rPr>
              <w:t>(0.172)</w:t>
            </w:r>
          </w:p>
        </w:tc>
        <w:tc>
          <w:tcPr>
            <w:tcW w:w="977" w:type="dxa"/>
            <w:tcBorders>
              <w:top w:val="nil"/>
              <w:left w:val="nil"/>
              <w:bottom w:val="nil"/>
              <w:right w:val="nil"/>
            </w:tcBorders>
            <w:shd w:val="clear" w:color="auto" w:fill="auto"/>
            <w:noWrap/>
            <w:vAlign w:val="center"/>
            <w:hideMark/>
            <w:tcPrChange w:id="2445" w:author="Stoycho Rusinov" w:date="2026-08-08T17:14:00Z">
              <w:tcPr>
                <w:tcW w:w="977" w:type="dxa"/>
                <w:gridSpan w:val="2"/>
                <w:tcBorders>
                  <w:top w:val="nil"/>
                  <w:left w:val="nil"/>
                  <w:bottom w:val="nil"/>
                  <w:right w:val="nil"/>
                </w:tcBorders>
                <w:shd w:val="clear" w:color="auto" w:fill="auto"/>
                <w:noWrap/>
                <w:vAlign w:val="center"/>
                <w:hideMark/>
              </w:tcPr>
            </w:tcPrChange>
          </w:tcPr>
          <w:p w14:paraId="1F0BCA18" w14:textId="77777777" w:rsidR="005063A7" w:rsidRPr="005063A7" w:rsidRDefault="005063A7" w:rsidP="005063A7">
            <w:pPr>
              <w:jc w:val="center"/>
              <w:rPr>
                <w:rFonts w:eastAsia="Times New Roman"/>
                <w:sz w:val="20"/>
                <w:szCs w:val="20"/>
              </w:rPr>
            </w:pPr>
            <w:r>
              <w:rPr>
                <w:sz w:val="16"/>
                <w:rPrChange w:id="2446" w:author="Stoycho Rusinov" w:date="2026-08-08T17:14:00Z">
                  <w:rPr>
                    <w:sz w:val="20"/>
                  </w:rPr>
                </w:rPrChange>
              </w:rPr>
              <w:t>(0.086)</w:t>
            </w:r>
          </w:p>
        </w:tc>
      </w:tr>
      <w:tr w:rsidR="005063A7" w:rsidRPr="005063A7" w14:paraId="2F5B7FFB" w14:textId="77777777" w:rsidTr="005063A7">
        <w:tblPrEx>
          <w:tblW w:w="7405" w:type="dxa"/>
          <w:jc w:val="center"/>
          <w:tblPrExChange w:id="2447" w:author="Stoycho Rusinov" w:date="2026-08-08T17:14:00Z">
            <w:tblPrEx>
              <w:tblW w:w="7405" w:type="dxa"/>
              <w:jc w:val="center"/>
            </w:tblPrEx>
          </w:tblPrExChange>
        </w:tblPrEx>
        <w:trPr>
          <w:trHeight w:val="288"/>
          <w:jc w:val="center"/>
          <w:trPrChange w:id="2448"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449"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29D5F5DC" w14:textId="77777777" w:rsidR="005063A7" w:rsidRPr="005063A7" w:rsidRDefault="005063A7" w:rsidP="005063A7">
            <w:pPr>
              <w:rPr>
                <w:rFonts w:eastAsia="Times New Roman"/>
                <w:sz w:val="20"/>
                <w:szCs w:val="20"/>
              </w:rPr>
            </w:pPr>
            <w:r>
              <w:rPr>
                <w:rFonts w:eastAsia="Times New Roman"/>
                <w:sz w:val="20"/>
                <w:szCs w:val="20"/>
              </w:rPr>
              <w:t>Germany × Post</w:t>
            </w:r>
          </w:p>
        </w:tc>
        <w:tc>
          <w:tcPr>
            <w:tcW w:w="1512" w:type="dxa"/>
            <w:tcBorders>
              <w:top w:val="nil"/>
              <w:left w:val="nil"/>
              <w:bottom w:val="nil"/>
              <w:right w:val="nil"/>
            </w:tcBorders>
            <w:shd w:val="clear" w:color="auto" w:fill="auto"/>
            <w:noWrap/>
            <w:vAlign w:val="center"/>
            <w:hideMark/>
            <w:tcPrChange w:id="2450" w:author="Stoycho Rusinov" w:date="2026-08-08T17:14:00Z">
              <w:tcPr>
                <w:tcW w:w="1512" w:type="dxa"/>
                <w:tcBorders>
                  <w:top w:val="nil"/>
                  <w:left w:val="nil"/>
                  <w:bottom w:val="nil"/>
                  <w:right w:val="nil"/>
                </w:tcBorders>
                <w:shd w:val="clear" w:color="auto" w:fill="auto"/>
                <w:noWrap/>
                <w:vAlign w:val="center"/>
                <w:hideMark/>
              </w:tcPr>
            </w:tcPrChange>
          </w:tcPr>
          <w:p w14:paraId="1045B192" w14:textId="77777777" w:rsidR="005063A7" w:rsidRPr="005063A7" w:rsidRDefault="005063A7" w:rsidP="005063A7">
            <w:pPr>
              <w:jc w:val="center"/>
              <w:rPr>
                <w:rFonts w:eastAsia="Times New Roman"/>
                <w:sz w:val="20"/>
                <w:szCs w:val="20"/>
              </w:rPr>
            </w:pPr>
            <w:r>
              <w:rPr>
                <w:sz w:val="16"/>
                <w:rPrChange w:id="2451" w:author="Stoycho Rusinov" w:date="2026-08-08T17:14:00Z">
                  <w:rPr>
                    <w:sz w:val="20"/>
                  </w:rPr>
                </w:rPrChange>
              </w:rPr>
              <w:t>-0.681***</w:t>
            </w:r>
          </w:p>
        </w:tc>
        <w:tc>
          <w:tcPr>
            <w:tcW w:w="977" w:type="dxa"/>
            <w:tcBorders>
              <w:top w:val="nil"/>
              <w:left w:val="nil"/>
              <w:bottom w:val="nil"/>
              <w:right w:val="nil"/>
            </w:tcBorders>
            <w:shd w:val="clear" w:color="auto" w:fill="auto"/>
            <w:noWrap/>
            <w:vAlign w:val="center"/>
            <w:hideMark/>
            <w:tcPrChange w:id="2452" w:author="Stoycho Rusinov" w:date="2026-08-08T17:14:00Z">
              <w:tcPr>
                <w:tcW w:w="977" w:type="dxa"/>
                <w:gridSpan w:val="2"/>
                <w:tcBorders>
                  <w:top w:val="nil"/>
                  <w:left w:val="nil"/>
                  <w:bottom w:val="nil"/>
                  <w:right w:val="nil"/>
                </w:tcBorders>
                <w:shd w:val="clear" w:color="auto" w:fill="auto"/>
                <w:noWrap/>
                <w:vAlign w:val="center"/>
                <w:hideMark/>
              </w:tcPr>
            </w:tcPrChange>
          </w:tcPr>
          <w:p w14:paraId="5CB9EDCD" w14:textId="77777777" w:rsidR="005063A7" w:rsidRPr="005063A7" w:rsidRDefault="005063A7" w:rsidP="005063A7">
            <w:pPr>
              <w:jc w:val="center"/>
              <w:rPr>
                <w:rFonts w:eastAsia="Times New Roman"/>
                <w:sz w:val="20"/>
                <w:szCs w:val="20"/>
              </w:rPr>
            </w:pPr>
            <w:r>
              <w:rPr>
                <w:sz w:val="16"/>
                <w:rPrChange w:id="2453" w:author="Stoycho Rusinov" w:date="2026-08-08T17:14:00Z">
                  <w:rPr>
                    <w:sz w:val="20"/>
                  </w:rPr>
                </w:rPrChange>
              </w:rPr>
              <w:t>-0.658***</w:t>
            </w:r>
          </w:p>
        </w:tc>
        <w:tc>
          <w:tcPr>
            <w:tcW w:w="977" w:type="dxa"/>
            <w:tcBorders>
              <w:top w:val="nil"/>
              <w:left w:val="nil"/>
              <w:bottom w:val="nil"/>
              <w:right w:val="nil"/>
            </w:tcBorders>
            <w:shd w:val="clear" w:color="auto" w:fill="auto"/>
            <w:noWrap/>
            <w:vAlign w:val="center"/>
            <w:hideMark/>
            <w:tcPrChange w:id="2454" w:author="Stoycho Rusinov" w:date="2026-08-08T17:14:00Z">
              <w:tcPr>
                <w:tcW w:w="977" w:type="dxa"/>
                <w:gridSpan w:val="2"/>
                <w:tcBorders>
                  <w:top w:val="nil"/>
                  <w:left w:val="nil"/>
                  <w:bottom w:val="nil"/>
                  <w:right w:val="nil"/>
                </w:tcBorders>
                <w:shd w:val="clear" w:color="auto" w:fill="auto"/>
                <w:noWrap/>
                <w:vAlign w:val="center"/>
                <w:hideMark/>
              </w:tcPr>
            </w:tcPrChange>
          </w:tcPr>
          <w:p w14:paraId="63E4C16A" w14:textId="77777777" w:rsidR="005063A7" w:rsidRPr="005063A7" w:rsidRDefault="005063A7" w:rsidP="005063A7">
            <w:pPr>
              <w:jc w:val="center"/>
              <w:rPr>
                <w:rFonts w:eastAsia="Times New Roman"/>
                <w:sz w:val="20"/>
                <w:szCs w:val="20"/>
              </w:rPr>
            </w:pPr>
            <w:r>
              <w:rPr>
                <w:sz w:val="16"/>
                <w:rPrChange w:id="2455" w:author="Stoycho Rusinov" w:date="2026-08-08T17:14:00Z">
                  <w:rPr>
                    <w:sz w:val="20"/>
                  </w:rPr>
                </w:rPrChange>
              </w:rPr>
              <w:t>0.652***</w:t>
            </w:r>
          </w:p>
        </w:tc>
        <w:tc>
          <w:tcPr>
            <w:tcW w:w="977" w:type="dxa"/>
            <w:tcBorders>
              <w:top w:val="nil"/>
              <w:left w:val="nil"/>
              <w:bottom w:val="nil"/>
              <w:right w:val="nil"/>
            </w:tcBorders>
            <w:shd w:val="clear" w:color="auto" w:fill="auto"/>
            <w:noWrap/>
            <w:vAlign w:val="center"/>
            <w:hideMark/>
            <w:tcPrChange w:id="2456" w:author="Stoycho Rusinov" w:date="2026-08-08T17:14:00Z">
              <w:tcPr>
                <w:tcW w:w="977" w:type="dxa"/>
                <w:gridSpan w:val="2"/>
                <w:tcBorders>
                  <w:top w:val="nil"/>
                  <w:left w:val="nil"/>
                  <w:bottom w:val="nil"/>
                  <w:right w:val="nil"/>
                </w:tcBorders>
                <w:shd w:val="clear" w:color="auto" w:fill="auto"/>
                <w:noWrap/>
                <w:vAlign w:val="center"/>
                <w:hideMark/>
              </w:tcPr>
            </w:tcPrChange>
          </w:tcPr>
          <w:p w14:paraId="59DCE795" w14:textId="77777777" w:rsidR="005063A7" w:rsidRPr="005063A7" w:rsidRDefault="005063A7" w:rsidP="005063A7">
            <w:pPr>
              <w:jc w:val="center"/>
              <w:rPr>
                <w:rFonts w:eastAsia="Times New Roman"/>
                <w:sz w:val="20"/>
                <w:szCs w:val="20"/>
              </w:rPr>
            </w:pPr>
            <w:r>
              <w:rPr>
                <w:sz w:val="16"/>
                <w:rPrChange w:id="2457" w:author="Stoycho Rusinov" w:date="2026-08-08T17:14:00Z">
                  <w:rPr>
                    <w:sz w:val="20"/>
                  </w:rPr>
                </w:rPrChange>
              </w:rPr>
              <w:t>-0.324</w:t>
            </w:r>
          </w:p>
        </w:tc>
        <w:tc>
          <w:tcPr>
            <w:tcW w:w="977" w:type="dxa"/>
            <w:tcBorders>
              <w:top w:val="nil"/>
              <w:left w:val="nil"/>
              <w:bottom w:val="nil"/>
              <w:right w:val="nil"/>
            </w:tcBorders>
            <w:shd w:val="clear" w:color="auto" w:fill="auto"/>
            <w:noWrap/>
            <w:vAlign w:val="center"/>
            <w:hideMark/>
            <w:tcPrChange w:id="2458" w:author="Stoycho Rusinov" w:date="2026-08-08T17:14:00Z">
              <w:tcPr>
                <w:tcW w:w="977" w:type="dxa"/>
                <w:gridSpan w:val="2"/>
                <w:tcBorders>
                  <w:top w:val="nil"/>
                  <w:left w:val="nil"/>
                  <w:bottom w:val="nil"/>
                  <w:right w:val="nil"/>
                </w:tcBorders>
                <w:shd w:val="clear" w:color="auto" w:fill="auto"/>
                <w:noWrap/>
                <w:vAlign w:val="center"/>
                <w:hideMark/>
              </w:tcPr>
            </w:tcPrChange>
          </w:tcPr>
          <w:p w14:paraId="0AAD246F" w14:textId="77777777" w:rsidR="005063A7" w:rsidRPr="005063A7" w:rsidRDefault="005063A7" w:rsidP="005063A7">
            <w:pPr>
              <w:jc w:val="center"/>
              <w:rPr>
                <w:rFonts w:eastAsia="Times New Roman"/>
                <w:sz w:val="20"/>
                <w:szCs w:val="20"/>
              </w:rPr>
            </w:pPr>
            <w:r>
              <w:rPr>
                <w:sz w:val="16"/>
                <w:rPrChange w:id="2459" w:author="Stoycho Rusinov" w:date="2026-08-08T17:14:00Z">
                  <w:rPr>
                    <w:sz w:val="20"/>
                  </w:rPr>
                </w:rPrChange>
              </w:rPr>
              <w:t>-0.819***</w:t>
            </w:r>
          </w:p>
        </w:tc>
      </w:tr>
      <w:tr w:rsidR="005063A7" w:rsidRPr="005063A7" w14:paraId="77B60F76" w14:textId="77777777" w:rsidTr="005063A7">
        <w:tblPrEx>
          <w:tblW w:w="7405" w:type="dxa"/>
          <w:jc w:val="center"/>
          <w:tblPrExChange w:id="2460" w:author="Stoycho Rusinov" w:date="2026-08-08T17:14:00Z">
            <w:tblPrEx>
              <w:tblW w:w="7405" w:type="dxa"/>
              <w:jc w:val="center"/>
            </w:tblPrEx>
          </w:tblPrExChange>
        </w:tblPrEx>
        <w:trPr>
          <w:trHeight w:val="288"/>
          <w:jc w:val="center"/>
          <w:trPrChange w:id="2461"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462" w:author="Stoycho Rusinov" w:date="2026-08-08T17:14:00Z">
              <w:tcPr>
                <w:tcW w:w="1985" w:type="dxa"/>
                <w:vMerge/>
                <w:tcBorders>
                  <w:top w:val="nil"/>
                  <w:left w:val="nil"/>
                  <w:bottom w:val="nil"/>
                  <w:right w:val="nil"/>
                </w:tcBorders>
                <w:vAlign w:val="center"/>
                <w:hideMark/>
              </w:tcPr>
            </w:tcPrChange>
          </w:tcPr>
          <w:p w14:paraId="644988DD"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463" w:author="Stoycho Rusinov" w:date="2026-08-08T17:14:00Z">
              <w:tcPr>
                <w:tcW w:w="1512" w:type="dxa"/>
                <w:tcBorders>
                  <w:top w:val="nil"/>
                  <w:left w:val="nil"/>
                  <w:bottom w:val="nil"/>
                  <w:right w:val="nil"/>
                </w:tcBorders>
                <w:shd w:val="clear" w:color="auto" w:fill="auto"/>
                <w:noWrap/>
                <w:vAlign w:val="center"/>
                <w:hideMark/>
              </w:tcPr>
            </w:tcPrChange>
          </w:tcPr>
          <w:p w14:paraId="74146777" w14:textId="77777777" w:rsidR="005063A7" w:rsidRPr="005063A7" w:rsidRDefault="005063A7" w:rsidP="005063A7">
            <w:pPr>
              <w:jc w:val="center"/>
              <w:rPr>
                <w:rFonts w:eastAsia="Times New Roman"/>
                <w:sz w:val="20"/>
                <w:szCs w:val="20"/>
              </w:rPr>
            </w:pPr>
            <w:r>
              <w:rPr>
                <w:sz w:val="16"/>
                <w:rPrChange w:id="2464" w:author="Stoycho Rusinov" w:date="2026-08-08T17:14:00Z">
                  <w:rPr>
                    <w:sz w:val="20"/>
                  </w:rPr>
                </w:rPrChange>
              </w:rPr>
              <w:t>(0.073)</w:t>
            </w:r>
          </w:p>
        </w:tc>
        <w:tc>
          <w:tcPr>
            <w:tcW w:w="977" w:type="dxa"/>
            <w:tcBorders>
              <w:top w:val="nil"/>
              <w:left w:val="nil"/>
              <w:bottom w:val="nil"/>
              <w:right w:val="nil"/>
            </w:tcBorders>
            <w:shd w:val="clear" w:color="auto" w:fill="auto"/>
            <w:noWrap/>
            <w:vAlign w:val="center"/>
            <w:hideMark/>
            <w:tcPrChange w:id="2465" w:author="Stoycho Rusinov" w:date="2026-08-08T17:14:00Z">
              <w:tcPr>
                <w:tcW w:w="977" w:type="dxa"/>
                <w:gridSpan w:val="2"/>
                <w:tcBorders>
                  <w:top w:val="nil"/>
                  <w:left w:val="nil"/>
                  <w:bottom w:val="nil"/>
                  <w:right w:val="nil"/>
                </w:tcBorders>
                <w:shd w:val="clear" w:color="auto" w:fill="auto"/>
                <w:noWrap/>
                <w:vAlign w:val="center"/>
                <w:hideMark/>
              </w:tcPr>
            </w:tcPrChange>
          </w:tcPr>
          <w:p w14:paraId="4DD2309F" w14:textId="77777777" w:rsidR="005063A7" w:rsidRPr="005063A7" w:rsidRDefault="005063A7" w:rsidP="005063A7">
            <w:pPr>
              <w:jc w:val="center"/>
              <w:rPr>
                <w:rFonts w:eastAsia="Times New Roman"/>
                <w:sz w:val="20"/>
                <w:szCs w:val="20"/>
              </w:rPr>
            </w:pPr>
            <w:r>
              <w:rPr>
                <w:sz w:val="16"/>
                <w:rPrChange w:id="2466" w:author="Stoycho Rusinov" w:date="2026-08-08T17:14:00Z">
                  <w:rPr>
                    <w:sz w:val="20"/>
                  </w:rPr>
                </w:rPrChange>
              </w:rPr>
              <w:t>(0.071)</w:t>
            </w:r>
          </w:p>
        </w:tc>
        <w:tc>
          <w:tcPr>
            <w:tcW w:w="977" w:type="dxa"/>
            <w:tcBorders>
              <w:top w:val="nil"/>
              <w:left w:val="nil"/>
              <w:bottom w:val="nil"/>
              <w:right w:val="nil"/>
            </w:tcBorders>
            <w:shd w:val="clear" w:color="auto" w:fill="auto"/>
            <w:noWrap/>
            <w:vAlign w:val="center"/>
            <w:hideMark/>
            <w:tcPrChange w:id="2467" w:author="Stoycho Rusinov" w:date="2026-08-08T17:14:00Z">
              <w:tcPr>
                <w:tcW w:w="977" w:type="dxa"/>
                <w:gridSpan w:val="2"/>
                <w:tcBorders>
                  <w:top w:val="nil"/>
                  <w:left w:val="nil"/>
                  <w:bottom w:val="nil"/>
                  <w:right w:val="nil"/>
                </w:tcBorders>
                <w:shd w:val="clear" w:color="auto" w:fill="auto"/>
                <w:noWrap/>
                <w:vAlign w:val="center"/>
                <w:hideMark/>
              </w:tcPr>
            </w:tcPrChange>
          </w:tcPr>
          <w:p w14:paraId="13A02F49" w14:textId="77777777" w:rsidR="005063A7" w:rsidRPr="005063A7" w:rsidRDefault="005063A7" w:rsidP="005063A7">
            <w:pPr>
              <w:jc w:val="center"/>
              <w:rPr>
                <w:rFonts w:eastAsia="Times New Roman"/>
                <w:sz w:val="20"/>
                <w:szCs w:val="20"/>
              </w:rPr>
            </w:pPr>
            <w:r>
              <w:rPr>
                <w:sz w:val="16"/>
                <w:rPrChange w:id="2468" w:author="Stoycho Rusinov" w:date="2026-08-08T17:14:00Z">
                  <w:rPr>
                    <w:sz w:val="20"/>
                  </w:rPr>
                </w:rPrChange>
              </w:rPr>
              <w:t>(0.063)</w:t>
            </w:r>
          </w:p>
        </w:tc>
        <w:tc>
          <w:tcPr>
            <w:tcW w:w="977" w:type="dxa"/>
            <w:tcBorders>
              <w:top w:val="nil"/>
              <w:left w:val="nil"/>
              <w:bottom w:val="nil"/>
              <w:right w:val="nil"/>
            </w:tcBorders>
            <w:shd w:val="clear" w:color="auto" w:fill="auto"/>
            <w:noWrap/>
            <w:vAlign w:val="center"/>
            <w:hideMark/>
            <w:tcPrChange w:id="2469" w:author="Stoycho Rusinov" w:date="2026-08-08T17:14:00Z">
              <w:tcPr>
                <w:tcW w:w="977" w:type="dxa"/>
                <w:gridSpan w:val="2"/>
                <w:tcBorders>
                  <w:top w:val="nil"/>
                  <w:left w:val="nil"/>
                  <w:bottom w:val="nil"/>
                  <w:right w:val="nil"/>
                </w:tcBorders>
                <w:shd w:val="clear" w:color="auto" w:fill="auto"/>
                <w:noWrap/>
                <w:vAlign w:val="center"/>
                <w:hideMark/>
              </w:tcPr>
            </w:tcPrChange>
          </w:tcPr>
          <w:p w14:paraId="0342D01A" w14:textId="77777777" w:rsidR="005063A7" w:rsidRPr="005063A7" w:rsidRDefault="005063A7" w:rsidP="005063A7">
            <w:pPr>
              <w:jc w:val="center"/>
              <w:rPr>
                <w:rFonts w:eastAsia="Times New Roman"/>
                <w:sz w:val="20"/>
                <w:szCs w:val="20"/>
              </w:rPr>
            </w:pPr>
            <w:r>
              <w:rPr>
                <w:sz w:val="16"/>
                <w:rPrChange w:id="2470" w:author="Stoycho Rusinov" w:date="2026-08-08T17:14:00Z">
                  <w:rPr>
                    <w:sz w:val="20"/>
                  </w:rPr>
                </w:rPrChange>
              </w:rPr>
              <w:t>(0.186)</w:t>
            </w:r>
          </w:p>
        </w:tc>
        <w:tc>
          <w:tcPr>
            <w:tcW w:w="977" w:type="dxa"/>
            <w:tcBorders>
              <w:top w:val="nil"/>
              <w:left w:val="nil"/>
              <w:bottom w:val="nil"/>
              <w:right w:val="nil"/>
            </w:tcBorders>
            <w:shd w:val="clear" w:color="auto" w:fill="auto"/>
            <w:noWrap/>
            <w:vAlign w:val="center"/>
            <w:hideMark/>
            <w:tcPrChange w:id="2471" w:author="Stoycho Rusinov" w:date="2026-08-08T17:14:00Z">
              <w:tcPr>
                <w:tcW w:w="977" w:type="dxa"/>
                <w:gridSpan w:val="2"/>
                <w:tcBorders>
                  <w:top w:val="nil"/>
                  <w:left w:val="nil"/>
                  <w:bottom w:val="nil"/>
                  <w:right w:val="nil"/>
                </w:tcBorders>
                <w:shd w:val="clear" w:color="auto" w:fill="auto"/>
                <w:noWrap/>
                <w:vAlign w:val="center"/>
                <w:hideMark/>
              </w:tcPr>
            </w:tcPrChange>
          </w:tcPr>
          <w:p w14:paraId="35361AFC" w14:textId="77777777" w:rsidR="005063A7" w:rsidRPr="005063A7" w:rsidRDefault="005063A7" w:rsidP="005063A7">
            <w:pPr>
              <w:jc w:val="center"/>
              <w:rPr>
                <w:rFonts w:eastAsia="Times New Roman"/>
                <w:sz w:val="20"/>
                <w:szCs w:val="20"/>
              </w:rPr>
            </w:pPr>
            <w:r>
              <w:rPr>
                <w:sz w:val="16"/>
                <w:rPrChange w:id="2472" w:author="Stoycho Rusinov" w:date="2026-08-08T17:14:00Z">
                  <w:rPr>
                    <w:sz w:val="20"/>
                  </w:rPr>
                </w:rPrChange>
              </w:rPr>
              <w:t>(0.101)</w:t>
            </w:r>
          </w:p>
        </w:tc>
      </w:tr>
      <w:tr w:rsidR="005063A7" w:rsidRPr="005063A7" w14:paraId="4B240992" w14:textId="77777777" w:rsidTr="005063A7">
        <w:tblPrEx>
          <w:tblW w:w="7405" w:type="dxa"/>
          <w:jc w:val="center"/>
          <w:tblPrExChange w:id="2473" w:author="Stoycho Rusinov" w:date="2026-08-08T17:14:00Z">
            <w:tblPrEx>
              <w:tblW w:w="7405" w:type="dxa"/>
              <w:jc w:val="center"/>
            </w:tblPrEx>
          </w:tblPrExChange>
        </w:tblPrEx>
        <w:trPr>
          <w:trHeight w:val="288"/>
          <w:jc w:val="center"/>
          <w:trPrChange w:id="2474"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475"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1E7C1183" w14:textId="77777777" w:rsidR="005063A7" w:rsidRPr="005063A7" w:rsidRDefault="005063A7" w:rsidP="005063A7">
            <w:pPr>
              <w:rPr>
                <w:rFonts w:eastAsia="Times New Roman"/>
                <w:sz w:val="20"/>
                <w:szCs w:val="20"/>
              </w:rPr>
            </w:pPr>
            <w:r>
              <w:rPr>
                <w:rFonts w:eastAsia="Times New Roman"/>
                <w:sz w:val="20"/>
                <w:szCs w:val="20"/>
              </w:rPr>
              <w:t>Greece × Post</w:t>
            </w:r>
          </w:p>
        </w:tc>
        <w:tc>
          <w:tcPr>
            <w:tcW w:w="1512" w:type="dxa"/>
            <w:tcBorders>
              <w:top w:val="nil"/>
              <w:left w:val="nil"/>
              <w:bottom w:val="nil"/>
              <w:right w:val="nil"/>
            </w:tcBorders>
            <w:shd w:val="clear" w:color="auto" w:fill="auto"/>
            <w:noWrap/>
            <w:vAlign w:val="center"/>
            <w:hideMark/>
            <w:tcPrChange w:id="2476" w:author="Stoycho Rusinov" w:date="2026-08-08T17:14:00Z">
              <w:tcPr>
                <w:tcW w:w="1512" w:type="dxa"/>
                <w:tcBorders>
                  <w:top w:val="nil"/>
                  <w:left w:val="nil"/>
                  <w:bottom w:val="nil"/>
                  <w:right w:val="nil"/>
                </w:tcBorders>
                <w:shd w:val="clear" w:color="auto" w:fill="auto"/>
                <w:noWrap/>
                <w:vAlign w:val="center"/>
                <w:hideMark/>
              </w:tcPr>
            </w:tcPrChange>
          </w:tcPr>
          <w:p w14:paraId="18B89AF2" w14:textId="77777777" w:rsidR="005063A7" w:rsidRPr="005063A7" w:rsidRDefault="005063A7" w:rsidP="005063A7">
            <w:pPr>
              <w:jc w:val="center"/>
              <w:rPr>
                <w:rFonts w:eastAsia="Times New Roman"/>
                <w:sz w:val="20"/>
                <w:szCs w:val="20"/>
              </w:rPr>
            </w:pPr>
            <w:r>
              <w:rPr>
                <w:sz w:val="16"/>
                <w:rPrChange w:id="2477" w:author="Stoycho Rusinov" w:date="2026-08-08T17:14:00Z">
                  <w:rPr>
                    <w:sz w:val="20"/>
                  </w:rPr>
                </w:rPrChange>
              </w:rPr>
              <w:t>-0.866***</w:t>
            </w:r>
          </w:p>
        </w:tc>
        <w:tc>
          <w:tcPr>
            <w:tcW w:w="977" w:type="dxa"/>
            <w:tcBorders>
              <w:top w:val="nil"/>
              <w:left w:val="nil"/>
              <w:bottom w:val="nil"/>
              <w:right w:val="nil"/>
            </w:tcBorders>
            <w:shd w:val="clear" w:color="auto" w:fill="auto"/>
            <w:noWrap/>
            <w:vAlign w:val="center"/>
            <w:hideMark/>
            <w:tcPrChange w:id="2478" w:author="Stoycho Rusinov" w:date="2026-08-08T17:14:00Z">
              <w:tcPr>
                <w:tcW w:w="977" w:type="dxa"/>
                <w:gridSpan w:val="2"/>
                <w:tcBorders>
                  <w:top w:val="nil"/>
                  <w:left w:val="nil"/>
                  <w:bottom w:val="nil"/>
                  <w:right w:val="nil"/>
                </w:tcBorders>
                <w:shd w:val="clear" w:color="auto" w:fill="auto"/>
                <w:noWrap/>
                <w:vAlign w:val="center"/>
                <w:hideMark/>
              </w:tcPr>
            </w:tcPrChange>
          </w:tcPr>
          <w:p w14:paraId="7D1CECE8" w14:textId="77777777" w:rsidR="005063A7" w:rsidRPr="005063A7" w:rsidRDefault="005063A7" w:rsidP="005063A7">
            <w:pPr>
              <w:jc w:val="center"/>
              <w:rPr>
                <w:rFonts w:eastAsia="Times New Roman"/>
                <w:sz w:val="20"/>
                <w:szCs w:val="20"/>
              </w:rPr>
            </w:pPr>
            <w:r>
              <w:rPr>
                <w:sz w:val="16"/>
                <w:rPrChange w:id="2479" w:author="Stoycho Rusinov" w:date="2026-08-08T17:14:00Z">
                  <w:rPr>
                    <w:sz w:val="20"/>
                  </w:rPr>
                </w:rPrChange>
              </w:rPr>
              <w:t>-0.842***</w:t>
            </w:r>
          </w:p>
        </w:tc>
        <w:tc>
          <w:tcPr>
            <w:tcW w:w="977" w:type="dxa"/>
            <w:tcBorders>
              <w:top w:val="nil"/>
              <w:left w:val="nil"/>
              <w:bottom w:val="nil"/>
              <w:right w:val="nil"/>
            </w:tcBorders>
            <w:shd w:val="clear" w:color="auto" w:fill="auto"/>
            <w:noWrap/>
            <w:vAlign w:val="center"/>
            <w:hideMark/>
            <w:tcPrChange w:id="2480" w:author="Stoycho Rusinov" w:date="2026-08-08T17:14:00Z">
              <w:tcPr>
                <w:tcW w:w="977" w:type="dxa"/>
                <w:gridSpan w:val="2"/>
                <w:tcBorders>
                  <w:top w:val="nil"/>
                  <w:left w:val="nil"/>
                  <w:bottom w:val="nil"/>
                  <w:right w:val="nil"/>
                </w:tcBorders>
                <w:shd w:val="clear" w:color="auto" w:fill="auto"/>
                <w:noWrap/>
                <w:vAlign w:val="center"/>
                <w:hideMark/>
              </w:tcPr>
            </w:tcPrChange>
          </w:tcPr>
          <w:p w14:paraId="59B98CEC" w14:textId="77777777" w:rsidR="005063A7" w:rsidRPr="005063A7" w:rsidRDefault="005063A7" w:rsidP="005063A7">
            <w:pPr>
              <w:jc w:val="center"/>
              <w:rPr>
                <w:rFonts w:eastAsia="Times New Roman"/>
                <w:sz w:val="20"/>
                <w:szCs w:val="20"/>
              </w:rPr>
            </w:pPr>
            <w:r>
              <w:rPr>
                <w:sz w:val="16"/>
                <w:rPrChange w:id="2481" w:author="Stoycho Rusinov" w:date="2026-08-08T17:14:00Z">
                  <w:rPr>
                    <w:sz w:val="20"/>
                  </w:rPr>
                </w:rPrChange>
              </w:rPr>
              <w:t>0.105</w:t>
            </w:r>
          </w:p>
        </w:tc>
        <w:tc>
          <w:tcPr>
            <w:tcW w:w="977" w:type="dxa"/>
            <w:tcBorders>
              <w:top w:val="nil"/>
              <w:left w:val="nil"/>
              <w:bottom w:val="nil"/>
              <w:right w:val="nil"/>
            </w:tcBorders>
            <w:shd w:val="clear" w:color="auto" w:fill="auto"/>
            <w:noWrap/>
            <w:vAlign w:val="center"/>
            <w:hideMark/>
            <w:tcPrChange w:id="2482" w:author="Stoycho Rusinov" w:date="2026-08-08T17:14:00Z">
              <w:tcPr>
                <w:tcW w:w="977" w:type="dxa"/>
                <w:gridSpan w:val="2"/>
                <w:tcBorders>
                  <w:top w:val="nil"/>
                  <w:left w:val="nil"/>
                  <w:bottom w:val="nil"/>
                  <w:right w:val="nil"/>
                </w:tcBorders>
                <w:shd w:val="clear" w:color="auto" w:fill="auto"/>
                <w:noWrap/>
                <w:vAlign w:val="center"/>
                <w:hideMark/>
              </w:tcPr>
            </w:tcPrChange>
          </w:tcPr>
          <w:p w14:paraId="3E601153" w14:textId="77777777" w:rsidR="005063A7" w:rsidRPr="005063A7" w:rsidRDefault="005063A7" w:rsidP="005063A7">
            <w:pPr>
              <w:jc w:val="center"/>
              <w:rPr>
                <w:rFonts w:eastAsia="Times New Roman"/>
                <w:sz w:val="20"/>
                <w:szCs w:val="20"/>
              </w:rPr>
            </w:pPr>
            <w:r>
              <w:rPr>
                <w:sz w:val="16"/>
                <w:rPrChange w:id="2483" w:author="Stoycho Rusinov" w:date="2026-08-08T17:14:00Z">
                  <w:rPr>
                    <w:sz w:val="20"/>
                  </w:rPr>
                </w:rPrChange>
              </w:rPr>
              <w:t>-0.402</w:t>
            </w:r>
          </w:p>
        </w:tc>
        <w:tc>
          <w:tcPr>
            <w:tcW w:w="977" w:type="dxa"/>
            <w:tcBorders>
              <w:top w:val="nil"/>
              <w:left w:val="nil"/>
              <w:bottom w:val="nil"/>
              <w:right w:val="nil"/>
            </w:tcBorders>
            <w:shd w:val="clear" w:color="auto" w:fill="auto"/>
            <w:noWrap/>
            <w:vAlign w:val="center"/>
            <w:hideMark/>
            <w:tcPrChange w:id="2484" w:author="Stoycho Rusinov" w:date="2026-08-08T17:14:00Z">
              <w:tcPr>
                <w:tcW w:w="977" w:type="dxa"/>
                <w:gridSpan w:val="2"/>
                <w:tcBorders>
                  <w:top w:val="nil"/>
                  <w:left w:val="nil"/>
                  <w:bottom w:val="nil"/>
                  <w:right w:val="nil"/>
                </w:tcBorders>
                <w:shd w:val="clear" w:color="auto" w:fill="auto"/>
                <w:noWrap/>
                <w:vAlign w:val="center"/>
                <w:hideMark/>
              </w:tcPr>
            </w:tcPrChange>
          </w:tcPr>
          <w:p w14:paraId="068583F5" w14:textId="77777777" w:rsidR="005063A7" w:rsidRPr="005063A7" w:rsidRDefault="005063A7" w:rsidP="005063A7">
            <w:pPr>
              <w:jc w:val="center"/>
              <w:rPr>
                <w:rFonts w:eastAsia="Times New Roman"/>
                <w:sz w:val="20"/>
                <w:szCs w:val="20"/>
              </w:rPr>
            </w:pPr>
            <w:r>
              <w:rPr>
                <w:sz w:val="16"/>
                <w:rPrChange w:id="2485" w:author="Stoycho Rusinov" w:date="2026-08-08T17:14:00Z">
                  <w:rPr>
                    <w:sz w:val="20"/>
                  </w:rPr>
                </w:rPrChange>
              </w:rPr>
              <w:t>-1.003***</w:t>
            </w:r>
          </w:p>
        </w:tc>
      </w:tr>
      <w:tr w:rsidR="005063A7" w:rsidRPr="005063A7" w14:paraId="3B763531" w14:textId="77777777" w:rsidTr="005063A7">
        <w:tblPrEx>
          <w:tblW w:w="7405" w:type="dxa"/>
          <w:jc w:val="center"/>
          <w:tblPrExChange w:id="2486" w:author="Stoycho Rusinov" w:date="2026-08-08T17:14:00Z">
            <w:tblPrEx>
              <w:tblW w:w="7405" w:type="dxa"/>
              <w:jc w:val="center"/>
            </w:tblPrEx>
          </w:tblPrExChange>
        </w:tblPrEx>
        <w:trPr>
          <w:trHeight w:val="288"/>
          <w:jc w:val="center"/>
          <w:trPrChange w:id="2487"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488" w:author="Stoycho Rusinov" w:date="2026-08-08T17:14:00Z">
              <w:tcPr>
                <w:tcW w:w="1985" w:type="dxa"/>
                <w:vMerge/>
                <w:tcBorders>
                  <w:top w:val="nil"/>
                  <w:left w:val="nil"/>
                  <w:bottom w:val="nil"/>
                  <w:right w:val="nil"/>
                </w:tcBorders>
                <w:vAlign w:val="center"/>
                <w:hideMark/>
              </w:tcPr>
            </w:tcPrChange>
          </w:tcPr>
          <w:p w14:paraId="40900F63"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489" w:author="Stoycho Rusinov" w:date="2026-08-08T17:14:00Z">
              <w:tcPr>
                <w:tcW w:w="1512" w:type="dxa"/>
                <w:tcBorders>
                  <w:top w:val="nil"/>
                  <w:left w:val="nil"/>
                  <w:bottom w:val="nil"/>
                  <w:right w:val="nil"/>
                </w:tcBorders>
                <w:shd w:val="clear" w:color="auto" w:fill="auto"/>
                <w:noWrap/>
                <w:vAlign w:val="center"/>
                <w:hideMark/>
              </w:tcPr>
            </w:tcPrChange>
          </w:tcPr>
          <w:p w14:paraId="71AB31A3" w14:textId="77777777" w:rsidR="005063A7" w:rsidRPr="005063A7" w:rsidRDefault="005063A7" w:rsidP="005063A7">
            <w:pPr>
              <w:jc w:val="center"/>
              <w:rPr>
                <w:rFonts w:eastAsia="Times New Roman"/>
                <w:sz w:val="20"/>
                <w:szCs w:val="20"/>
              </w:rPr>
            </w:pPr>
            <w:r>
              <w:rPr>
                <w:sz w:val="16"/>
                <w:rPrChange w:id="2490" w:author="Stoycho Rusinov" w:date="2026-08-08T17:14:00Z">
                  <w:rPr>
                    <w:sz w:val="20"/>
                  </w:rPr>
                </w:rPrChange>
              </w:rPr>
              <w:t>(0.079)</w:t>
            </w:r>
          </w:p>
        </w:tc>
        <w:tc>
          <w:tcPr>
            <w:tcW w:w="977" w:type="dxa"/>
            <w:tcBorders>
              <w:top w:val="nil"/>
              <w:left w:val="nil"/>
              <w:bottom w:val="nil"/>
              <w:right w:val="nil"/>
            </w:tcBorders>
            <w:shd w:val="clear" w:color="auto" w:fill="auto"/>
            <w:noWrap/>
            <w:vAlign w:val="center"/>
            <w:hideMark/>
            <w:tcPrChange w:id="2491" w:author="Stoycho Rusinov" w:date="2026-08-08T17:14:00Z">
              <w:tcPr>
                <w:tcW w:w="977" w:type="dxa"/>
                <w:gridSpan w:val="2"/>
                <w:tcBorders>
                  <w:top w:val="nil"/>
                  <w:left w:val="nil"/>
                  <w:bottom w:val="nil"/>
                  <w:right w:val="nil"/>
                </w:tcBorders>
                <w:shd w:val="clear" w:color="auto" w:fill="auto"/>
                <w:noWrap/>
                <w:vAlign w:val="center"/>
                <w:hideMark/>
              </w:tcPr>
            </w:tcPrChange>
          </w:tcPr>
          <w:p w14:paraId="4F9C30E7" w14:textId="77777777" w:rsidR="005063A7" w:rsidRPr="005063A7" w:rsidRDefault="005063A7" w:rsidP="005063A7">
            <w:pPr>
              <w:jc w:val="center"/>
              <w:rPr>
                <w:rFonts w:eastAsia="Times New Roman"/>
                <w:sz w:val="20"/>
                <w:szCs w:val="20"/>
              </w:rPr>
            </w:pPr>
            <w:r>
              <w:rPr>
                <w:sz w:val="16"/>
                <w:rPrChange w:id="2492" w:author="Stoycho Rusinov" w:date="2026-08-08T17:14:00Z">
                  <w:rPr>
                    <w:sz w:val="20"/>
                  </w:rPr>
                </w:rPrChange>
              </w:rPr>
              <w:t>(0.078)</w:t>
            </w:r>
          </w:p>
        </w:tc>
        <w:tc>
          <w:tcPr>
            <w:tcW w:w="977" w:type="dxa"/>
            <w:tcBorders>
              <w:top w:val="nil"/>
              <w:left w:val="nil"/>
              <w:bottom w:val="nil"/>
              <w:right w:val="nil"/>
            </w:tcBorders>
            <w:shd w:val="clear" w:color="auto" w:fill="auto"/>
            <w:noWrap/>
            <w:vAlign w:val="center"/>
            <w:hideMark/>
            <w:tcPrChange w:id="2493" w:author="Stoycho Rusinov" w:date="2026-08-08T17:14:00Z">
              <w:tcPr>
                <w:tcW w:w="977" w:type="dxa"/>
                <w:gridSpan w:val="2"/>
                <w:tcBorders>
                  <w:top w:val="nil"/>
                  <w:left w:val="nil"/>
                  <w:bottom w:val="nil"/>
                  <w:right w:val="nil"/>
                </w:tcBorders>
                <w:shd w:val="clear" w:color="auto" w:fill="auto"/>
                <w:noWrap/>
                <w:vAlign w:val="center"/>
                <w:hideMark/>
              </w:tcPr>
            </w:tcPrChange>
          </w:tcPr>
          <w:p w14:paraId="360CDCF8" w14:textId="77777777" w:rsidR="005063A7" w:rsidRPr="005063A7" w:rsidRDefault="005063A7" w:rsidP="005063A7">
            <w:pPr>
              <w:jc w:val="center"/>
              <w:rPr>
                <w:rFonts w:eastAsia="Times New Roman"/>
                <w:sz w:val="20"/>
                <w:szCs w:val="20"/>
              </w:rPr>
            </w:pPr>
            <w:r>
              <w:rPr>
                <w:sz w:val="16"/>
                <w:rPrChange w:id="2494" w:author="Stoycho Rusinov" w:date="2026-08-08T17:14:00Z">
                  <w:rPr>
                    <w:sz w:val="20"/>
                  </w:rPr>
                </w:rPrChange>
              </w:rPr>
              <w:t>(0.077)</w:t>
            </w:r>
          </w:p>
        </w:tc>
        <w:tc>
          <w:tcPr>
            <w:tcW w:w="977" w:type="dxa"/>
            <w:tcBorders>
              <w:top w:val="nil"/>
              <w:left w:val="nil"/>
              <w:bottom w:val="nil"/>
              <w:right w:val="nil"/>
            </w:tcBorders>
            <w:shd w:val="clear" w:color="auto" w:fill="auto"/>
            <w:noWrap/>
            <w:vAlign w:val="center"/>
            <w:hideMark/>
            <w:tcPrChange w:id="2495" w:author="Stoycho Rusinov" w:date="2026-08-08T17:14:00Z">
              <w:tcPr>
                <w:tcW w:w="977" w:type="dxa"/>
                <w:gridSpan w:val="2"/>
                <w:tcBorders>
                  <w:top w:val="nil"/>
                  <w:left w:val="nil"/>
                  <w:bottom w:val="nil"/>
                  <w:right w:val="nil"/>
                </w:tcBorders>
                <w:shd w:val="clear" w:color="auto" w:fill="auto"/>
                <w:noWrap/>
                <w:vAlign w:val="center"/>
                <w:hideMark/>
              </w:tcPr>
            </w:tcPrChange>
          </w:tcPr>
          <w:p w14:paraId="2685E1C6" w14:textId="77777777" w:rsidR="005063A7" w:rsidRPr="005063A7" w:rsidRDefault="005063A7" w:rsidP="005063A7">
            <w:pPr>
              <w:jc w:val="center"/>
              <w:rPr>
                <w:rFonts w:eastAsia="Times New Roman"/>
                <w:sz w:val="20"/>
                <w:szCs w:val="20"/>
              </w:rPr>
            </w:pPr>
            <w:r>
              <w:rPr>
                <w:sz w:val="16"/>
                <w:rPrChange w:id="2496" w:author="Stoycho Rusinov" w:date="2026-08-08T17:14:00Z">
                  <w:rPr>
                    <w:sz w:val="20"/>
                  </w:rPr>
                </w:rPrChange>
              </w:rPr>
              <w:t>(0.231)</w:t>
            </w:r>
          </w:p>
        </w:tc>
        <w:tc>
          <w:tcPr>
            <w:tcW w:w="977" w:type="dxa"/>
            <w:tcBorders>
              <w:top w:val="nil"/>
              <w:left w:val="nil"/>
              <w:bottom w:val="nil"/>
              <w:right w:val="nil"/>
            </w:tcBorders>
            <w:shd w:val="clear" w:color="auto" w:fill="auto"/>
            <w:noWrap/>
            <w:vAlign w:val="center"/>
            <w:hideMark/>
            <w:tcPrChange w:id="2497" w:author="Stoycho Rusinov" w:date="2026-08-08T17:14:00Z">
              <w:tcPr>
                <w:tcW w:w="977" w:type="dxa"/>
                <w:gridSpan w:val="2"/>
                <w:tcBorders>
                  <w:top w:val="nil"/>
                  <w:left w:val="nil"/>
                  <w:bottom w:val="nil"/>
                  <w:right w:val="nil"/>
                </w:tcBorders>
                <w:shd w:val="clear" w:color="auto" w:fill="auto"/>
                <w:noWrap/>
                <w:vAlign w:val="center"/>
                <w:hideMark/>
              </w:tcPr>
            </w:tcPrChange>
          </w:tcPr>
          <w:p w14:paraId="79332DEF" w14:textId="77777777" w:rsidR="005063A7" w:rsidRPr="005063A7" w:rsidRDefault="005063A7" w:rsidP="005063A7">
            <w:pPr>
              <w:jc w:val="center"/>
              <w:rPr>
                <w:rFonts w:eastAsia="Times New Roman"/>
                <w:sz w:val="20"/>
                <w:szCs w:val="20"/>
              </w:rPr>
            </w:pPr>
            <w:r>
              <w:rPr>
                <w:sz w:val="16"/>
                <w:rPrChange w:id="2498" w:author="Stoycho Rusinov" w:date="2026-08-08T17:14:00Z">
                  <w:rPr>
                    <w:sz w:val="20"/>
                  </w:rPr>
                </w:rPrChange>
              </w:rPr>
              <w:t>(0.104)</w:t>
            </w:r>
          </w:p>
        </w:tc>
      </w:tr>
      <w:tr w:rsidR="005063A7" w:rsidRPr="005063A7" w14:paraId="0785BEBB" w14:textId="77777777" w:rsidTr="005063A7">
        <w:tblPrEx>
          <w:tblW w:w="7405" w:type="dxa"/>
          <w:jc w:val="center"/>
          <w:tblPrExChange w:id="2499" w:author="Stoycho Rusinov" w:date="2026-08-08T17:14:00Z">
            <w:tblPrEx>
              <w:tblW w:w="7405" w:type="dxa"/>
              <w:jc w:val="center"/>
            </w:tblPrEx>
          </w:tblPrExChange>
        </w:tblPrEx>
        <w:trPr>
          <w:trHeight w:val="288"/>
          <w:jc w:val="center"/>
          <w:trPrChange w:id="2500"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501"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40E36CF2" w14:textId="77777777" w:rsidR="005063A7" w:rsidRPr="005063A7" w:rsidRDefault="005063A7" w:rsidP="005063A7">
            <w:pPr>
              <w:rPr>
                <w:rFonts w:eastAsia="Times New Roman"/>
                <w:sz w:val="20"/>
                <w:szCs w:val="20"/>
              </w:rPr>
            </w:pPr>
            <w:r>
              <w:rPr>
                <w:rFonts w:eastAsia="Times New Roman"/>
                <w:sz w:val="20"/>
                <w:szCs w:val="20"/>
              </w:rPr>
              <w:t>Hungary × Post</w:t>
            </w:r>
          </w:p>
        </w:tc>
        <w:tc>
          <w:tcPr>
            <w:tcW w:w="1512" w:type="dxa"/>
            <w:tcBorders>
              <w:top w:val="nil"/>
              <w:left w:val="nil"/>
              <w:bottom w:val="nil"/>
              <w:right w:val="nil"/>
            </w:tcBorders>
            <w:shd w:val="clear" w:color="auto" w:fill="auto"/>
            <w:noWrap/>
            <w:vAlign w:val="center"/>
            <w:hideMark/>
            <w:tcPrChange w:id="2502" w:author="Stoycho Rusinov" w:date="2026-08-08T17:14:00Z">
              <w:tcPr>
                <w:tcW w:w="1512" w:type="dxa"/>
                <w:tcBorders>
                  <w:top w:val="nil"/>
                  <w:left w:val="nil"/>
                  <w:bottom w:val="nil"/>
                  <w:right w:val="nil"/>
                </w:tcBorders>
                <w:shd w:val="clear" w:color="auto" w:fill="auto"/>
                <w:noWrap/>
                <w:vAlign w:val="center"/>
                <w:hideMark/>
              </w:tcPr>
            </w:tcPrChange>
          </w:tcPr>
          <w:p w14:paraId="6FD75913" w14:textId="77777777" w:rsidR="005063A7" w:rsidRPr="005063A7" w:rsidRDefault="005063A7" w:rsidP="005063A7">
            <w:pPr>
              <w:jc w:val="center"/>
              <w:rPr>
                <w:rFonts w:eastAsia="Times New Roman"/>
                <w:sz w:val="20"/>
                <w:szCs w:val="20"/>
              </w:rPr>
            </w:pPr>
            <w:r>
              <w:rPr>
                <w:sz w:val="16"/>
                <w:rPrChange w:id="2503" w:author="Stoycho Rusinov" w:date="2026-08-08T17:14:00Z">
                  <w:rPr>
                    <w:sz w:val="20"/>
                  </w:rPr>
                </w:rPrChange>
              </w:rPr>
              <w:t>-1.114***</w:t>
            </w:r>
          </w:p>
        </w:tc>
        <w:tc>
          <w:tcPr>
            <w:tcW w:w="977" w:type="dxa"/>
            <w:tcBorders>
              <w:top w:val="nil"/>
              <w:left w:val="nil"/>
              <w:bottom w:val="nil"/>
              <w:right w:val="nil"/>
            </w:tcBorders>
            <w:shd w:val="clear" w:color="auto" w:fill="auto"/>
            <w:noWrap/>
            <w:vAlign w:val="center"/>
            <w:hideMark/>
            <w:tcPrChange w:id="2504" w:author="Stoycho Rusinov" w:date="2026-08-08T17:14:00Z">
              <w:tcPr>
                <w:tcW w:w="977" w:type="dxa"/>
                <w:gridSpan w:val="2"/>
                <w:tcBorders>
                  <w:top w:val="nil"/>
                  <w:left w:val="nil"/>
                  <w:bottom w:val="nil"/>
                  <w:right w:val="nil"/>
                </w:tcBorders>
                <w:shd w:val="clear" w:color="auto" w:fill="auto"/>
                <w:noWrap/>
                <w:vAlign w:val="center"/>
                <w:hideMark/>
              </w:tcPr>
            </w:tcPrChange>
          </w:tcPr>
          <w:p w14:paraId="338133F3" w14:textId="77777777" w:rsidR="005063A7" w:rsidRPr="005063A7" w:rsidRDefault="005063A7" w:rsidP="005063A7">
            <w:pPr>
              <w:jc w:val="center"/>
              <w:rPr>
                <w:rFonts w:eastAsia="Times New Roman"/>
                <w:sz w:val="20"/>
                <w:szCs w:val="20"/>
              </w:rPr>
            </w:pPr>
            <w:r>
              <w:rPr>
                <w:sz w:val="16"/>
                <w:rPrChange w:id="2505" w:author="Stoycho Rusinov" w:date="2026-08-08T17:14:00Z">
                  <w:rPr>
                    <w:sz w:val="20"/>
                  </w:rPr>
                </w:rPrChange>
              </w:rPr>
              <w:t>-1.091***</w:t>
            </w:r>
          </w:p>
        </w:tc>
        <w:tc>
          <w:tcPr>
            <w:tcW w:w="977" w:type="dxa"/>
            <w:tcBorders>
              <w:top w:val="nil"/>
              <w:left w:val="nil"/>
              <w:bottom w:val="nil"/>
              <w:right w:val="nil"/>
            </w:tcBorders>
            <w:shd w:val="clear" w:color="auto" w:fill="auto"/>
            <w:noWrap/>
            <w:vAlign w:val="center"/>
            <w:hideMark/>
            <w:tcPrChange w:id="2506" w:author="Stoycho Rusinov" w:date="2026-08-08T17:14:00Z">
              <w:tcPr>
                <w:tcW w:w="977" w:type="dxa"/>
                <w:gridSpan w:val="2"/>
                <w:tcBorders>
                  <w:top w:val="nil"/>
                  <w:left w:val="nil"/>
                  <w:bottom w:val="nil"/>
                  <w:right w:val="nil"/>
                </w:tcBorders>
                <w:shd w:val="clear" w:color="auto" w:fill="auto"/>
                <w:noWrap/>
                <w:vAlign w:val="center"/>
                <w:hideMark/>
              </w:tcPr>
            </w:tcPrChange>
          </w:tcPr>
          <w:p w14:paraId="7EB2C977" w14:textId="77777777" w:rsidR="005063A7" w:rsidRPr="005063A7" w:rsidRDefault="005063A7" w:rsidP="005063A7">
            <w:pPr>
              <w:jc w:val="center"/>
              <w:rPr>
                <w:rFonts w:eastAsia="Times New Roman"/>
                <w:sz w:val="20"/>
                <w:szCs w:val="20"/>
              </w:rPr>
            </w:pPr>
            <w:r>
              <w:rPr>
                <w:sz w:val="16"/>
                <w:rPrChange w:id="2507" w:author="Stoycho Rusinov" w:date="2026-08-08T17:14:00Z">
                  <w:rPr>
                    <w:sz w:val="20"/>
                  </w:rPr>
                </w:rPrChange>
              </w:rPr>
              <w:t>-1.032***</w:t>
            </w:r>
          </w:p>
        </w:tc>
        <w:tc>
          <w:tcPr>
            <w:tcW w:w="977" w:type="dxa"/>
            <w:tcBorders>
              <w:top w:val="nil"/>
              <w:left w:val="nil"/>
              <w:bottom w:val="nil"/>
              <w:right w:val="nil"/>
            </w:tcBorders>
            <w:shd w:val="clear" w:color="auto" w:fill="auto"/>
            <w:noWrap/>
            <w:vAlign w:val="center"/>
            <w:hideMark/>
            <w:tcPrChange w:id="2508" w:author="Stoycho Rusinov" w:date="2026-08-08T17:14:00Z">
              <w:tcPr>
                <w:tcW w:w="977" w:type="dxa"/>
                <w:gridSpan w:val="2"/>
                <w:tcBorders>
                  <w:top w:val="nil"/>
                  <w:left w:val="nil"/>
                  <w:bottom w:val="nil"/>
                  <w:right w:val="nil"/>
                </w:tcBorders>
                <w:shd w:val="clear" w:color="auto" w:fill="auto"/>
                <w:noWrap/>
                <w:vAlign w:val="center"/>
                <w:hideMark/>
              </w:tcPr>
            </w:tcPrChange>
          </w:tcPr>
          <w:p w14:paraId="2BE7D26B" w14:textId="77777777" w:rsidR="005063A7" w:rsidRPr="005063A7" w:rsidRDefault="005063A7" w:rsidP="005063A7">
            <w:pPr>
              <w:jc w:val="center"/>
              <w:rPr>
                <w:rFonts w:eastAsia="Times New Roman"/>
                <w:sz w:val="20"/>
                <w:szCs w:val="20"/>
              </w:rPr>
            </w:pPr>
            <w:r>
              <w:rPr>
                <w:sz w:val="16"/>
                <w:rPrChange w:id="2509" w:author="Stoycho Rusinov" w:date="2026-08-08T17:14:00Z">
                  <w:rPr>
                    <w:sz w:val="20"/>
                  </w:rPr>
                </w:rPrChange>
              </w:rPr>
              <w:t>-0.547</w:t>
            </w:r>
          </w:p>
        </w:tc>
        <w:tc>
          <w:tcPr>
            <w:tcW w:w="977" w:type="dxa"/>
            <w:tcBorders>
              <w:top w:val="nil"/>
              <w:left w:val="nil"/>
              <w:bottom w:val="nil"/>
              <w:right w:val="nil"/>
            </w:tcBorders>
            <w:shd w:val="clear" w:color="auto" w:fill="auto"/>
            <w:noWrap/>
            <w:vAlign w:val="center"/>
            <w:hideMark/>
            <w:tcPrChange w:id="2510" w:author="Stoycho Rusinov" w:date="2026-08-08T17:14:00Z">
              <w:tcPr>
                <w:tcW w:w="977" w:type="dxa"/>
                <w:gridSpan w:val="2"/>
                <w:tcBorders>
                  <w:top w:val="nil"/>
                  <w:left w:val="nil"/>
                  <w:bottom w:val="nil"/>
                  <w:right w:val="nil"/>
                </w:tcBorders>
                <w:shd w:val="clear" w:color="auto" w:fill="auto"/>
                <w:noWrap/>
                <w:vAlign w:val="center"/>
                <w:hideMark/>
              </w:tcPr>
            </w:tcPrChange>
          </w:tcPr>
          <w:p w14:paraId="778013D5" w14:textId="77777777" w:rsidR="005063A7" w:rsidRPr="005063A7" w:rsidRDefault="005063A7" w:rsidP="005063A7">
            <w:pPr>
              <w:jc w:val="center"/>
              <w:rPr>
                <w:rFonts w:eastAsia="Times New Roman"/>
                <w:sz w:val="20"/>
                <w:szCs w:val="20"/>
              </w:rPr>
            </w:pPr>
            <w:r>
              <w:rPr>
                <w:sz w:val="16"/>
                <w:rPrChange w:id="2511" w:author="Stoycho Rusinov" w:date="2026-08-08T17:14:00Z">
                  <w:rPr>
                    <w:sz w:val="20"/>
                  </w:rPr>
                </w:rPrChange>
              </w:rPr>
              <w:t>-1.252***</w:t>
            </w:r>
          </w:p>
        </w:tc>
      </w:tr>
      <w:tr w:rsidR="005063A7" w:rsidRPr="005063A7" w14:paraId="2E55EE51" w14:textId="77777777" w:rsidTr="005063A7">
        <w:tblPrEx>
          <w:tblW w:w="7405" w:type="dxa"/>
          <w:jc w:val="center"/>
          <w:tblPrExChange w:id="2512" w:author="Stoycho Rusinov" w:date="2026-08-08T17:14:00Z">
            <w:tblPrEx>
              <w:tblW w:w="7405" w:type="dxa"/>
              <w:jc w:val="center"/>
            </w:tblPrEx>
          </w:tblPrExChange>
        </w:tblPrEx>
        <w:trPr>
          <w:trHeight w:val="288"/>
          <w:jc w:val="center"/>
          <w:trPrChange w:id="2513"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514" w:author="Stoycho Rusinov" w:date="2026-08-08T17:14:00Z">
              <w:tcPr>
                <w:tcW w:w="1985" w:type="dxa"/>
                <w:vMerge/>
                <w:tcBorders>
                  <w:top w:val="nil"/>
                  <w:left w:val="nil"/>
                  <w:bottom w:val="nil"/>
                  <w:right w:val="nil"/>
                </w:tcBorders>
                <w:vAlign w:val="center"/>
                <w:hideMark/>
              </w:tcPr>
            </w:tcPrChange>
          </w:tcPr>
          <w:p w14:paraId="30F2B239"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515" w:author="Stoycho Rusinov" w:date="2026-08-08T17:14:00Z">
              <w:tcPr>
                <w:tcW w:w="1512" w:type="dxa"/>
                <w:tcBorders>
                  <w:top w:val="nil"/>
                  <w:left w:val="nil"/>
                  <w:bottom w:val="nil"/>
                  <w:right w:val="nil"/>
                </w:tcBorders>
                <w:shd w:val="clear" w:color="auto" w:fill="auto"/>
                <w:noWrap/>
                <w:vAlign w:val="center"/>
                <w:hideMark/>
              </w:tcPr>
            </w:tcPrChange>
          </w:tcPr>
          <w:p w14:paraId="69AC0793" w14:textId="77777777" w:rsidR="005063A7" w:rsidRPr="005063A7" w:rsidRDefault="005063A7" w:rsidP="005063A7">
            <w:pPr>
              <w:jc w:val="center"/>
              <w:rPr>
                <w:rFonts w:eastAsia="Times New Roman"/>
                <w:sz w:val="20"/>
                <w:szCs w:val="20"/>
              </w:rPr>
            </w:pPr>
            <w:r>
              <w:rPr>
                <w:sz w:val="16"/>
                <w:rPrChange w:id="2516" w:author="Stoycho Rusinov" w:date="2026-08-08T17:14:00Z">
                  <w:rPr>
                    <w:sz w:val="20"/>
                  </w:rPr>
                </w:rPrChange>
              </w:rPr>
              <w:t>(0.078)</w:t>
            </w:r>
          </w:p>
        </w:tc>
        <w:tc>
          <w:tcPr>
            <w:tcW w:w="977" w:type="dxa"/>
            <w:tcBorders>
              <w:top w:val="nil"/>
              <w:left w:val="nil"/>
              <w:bottom w:val="nil"/>
              <w:right w:val="nil"/>
            </w:tcBorders>
            <w:shd w:val="clear" w:color="auto" w:fill="auto"/>
            <w:noWrap/>
            <w:vAlign w:val="center"/>
            <w:hideMark/>
            <w:tcPrChange w:id="2517" w:author="Stoycho Rusinov" w:date="2026-08-08T17:14:00Z">
              <w:tcPr>
                <w:tcW w:w="977" w:type="dxa"/>
                <w:gridSpan w:val="2"/>
                <w:tcBorders>
                  <w:top w:val="nil"/>
                  <w:left w:val="nil"/>
                  <w:bottom w:val="nil"/>
                  <w:right w:val="nil"/>
                </w:tcBorders>
                <w:shd w:val="clear" w:color="auto" w:fill="auto"/>
                <w:noWrap/>
                <w:vAlign w:val="center"/>
                <w:hideMark/>
              </w:tcPr>
            </w:tcPrChange>
          </w:tcPr>
          <w:p w14:paraId="07AB8E90" w14:textId="77777777" w:rsidR="005063A7" w:rsidRPr="005063A7" w:rsidRDefault="005063A7" w:rsidP="005063A7">
            <w:pPr>
              <w:jc w:val="center"/>
              <w:rPr>
                <w:rFonts w:eastAsia="Times New Roman"/>
                <w:sz w:val="20"/>
                <w:szCs w:val="20"/>
              </w:rPr>
            </w:pPr>
            <w:r>
              <w:rPr>
                <w:sz w:val="16"/>
                <w:rPrChange w:id="2518" w:author="Stoycho Rusinov" w:date="2026-08-08T17:14:00Z">
                  <w:rPr>
                    <w:sz w:val="20"/>
                  </w:rPr>
                </w:rPrChange>
              </w:rPr>
              <w:t>(0.075)</w:t>
            </w:r>
          </w:p>
        </w:tc>
        <w:tc>
          <w:tcPr>
            <w:tcW w:w="977" w:type="dxa"/>
            <w:tcBorders>
              <w:top w:val="nil"/>
              <w:left w:val="nil"/>
              <w:bottom w:val="nil"/>
              <w:right w:val="nil"/>
            </w:tcBorders>
            <w:shd w:val="clear" w:color="auto" w:fill="auto"/>
            <w:noWrap/>
            <w:vAlign w:val="center"/>
            <w:hideMark/>
            <w:tcPrChange w:id="2519" w:author="Stoycho Rusinov" w:date="2026-08-08T17:14:00Z">
              <w:tcPr>
                <w:tcW w:w="977" w:type="dxa"/>
                <w:gridSpan w:val="2"/>
                <w:tcBorders>
                  <w:top w:val="nil"/>
                  <w:left w:val="nil"/>
                  <w:bottom w:val="nil"/>
                  <w:right w:val="nil"/>
                </w:tcBorders>
                <w:shd w:val="clear" w:color="auto" w:fill="auto"/>
                <w:noWrap/>
                <w:vAlign w:val="center"/>
                <w:hideMark/>
              </w:tcPr>
            </w:tcPrChange>
          </w:tcPr>
          <w:p w14:paraId="5B88DCF6" w14:textId="77777777" w:rsidR="005063A7" w:rsidRPr="005063A7" w:rsidRDefault="005063A7" w:rsidP="005063A7">
            <w:pPr>
              <w:jc w:val="center"/>
              <w:rPr>
                <w:rFonts w:eastAsia="Times New Roman"/>
                <w:sz w:val="20"/>
                <w:szCs w:val="20"/>
              </w:rPr>
            </w:pPr>
            <w:r>
              <w:rPr>
                <w:sz w:val="16"/>
                <w:rPrChange w:id="2520" w:author="Stoycho Rusinov" w:date="2026-08-08T17:14:00Z">
                  <w:rPr>
                    <w:sz w:val="20"/>
                  </w:rPr>
                </w:rPrChange>
              </w:rPr>
              <w:t>(0.073)</w:t>
            </w:r>
          </w:p>
        </w:tc>
        <w:tc>
          <w:tcPr>
            <w:tcW w:w="977" w:type="dxa"/>
            <w:tcBorders>
              <w:top w:val="nil"/>
              <w:left w:val="nil"/>
              <w:bottom w:val="nil"/>
              <w:right w:val="nil"/>
            </w:tcBorders>
            <w:shd w:val="clear" w:color="auto" w:fill="auto"/>
            <w:noWrap/>
            <w:vAlign w:val="center"/>
            <w:hideMark/>
            <w:tcPrChange w:id="2521" w:author="Stoycho Rusinov" w:date="2026-08-08T17:14:00Z">
              <w:tcPr>
                <w:tcW w:w="977" w:type="dxa"/>
                <w:gridSpan w:val="2"/>
                <w:tcBorders>
                  <w:top w:val="nil"/>
                  <w:left w:val="nil"/>
                  <w:bottom w:val="nil"/>
                  <w:right w:val="nil"/>
                </w:tcBorders>
                <w:shd w:val="clear" w:color="auto" w:fill="auto"/>
                <w:noWrap/>
                <w:vAlign w:val="center"/>
                <w:hideMark/>
              </w:tcPr>
            </w:tcPrChange>
          </w:tcPr>
          <w:p w14:paraId="2C91C17B" w14:textId="77777777" w:rsidR="005063A7" w:rsidRPr="005063A7" w:rsidRDefault="005063A7" w:rsidP="005063A7">
            <w:pPr>
              <w:jc w:val="center"/>
              <w:rPr>
                <w:rFonts w:eastAsia="Times New Roman"/>
                <w:sz w:val="20"/>
                <w:szCs w:val="20"/>
              </w:rPr>
            </w:pPr>
            <w:r>
              <w:rPr>
                <w:sz w:val="16"/>
                <w:rPrChange w:id="2522" w:author="Stoycho Rusinov" w:date="2026-08-08T17:14:00Z">
                  <w:rPr>
                    <w:sz w:val="20"/>
                  </w:rPr>
                </w:rPrChange>
              </w:rPr>
              <w:t>(0.300)</w:t>
            </w:r>
          </w:p>
        </w:tc>
        <w:tc>
          <w:tcPr>
            <w:tcW w:w="977" w:type="dxa"/>
            <w:tcBorders>
              <w:top w:val="nil"/>
              <w:left w:val="nil"/>
              <w:bottom w:val="nil"/>
              <w:right w:val="nil"/>
            </w:tcBorders>
            <w:shd w:val="clear" w:color="auto" w:fill="auto"/>
            <w:noWrap/>
            <w:vAlign w:val="center"/>
            <w:hideMark/>
            <w:tcPrChange w:id="2523" w:author="Stoycho Rusinov" w:date="2026-08-08T17:14:00Z">
              <w:tcPr>
                <w:tcW w:w="977" w:type="dxa"/>
                <w:gridSpan w:val="2"/>
                <w:tcBorders>
                  <w:top w:val="nil"/>
                  <w:left w:val="nil"/>
                  <w:bottom w:val="nil"/>
                  <w:right w:val="nil"/>
                </w:tcBorders>
                <w:shd w:val="clear" w:color="auto" w:fill="auto"/>
                <w:noWrap/>
                <w:vAlign w:val="center"/>
                <w:hideMark/>
              </w:tcPr>
            </w:tcPrChange>
          </w:tcPr>
          <w:p w14:paraId="6EB845AD" w14:textId="77777777" w:rsidR="005063A7" w:rsidRPr="005063A7" w:rsidRDefault="005063A7" w:rsidP="005063A7">
            <w:pPr>
              <w:jc w:val="center"/>
              <w:rPr>
                <w:rFonts w:eastAsia="Times New Roman"/>
                <w:sz w:val="20"/>
                <w:szCs w:val="20"/>
              </w:rPr>
            </w:pPr>
            <w:r>
              <w:rPr>
                <w:sz w:val="16"/>
                <w:rPrChange w:id="2524" w:author="Stoycho Rusinov" w:date="2026-08-08T17:14:00Z">
                  <w:rPr>
                    <w:sz w:val="20"/>
                  </w:rPr>
                </w:rPrChange>
              </w:rPr>
              <w:t>(0.090)</w:t>
            </w:r>
          </w:p>
        </w:tc>
      </w:tr>
      <w:tr w:rsidR="005063A7" w:rsidRPr="005063A7" w14:paraId="341CEDC7" w14:textId="77777777" w:rsidTr="005063A7">
        <w:tblPrEx>
          <w:tblW w:w="7405" w:type="dxa"/>
          <w:jc w:val="center"/>
          <w:tblPrExChange w:id="2525" w:author="Stoycho Rusinov" w:date="2026-08-08T17:14:00Z">
            <w:tblPrEx>
              <w:tblW w:w="7405" w:type="dxa"/>
              <w:jc w:val="center"/>
            </w:tblPrEx>
          </w:tblPrExChange>
        </w:tblPrEx>
        <w:trPr>
          <w:trHeight w:val="288"/>
          <w:jc w:val="center"/>
          <w:trPrChange w:id="2526"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527"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31A465A1" w14:textId="77777777" w:rsidR="005063A7" w:rsidRPr="005063A7" w:rsidRDefault="005063A7" w:rsidP="005063A7">
            <w:pPr>
              <w:rPr>
                <w:rFonts w:eastAsia="Times New Roman"/>
                <w:sz w:val="20"/>
                <w:szCs w:val="20"/>
              </w:rPr>
            </w:pPr>
            <w:r>
              <w:rPr>
                <w:rFonts w:eastAsia="Times New Roman"/>
                <w:sz w:val="20"/>
                <w:szCs w:val="20"/>
              </w:rPr>
              <w:t>Italy × Post</w:t>
            </w:r>
          </w:p>
        </w:tc>
        <w:tc>
          <w:tcPr>
            <w:tcW w:w="1512" w:type="dxa"/>
            <w:tcBorders>
              <w:top w:val="nil"/>
              <w:left w:val="nil"/>
              <w:bottom w:val="nil"/>
              <w:right w:val="nil"/>
            </w:tcBorders>
            <w:shd w:val="clear" w:color="auto" w:fill="auto"/>
            <w:noWrap/>
            <w:vAlign w:val="center"/>
            <w:hideMark/>
            <w:tcPrChange w:id="2528" w:author="Stoycho Rusinov" w:date="2026-08-08T17:14:00Z">
              <w:tcPr>
                <w:tcW w:w="1512" w:type="dxa"/>
                <w:tcBorders>
                  <w:top w:val="nil"/>
                  <w:left w:val="nil"/>
                  <w:bottom w:val="nil"/>
                  <w:right w:val="nil"/>
                </w:tcBorders>
                <w:shd w:val="clear" w:color="auto" w:fill="auto"/>
                <w:noWrap/>
                <w:vAlign w:val="center"/>
                <w:hideMark/>
              </w:tcPr>
            </w:tcPrChange>
          </w:tcPr>
          <w:p w14:paraId="0ADBA0EA" w14:textId="77777777" w:rsidR="005063A7" w:rsidRPr="005063A7" w:rsidRDefault="005063A7" w:rsidP="005063A7">
            <w:pPr>
              <w:jc w:val="center"/>
              <w:rPr>
                <w:rFonts w:eastAsia="Times New Roman"/>
                <w:sz w:val="20"/>
                <w:szCs w:val="20"/>
              </w:rPr>
            </w:pPr>
            <w:r>
              <w:rPr>
                <w:sz w:val="16"/>
                <w:rPrChange w:id="2529" w:author="Stoycho Rusinov" w:date="2026-08-08T17:14:00Z">
                  <w:rPr>
                    <w:sz w:val="20"/>
                  </w:rPr>
                </w:rPrChange>
              </w:rPr>
              <w:t>-0.925***</w:t>
            </w:r>
          </w:p>
        </w:tc>
        <w:tc>
          <w:tcPr>
            <w:tcW w:w="977" w:type="dxa"/>
            <w:tcBorders>
              <w:top w:val="nil"/>
              <w:left w:val="nil"/>
              <w:bottom w:val="nil"/>
              <w:right w:val="nil"/>
            </w:tcBorders>
            <w:shd w:val="clear" w:color="auto" w:fill="auto"/>
            <w:noWrap/>
            <w:vAlign w:val="center"/>
            <w:hideMark/>
            <w:tcPrChange w:id="2530" w:author="Stoycho Rusinov" w:date="2026-08-08T17:14:00Z">
              <w:tcPr>
                <w:tcW w:w="977" w:type="dxa"/>
                <w:gridSpan w:val="2"/>
                <w:tcBorders>
                  <w:top w:val="nil"/>
                  <w:left w:val="nil"/>
                  <w:bottom w:val="nil"/>
                  <w:right w:val="nil"/>
                </w:tcBorders>
                <w:shd w:val="clear" w:color="auto" w:fill="auto"/>
                <w:noWrap/>
                <w:vAlign w:val="center"/>
                <w:hideMark/>
              </w:tcPr>
            </w:tcPrChange>
          </w:tcPr>
          <w:p w14:paraId="26B8F92A" w14:textId="77777777" w:rsidR="005063A7" w:rsidRPr="005063A7" w:rsidRDefault="005063A7" w:rsidP="005063A7">
            <w:pPr>
              <w:jc w:val="center"/>
              <w:rPr>
                <w:rFonts w:eastAsia="Times New Roman"/>
                <w:sz w:val="20"/>
                <w:szCs w:val="20"/>
              </w:rPr>
            </w:pPr>
            <w:r>
              <w:rPr>
                <w:sz w:val="16"/>
                <w:rPrChange w:id="2531" w:author="Stoycho Rusinov" w:date="2026-08-08T17:14:00Z">
                  <w:rPr>
                    <w:sz w:val="20"/>
                  </w:rPr>
                </w:rPrChange>
              </w:rPr>
              <w:t>-0.902***</w:t>
            </w:r>
          </w:p>
        </w:tc>
        <w:tc>
          <w:tcPr>
            <w:tcW w:w="977" w:type="dxa"/>
            <w:tcBorders>
              <w:top w:val="nil"/>
              <w:left w:val="nil"/>
              <w:bottom w:val="nil"/>
              <w:right w:val="nil"/>
            </w:tcBorders>
            <w:shd w:val="clear" w:color="auto" w:fill="auto"/>
            <w:noWrap/>
            <w:vAlign w:val="center"/>
            <w:hideMark/>
            <w:tcPrChange w:id="2532" w:author="Stoycho Rusinov" w:date="2026-08-08T17:14:00Z">
              <w:tcPr>
                <w:tcW w:w="977" w:type="dxa"/>
                <w:gridSpan w:val="2"/>
                <w:tcBorders>
                  <w:top w:val="nil"/>
                  <w:left w:val="nil"/>
                  <w:bottom w:val="nil"/>
                  <w:right w:val="nil"/>
                </w:tcBorders>
                <w:shd w:val="clear" w:color="auto" w:fill="auto"/>
                <w:noWrap/>
                <w:vAlign w:val="center"/>
                <w:hideMark/>
              </w:tcPr>
            </w:tcPrChange>
          </w:tcPr>
          <w:p w14:paraId="213B9707" w14:textId="77777777" w:rsidR="005063A7" w:rsidRPr="005063A7" w:rsidRDefault="005063A7" w:rsidP="005063A7">
            <w:pPr>
              <w:jc w:val="center"/>
              <w:rPr>
                <w:rFonts w:eastAsia="Times New Roman"/>
                <w:sz w:val="20"/>
                <w:szCs w:val="20"/>
              </w:rPr>
            </w:pPr>
            <w:r>
              <w:rPr>
                <w:sz w:val="16"/>
                <w:rPrChange w:id="2533" w:author="Stoycho Rusinov" w:date="2026-08-08T17:14:00Z">
                  <w:rPr>
                    <w:sz w:val="20"/>
                  </w:rPr>
                </w:rPrChange>
              </w:rPr>
              <w:t>0.677***</w:t>
            </w:r>
          </w:p>
        </w:tc>
        <w:tc>
          <w:tcPr>
            <w:tcW w:w="977" w:type="dxa"/>
            <w:tcBorders>
              <w:top w:val="nil"/>
              <w:left w:val="nil"/>
              <w:bottom w:val="nil"/>
              <w:right w:val="nil"/>
            </w:tcBorders>
            <w:shd w:val="clear" w:color="auto" w:fill="auto"/>
            <w:noWrap/>
            <w:vAlign w:val="center"/>
            <w:hideMark/>
            <w:tcPrChange w:id="2534" w:author="Stoycho Rusinov" w:date="2026-08-08T17:14:00Z">
              <w:tcPr>
                <w:tcW w:w="977" w:type="dxa"/>
                <w:gridSpan w:val="2"/>
                <w:tcBorders>
                  <w:top w:val="nil"/>
                  <w:left w:val="nil"/>
                  <w:bottom w:val="nil"/>
                  <w:right w:val="nil"/>
                </w:tcBorders>
                <w:shd w:val="clear" w:color="auto" w:fill="auto"/>
                <w:noWrap/>
                <w:vAlign w:val="center"/>
                <w:hideMark/>
              </w:tcPr>
            </w:tcPrChange>
          </w:tcPr>
          <w:p w14:paraId="061DA80F" w14:textId="77777777" w:rsidR="005063A7" w:rsidRPr="005063A7" w:rsidRDefault="005063A7" w:rsidP="005063A7">
            <w:pPr>
              <w:jc w:val="center"/>
              <w:rPr>
                <w:rFonts w:eastAsia="Times New Roman"/>
                <w:sz w:val="20"/>
                <w:szCs w:val="20"/>
              </w:rPr>
            </w:pPr>
            <w:r>
              <w:rPr>
                <w:sz w:val="16"/>
                <w:rPrChange w:id="2535" w:author="Stoycho Rusinov" w:date="2026-08-08T17:14:00Z">
                  <w:rPr>
                    <w:sz w:val="20"/>
                  </w:rPr>
                </w:rPrChange>
              </w:rPr>
              <w:t>-0.411</w:t>
            </w:r>
          </w:p>
        </w:tc>
        <w:tc>
          <w:tcPr>
            <w:tcW w:w="977" w:type="dxa"/>
            <w:tcBorders>
              <w:top w:val="nil"/>
              <w:left w:val="nil"/>
              <w:bottom w:val="nil"/>
              <w:right w:val="nil"/>
            </w:tcBorders>
            <w:shd w:val="clear" w:color="auto" w:fill="auto"/>
            <w:noWrap/>
            <w:vAlign w:val="center"/>
            <w:hideMark/>
            <w:tcPrChange w:id="2536" w:author="Stoycho Rusinov" w:date="2026-08-08T17:14:00Z">
              <w:tcPr>
                <w:tcW w:w="977" w:type="dxa"/>
                <w:gridSpan w:val="2"/>
                <w:tcBorders>
                  <w:top w:val="nil"/>
                  <w:left w:val="nil"/>
                  <w:bottom w:val="nil"/>
                  <w:right w:val="nil"/>
                </w:tcBorders>
                <w:shd w:val="clear" w:color="auto" w:fill="auto"/>
                <w:noWrap/>
                <w:vAlign w:val="center"/>
                <w:hideMark/>
              </w:tcPr>
            </w:tcPrChange>
          </w:tcPr>
          <w:p w14:paraId="3AC509FC" w14:textId="77777777" w:rsidR="005063A7" w:rsidRPr="005063A7" w:rsidRDefault="005063A7" w:rsidP="005063A7">
            <w:pPr>
              <w:jc w:val="center"/>
              <w:rPr>
                <w:rFonts w:eastAsia="Times New Roman"/>
                <w:sz w:val="20"/>
                <w:szCs w:val="20"/>
              </w:rPr>
            </w:pPr>
            <w:r>
              <w:rPr>
                <w:sz w:val="16"/>
                <w:rPrChange w:id="2537" w:author="Stoycho Rusinov" w:date="2026-08-08T17:14:00Z">
                  <w:rPr>
                    <w:sz w:val="20"/>
                  </w:rPr>
                </w:rPrChange>
              </w:rPr>
              <w:t>-1.063***</w:t>
            </w:r>
          </w:p>
        </w:tc>
      </w:tr>
      <w:tr w:rsidR="005063A7" w:rsidRPr="005063A7" w14:paraId="27FA073A" w14:textId="77777777" w:rsidTr="005063A7">
        <w:tblPrEx>
          <w:tblW w:w="7405" w:type="dxa"/>
          <w:jc w:val="center"/>
          <w:tblPrExChange w:id="2538" w:author="Stoycho Rusinov" w:date="2026-08-08T17:14:00Z">
            <w:tblPrEx>
              <w:tblW w:w="7405" w:type="dxa"/>
              <w:jc w:val="center"/>
            </w:tblPrEx>
          </w:tblPrExChange>
        </w:tblPrEx>
        <w:trPr>
          <w:trHeight w:val="288"/>
          <w:jc w:val="center"/>
          <w:trPrChange w:id="2539"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540" w:author="Stoycho Rusinov" w:date="2026-08-08T17:14:00Z">
              <w:tcPr>
                <w:tcW w:w="1985" w:type="dxa"/>
                <w:vMerge/>
                <w:tcBorders>
                  <w:top w:val="nil"/>
                  <w:left w:val="nil"/>
                  <w:bottom w:val="nil"/>
                  <w:right w:val="nil"/>
                </w:tcBorders>
                <w:vAlign w:val="center"/>
                <w:hideMark/>
              </w:tcPr>
            </w:tcPrChange>
          </w:tcPr>
          <w:p w14:paraId="54DAADFA"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541" w:author="Stoycho Rusinov" w:date="2026-08-08T17:14:00Z">
              <w:tcPr>
                <w:tcW w:w="1512" w:type="dxa"/>
                <w:tcBorders>
                  <w:top w:val="nil"/>
                  <w:left w:val="nil"/>
                  <w:bottom w:val="nil"/>
                  <w:right w:val="nil"/>
                </w:tcBorders>
                <w:shd w:val="clear" w:color="auto" w:fill="auto"/>
                <w:noWrap/>
                <w:vAlign w:val="center"/>
                <w:hideMark/>
              </w:tcPr>
            </w:tcPrChange>
          </w:tcPr>
          <w:p w14:paraId="645142FC" w14:textId="77777777" w:rsidR="005063A7" w:rsidRPr="005063A7" w:rsidRDefault="005063A7" w:rsidP="005063A7">
            <w:pPr>
              <w:jc w:val="center"/>
              <w:rPr>
                <w:rFonts w:eastAsia="Times New Roman"/>
                <w:sz w:val="20"/>
                <w:szCs w:val="20"/>
              </w:rPr>
            </w:pPr>
            <w:r>
              <w:rPr>
                <w:sz w:val="16"/>
                <w:rPrChange w:id="2542" w:author="Stoycho Rusinov" w:date="2026-08-08T17:14:00Z">
                  <w:rPr>
                    <w:sz w:val="20"/>
                  </w:rPr>
                </w:rPrChange>
              </w:rPr>
              <w:t>(0.113)</w:t>
            </w:r>
          </w:p>
        </w:tc>
        <w:tc>
          <w:tcPr>
            <w:tcW w:w="977" w:type="dxa"/>
            <w:tcBorders>
              <w:top w:val="nil"/>
              <w:left w:val="nil"/>
              <w:bottom w:val="nil"/>
              <w:right w:val="nil"/>
            </w:tcBorders>
            <w:shd w:val="clear" w:color="auto" w:fill="auto"/>
            <w:noWrap/>
            <w:vAlign w:val="center"/>
            <w:hideMark/>
            <w:tcPrChange w:id="2543" w:author="Stoycho Rusinov" w:date="2026-08-08T17:14:00Z">
              <w:tcPr>
                <w:tcW w:w="977" w:type="dxa"/>
                <w:gridSpan w:val="2"/>
                <w:tcBorders>
                  <w:top w:val="nil"/>
                  <w:left w:val="nil"/>
                  <w:bottom w:val="nil"/>
                  <w:right w:val="nil"/>
                </w:tcBorders>
                <w:shd w:val="clear" w:color="auto" w:fill="auto"/>
                <w:noWrap/>
                <w:vAlign w:val="center"/>
                <w:hideMark/>
              </w:tcPr>
            </w:tcPrChange>
          </w:tcPr>
          <w:p w14:paraId="1C839E5B" w14:textId="77777777" w:rsidR="005063A7" w:rsidRPr="005063A7" w:rsidRDefault="005063A7" w:rsidP="005063A7">
            <w:pPr>
              <w:jc w:val="center"/>
              <w:rPr>
                <w:rFonts w:eastAsia="Times New Roman"/>
                <w:sz w:val="20"/>
                <w:szCs w:val="20"/>
              </w:rPr>
            </w:pPr>
            <w:r>
              <w:rPr>
                <w:sz w:val="16"/>
                <w:rPrChange w:id="2544" w:author="Stoycho Rusinov" w:date="2026-08-08T17:14:00Z">
                  <w:rPr>
                    <w:sz w:val="20"/>
                  </w:rPr>
                </w:rPrChange>
              </w:rPr>
              <w:t>(0.110)</w:t>
            </w:r>
          </w:p>
        </w:tc>
        <w:tc>
          <w:tcPr>
            <w:tcW w:w="977" w:type="dxa"/>
            <w:tcBorders>
              <w:top w:val="nil"/>
              <w:left w:val="nil"/>
              <w:bottom w:val="nil"/>
              <w:right w:val="nil"/>
            </w:tcBorders>
            <w:shd w:val="clear" w:color="auto" w:fill="auto"/>
            <w:noWrap/>
            <w:vAlign w:val="center"/>
            <w:hideMark/>
            <w:tcPrChange w:id="2545" w:author="Stoycho Rusinov" w:date="2026-08-08T17:14:00Z">
              <w:tcPr>
                <w:tcW w:w="977" w:type="dxa"/>
                <w:gridSpan w:val="2"/>
                <w:tcBorders>
                  <w:top w:val="nil"/>
                  <w:left w:val="nil"/>
                  <w:bottom w:val="nil"/>
                  <w:right w:val="nil"/>
                </w:tcBorders>
                <w:shd w:val="clear" w:color="auto" w:fill="auto"/>
                <w:noWrap/>
                <w:vAlign w:val="center"/>
                <w:hideMark/>
              </w:tcPr>
            </w:tcPrChange>
          </w:tcPr>
          <w:p w14:paraId="005ED69D" w14:textId="77777777" w:rsidR="005063A7" w:rsidRPr="005063A7" w:rsidRDefault="005063A7" w:rsidP="005063A7">
            <w:pPr>
              <w:jc w:val="center"/>
              <w:rPr>
                <w:rFonts w:eastAsia="Times New Roman"/>
                <w:sz w:val="20"/>
                <w:szCs w:val="20"/>
              </w:rPr>
            </w:pPr>
            <w:r>
              <w:rPr>
                <w:sz w:val="16"/>
                <w:rPrChange w:id="2546" w:author="Stoycho Rusinov" w:date="2026-08-08T17:14:00Z">
                  <w:rPr>
                    <w:sz w:val="20"/>
                  </w:rPr>
                </w:rPrChange>
              </w:rPr>
              <w:t>(0.098)</w:t>
            </w:r>
          </w:p>
        </w:tc>
        <w:tc>
          <w:tcPr>
            <w:tcW w:w="977" w:type="dxa"/>
            <w:tcBorders>
              <w:top w:val="nil"/>
              <w:left w:val="nil"/>
              <w:bottom w:val="nil"/>
              <w:right w:val="nil"/>
            </w:tcBorders>
            <w:shd w:val="clear" w:color="auto" w:fill="auto"/>
            <w:noWrap/>
            <w:vAlign w:val="center"/>
            <w:hideMark/>
            <w:tcPrChange w:id="2547" w:author="Stoycho Rusinov" w:date="2026-08-08T17:14:00Z">
              <w:tcPr>
                <w:tcW w:w="977" w:type="dxa"/>
                <w:gridSpan w:val="2"/>
                <w:tcBorders>
                  <w:top w:val="nil"/>
                  <w:left w:val="nil"/>
                  <w:bottom w:val="nil"/>
                  <w:right w:val="nil"/>
                </w:tcBorders>
                <w:shd w:val="clear" w:color="auto" w:fill="auto"/>
                <w:noWrap/>
                <w:vAlign w:val="center"/>
                <w:hideMark/>
              </w:tcPr>
            </w:tcPrChange>
          </w:tcPr>
          <w:p w14:paraId="515BF86F" w14:textId="77777777" w:rsidR="005063A7" w:rsidRPr="005063A7" w:rsidRDefault="005063A7" w:rsidP="005063A7">
            <w:pPr>
              <w:jc w:val="center"/>
              <w:rPr>
                <w:rFonts w:eastAsia="Times New Roman"/>
                <w:sz w:val="20"/>
                <w:szCs w:val="20"/>
              </w:rPr>
            </w:pPr>
            <w:r>
              <w:rPr>
                <w:sz w:val="16"/>
                <w:rPrChange w:id="2548" w:author="Stoycho Rusinov" w:date="2026-08-08T17:14:00Z">
                  <w:rPr>
                    <w:sz w:val="20"/>
                  </w:rPr>
                </w:rPrChange>
              </w:rPr>
              <w:t>(0.260)</w:t>
            </w:r>
          </w:p>
        </w:tc>
        <w:tc>
          <w:tcPr>
            <w:tcW w:w="977" w:type="dxa"/>
            <w:tcBorders>
              <w:top w:val="nil"/>
              <w:left w:val="nil"/>
              <w:bottom w:val="nil"/>
              <w:right w:val="nil"/>
            </w:tcBorders>
            <w:shd w:val="clear" w:color="auto" w:fill="auto"/>
            <w:noWrap/>
            <w:vAlign w:val="center"/>
            <w:hideMark/>
            <w:tcPrChange w:id="2549" w:author="Stoycho Rusinov" w:date="2026-08-08T17:14:00Z">
              <w:tcPr>
                <w:tcW w:w="977" w:type="dxa"/>
                <w:gridSpan w:val="2"/>
                <w:tcBorders>
                  <w:top w:val="nil"/>
                  <w:left w:val="nil"/>
                  <w:bottom w:val="nil"/>
                  <w:right w:val="nil"/>
                </w:tcBorders>
                <w:shd w:val="clear" w:color="auto" w:fill="auto"/>
                <w:noWrap/>
                <w:vAlign w:val="center"/>
                <w:hideMark/>
              </w:tcPr>
            </w:tcPrChange>
          </w:tcPr>
          <w:p w14:paraId="5056AB64" w14:textId="77777777" w:rsidR="005063A7" w:rsidRPr="005063A7" w:rsidRDefault="005063A7" w:rsidP="005063A7">
            <w:pPr>
              <w:jc w:val="center"/>
              <w:rPr>
                <w:rFonts w:eastAsia="Times New Roman"/>
                <w:sz w:val="20"/>
                <w:szCs w:val="20"/>
              </w:rPr>
            </w:pPr>
            <w:r>
              <w:rPr>
                <w:sz w:val="16"/>
                <w:rPrChange w:id="2550" w:author="Stoycho Rusinov" w:date="2026-08-08T17:14:00Z">
                  <w:rPr>
                    <w:sz w:val="20"/>
                  </w:rPr>
                </w:rPrChange>
              </w:rPr>
              <w:t>(0.140)</w:t>
            </w:r>
          </w:p>
        </w:tc>
      </w:tr>
      <w:tr w:rsidR="005063A7" w:rsidRPr="005063A7" w14:paraId="665B5966" w14:textId="77777777" w:rsidTr="005063A7">
        <w:tblPrEx>
          <w:tblW w:w="7405" w:type="dxa"/>
          <w:jc w:val="center"/>
          <w:tblPrExChange w:id="2551" w:author="Stoycho Rusinov" w:date="2026-08-08T17:14:00Z">
            <w:tblPrEx>
              <w:tblW w:w="7405" w:type="dxa"/>
              <w:jc w:val="center"/>
            </w:tblPrEx>
          </w:tblPrExChange>
        </w:tblPrEx>
        <w:trPr>
          <w:trHeight w:val="288"/>
          <w:jc w:val="center"/>
          <w:trPrChange w:id="2552"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553"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3DF40520" w14:textId="77777777" w:rsidR="005063A7" w:rsidRPr="005063A7" w:rsidRDefault="005063A7" w:rsidP="005063A7">
            <w:pPr>
              <w:rPr>
                <w:rFonts w:eastAsia="Times New Roman"/>
                <w:sz w:val="20"/>
                <w:szCs w:val="20"/>
              </w:rPr>
            </w:pPr>
            <w:r>
              <w:rPr>
                <w:rFonts w:eastAsia="Times New Roman"/>
                <w:sz w:val="20"/>
                <w:szCs w:val="20"/>
              </w:rPr>
              <w:t>Latvia × Post</w:t>
            </w:r>
          </w:p>
        </w:tc>
        <w:tc>
          <w:tcPr>
            <w:tcW w:w="1512" w:type="dxa"/>
            <w:tcBorders>
              <w:top w:val="nil"/>
              <w:left w:val="nil"/>
              <w:bottom w:val="nil"/>
              <w:right w:val="nil"/>
            </w:tcBorders>
            <w:shd w:val="clear" w:color="auto" w:fill="auto"/>
            <w:noWrap/>
            <w:vAlign w:val="center"/>
            <w:hideMark/>
            <w:tcPrChange w:id="2554" w:author="Stoycho Rusinov" w:date="2026-08-08T17:14:00Z">
              <w:tcPr>
                <w:tcW w:w="1512" w:type="dxa"/>
                <w:tcBorders>
                  <w:top w:val="nil"/>
                  <w:left w:val="nil"/>
                  <w:bottom w:val="nil"/>
                  <w:right w:val="nil"/>
                </w:tcBorders>
                <w:shd w:val="clear" w:color="auto" w:fill="auto"/>
                <w:noWrap/>
                <w:vAlign w:val="center"/>
                <w:hideMark/>
              </w:tcPr>
            </w:tcPrChange>
          </w:tcPr>
          <w:p w14:paraId="55757A49" w14:textId="77777777" w:rsidR="005063A7" w:rsidRPr="005063A7" w:rsidRDefault="005063A7" w:rsidP="005063A7">
            <w:pPr>
              <w:jc w:val="center"/>
              <w:rPr>
                <w:rFonts w:eastAsia="Times New Roman"/>
                <w:sz w:val="20"/>
                <w:szCs w:val="20"/>
              </w:rPr>
            </w:pPr>
            <w:r>
              <w:rPr>
                <w:sz w:val="16"/>
                <w:rPrChange w:id="2555" w:author="Stoycho Rusinov" w:date="2026-08-08T17:14:00Z">
                  <w:rPr>
                    <w:sz w:val="20"/>
                  </w:rPr>
                </w:rPrChange>
              </w:rPr>
              <w:t>-1.512***</w:t>
            </w:r>
          </w:p>
        </w:tc>
        <w:tc>
          <w:tcPr>
            <w:tcW w:w="977" w:type="dxa"/>
            <w:tcBorders>
              <w:top w:val="nil"/>
              <w:left w:val="nil"/>
              <w:bottom w:val="nil"/>
              <w:right w:val="nil"/>
            </w:tcBorders>
            <w:shd w:val="clear" w:color="auto" w:fill="auto"/>
            <w:noWrap/>
            <w:vAlign w:val="center"/>
            <w:hideMark/>
            <w:tcPrChange w:id="2556" w:author="Stoycho Rusinov" w:date="2026-08-08T17:14:00Z">
              <w:tcPr>
                <w:tcW w:w="977" w:type="dxa"/>
                <w:gridSpan w:val="2"/>
                <w:tcBorders>
                  <w:top w:val="nil"/>
                  <w:left w:val="nil"/>
                  <w:bottom w:val="nil"/>
                  <w:right w:val="nil"/>
                </w:tcBorders>
                <w:shd w:val="clear" w:color="auto" w:fill="auto"/>
                <w:noWrap/>
                <w:vAlign w:val="center"/>
                <w:hideMark/>
              </w:tcPr>
            </w:tcPrChange>
          </w:tcPr>
          <w:p w14:paraId="16E11E4F" w14:textId="77777777" w:rsidR="005063A7" w:rsidRPr="005063A7" w:rsidRDefault="005063A7" w:rsidP="005063A7">
            <w:pPr>
              <w:jc w:val="center"/>
              <w:rPr>
                <w:rFonts w:eastAsia="Times New Roman"/>
                <w:sz w:val="20"/>
                <w:szCs w:val="20"/>
              </w:rPr>
            </w:pPr>
            <w:r>
              <w:rPr>
                <w:sz w:val="16"/>
                <w:rPrChange w:id="2557" w:author="Stoycho Rusinov" w:date="2026-08-08T17:14:00Z">
                  <w:rPr>
                    <w:sz w:val="20"/>
                  </w:rPr>
                </w:rPrChange>
              </w:rPr>
              <w:t>-1.488***</w:t>
            </w:r>
          </w:p>
        </w:tc>
        <w:tc>
          <w:tcPr>
            <w:tcW w:w="977" w:type="dxa"/>
            <w:tcBorders>
              <w:top w:val="nil"/>
              <w:left w:val="nil"/>
              <w:bottom w:val="nil"/>
              <w:right w:val="nil"/>
            </w:tcBorders>
            <w:shd w:val="clear" w:color="auto" w:fill="auto"/>
            <w:noWrap/>
            <w:vAlign w:val="center"/>
            <w:hideMark/>
            <w:tcPrChange w:id="2558" w:author="Stoycho Rusinov" w:date="2026-08-08T17:14:00Z">
              <w:tcPr>
                <w:tcW w:w="977" w:type="dxa"/>
                <w:gridSpan w:val="2"/>
                <w:tcBorders>
                  <w:top w:val="nil"/>
                  <w:left w:val="nil"/>
                  <w:bottom w:val="nil"/>
                  <w:right w:val="nil"/>
                </w:tcBorders>
                <w:shd w:val="clear" w:color="auto" w:fill="auto"/>
                <w:noWrap/>
                <w:vAlign w:val="center"/>
                <w:hideMark/>
              </w:tcPr>
            </w:tcPrChange>
          </w:tcPr>
          <w:p w14:paraId="555483BB" w14:textId="77777777" w:rsidR="005063A7" w:rsidRPr="005063A7" w:rsidRDefault="005063A7" w:rsidP="005063A7">
            <w:pPr>
              <w:jc w:val="center"/>
              <w:rPr>
                <w:rFonts w:eastAsia="Times New Roman"/>
                <w:sz w:val="20"/>
                <w:szCs w:val="20"/>
              </w:rPr>
            </w:pPr>
            <w:r>
              <w:rPr>
                <w:sz w:val="16"/>
                <w:rPrChange w:id="2559" w:author="Stoycho Rusinov" w:date="2026-08-08T17:14:00Z">
                  <w:rPr>
                    <w:sz w:val="20"/>
                  </w:rPr>
                </w:rPrChange>
              </w:rPr>
              <w:t>-1.928***</w:t>
            </w:r>
          </w:p>
        </w:tc>
        <w:tc>
          <w:tcPr>
            <w:tcW w:w="977" w:type="dxa"/>
            <w:tcBorders>
              <w:top w:val="nil"/>
              <w:left w:val="nil"/>
              <w:bottom w:val="nil"/>
              <w:right w:val="nil"/>
            </w:tcBorders>
            <w:shd w:val="clear" w:color="auto" w:fill="auto"/>
            <w:noWrap/>
            <w:vAlign w:val="center"/>
            <w:hideMark/>
            <w:tcPrChange w:id="2560" w:author="Stoycho Rusinov" w:date="2026-08-08T17:14:00Z">
              <w:tcPr>
                <w:tcW w:w="977" w:type="dxa"/>
                <w:gridSpan w:val="2"/>
                <w:tcBorders>
                  <w:top w:val="nil"/>
                  <w:left w:val="nil"/>
                  <w:bottom w:val="nil"/>
                  <w:right w:val="nil"/>
                </w:tcBorders>
                <w:shd w:val="clear" w:color="auto" w:fill="auto"/>
                <w:noWrap/>
                <w:vAlign w:val="center"/>
                <w:hideMark/>
              </w:tcPr>
            </w:tcPrChange>
          </w:tcPr>
          <w:p w14:paraId="264E7E44" w14:textId="77777777" w:rsidR="005063A7" w:rsidRPr="005063A7" w:rsidRDefault="005063A7" w:rsidP="005063A7">
            <w:pPr>
              <w:jc w:val="center"/>
              <w:rPr>
                <w:rFonts w:eastAsia="Times New Roman"/>
                <w:sz w:val="20"/>
                <w:szCs w:val="20"/>
              </w:rPr>
            </w:pPr>
            <w:r>
              <w:rPr>
                <w:sz w:val="16"/>
                <w:rPrChange w:id="2561" w:author="Stoycho Rusinov" w:date="2026-08-08T17:14:00Z">
                  <w:rPr>
                    <w:sz w:val="20"/>
                  </w:rPr>
                </w:rPrChange>
              </w:rPr>
              <w:t>-0.761</w:t>
            </w:r>
          </w:p>
        </w:tc>
        <w:tc>
          <w:tcPr>
            <w:tcW w:w="977" w:type="dxa"/>
            <w:tcBorders>
              <w:top w:val="nil"/>
              <w:left w:val="nil"/>
              <w:bottom w:val="nil"/>
              <w:right w:val="nil"/>
            </w:tcBorders>
            <w:shd w:val="clear" w:color="auto" w:fill="auto"/>
            <w:noWrap/>
            <w:vAlign w:val="center"/>
            <w:hideMark/>
            <w:tcPrChange w:id="2562" w:author="Stoycho Rusinov" w:date="2026-08-08T17:14:00Z">
              <w:tcPr>
                <w:tcW w:w="977" w:type="dxa"/>
                <w:gridSpan w:val="2"/>
                <w:tcBorders>
                  <w:top w:val="nil"/>
                  <w:left w:val="nil"/>
                  <w:bottom w:val="nil"/>
                  <w:right w:val="nil"/>
                </w:tcBorders>
                <w:shd w:val="clear" w:color="auto" w:fill="auto"/>
                <w:noWrap/>
                <w:vAlign w:val="center"/>
                <w:hideMark/>
              </w:tcPr>
            </w:tcPrChange>
          </w:tcPr>
          <w:p w14:paraId="2C4ECEAC" w14:textId="77777777" w:rsidR="005063A7" w:rsidRPr="005063A7" w:rsidRDefault="005063A7" w:rsidP="005063A7">
            <w:pPr>
              <w:jc w:val="center"/>
              <w:rPr>
                <w:rFonts w:eastAsia="Times New Roman"/>
                <w:sz w:val="20"/>
                <w:szCs w:val="20"/>
              </w:rPr>
            </w:pPr>
            <w:r>
              <w:rPr>
                <w:sz w:val="16"/>
                <w:rPrChange w:id="2563" w:author="Stoycho Rusinov" w:date="2026-08-08T17:14:00Z">
                  <w:rPr>
                    <w:sz w:val="20"/>
                  </w:rPr>
                </w:rPrChange>
              </w:rPr>
              <w:t>-1.649***</w:t>
            </w:r>
          </w:p>
        </w:tc>
      </w:tr>
      <w:tr w:rsidR="005063A7" w:rsidRPr="005063A7" w14:paraId="3FD1C2E6" w14:textId="77777777" w:rsidTr="005063A7">
        <w:tblPrEx>
          <w:tblW w:w="7405" w:type="dxa"/>
          <w:jc w:val="center"/>
          <w:tblPrExChange w:id="2564" w:author="Stoycho Rusinov" w:date="2026-08-08T17:14:00Z">
            <w:tblPrEx>
              <w:tblW w:w="7405" w:type="dxa"/>
              <w:jc w:val="center"/>
            </w:tblPrEx>
          </w:tblPrExChange>
        </w:tblPrEx>
        <w:trPr>
          <w:trHeight w:val="288"/>
          <w:jc w:val="center"/>
          <w:trPrChange w:id="2565"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566" w:author="Stoycho Rusinov" w:date="2026-08-08T17:14:00Z">
              <w:tcPr>
                <w:tcW w:w="1985" w:type="dxa"/>
                <w:vMerge/>
                <w:tcBorders>
                  <w:top w:val="nil"/>
                  <w:left w:val="nil"/>
                  <w:bottom w:val="nil"/>
                  <w:right w:val="nil"/>
                </w:tcBorders>
                <w:vAlign w:val="center"/>
                <w:hideMark/>
              </w:tcPr>
            </w:tcPrChange>
          </w:tcPr>
          <w:p w14:paraId="598191BE"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567" w:author="Stoycho Rusinov" w:date="2026-08-08T17:14:00Z">
              <w:tcPr>
                <w:tcW w:w="1512" w:type="dxa"/>
                <w:tcBorders>
                  <w:top w:val="nil"/>
                  <w:left w:val="nil"/>
                  <w:bottom w:val="nil"/>
                  <w:right w:val="nil"/>
                </w:tcBorders>
                <w:shd w:val="clear" w:color="auto" w:fill="auto"/>
                <w:noWrap/>
                <w:vAlign w:val="center"/>
                <w:hideMark/>
              </w:tcPr>
            </w:tcPrChange>
          </w:tcPr>
          <w:p w14:paraId="5AC1113F" w14:textId="77777777" w:rsidR="005063A7" w:rsidRPr="005063A7" w:rsidRDefault="005063A7" w:rsidP="005063A7">
            <w:pPr>
              <w:jc w:val="center"/>
              <w:rPr>
                <w:rFonts w:eastAsia="Times New Roman"/>
                <w:sz w:val="20"/>
                <w:szCs w:val="20"/>
              </w:rPr>
            </w:pPr>
            <w:r>
              <w:rPr>
                <w:sz w:val="16"/>
                <w:rPrChange w:id="2568" w:author="Stoycho Rusinov" w:date="2026-08-08T17:14:00Z">
                  <w:rPr>
                    <w:sz w:val="20"/>
                  </w:rPr>
                </w:rPrChange>
              </w:rPr>
              <w:t>(0.128)</w:t>
            </w:r>
          </w:p>
        </w:tc>
        <w:tc>
          <w:tcPr>
            <w:tcW w:w="977" w:type="dxa"/>
            <w:tcBorders>
              <w:top w:val="nil"/>
              <w:left w:val="nil"/>
              <w:bottom w:val="nil"/>
              <w:right w:val="nil"/>
            </w:tcBorders>
            <w:shd w:val="clear" w:color="auto" w:fill="auto"/>
            <w:noWrap/>
            <w:vAlign w:val="center"/>
            <w:hideMark/>
            <w:tcPrChange w:id="2569" w:author="Stoycho Rusinov" w:date="2026-08-08T17:14:00Z">
              <w:tcPr>
                <w:tcW w:w="977" w:type="dxa"/>
                <w:gridSpan w:val="2"/>
                <w:tcBorders>
                  <w:top w:val="nil"/>
                  <w:left w:val="nil"/>
                  <w:bottom w:val="nil"/>
                  <w:right w:val="nil"/>
                </w:tcBorders>
                <w:shd w:val="clear" w:color="auto" w:fill="auto"/>
                <w:noWrap/>
                <w:vAlign w:val="center"/>
                <w:hideMark/>
              </w:tcPr>
            </w:tcPrChange>
          </w:tcPr>
          <w:p w14:paraId="3BBF74F4" w14:textId="77777777" w:rsidR="005063A7" w:rsidRPr="005063A7" w:rsidRDefault="005063A7" w:rsidP="005063A7">
            <w:pPr>
              <w:jc w:val="center"/>
              <w:rPr>
                <w:rFonts w:eastAsia="Times New Roman"/>
                <w:sz w:val="20"/>
                <w:szCs w:val="20"/>
              </w:rPr>
            </w:pPr>
            <w:r>
              <w:rPr>
                <w:sz w:val="16"/>
                <w:rPrChange w:id="2570" w:author="Stoycho Rusinov" w:date="2026-08-08T17:14:00Z">
                  <w:rPr>
                    <w:sz w:val="20"/>
                  </w:rPr>
                </w:rPrChange>
              </w:rPr>
              <w:t>(0.122)</w:t>
            </w:r>
          </w:p>
        </w:tc>
        <w:tc>
          <w:tcPr>
            <w:tcW w:w="977" w:type="dxa"/>
            <w:tcBorders>
              <w:top w:val="nil"/>
              <w:left w:val="nil"/>
              <w:bottom w:val="nil"/>
              <w:right w:val="nil"/>
            </w:tcBorders>
            <w:shd w:val="clear" w:color="auto" w:fill="auto"/>
            <w:noWrap/>
            <w:vAlign w:val="center"/>
            <w:hideMark/>
            <w:tcPrChange w:id="2571" w:author="Stoycho Rusinov" w:date="2026-08-08T17:14:00Z">
              <w:tcPr>
                <w:tcW w:w="977" w:type="dxa"/>
                <w:gridSpan w:val="2"/>
                <w:tcBorders>
                  <w:top w:val="nil"/>
                  <w:left w:val="nil"/>
                  <w:bottom w:val="nil"/>
                  <w:right w:val="nil"/>
                </w:tcBorders>
                <w:shd w:val="clear" w:color="auto" w:fill="auto"/>
                <w:noWrap/>
                <w:vAlign w:val="center"/>
                <w:hideMark/>
              </w:tcPr>
            </w:tcPrChange>
          </w:tcPr>
          <w:p w14:paraId="3AF69107" w14:textId="77777777" w:rsidR="005063A7" w:rsidRPr="005063A7" w:rsidRDefault="005063A7" w:rsidP="005063A7">
            <w:pPr>
              <w:jc w:val="center"/>
              <w:rPr>
                <w:rFonts w:eastAsia="Times New Roman"/>
                <w:sz w:val="20"/>
                <w:szCs w:val="20"/>
              </w:rPr>
            </w:pPr>
            <w:r>
              <w:rPr>
                <w:sz w:val="16"/>
                <w:rPrChange w:id="2572" w:author="Stoycho Rusinov" w:date="2026-08-08T17:14:00Z">
                  <w:rPr>
                    <w:sz w:val="20"/>
                  </w:rPr>
                </w:rPrChange>
              </w:rPr>
              <w:t>(0.122)</w:t>
            </w:r>
          </w:p>
        </w:tc>
        <w:tc>
          <w:tcPr>
            <w:tcW w:w="977" w:type="dxa"/>
            <w:tcBorders>
              <w:top w:val="nil"/>
              <w:left w:val="nil"/>
              <w:bottom w:val="nil"/>
              <w:right w:val="nil"/>
            </w:tcBorders>
            <w:shd w:val="clear" w:color="auto" w:fill="auto"/>
            <w:noWrap/>
            <w:vAlign w:val="center"/>
            <w:hideMark/>
            <w:tcPrChange w:id="2573" w:author="Stoycho Rusinov" w:date="2026-08-08T17:14:00Z">
              <w:tcPr>
                <w:tcW w:w="977" w:type="dxa"/>
                <w:gridSpan w:val="2"/>
                <w:tcBorders>
                  <w:top w:val="nil"/>
                  <w:left w:val="nil"/>
                  <w:bottom w:val="nil"/>
                  <w:right w:val="nil"/>
                </w:tcBorders>
                <w:shd w:val="clear" w:color="auto" w:fill="auto"/>
                <w:noWrap/>
                <w:vAlign w:val="center"/>
                <w:hideMark/>
              </w:tcPr>
            </w:tcPrChange>
          </w:tcPr>
          <w:p w14:paraId="202691F6" w14:textId="77777777" w:rsidR="005063A7" w:rsidRPr="005063A7" w:rsidRDefault="005063A7" w:rsidP="005063A7">
            <w:pPr>
              <w:jc w:val="center"/>
              <w:rPr>
                <w:rFonts w:eastAsia="Times New Roman"/>
                <w:sz w:val="20"/>
                <w:szCs w:val="20"/>
              </w:rPr>
            </w:pPr>
            <w:r>
              <w:rPr>
                <w:sz w:val="16"/>
                <w:rPrChange w:id="2574" w:author="Stoycho Rusinov" w:date="2026-08-08T17:14:00Z">
                  <w:rPr>
                    <w:sz w:val="20"/>
                  </w:rPr>
                </w:rPrChange>
              </w:rPr>
              <w:t>(0.429)</w:t>
            </w:r>
          </w:p>
        </w:tc>
        <w:tc>
          <w:tcPr>
            <w:tcW w:w="977" w:type="dxa"/>
            <w:tcBorders>
              <w:top w:val="nil"/>
              <w:left w:val="nil"/>
              <w:bottom w:val="nil"/>
              <w:right w:val="nil"/>
            </w:tcBorders>
            <w:shd w:val="clear" w:color="auto" w:fill="auto"/>
            <w:noWrap/>
            <w:vAlign w:val="center"/>
            <w:hideMark/>
            <w:tcPrChange w:id="2575" w:author="Stoycho Rusinov" w:date="2026-08-08T17:14:00Z">
              <w:tcPr>
                <w:tcW w:w="977" w:type="dxa"/>
                <w:gridSpan w:val="2"/>
                <w:tcBorders>
                  <w:top w:val="nil"/>
                  <w:left w:val="nil"/>
                  <w:bottom w:val="nil"/>
                  <w:right w:val="nil"/>
                </w:tcBorders>
                <w:shd w:val="clear" w:color="auto" w:fill="auto"/>
                <w:noWrap/>
                <w:vAlign w:val="center"/>
                <w:hideMark/>
              </w:tcPr>
            </w:tcPrChange>
          </w:tcPr>
          <w:p w14:paraId="02BA4ABC" w14:textId="77777777" w:rsidR="005063A7" w:rsidRPr="005063A7" w:rsidRDefault="005063A7" w:rsidP="005063A7">
            <w:pPr>
              <w:jc w:val="center"/>
              <w:rPr>
                <w:rFonts w:eastAsia="Times New Roman"/>
                <w:sz w:val="20"/>
                <w:szCs w:val="20"/>
              </w:rPr>
            </w:pPr>
            <w:r>
              <w:rPr>
                <w:sz w:val="16"/>
                <w:rPrChange w:id="2576" w:author="Stoycho Rusinov" w:date="2026-08-08T17:14:00Z">
                  <w:rPr>
                    <w:sz w:val="20"/>
                  </w:rPr>
                </w:rPrChange>
              </w:rPr>
              <w:t>(0.147)</w:t>
            </w:r>
          </w:p>
        </w:tc>
      </w:tr>
      <w:tr w:rsidR="005063A7" w:rsidRPr="005063A7" w14:paraId="29224203" w14:textId="77777777" w:rsidTr="005063A7">
        <w:tblPrEx>
          <w:tblW w:w="7405" w:type="dxa"/>
          <w:jc w:val="center"/>
          <w:tblPrExChange w:id="2577" w:author="Stoycho Rusinov" w:date="2026-08-08T17:14:00Z">
            <w:tblPrEx>
              <w:tblW w:w="7405" w:type="dxa"/>
              <w:jc w:val="center"/>
            </w:tblPrEx>
          </w:tblPrExChange>
        </w:tblPrEx>
        <w:trPr>
          <w:trHeight w:val="288"/>
          <w:jc w:val="center"/>
          <w:trPrChange w:id="2578"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579"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6D2EB8A9" w14:textId="77777777" w:rsidR="005063A7" w:rsidRPr="005063A7" w:rsidRDefault="005063A7" w:rsidP="005063A7">
            <w:pPr>
              <w:rPr>
                <w:rFonts w:eastAsia="Times New Roman"/>
                <w:sz w:val="20"/>
                <w:szCs w:val="20"/>
              </w:rPr>
            </w:pPr>
            <w:r>
              <w:rPr>
                <w:rFonts w:eastAsia="Times New Roman"/>
                <w:sz w:val="20"/>
                <w:szCs w:val="20"/>
              </w:rPr>
              <w:t>Lithuania × Post</w:t>
            </w:r>
          </w:p>
        </w:tc>
        <w:tc>
          <w:tcPr>
            <w:tcW w:w="1512" w:type="dxa"/>
            <w:tcBorders>
              <w:top w:val="nil"/>
              <w:left w:val="nil"/>
              <w:bottom w:val="nil"/>
              <w:right w:val="nil"/>
            </w:tcBorders>
            <w:shd w:val="clear" w:color="auto" w:fill="auto"/>
            <w:noWrap/>
            <w:vAlign w:val="center"/>
            <w:hideMark/>
            <w:tcPrChange w:id="2580" w:author="Stoycho Rusinov" w:date="2026-08-08T17:14:00Z">
              <w:tcPr>
                <w:tcW w:w="1512" w:type="dxa"/>
                <w:tcBorders>
                  <w:top w:val="nil"/>
                  <w:left w:val="nil"/>
                  <w:bottom w:val="nil"/>
                  <w:right w:val="nil"/>
                </w:tcBorders>
                <w:shd w:val="clear" w:color="auto" w:fill="auto"/>
                <w:noWrap/>
                <w:vAlign w:val="center"/>
                <w:hideMark/>
              </w:tcPr>
            </w:tcPrChange>
          </w:tcPr>
          <w:p w14:paraId="346F2AB3" w14:textId="77777777" w:rsidR="005063A7" w:rsidRPr="005063A7" w:rsidRDefault="005063A7" w:rsidP="005063A7">
            <w:pPr>
              <w:jc w:val="center"/>
              <w:rPr>
                <w:rFonts w:eastAsia="Times New Roman"/>
                <w:sz w:val="20"/>
                <w:szCs w:val="20"/>
              </w:rPr>
            </w:pPr>
            <w:r>
              <w:rPr>
                <w:sz w:val="16"/>
                <w:rPrChange w:id="2581" w:author="Stoycho Rusinov" w:date="2026-08-08T17:14:00Z">
                  <w:rPr>
                    <w:sz w:val="20"/>
                  </w:rPr>
                </w:rPrChange>
              </w:rPr>
              <w:t>-2.173***</w:t>
            </w:r>
          </w:p>
        </w:tc>
        <w:tc>
          <w:tcPr>
            <w:tcW w:w="977" w:type="dxa"/>
            <w:tcBorders>
              <w:top w:val="nil"/>
              <w:left w:val="nil"/>
              <w:bottom w:val="nil"/>
              <w:right w:val="nil"/>
            </w:tcBorders>
            <w:shd w:val="clear" w:color="auto" w:fill="auto"/>
            <w:noWrap/>
            <w:vAlign w:val="center"/>
            <w:hideMark/>
            <w:tcPrChange w:id="2582" w:author="Stoycho Rusinov" w:date="2026-08-08T17:14:00Z">
              <w:tcPr>
                <w:tcW w:w="977" w:type="dxa"/>
                <w:gridSpan w:val="2"/>
                <w:tcBorders>
                  <w:top w:val="nil"/>
                  <w:left w:val="nil"/>
                  <w:bottom w:val="nil"/>
                  <w:right w:val="nil"/>
                </w:tcBorders>
                <w:shd w:val="clear" w:color="auto" w:fill="auto"/>
                <w:noWrap/>
                <w:vAlign w:val="center"/>
                <w:hideMark/>
              </w:tcPr>
            </w:tcPrChange>
          </w:tcPr>
          <w:p w14:paraId="27C5DFE2" w14:textId="77777777" w:rsidR="005063A7" w:rsidRPr="005063A7" w:rsidRDefault="005063A7" w:rsidP="005063A7">
            <w:pPr>
              <w:jc w:val="center"/>
              <w:rPr>
                <w:rFonts w:eastAsia="Times New Roman"/>
                <w:sz w:val="20"/>
                <w:szCs w:val="20"/>
              </w:rPr>
            </w:pPr>
            <w:r>
              <w:rPr>
                <w:sz w:val="16"/>
                <w:rPrChange w:id="2583" w:author="Stoycho Rusinov" w:date="2026-08-08T17:14:00Z">
                  <w:rPr>
                    <w:sz w:val="20"/>
                  </w:rPr>
                </w:rPrChange>
              </w:rPr>
              <w:t>-2.150***</w:t>
            </w:r>
          </w:p>
        </w:tc>
        <w:tc>
          <w:tcPr>
            <w:tcW w:w="977" w:type="dxa"/>
            <w:tcBorders>
              <w:top w:val="nil"/>
              <w:left w:val="nil"/>
              <w:bottom w:val="nil"/>
              <w:right w:val="nil"/>
            </w:tcBorders>
            <w:shd w:val="clear" w:color="auto" w:fill="auto"/>
            <w:noWrap/>
            <w:vAlign w:val="center"/>
            <w:hideMark/>
            <w:tcPrChange w:id="2584" w:author="Stoycho Rusinov" w:date="2026-08-08T17:14:00Z">
              <w:tcPr>
                <w:tcW w:w="977" w:type="dxa"/>
                <w:gridSpan w:val="2"/>
                <w:tcBorders>
                  <w:top w:val="nil"/>
                  <w:left w:val="nil"/>
                  <w:bottom w:val="nil"/>
                  <w:right w:val="nil"/>
                </w:tcBorders>
                <w:shd w:val="clear" w:color="auto" w:fill="auto"/>
                <w:noWrap/>
                <w:vAlign w:val="center"/>
                <w:hideMark/>
              </w:tcPr>
            </w:tcPrChange>
          </w:tcPr>
          <w:p w14:paraId="6D2AA62F" w14:textId="77777777" w:rsidR="005063A7" w:rsidRPr="005063A7" w:rsidRDefault="005063A7" w:rsidP="005063A7">
            <w:pPr>
              <w:jc w:val="center"/>
              <w:rPr>
                <w:rFonts w:eastAsia="Times New Roman"/>
                <w:sz w:val="20"/>
                <w:szCs w:val="20"/>
              </w:rPr>
            </w:pPr>
            <w:r>
              <w:rPr>
                <w:sz w:val="16"/>
                <w:rPrChange w:id="2585" w:author="Stoycho Rusinov" w:date="2026-08-08T17:14:00Z">
                  <w:rPr>
                    <w:sz w:val="20"/>
                  </w:rPr>
                </w:rPrChange>
              </w:rPr>
              <w:t>-1.411***</w:t>
            </w:r>
          </w:p>
        </w:tc>
        <w:tc>
          <w:tcPr>
            <w:tcW w:w="977" w:type="dxa"/>
            <w:tcBorders>
              <w:top w:val="nil"/>
              <w:left w:val="nil"/>
              <w:bottom w:val="nil"/>
              <w:right w:val="nil"/>
            </w:tcBorders>
            <w:shd w:val="clear" w:color="auto" w:fill="auto"/>
            <w:noWrap/>
            <w:vAlign w:val="center"/>
            <w:hideMark/>
            <w:tcPrChange w:id="2586" w:author="Stoycho Rusinov" w:date="2026-08-08T17:14:00Z">
              <w:tcPr>
                <w:tcW w:w="977" w:type="dxa"/>
                <w:gridSpan w:val="2"/>
                <w:tcBorders>
                  <w:top w:val="nil"/>
                  <w:left w:val="nil"/>
                  <w:bottom w:val="nil"/>
                  <w:right w:val="nil"/>
                </w:tcBorders>
                <w:shd w:val="clear" w:color="auto" w:fill="auto"/>
                <w:noWrap/>
                <w:vAlign w:val="center"/>
                <w:hideMark/>
              </w:tcPr>
            </w:tcPrChange>
          </w:tcPr>
          <w:p w14:paraId="1836450C" w14:textId="77777777" w:rsidR="005063A7" w:rsidRPr="005063A7" w:rsidRDefault="005063A7" w:rsidP="005063A7">
            <w:pPr>
              <w:jc w:val="center"/>
              <w:rPr>
                <w:rFonts w:eastAsia="Times New Roman"/>
                <w:sz w:val="20"/>
                <w:szCs w:val="20"/>
              </w:rPr>
            </w:pPr>
            <w:r>
              <w:rPr>
                <w:sz w:val="16"/>
                <w:rPrChange w:id="2587" w:author="Stoycho Rusinov" w:date="2026-08-08T17:14:00Z">
                  <w:rPr>
                    <w:sz w:val="20"/>
                  </w:rPr>
                </w:rPrChange>
              </w:rPr>
              <w:t>-1.088</w:t>
            </w:r>
          </w:p>
        </w:tc>
        <w:tc>
          <w:tcPr>
            <w:tcW w:w="977" w:type="dxa"/>
            <w:tcBorders>
              <w:top w:val="nil"/>
              <w:left w:val="nil"/>
              <w:bottom w:val="nil"/>
              <w:right w:val="nil"/>
            </w:tcBorders>
            <w:shd w:val="clear" w:color="auto" w:fill="auto"/>
            <w:noWrap/>
            <w:vAlign w:val="center"/>
            <w:hideMark/>
            <w:tcPrChange w:id="2588" w:author="Stoycho Rusinov" w:date="2026-08-08T17:14:00Z">
              <w:tcPr>
                <w:tcW w:w="977" w:type="dxa"/>
                <w:gridSpan w:val="2"/>
                <w:tcBorders>
                  <w:top w:val="nil"/>
                  <w:left w:val="nil"/>
                  <w:bottom w:val="nil"/>
                  <w:right w:val="nil"/>
                </w:tcBorders>
                <w:shd w:val="clear" w:color="auto" w:fill="auto"/>
                <w:noWrap/>
                <w:vAlign w:val="center"/>
                <w:hideMark/>
              </w:tcPr>
            </w:tcPrChange>
          </w:tcPr>
          <w:p w14:paraId="7503AD74" w14:textId="77777777" w:rsidR="005063A7" w:rsidRPr="005063A7" w:rsidRDefault="005063A7" w:rsidP="005063A7">
            <w:pPr>
              <w:jc w:val="center"/>
              <w:rPr>
                <w:rFonts w:eastAsia="Times New Roman"/>
                <w:sz w:val="20"/>
                <w:szCs w:val="20"/>
              </w:rPr>
            </w:pPr>
            <w:r>
              <w:rPr>
                <w:sz w:val="16"/>
                <w:rPrChange w:id="2589" w:author="Stoycho Rusinov" w:date="2026-08-08T17:14:00Z">
                  <w:rPr>
                    <w:sz w:val="20"/>
                  </w:rPr>
                </w:rPrChange>
              </w:rPr>
              <w:t>-2.311***</w:t>
            </w:r>
          </w:p>
        </w:tc>
      </w:tr>
      <w:tr w:rsidR="005063A7" w:rsidRPr="005063A7" w14:paraId="268251EF" w14:textId="77777777" w:rsidTr="005063A7">
        <w:tblPrEx>
          <w:tblW w:w="7405" w:type="dxa"/>
          <w:jc w:val="center"/>
          <w:tblPrExChange w:id="2590" w:author="Stoycho Rusinov" w:date="2026-08-08T17:14:00Z">
            <w:tblPrEx>
              <w:tblW w:w="7405" w:type="dxa"/>
              <w:jc w:val="center"/>
            </w:tblPrEx>
          </w:tblPrExChange>
        </w:tblPrEx>
        <w:trPr>
          <w:trHeight w:val="288"/>
          <w:jc w:val="center"/>
          <w:trPrChange w:id="2591"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592" w:author="Stoycho Rusinov" w:date="2026-08-08T17:14:00Z">
              <w:tcPr>
                <w:tcW w:w="1985" w:type="dxa"/>
                <w:vMerge/>
                <w:tcBorders>
                  <w:top w:val="nil"/>
                  <w:left w:val="nil"/>
                  <w:bottom w:val="nil"/>
                  <w:right w:val="nil"/>
                </w:tcBorders>
                <w:vAlign w:val="center"/>
                <w:hideMark/>
              </w:tcPr>
            </w:tcPrChange>
          </w:tcPr>
          <w:p w14:paraId="224B4522"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593" w:author="Stoycho Rusinov" w:date="2026-08-08T17:14:00Z">
              <w:tcPr>
                <w:tcW w:w="1512" w:type="dxa"/>
                <w:tcBorders>
                  <w:top w:val="nil"/>
                  <w:left w:val="nil"/>
                  <w:bottom w:val="nil"/>
                  <w:right w:val="nil"/>
                </w:tcBorders>
                <w:shd w:val="clear" w:color="auto" w:fill="auto"/>
                <w:noWrap/>
                <w:vAlign w:val="center"/>
                <w:hideMark/>
              </w:tcPr>
            </w:tcPrChange>
          </w:tcPr>
          <w:p w14:paraId="3CA7ED3D" w14:textId="77777777" w:rsidR="005063A7" w:rsidRPr="005063A7" w:rsidRDefault="005063A7" w:rsidP="005063A7">
            <w:pPr>
              <w:jc w:val="center"/>
              <w:rPr>
                <w:rFonts w:eastAsia="Times New Roman"/>
                <w:sz w:val="20"/>
                <w:szCs w:val="20"/>
              </w:rPr>
            </w:pPr>
            <w:r>
              <w:rPr>
                <w:sz w:val="16"/>
                <w:rPrChange w:id="2594" w:author="Stoycho Rusinov" w:date="2026-08-08T17:14:00Z">
                  <w:rPr>
                    <w:sz w:val="20"/>
                  </w:rPr>
                </w:rPrChange>
              </w:rPr>
              <w:t>(0.280)</w:t>
            </w:r>
          </w:p>
        </w:tc>
        <w:tc>
          <w:tcPr>
            <w:tcW w:w="977" w:type="dxa"/>
            <w:tcBorders>
              <w:top w:val="nil"/>
              <w:left w:val="nil"/>
              <w:bottom w:val="nil"/>
              <w:right w:val="nil"/>
            </w:tcBorders>
            <w:shd w:val="clear" w:color="auto" w:fill="auto"/>
            <w:noWrap/>
            <w:vAlign w:val="center"/>
            <w:hideMark/>
            <w:tcPrChange w:id="2595" w:author="Stoycho Rusinov" w:date="2026-08-08T17:14:00Z">
              <w:tcPr>
                <w:tcW w:w="977" w:type="dxa"/>
                <w:gridSpan w:val="2"/>
                <w:tcBorders>
                  <w:top w:val="nil"/>
                  <w:left w:val="nil"/>
                  <w:bottom w:val="nil"/>
                  <w:right w:val="nil"/>
                </w:tcBorders>
                <w:shd w:val="clear" w:color="auto" w:fill="auto"/>
                <w:noWrap/>
                <w:vAlign w:val="center"/>
                <w:hideMark/>
              </w:tcPr>
            </w:tcPrChange>
          </w:tcPr>
          <w:p w14:paraId="1145065E" w14:textId="77777777" w:rsidR="005063A7" w:rsidRPr="005063A7" w:rsidRDefault="005063A7" w:rsidP="005063A7">
            <w:pPr>
              <w:jc w:val="center"/>
              <w:rPr>
                <w:rFonts w:eastAsia="Times New Roman"/>
                <w:sz w:val="20"/>
                <w:szCs w:val="20"/>
              </w:rPr>
            </w:pPr>
            <w:r>
              <w:rPr>
                <w:sz w:val="16"/>
                <w:rPrChange w:id="2596" w:author="Stoycho Rusinov" w:date="2026-08-08T17:14:00Z">
                  <w:rPr>
                    <w:sz w:val="20"/>
                  </w:rPr>
                </w:rPrChange>
              </w:rPr>
              <w:t>(0.271)</w:t>
            </w:r>
          </w:p>
        </w:tc>
        <w:tc>
          <w:tcPr>
            <w:tcW w:w="977" w:type="dxa"/>
            <w:tcBorders>
              <w:top w:val="nil"/>
              <w:left w:val="nil"/>
              <w:bottom w:val="nil"/>
              <w:right w:val="nil"/>
            </w:tcBorders>
            <w:shd w:val="clear" w:color="auto" w:fill="auto"/>
            <w:noWrap/>
            <w:vAlign w:val="center"/>
            <w:hideMark/>
            <w:tcPrChange w:id="2597" w:author="Stoycho Rusinov" w:date="2026-08-08T17:14:00Z">
              <w:tcPr>
                <w:tcW w:w="977" w:type="dxa"/>
                <w:gridSpan w:val="2"/>
                <w:tcBorders>
                  <w:top w:val="nil"/>
                  <w:left w:val="nil"/>
                  <w:bottom w:val="nil"/>
                  <w:right w:val="nil"/>
                </w:tcBorders>
                <w:shd w:val="clear" w:color="auto" w:fill="auto"/>
                <w:noWrap/>
                <w:vAlign w:val="center"/>
                <w:hideMark/>
              </w:tcPr>
            </w:tcPrChange>
          </w:tcPr>
          <w:p w14:paraId="20120962" w14:textId="77777777" w:rsidR="005063A7" w:rsidRPr="005063A7" w:rsidRDefault="005063A7" w:rsidP="005063A7">
            <w:pPr>
              <w:jc w:val="center"/>
              <w:rPr>
                <w:rFonts w:eastAsia="Times New Roman"/>
                <w:sz w:val="20"/>
                <w:szCs w:val="20"/>
              </w:rPr>
            </w:pPr>
            <w:r>
              <w:rPr>
                <w:sz w:val="16"/>
                <w:rPrChange w:id="2598" w:author="Stoycho Rusinov" w:date="2026-08-08T17:14:00Z">
                  <w:rPr>
                    <w:sz w:val="20"/>
                  </w:rPr>
                </w:rPrChange>
              </w:rPr>
              <w:t>(0.244)</w:t>
            </w:r>
          </w:p>
        </w:tc>
        <w:tc>
          <w:tcPr>
            <w:tcW w:w="977" w:type="dxa"/>
            <w:tcBorders>
              <w:top w:val="nil"/>
              <w:left w:val="nil"/>
              <w:bottom w:val="nil"/>
              <w:right w:val="nil"/>
            </w:tcBorders>
            <w:shd w:val="clear" w:color="auto" w:fill="auto"/>
            <w:noWrap/>
            <w:vAlign w:val="center"/>
            <w:hideMark/>
            <w:tcPrChange w:id="2599" w:author="Stoycho Rusinov" w:date="2026-08-08T17:14:00Z">
              <w:tcPr>
                <w:tcW w:w="977" w:type="dxa"/>
                <w:gridSpan w:val="2"/>
                <w:tcBorders>
                  <w:top w:val="nil"/>
                  <w:left w:val="nil"/>
                  <w:bottom w:val="nil"/>
                  <w:right w:val="nil"/>
                </w:tcBorders>
                <w:shd w:val="clear" w:color="auto" w:fill="auto"/>
                <w:noWrap/>
                <w:vAlign w:val="center"/>
                <w:hideMark/>
              </w:tcPr>
            </w:tcPrChange>
          </w:tcPr>
          <w:p w14:paraId="6EFEC825" w14:textId="77777777" w:rsidR="005063A7" w:rsidRPr="005063A7" w:rsidRDefault="005063A7" w:rsidP="005063A7">
            <w:pPr>
              <w:jc w:val="center"/>
              <w:rPr>
                <w:rFonts w:eastAsia="Times New Roman"/>
                <w:sz w:val="20"/>
                <w:szCs w:val="20"/>
              </w:rPr>
            </w:pPr>
            <w:r>
              <w:rPr>
                <w:sz w:val="16"/>
                <w:rPrChange w:id="2600" w:author="Stoycho Rusinov" w:date="2026-08-08T17:14:00Z">
                  <w:rPr>
                    <w:sz w:val="20"/>
                  </w:rPr>
                </w:rPrChange>
              </w:rPr>
              <w:t>(0.697)</w:t>
            </w:r>
          </w:p>
        </w:tc>
        <w:tc>
          <w:tcPr>
            <w:tcW w:w="977" w:type="dxa"/>
            <w:tcBorders>
              <w:top w:val="nil"/>
              <w:left w:val="nil"/>
              <w:bottom w:val="nil"/>
              <w:right w:val="nil"/>
            </w:tcBorders>
            <w:shd w:val="clear" w:color="auto" w:fill="auto"/>
            <w:noWrap/>
            <w:vAlign w:val="center"/>
            <w:hideMark/>
            <w:tcPrChange w:id="2601" w:author="Stoycho Rusinov" w:date="2026-08-08T17:14:00Z">
              <w:tcPr>
                <w:tcW w:w="977" w:type="dxa"/>
                <w:gridSpan w:val="2"/>
                <w:tcBorders>
                  <w:top w:val="nil"/>
                  <w:left w:val="nil"/>
                  <w:bottom w:val="nil"/>
                  <w:right w:val="nil"/>
                </w:tcBorders>
                <w:shd w:val="clear" w:color="auto" w:fill="auto"/>
                <w:noWrap/>
                <w:vAlign w:val="center"/>
                <w:hideMark/>
              </w:tcPr>
            </w:tcPrChange>
          </w:tcPr>
          <w:p w14:paraId="3F512196" w14:textId="77777777" w:rsidR="005063A7" w:rsidRPr="005063A7" w:rsidRDefault="005063A7" w:rsidP="005063A7">
            <w:pPr>
              <w:jc w:val="center"/>
              <w:rPr>
                <w:rFonts w:eastAsia="Times New Roman"/>
                <w:sz w:val="20"/>
                <w:szCs w:val="20"/>
              </w:rPr>
            </w:pPr>
            <w:r>
              <w:rPr>
                <w:sz w:val="16"/>
                <w:rPrChange w:id="2602" w:author="Stoycho Rusinov" w:date="2026-08-08T17:14:00Z">
                  <w:rPr>
                    <w:sz w:val="20"/>
                  </w:rPr>
                </w:rPrChange>
              </w:rPr>
              <w:t>(0.300)</w:t>
            </w:r>
          </w:p>
        </w:tc>
      </w:tr>
      <w:tr w:rsidR="005063A7" w:rsidRPr="005063A7" w14:paraId="60585E98" w14:textId="77777777" w:rsidTr="005063A7">
        <w:tblPrEx>
          <w:tblW w:w="7405" w:type="dxa"/>
          <w:jc w:val="center"/>
          <w:tblPrExChange w:id="2603" w:author="Stoycho Rusinov" w:date="2026-08-08T17:14:00Z">
            <w:tblPrEx>
              <w:tblW w:w="7405" w:type="dxa"/>
              <w:jc w:val="center"/>
            </w:tblPrEx>
          </w:tblPrExChange>
        </w:tblPrEx>
        <w:trPr>
          <w:trHeight w:val="288"/>
          <w:jc w:val="center"/>
          <w:trPrChange w:id="2604"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605"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708DFA83" w14:textId="77777777" w:rsidR="005063A7" w:rsidRPr="005063A7" w:rsidRDefault="005063A7" w:rsidP="005063A7">
            <w:pPr>
              <w:rPr>
                <w:rFonts w:eastAsia="Times New Roman"/>
                <w:sz w:val="20"/>
                <w:szCs w:val="20"/>
              </w:rPr>
            </w:pPr>
            <w:r>
              <w:rPr>
                <w:rFonts w:eastAsia="Times New Roman"/>
                <w:sz w:val="20"/>
                <w:szCs w:val="20"/>
              </w:rPr>
              <w:t>Luxembourg × Post</w:t>
            </w:r>
          </w:p>
        </w:tc>
        <w:tc>
          <w:tcPr>
            <w:tcW w:w="1512" w:type="dxa"/>
            <w:tcBorders>
              <w:top w:val="nil"/>
              <w:left w:val="nil"/>
              <w:bottom w:val="nil"/>
              <w:right w:val="nil"/>
            </w:tcBorders>
            <w:shd w:val="clear" w:color="auto" w:fill="auto"/>
            <w:noWrap/>
            <w:vAlign w:val="center"/>
            <w:hideMark/>
            <w:tcPrChange w:id="2606" w:author="Stoycho Rusinov" w:date="2026-08-08T17:14:00Z">
              <w:tcPr>
                <w:tcW w:w="1512" w:type="dxa"/>
                <w:tcBorders>
                  <w:top w:val="nil"/>
                  <w:left w:val="nil"/>
                  <w:bottom w:val="nil"/>
                  <w:right w:val="nil"/>
                </w:tcBorders>
                <w:shd w:val="clear" w:color="auto" w:fill="auto"/>
                <w:noWrap/>
                <w:vAlign w:val="center"/>
                <w:hideMark/>
              </w:tcPr>
            </w:tcPrChange>
          </w:tcPr>
          <w:p w14:paraId="11D078BE" w14:textId="77777777" w:rsidR="005063A7" w:rsidRPr="005063A7" w:rsidRDefault="005063A7" w:rsidP="005063A7">
            <w:pPr>
              <w:jc w:val="center"/>
              <w:rPr>
                <w:rFonts w:eastAsia="Times New Roman"/>
                <w:sz w:val="20"/>
                <w:szCs w:val="20"/>
              </w:rPr>
            </w:pPr>
            <w:r>
              <w:rPr>
                <w:sz w:val="16"/>
                <w:rPrChange w:id="2607" w:author="Stoycho Rusinov" w:date="2026-08-08T17:14:00Z">
                  <w:rPr>
                    <w:sz w:val="20"/>
                  </w:rPr>
                </w:rPrChange>
              </w:rPr>
              <w:t>-0.493***</w:t>
            </w:r>
          </w:p>
        </w:tc>
        <w:tc>
          <w:tcPr>
            <w:tcW w:w="977" w:type="dxa"/>
            <w:tcBorders>
              <w:top w:val="nil"/>
              <w:left w:val="nil"/>
              <w:bottom w:val="nil"/>
              <w:right w:val="nil"/>
            </w:tcBorders>
            <w:shd w:val="clear" w:color="auto" w:fill="auto"/>
            <w:noWrap/>
            <w:vAlign w:val="center"/>
            <w:hideMark/>
            <w:tcPrChange w:id="2608" w:author="Stoycho Rusinov" w:date="2026-08-08T17:14:00Z">
              <w:tcPr>
                <w:tcW w:w="977" w:type="dxa"/>
                <w:gridSpan w:val="2"/>
                <w:tcBorders>
                  <w:top w:val="nil"/>
                  <w:left w:val="nil"/>
                  <w:bottom w:val="nil"/>
                  <w:right w:val="nil"/>
                </w:tcBorders>
                <w:shd w:val="clear" w:color="auto" w:fill="auto"/>
                <w:noWrap/>
                <w:vAlign w:val="center"/>
                <w:hideMark/>
              </w:tcPr>
            </w:tcPrChange>
          </w:tcPr>
          <w:p w14:paraId="05B4BBF6" w14:textId="77777777" w:rsidR="005063A7" w:rsidRPr="005063A7" w:rsidRDefault="005063A7" w:rsidP="005063A7">
            <w:pPr>
              <w:jc w:val="center"/>
              <w:rPr>
                <w:rFonts w:eastAsia="Times New Roman"/>
                <w:sz w:val="20"/>
                <w:szCs w:val="20"/>
              </w:rPr>
            </w:pPr>
            <w:r>
              <w:rPr>
                <w:sz w:val="16"/>
                <w:rPrChange w:id="2609" w:author="Stoycho Rusinov" w:date="2026-08-08T17:14:00Z">
                  <w:rPr>
                    <w:sz w:val="20"/>
                  </w:rPr>
                </w:rPrChange>
              </w:rPr>
              <w:t>-0.470***</w:t>
            </w:r>
          </w:p>
        </w:tc>
        <w:tc>
          <w:tcPr>
            <w:tcW w:w="977" w:type="dxa"/>
            <w:tcBorders>
              <w:top w:val="nil"/>
              <w:left w:val="nil"/>
              <w:bottom w:val="nil"/>
              <w:right w:val="nil"/>
            </w:tcBorders>
            <w:shd w:val="clear" w:color="auto" w:fill="auto"/>
            <w:noWrap/>
            <w:vAlign w:val="center"/>
            <w:hideMark/>
            <w:tcPrChange w:id="2610" w:author="Stoycho Rusinov" w:date="2026-08-08T17:14:00Z">
              <w:tcPr>
                <w:tcW w:w="977" w:type="dxa"/>
                <w:gridSpan w:val="2"/>
                <w:tcBorders>
                  <w:top w:val="nil"/>
                  <w:left w:val="nil"/>
                  <w:bottom w:val="nil"/>
                  <w:right w:val="nil"/>
                </w:tcBorders>
                <w:shd w:val="clear" w:color="auto" w:fill="auto"/>
                <w:noWrap/>
                <w:vAlign w:val="center"/>
                <w:hideMark/>
              </w:tcPr>
            </w:tcPrChange>
          </w:tcPr>
          <w:p w14:paraId="019B82EB" w14:textId="77777777" w:rsidR="005063A7" w:rsidRPr="005063A7" w:rsidRDefault="005063A7" w:rsidP="005063A7">
            <w:pPr>
              <w:jc w:val="center"/>
              <w:rPr>
                <w:rFonts w:eastAsia="Times New Roman"/>
                <w:sz w:val="20"/>
                <w:szCs w:val="20"/>
              </w:rPr>
            </w:pPr>
            <w:r>
              <w:rPr>
                <w:sz w:val="16"/>
                <w:rPrChange w:id="2611" w:author="Stoycho Rusinov" w:date="2026-08-08T17:14:00Z">
                  <w:rPr>
                    <w:sz w:val="20"/>
                  </w:rPr>
                </w:rPrChange>
              </w:rPr>
              <w:t>-1.237***</w:t>
            </w:r>
          </w:p>
        </w:tc>
        <w:tc>
          <w:tcPr>
            <w:tcW w:w="977" w:type="dxa"/>
            <w:tcBorders>
              <w:top w:val="nil"/>
              <w:left w:val="nil"/>
              <w:bottom w:val="nil"/>
              <w:right w:val="nil"/>
            </w:tcBorders>
            <w:shd w:val="clear" w:color="auto" w:fill="auto"/>
            <w:noWrap/>
            <w:vAlign w:val="center"/>
            <w:hideMark/>
            <w:tcPrChange w:id="2612" w:author="Stoycho Rusinov" w:date="2026-08-08T17:14:00Z">
              <w:tcPr>
                <w:tcW w:w="977" w:type="dxa"/>
                <w:gridSpan w:val="2"/>
                <w:tcBorders>
                  <w:top w:val="nil"/>
                  <w:left w:val="nil"/>
                  <w:bottom w:val="nil"/>
                  <w:right w:val="nil"/>
                </w:tcBorders>
                <w:shd w:val="clear" w:color="auto" w:fill="auto"/>
                <w:noWrap/>
                <w:vAlign w:val="center"/>
                <w:hideMark/>
              </w:tcPr>
            </w:tcPrChange>
          </w:tcPr>
          <w:p w14:paraId="45FA2DD7" w14:textId="77777777" w:rsidR="005063A7" w:rsidRPr="005063A7" w:rsidRDefault="005063A7" w:rsidP="005063A7">
            <w:pPr>
              <w:jc w:val="center"/>
              <w:rPr>
                <w:rFonts w:eastAsia="Times New Roman"/>
                <w:sz w:val="20"/>
                <w:szCs w:val="20"/>
              </w:rPr>
            </w:pPr>
            <w:r>
              <w:rPr>
                <w:sz w:val="16"/>
                <w:rPrChange w:id="2613" w:author="Stoycho Rusinov" w:date="2026-08-08T17:14:00Z">
                  <w:rPr>
                    <w:sz w:val="20"/>
                  </w:rPr>
                </w:rPrChange>
              </w:rPr>
              <w:t>-0.275.</w:t>
            </w:r>
          </w:p>
        </w:tc>
        <w:tc>
          <w:tcPr>
            <w:tcW w:w="977" w:type="dxa"/>
            <w:tcBorders>
              <w:top w:val="nil"/>
              <w:left w:val="nil"/>
              <w:bottom w:val="nil"/>
              <w:right w:val="nil"/>
            </w:tcBorders>
            <w:shd w:val="clear" w:color="auto" w:fill="auto"/>
            <w:noWrap/>
            <w:vAlign w:val="center"/>
            <w:hideMark/>
            <w:tcPrChange w:id="2614" w:author="Stoycho Rusinov" w:date="2026-08-08T17:14:00Z">
              <w:tcPr>
                <w:tcW w:w="977" w:type="dxa"/>
                <w:gridSpan w:val="2"/>
                <w:tcBorders>
                  <w:top w:val="nil"/>
                  <w:left w:val="nil"/>
                  <w:bottom w:val="nil"/>
                  <w:right w:val="nil"/>
                </w:tcBorders>
                <w:shd w:val="clear" w:color="auto" w:fill="auto"/>
                <w:noWrap/>
                <w:vAlign w:val="center"/>
                <w:hideMark/>
              </w:tcPr>
            </w:tcPrChange>
          </w:tcPr>
          <w:p w14:paraId="29BD5AFD" w14:textId="77777777" w:rsidR="005063A7" w:rsidRPr="005063A7" w:rsidRDefault="005063A7" w:rsidP="005063A7">
            <w:pPr>
              <w:jc w:val="center"/>
              <w:rPr>
                <w:rFonts w:eastAsia="Times New Roman"/>
                <w:sz w:val="20"/>
                <w:szCs w:val="20"/>
              </w:rPr>
            </w:pPr>
            <w:r>
              <w:rPr>
                <w:sz w:val="16"/>
                <w:rPrChange w:id="2615" w:author="Stoycho Rusinov" w:date="2026-08-08T17:14:00Z">
                  <w:rPr>
                    <w:sz w:val="20"/>
                  </w:rPr>
                </w:rPrChange>
              </w:rPr>
              <w:t>-0.630***</w:t>
            </w:r>
          </w:p>
        </w:tc>
      </w:tr>
      <w:tr w:rsidR="005063A7" w:rsidRPr="005063A7" w14:paraId="139F3CDE" w14:textId="77777777" w:rsidTr="005063A7">
        <w:tblPrEx>
          <w:tblW w:w="7405" w:type="dxa"/>
          <w:jc w:val="center"/>
          <w:tblPrExChange w:id="2616" w:author="Stoycho Rusinov" w:date="2026-08-08T17:14:00Z">
            <w:tblPrEx>
              <w:tblW w:w="7405" w:type="dxa"/>
              <w:jc w:val="center"/>
            </w:tblPrEx>
          </w:tblPrExChange>
        </w:tblPrEx>
        <w:trPr>
          <w:trHeight w:val="288"/>
          <w:jc w:val="center"/>
          <w:trPrChange w:id="2617"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618" w:author="Stoycho Rusinov" w:date="2026-08-08T17:14:00Z">
              <w:tcPr>
                <w:tcW w:w="1985" w:type="dxa"/>
                <w:vMerge/>
                <w:tcBorders>
                  <w:top w:val="nil"/>
                  <w:left w:val="nil"/>
                  <w:bottom w:val="nil"/>
                  <w:right w:val="nil"/>
                </w:tcBorders>
                <w:vAlign w:val="center"/>
                <w:hideMark/>
              </w:tcPr>
            </w:tcPrChange>
          </w:tcPr>
          <w:p w14:paraId="3931E062"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619" w:author="Stoycho Rusinov" w:date="2026-08-08T17:14:00Z">
              <w:tcPr>
                <w:tcW w:w="1512" w:type="dxa"/>
                <w:tcBorders>
                  <w:top w:val="nil"/>
                  <w:left w:val="nil"/>
                  <w:bottom w:val="nil"/>
                  <w:right w:val="nil"/>
                </w:tcBorders>
                <w:shd w:val="clear" w:color="auto" w:fill="auto"/>
                <w:noWrap/>
                <w:vAlign w:val="center"/>
                <w:hideMark/>
              </w:tcPr>
            </w:tcPrChange>
          </w:tcPr>
          <w:p w14:paraId="4979F069" w14:textId="77777777" w:rsidR="005063A7" w:rsidRPr="005063A7" w:rsidRDefault="005063A7" w:rsidP="005063A7">
            <w:pPr>
              <w:jc w:val="center"/>
              <w:rPr>
                <w:rFonts w:eastAsia="Times New Roman"/>
                <w:sz w:val="20"/>
                <w:szCs w:val="20"/>
              </w:rPr>
            </w:pPr>
            <w:r>
              <w:rPr>
                <w:sz w:val="16"/>
                <w:rPrChange w:id="2620" w:author="Stoycho Rusinov" w:date="2026-08-08T17:14:00Z">
                  <w:rPr>
                    <w:sz w:val="20"/>
                  </w:rPr>
                </w:rPrChange>
              </w:rPr>
              <w:t>(0.047)</w:t>
            </w:r>
          </w:p>
        </w:tc>
        <w:tc>
          <w:tcPr>
            <w:tcW w:w="977" w:type="dxa"/>
            <w:tcBorders>
              <w:top w:val="nil"/>
              <w:left w:val="nil"/>
              <w:bottom w:val="nil"/>
              <w:right w:val="nil"/>
            </w:tcBorders>
            <w:shd w:val="clear" w:color="auto" w:fill="auto"/>
            <w:noWrap/>
            <w:vAlign w:val="center"/>
            <w:hideMark/>
            <w:tcPrChange w:id="2621" w:author="Stoycho Rusinov" w:date="2026-08-08T17:14:00Z">
              <w:tcPr>
                <w:tcW w:w="977" w:type="dxa"/>
                <w:gridSpan w:val="2"/>
                <w:tcBorders>
                  <w:top w:val="nil"/>
                  <w:left w:val="nil"/>
                  <w:bottom w:val="nil"/>
                  <w:right w:val="nil"/>
                </w:tcBorders>
                <w:shd w:val="clear" w:color="auto" w:fill="auto"/>
                <w:noWrap/>
                <w:vAlign w:val="center"/>
                <w:hideMark/>
              </w:tcPr>
            </w:tcPrChange>
          </w:tcPr>
          <w:p w14:paraId="6608B9B1" w14:textId="77777777" w:rsidR="005063A7" w:rsidRPr="005063A7" w:rsidRDefault="005063A7" w:rsidP="005063A7">
            <w:pPr>
              <w:jc w:val="center"/>
              <w:rPr>
                <w:rFonts w:eastAsia="Times New Roman"/>
                <w:sz w:val="20"/>
                <w:szCs w:val="20"/>
              </w:rPr>
            </w:pPr>
            <w:r>
              <w:rPr>
                <w:sz w:val="16"/>
                <w:rPrChange w:id="2622" w:author="Stoycho Rusinov" w:date="2026-08-08T17:14:00Z">
                  <w:rPr>
                    <w:sz w:val="20"/>
                  </w:rPr>
                </w:rPrChange>
              </w:rPr>
              <w:t>(0.040)</w:t>
            </w:r>
          </w:p>
        </w:tc>
        <w:tc>
          <w:tcPr>
            <w:tcW w:w="977" w:type="dxa"/>
            <w:tcBorders>
              <w:top w:val="nil"/>
              <w:left w:val="nil"/>
              <w:bottom w:val="nil"/>
              <w:right w:val="nil"/>
            </w:tcBorders>
            <w:shd w:val="clear" w:color="auto" w:fill="auto"/>
            <w:noWrap/>
            <w:vAlign w:val="center"/>
            <w:hideMark/>
            <w:tcPrChange w:id="2623" w:author="Stoycho Rusinov" w:date="2026-08-08T17:14:00Z">
              <w:tcPr>
                <w:tcW w:w="977" w:type="dxa"/>
                <w:gridSpan w:val="2"/>
                <w:tcBorders>
                  <w:top w:val="nil"/>
                  <w:left w:val="nil"/>
                  <w:bottom w:val="nil"/>
                  <w:right w:val="nil"/>
                </w:tcBorders>
                <w:shd w:val="clear" w:color="auto" w:fill="auto"/>
                <w:noWrap/>
                <w:vAlign w:val="center"/>
                <w:hideMark/>
              </w:tcPr>
            </w:tcPrChange>
          </w:tcPr>
          <w:p w14:paraId="77C8BB6D" w14:textId="77777777" w:rsidR="005063A7" w:rsidRPr="005063A7" w:rsidRDefault="005063A7" w:rsidP="005063A7">
            <w:pPr>
              <w:jc w:val="center"/>
              <w:rPr>
                <w:rFonts w:eastAsia="Times New Roman"/>
                <w:sz w:val="20"/>
                <w:szCs w:val="20"/>
              </w:rPr>
            </w:pPr>
            <w:r>
              <w:rPr>
                <w:sz w:val="16"/>
                <w:rPrChange w:id="2624" w:author="Stoycho Rusinov" w:date="2026-08-08T17:14:00Z">
                  <w:rPr>
                    <w:sz w:val="20"/>
                  </w:rPr>
                </w:rPrChange>
              </w:rPr>
              <w:t>(0.040)</w:t>
            </w:r>
          </w:p>
        </w:tc>
        <w:tc>
          <w:tcPr>
            <w:tcW w:w="977" w:type="dxa"/>
            <w:tcBorders>
              <w:top w:val="nil"/>
              <w:left w:val="nil"/>
              <w:bottom w:val="nil"/>
              <w:right w:val="nil"/>
            </w:tcBorders>
            <w:shd w:val="clear" w:color="auto" w:fill="auto"/>
            <w:noWrap/>
            <w:vAlign w:val="center"/>
            <w:hideMark/>
            <w:tcPrChange w:id="2625" w:author="Stoycho Rusinov" w:date="2026-08-08T17:14:00Z">
              <w:tcPr>
                <w:tcW w:w="977" w:type="dxa"/>
                <w:gridSpan w:val="2"/>
                <w:tcBorders>
                  <w:top w:val="nil"/>
                  <w:left w:val="nil"/>
                  <w:bottom w:val="nil"/>
                  <w:right w:val="nil"/>
                </w:tcBorders>
                <w:shd w:val="clear" w:color="auto" w:fill="auto"/>
                <w:noWrap/>
                <w:vAlign w:val="center"/>
                <w:hideMark/>
              </w:tcPr>
            </w:tcPrChange>
          </w:tcPr>
          <w:p w14:paraId="6ACB35AA" w14:textId="77777777" w:rsidR="005063A7" w:rsidRPr="005063A7" w:rsidRDefault="005063A7" w:rsidP="005063A7">
            <w:pPr>
              <w:jc w:val="center"/>
              <w:rPr>
                <w:rFonts w:eastAsia="Times New Roman"/>
                <w:sz w:val="20"/>
                <w:szCs w:val="20"/>
              </w:rPr>
            </w:pPr>
            <w:r>
              <w:rPr>
                <w:sz w:val="16"/>
                <w:rPrChange w:id="2626" w:author="Stoycho Rusinov" w:date="2026-08-08T17:14:00Z">
                  <w:rPr>
                    <w:sz w:val="20"/>
                  </w:rPr>
                </w:rPrChange>
              </w:rPr>
              <w:t>(0.135)</w:t>
            </w:r>
          </w:p>
        </w:tc>
        <w:tc>
          <w:tcPr>
            <w:tcW w:w="977" w:type="dxa"/>
            <w:tcBorders>
              <w:top w:val="nil"/>
              <w:left w:val="nil"/>
              <w:bottom w:val="nil"/>
              <w:right w:val="nil"/>
            </w:tcBorders>
            <w:shd w:val="clear" w:color="auto" w:fill="auto"/>
            <w:noWrap/>
            <w:vAlign w:val="center"/>
            <w:hideMark/>
            <w:tcPrChange w:id="2627" w:author="Stoycho Rusinov" w:date="2026-08-08T17:14:00Z">
              <w:tcPr>
                <w:tcW w:w="977" w:type="dxa"/>
                <w:gridSpan w:val="2"/>
                <w:tcBorders>
                  <w:top w:val="nil"/>
                  <w:left w:val="nil"/>
                  <w:bottom w:val="nil"/>
                  <w:right w:val="nil"/>
                </w:tcBorders>
                <w:shd w:val="clear" w:color="auto" w:fill="auto"/>
                <w:noWrap/>
                <w:vAlign w:val="center"/>
                <w:hideMark/>
              </w:tcPr>
            </w:tcPrChange>
          </w:tcPr>
          <w:p w14:paraId="10D69859" w14:textId="77777777" w:rsidR="005063A7" w:rsidRPr="005063A7" w:rsidRDefault="005063A7" w:rsidP="005063A7">
            <w:pPr>
              <w:jc w:val="center"/>
              <w:rPr>
                <w:rFonts w:eastAsia="Times New Roman"/>
                <w:sz w:val="20"/>
                <w:szCs w:val="20"/>
              </w:rPr>
            </w:pPr>
            <w:r>
              <w:rPr>
                <w:sz w:val="16"/>
                <w:rPrChange w:id="2628" w:author="Stoycho Rusinov" w:date="2026-08-08T17:14:00Z">
                  <w:rPr>
                    <w:sz w:val="20"/>
                  </w:rPr>
                </w:rPrChange>
              </w:rPr>
              <w:t>(0.068)</w:t>
            </w:r>
          </w:p>
        </w:tc>
      </w:tr>
      <w:tr w:rsidR="005063A7" w:rsidRPr="005063A7" w14:paraId="4FC4DF76" w14:textId="77777777" w:rsidTr="005063A7">
        <w:tblPrEx>
          <w:tblW w:w="7405" w:type="dxa"/>
          <w:jc w:val="center"/>
          <w:tblPrExChange w:id="2629" w:author="Stoycho Rusinov" w:date="2026-08-08T17:14:00Z">
            <w:tblPrEx>
              <w:tblW w:w="7405" w:type="dxa"/>
              <w:jc w:val="center"/>
            </w:tblPrEx>
          </w:tblPrExChange>
        </w:tblPrEx>
        <w:trPr>
          <w:trHeight w:val="288"/>
          <w:jc w:val="center"/>
          <w:trPrChange w:id="2630"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631"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5EEEBC68" w14:textId="77777777" w:rsidR="005063A7" w:rsidRPr="005063A7" w:rsidRDefault="005063A7" w:rsidP="005063A7">
            <w:pPr>
              <w:rPr>
                <w:rFonts w:eastAsia="Times New Roman"/>
                <w:sz w:val="20"/>
                <w:szCs w:val="20"/>
              </w:rPr>
            </w:pPr>
            <w:r>
              <w:rPr>
                <w:rFonts w:eastAsia="Times New Roman"/>
                <w:sz w:val="20"/>
                <w:szCs w:val="20"/>
              </w:rPr>
              <w:t>Malta × Post</w:t>
            </w:r>
          </w:p>
        </w:tc>
        <w:tc>
          <w:tcPr>
            <w:tcW w:w="1512" w:type="dxa"/>
            <w:tcBorders>
              <w:top w:val="nil"/>
              <w:left w:val="nil"/>
              <w:bottom w:val="nil"/>
              <w:right w:val="nil"/>
            </w:tcBorders>
            <w:shd w:val="clear" w:color="auto" w:fill="auto"/>
            <w:noWrap/>
            <w:vAlign w:val="center"/>
            <w:hideMark/>
            <w:tcPrChange w:id="2632" w:author="Stoycho Rusinov" w:date="2026-08-08T17:14:00Z">
              <w:tcPr>
                <w:tcW w:w="1512" w:type="dxa"/>
                <w:tcBorders>
                  <w:top w:val="nil"/>
                  <w:left w:val="nil"/>
                  <w:bottom w:val="nil"/>
                  <w:right w:val="nil"/>
                </w:tcBorders>
                <w:shd w:val="clear" w:color="auto" w:fill="auto"/>
                <w:noWrap/>
                <w:vAlign w:val="center"/>
                <w:hideMark/>
              </w:tcPr>
            </w:tcPrChange>
          </w:tcPr>
          <w:p w14:paraId="07BEBE9F" w14:textId="77777777" w:rsidR="005063A7" w:rsidRPr="005063A7" w:rsidRDefault="005063A7" w:rsidP="005063A7">
            <w:pPr>
              <w:jc w:val="center"/>
              <w:rPr>
                <w:rFonts w:eastAsia="Times New Roman"/>
                <w:sz w:val="20"/>
                <w:szCs w:val="20"/>
              </w:rPr>
            </w:pPr>
            <w:r>
              <w:rPr>
                <w:sz w:val="16"/>
                <w:rPrChange w:id="2633" w:author="Stoycho Rusinov" w:date="2026-08-08T17:14:00Z">
                  <w:rPr>
                    <w:sz w:val="20"/>
                  </w:rPr>
                </w:rPrChange>
              </w:rPr>
              <w:t>-0.362***</w:t>
            </w:r>
          </w:p>
        </w:tc>
        <w:tc>
          <w:tcPr>
            <w:tcW w:w="977" w:type="dxa"/>
            <w:tcBorders>
              <w:top w:val="nil"/>
              <w:left w:val="nil"/>
              <w:bottom w:val="nil"/>
              <w:right w:val="nil"/>
            </w:tcBorders>
            <w:shd w:val="clear" w:color="auto" w:fill="auto"/>
            <w:noWrap/>
            <w:vAlign w:val="center"/>
            <w:hideMark/>
            <w:tcPrChange w:id="2634" w:author="Stoycho Rusinov" w:date="2026-08-08T17:14:00Z">
              <w:tcPr>
                <w:tcW w:w="977" w:type="dxa"/>
                <w:gridSpan w:val="2"/>
                <w:tcBorders>
                  <w:top w:val="nil"/>
                  <w:left w:val="nil"/>
                  <w:bottom w:val="nil"/>
                  <w:right w:val="nil"/>
                </w:tcBorders>
                <w:shd w:val="clear" w:color="auto" w:fill="auto"/>
                <w:noWrap/>
                <w:vAlign w:val="center"/>
                <w:hideMark/>
              </w:tcPr>
            </w:tcPrChange>
          </w:tcPr>
          <w:p w14:paraId="3BA38F43" w14:textId="77777777" w:rsidR="005063A7" w:rsidRPr="005063A7" w:rsidRDefault="005063A7" w:rsidP="005063A7">
            <w:pPr>
              <w:jc w:val="center"/>
              <w:rPr>
                <w:rFonts w:eastAsia="Times New Roman"/>
                <w:sz w:val="20"/>
                <w:szCs w:val="20"/>
              </w:rPr>
            </w:pPr>
            <w:r>
              <w:rPr>
                <w:sz w:val="16"/>
                <w:rPrChange w:id="2635" w:author="Stoycho Rusinov" w:date="2026-08-08T17:14:00Z">
                  <w:rPr>
                    <w:sz w:val="20"/>
                  </w:rPr>
                </w:rPrChange>
              </w:rPr>
              <w:t>-0.338***</w:t>
            </w:r>
          </w:p>
        </w:tc>
        <w:tc>
          <w:tcPr>
            <w:tcW w:w="977" w:type="dxa"/>
            <w:tcBorders>
              <w:top w:val="nil"/>
              <w:left w:val="nil"/>
              <w:bottom w:val="nil"/>
              <w:right w:val="nil"/>
            </w:tcBorders>
            <w:shd w:val="clear" w:color="auto" w:fill="auto"/>
            <w:noWrap/>
            <w:vAlign w:val="center"/>
            <w:hideMark/>
            <w:tcPrChange w:id="2636" w:author="Stoycho Rusinov" w:date="2026-08-08T17:14:00Z">
              <w:tcPr>
                <w:tcW w:w="977" w:type="dxa"/>
                <w:gridSpan w:val="2"/>
                <w:tcBorders>
                  <w:top w:val="nil"/>
                  <w:left w:val="nil"/>
                  <w:bottom w:val="nil"/>
                  <w:right w:val="nil"/>
                </w:tcBorders>
                <w:shd w:val="clear" w:color="auto" w:fill="auto"/>
                <w:noWrap/>
                <w:vAlign w:val="center"/>
                <w:hideMark/>
              </w:tcPr>
            </w:tcPrChange>
          </w:tcPr>
          <w:p w14:paraId="0CBBCB58" w14:textId="77777777" w:rsidR="005063A7" w:rsidRPr="005063A7" w:rsidRDefault="005063A7" w:rsidP="005063A7">
            <w:pPr>
              <w:jc w:val="center"/>
              <w:rPr>
                <w:rFonts w:eastAsia="Times New Roman"/>
                <w:sz w:val="20"/>
                <w:szCs w:val="20"/>
              </w:rPr>
            </w:pPr>
            <w:r>
              <w:rPr>
                <w:sz w:val="16"/>
                <w:rPrChange w:id="2637" w:author="Stoycho Rusinov" w:date="2026-08-08T17:14:00Z">
                  <w:rPr>
                    <w:sz w:val="20"/>
                  </w:rPr>
                </w:rPrChange>
              </w:rPr>
              <w:t>-2.335***</w:t>
            </w:r>
          </w:p>
        </w:tc>
        <w:tc>
          <w:tcPr>
            <w:tcW w:w="977" w:type="dxa"/>
            <w:tcBorders>
              <w:top w:val="nil"/>
              <w:left w:val="nil"/>
              <w:bottom w:val="nil"/>
              <w:right w:val="nil"/>
            </w:tcBorders>
            <w:shd w:val="clear" w:color="auto" w:fill="auto"/>
            <w:noWrap/>
            <w:vAlign w:val="center"/>
            <w:hideMark/>
            <w:tcPrChange w:id="2638" w:author="Stoycho Rusinov" w:date="2026-08-08T17:14:00Z">
              <w:tcPr>
                <w:tcW w:w="977" w:type="dxa"/>
                <w:gridSpan w:val="2"/>
                <w:tcBorders>
                  <w:top w:val="nil"/>
                  <w:left w:val="nil"/>
                  <w:bottom w:val="nil"/>
                  <w:right w:val="nil"/>
                </w:tcBorders>
                <w:shd w:val="clear" w:color="auto" w:fill="auto"/>
                <w:noWrap/>
                <w:vAlign w:val="center"/>
                <w:hideMark/>
              </w:tcPr>
            </w:tcPrChange>
          </w:tcPr>
          <w:p w14:paraId="1B74A5D2" w14:textId="77777777" w:rsidR="005063A7" w:rsidRPr="005063A7" w:rsidRDefault="005063A7" w:rsidP="005063A7">
            <w:pPr>
              <w:jc w:val="center"/>
              <w:rPr>
                <w:rFonts w:eastAsia="Times New Roman"/>
                <w:sz w:val="20"/>
                <w:szCs w:val="20"/>
              </w:rPr>
            </w:pPr>
            <w:r>
              <w:rPr>
                <w:sz w:val="16"/>
                <w:rPrChange w:id="2639" w:author="Stoycho Rusinov" w:date="2026-08-08T17:14:00Z">
                  <w:rPr>
                    <w:sz w:val="20"/>
                  </w:rPr>
                </w:rPrChange>
              </w:rPr>
              <w:t>-0.146</w:t>
            </w:r>
          </w:p>
        </w:tc>
        <w:tc>
          <w:tcPr>
            <w:tcW w:w="977" w:type="dxa"/>
            <w:tcBorders>
              <w:top w:val="nil"/>
              <w:left w:val="nil"/>
              <w:bottom w:val="nil"/>
              <w:right w:val="nil"/>
            </w:tcBorders>
            <w:shd w:val="clear" w:color="auto" w:fill="auto"/>
            <w:noWrap/>
            <w:vAlign w:val="center"/>
            <w:hideMark/>
            <w:tcPrChange w:id="2640" w:author="Stoycho Rusinov" w:date="2026-08-08T17:14:00Z">
              <w:tcPr>
                <w:tcW w:w="977" w:type="dxa"/>
                <w:gridSpan w:val="2"/>
                <w:tcBorders>
                  <w:top w:val="nil"/>
                  <w:left w:val="nil"/>
                  <w:bottom w:val="nil"/>
                  <w:right w:val="nil"/>
                </w:tcBorders>
                <w:shd w:val="clear" w:color="auto" w:fill="auto"/>
                <w:noWrap/>
                <w:vAlign w:val="center"/>
                <w:hideMark/>
              </w:tcPr>
            </w:tcPrChange>
          </w:tcPr>
          <w:p w14:paraId="650A1B44" w14:textId="77777777" w:rsidR="005063A7" w:rsidRPr="005063A7" w:rsidRDefault="005063A7" w:rsidP="005063A7">
            <w:pPr>
              <w:jc w:val="center"/>
              <w:rPr>
                <w:rFonts w:eastAsia="Times New Roman"/>
                <w:sz w:val="20"/>
                <w:szCs w:val="20"/>
              </w:rPr>
            </w:pPr>
            <w:r>
              <w:rPr>
                <w:sz w:val="16"/>
                <w:rPrChange w:id="2641" w:author="Stoycho Rusinov" w:date="2026-08-08T17:14:00Z">
                  <w:rPr>
                    <w:sz w:val="20"/>
                  </w:rPr>
                </w:rPrChange>
              </w:rPr>
              <w:t>-0.499***</w:t>
            </w:r>
          </w:p>
        </w:tc>
      </w:tr>
      <w:tr w:rsidR="005063A7" w:rsidRPr="005063A7" w14:paraId="5691279A" w14:textId="77777777" w:rsidTr="005063A7">
        <w:tblPrEx>
          <w:tblW w:w="7405" w:type="dxa"/>
          <w:jc w:val="center"/>
          <w:tblPrExChange w:id="2642" w:author="Stoycho Rusinov" w:date="2026-08-08T17:14:00Z">
            <w:tblPrEx>
              <w:tblW w:w="7405" w:type="dxa"/>
              <w:jc w:val="center"/>
            </w:tblPrEx>
          </w:tblPrExChange>
        </w:tblPrEx>
        <w:trPr>
          <w:trHeight w:val="288"/>
          <w:jc w:val="center"/>
          <w:trPrChange w:id="2643"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644" w:author="Stoycho Rusinov" w:date="2026-08-08T17:14:00Z">
              <w:tcPr>
                <w:tcW w:w="1985" w:type="dxa"/>
                <w:vMerge/>
                <w:tcBorders>
                  <w:top w:val="nil"/>
                  <w:left w:val="nil"/>
                  <w:bottom w:val="nil"/>
                  <w:right w:val="nil"/>
                </w:tcBorders>
                <w:vAlign w:val="center"/>
                <w:hideMark/>
              </w:tcPr>
            </w:tcPrChange>
          </w:tcPr>
          <w:p w14:paraId="4EBD90F3"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645" w:author="Stoycho Rusinov" w:date="2026-08-08T17:14:00Z">
              <w:tcPr>
                <w:tcW w:w="1512" w:type="dxa"/>
                <w:tcBorders>
                  <w:top w:val="nil"/>
                  <w:left w:val="nil"/>
                  <w:bottom w:val="nil"/>
                  <w:right w:val="nil"/>
                </w:tcBorders>
                <w:shd w:val="clear" w:color="auto" w:fill="auto"/>
                <w:noWrap/>
                <w:vAlign w:val="center"/>
                <w:hideMark/>
              </w:tcPr>
            </w:tcPrChange>
          </w:tcPr>
          <w:p w14:paraId="596EA75F" w14:textId="77777777" w:rsidR="005063A7" w:rsidRPr="005063A7" w:rsidRDefault="005063A7" w:rsidP="005063A7">
            <w:pPr>
              <w:jc w:val="center"/>
              <w:rPr>
                <w:rFonts w:eastAsia="Times New Roman"/>
                <w:sz w:val="20"/>
                <w:szCs w:val="20"/>
              </w:rPr>
            </w:pPr>
            <w:r>
              <w:rPr>
                <w:sz w:val="16"/>
                <w:rPrChange w:id="2646" w:author="Stoycho Rusinov" w:date="2026-08-08T17:14:00Z">
                  <w:rPr>
                    <w:sz w:val="20"/>
                  </w:rPr>
                </w:rPrChange>
              </w:rPr>
              <w:t>(0.045)</w:t>
            </w:r>
          </w:p>
        </w:tc>
        <w:tc>
          <w:tcPr>
            <w:tcW w:w="977" w:type="dxa"/>
            <w:tcBorders>
              <w:top w:val="nil"/>
              <w:left w:val="nil"/>
              <w:bottom w:val="nil"/>
              <w:right w:val="nil"/>
            </w:tcBorders>
            <w:shd w:val="clear" w:color="auto" w:fill="auto"/>
            <w:noWrap/>
            <w:vAlign w:val="center"/>
            <w:hideMark/>
            <w:tcPrChange w:id="2647" w:author="Stoycho Rusinov" w:date="2026-08-08T17:14:00Z">
              <w:tcPr>
                <w:tcW w:w="977" w:type="dxa"/>
                <w:gridSpan w:val="2"/>
                <w:tcBorders>
                  <w:top w:val="nil"/>
                  <w:left w:val="nil"/>
                  <w:bottom w:val="nil"/>
                  <w:right w:val="nil"/>
                </w:tcBorders>
                <w:shd w:val="clear" w:color="auto" w:fill="auto"/>
                <w:noWrap/>
                <w:vAlign w:val="center"/>
                <w:hideMark/>
              </w:tcPr>
            </w:tcPrChange>
          </w:tcPr>
          <w:p w14:paraId="0517D356" w14:textId="77777777" w:rsidR="005063A7" w:rsidRPr="005063A7" w:rsidRDefault="005063A7" w:rsidP="005063A7">
            <w:pPr>
              <w:jc w:val="center"/>
              <w:rPr>
                <w:rFonts w:eastAsia="Times New Roman"/>
                <w:sz w:val="20"/>
                <w:szCs w:val="20"/>
              </w:rPr>
            </w:pPr>
            <w:r>
              <w:rPr>
                <w:sz w:val="16"/>
                <w:rPrChange w:id="2648" w:author="Stoycho Rusinov" w:date="2026-08-08T17:14:00Z">
                  <w:rPr>
                    <w:sz w:val="20"/>
                  </w:rPr>
                </w:rPrChange>
              </w:rPr>
              <w:t>(0.049)</w:t>
            </w:r>
          </w:p>
        </w:tc>
        <w:tc>
          <w:tcPr>
            <w:tcW w:w="977" w:type="dxa"/>
            <w:tcBorders>
              <w:top w:val="nil"/>
              <w:left w:val="nil"/>
              <w:bottom w:val="nil"/>
              <w:right w:val="nil"/>
            </w:tcBorders>
            <w:shd w:val="clear" w:color="auto" w:fill="auto"/>
            <w:noWrap/>
            <w:vAlign w:val="center"/>
            <w:hideMark/>
            <w:tcPrChange w:id="2649" w:author="Stoycho Rusinov" w:date="2026-08-08T17:14:00Z">
              <w:tcPr>
                <w:tcW w:w="977" w:type="dxa"/>
                <w:gridSpan w:val="2"/>
                <w:tcBorders>
                  <w:top w:val="nil"/>
                  <w:left w:val="nil"/>
                  <w:bottom w:val="nil"/>
                  <w:right w:val="nil"/>
                </w:tcBorders>
                <w:shd w:val="clear" w:color="auto" w:fill="auto"/>
                <w:noWrap/>
                <w:vAlign w:val="center"/>
                <w:hideMark/>
              </w:tcPr>
            </w:tcPrChange>
          </w:tcPr>
          <w:p w14:paraId="7E134C53" w14:textId="77777777" w:rsidR="005063A7" w:rsidRPr="005063A7" w:rsidRDefault="005063A7" w:rsidP="005063A7">
            <w:pPr>
              <w:jc w:val="center"/>
              <w:rPr>
                <w:rFonts w:eastAsia="Times New Roman"/>
                <w:sz w:val="20"/>
                <w:szCs w:val="20"/>
              </w:rPr>
            </w:pPr>
            <w:r>
              <w:rPr>
                <w:sz w:val="16"/>
                <w:rPrChange w:id="2650" w:author="Stoycho Rusinov" w:date="2026-08-08T17:14:00Z">
                  <w:rPr>
                    <w:sz w:val="20"/>
                  </w:rPr>
                </w:rPrChange>
              </w:rPr>
              <w:t>(0.041)</w:t>
            </w:r>
          </w:p>
        </w:tc>
        <w:tc>
          <w:tcPr>
            <w:tcW w:w="977" w:type="dxa"/>
            <w:tcBorders>
              <w:top w:val="nil"/>
              <w:left w:val="nil"/>
              <w:bottom w:val="nil"/>
              <w:right w:val="nil"/>
            </w:tcBorders>
            <w:shd w:val="clear" w:color="auto" w:fill="auto"/>
            <w:noWrap/>
            <w:vAlign w:val="center"/>
            <w:hideMark/>
            <w:tcPrChange w:id="2651" w:author="Stoycho Rusinov" w:date="2026-08-08T17:14:00Z">
              <w:tcPr>
                <w:tcW w:w="977" w:type="dxa"/>
                <w:gridSpan w:val="2"/>
                <w:tcBorders>
                  <w:top w:val="nil"/>
                  <w:left w:val="nil"/>
                  <w:bottom w:val="nil"/>
                  <w:right w:val="nil"/>
                </w:tcBorders>
                <w:shd w:val="clear" w:color="auto" w:fill="auto"/>
                <w:noWrap/>
                <w:vAlign w:val="center"/>
                <w:hideMark/>
              </w:tcPr>
            </w:tcPrChange>
          </w:tcPr>
          <w:p w14:paraId="4564144C" w14:textId="77777777" w:rsidR="005063A7" w:rsidRPr="005063A7" w:rsidRDefault="005063A7" w:rsidP="005063A7">
            <w:pPr>
              <w:jc w:val="center"/>
              <w:rPr>
                <w:rFonts w:eastAsia="Times New Roman"/>
                <w:sz w:val="20"/>
                <w:szCs w:val="20"/>
              </w:rPr>
            </w:pPr>
            <w:r>
              <w:rPr>
                <w:sz w:val="16"/>
                <w:rPrChange w:id="2652" w:author="Stoycho Rusinov" w:date="2026-08-08T17:14:00Z">
                  <w:rPr>
                    <w:sz w:val="20"/>
                  </w:rPr>
                </w:rPrChange>
              </w:rPr>
              <w:t>(0.102)</w:t>
            </w:r>
          </w:p>
        </w:tc>
        <w:tc>
          <w:tcPr>
            <w:tcW w:w="977" w:type="dxa"/>
            <w:tcBorders>
              <w:top w:val="nil"/>
              <w:left w:val="nil"/>
              <w:bottom w:val="nil"/>
              <w:right w:val="nil"/>
            </w:tcBorders>
            <w:shd w:val="clear" w:color="auto" w:fill="auto"/>
            <w:noWrap/>
            <w:vAlign w:val="center"/>
            <w:hideMark/>
            <w:tcPrChange w:id="2653" w:author="Stoycho Rusinov" w:date="2026-08-08T17:14:00Z">
              <w:tcPr>
                <w:tcW w:w="977" w:type="dxa"/>
                <w:gridSpan w:val="2"/>
                <w:tcBorders>
                  <w:top w:val="nil"/>
                  <w:left w:val="nil"/>
                  <w:bottom w:val="nil"/>
                  <w:right w:val="nil"/>
                </w:tcBorders>
                <w:shd w:val="clear" w:color="auto" w:fill="auto"/>
                <w:noWrap/>
                <w:vAlign w:val="center"/>
                <w:hideMark/>
              </w:tcPr>
            </w:tcPrChange>
          </w:tcPr>
          <w:p w14:paraId="2B6B8319" w14:textId="77777777" w:rsidR="005063A7" w:rsidRPr="005063A7" w:rsidRDefault="005063A7" w:rsidP="005063A7">
            <w:pPr>
              <w:jc w:val="center"/>
              <w:rPr>
                <w:rFonts w:eastAsia="Times New Roman"/>
                <w:sz w:val="20"/>
                <w:szCs w:val="20"/>
              </w:rPr>
            </w:pPr>
            <w:r>
              <w:rPr>
                <w:sz w:val="16"/>
                <w:rPrChange w:id="2654" w:author="Stoycho Rusinov" w:date="2026-08-08T17:14:00Z">
                  <w:rPr>
                    <w:sz w:val="20"/>
                  </w:rPr>
                </w:rPrChange>
              </w:rPr>
              <w:t>(0.049)</w:t>
            </w:r>
          </w:p>
        </w:tc>
      </w:tr>
      <w:tr w:rsidR="005063A7" w:rsidRPr="005063A7" w14:paraId="77D9D52B" w14:textId="77777777" w:rsidTr="005063A7">
        <w:tblPrEx>
          <w:tblW w:w="7405" w:type="dxa"/>
          <w:jc w:val="center"/>
          <w:tblPrExChange w:id="2655" w:author="Stoycho Rusinov" w:date="2026-08-08T17:14:00Z">
            <w:tblPrEx>
              <w:tblW w:w="7405" w:type="dxa"/>
              <w:jc w:val="center"/>
            </w:tblPrEx>
          </w:tblPrExChange>
        </w:tblPrEx>
        <w:trPr>
          <w:trHeight w:val="288"/>
          <w:jc w:val="center"/>
          <w:trPrChange w:id="2656"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657"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19A930C4" w14:textId="77777777" w:rsidR="005063A7" w:rsidRPr="005063A7" w:rsidRDefault="005063A7" w:rsidP="005063A7">
            <w:pPr>
              <w:rPr>
                <w:rFonts w:eastAsia="Times New Roman"/>
                <w:sz w:val="20"/>
                <w:szCs w:val="20"/>
              </w:rPr>
            </w:pPr>
            <w:r>
              <w:rPr>
                <w:rFonts w:eastAsia="Times New Roman"/>
                <w:sz w:val="20"/>
                <w:szCs w:val="20"/>
              </w:rPr>
              <w:t>Netherlands × Post</w:t>
            </w:r>
          </w:p>
        </w:tc>
        <w:tc>
          <w:tcPr>
            <w:tcW w:w="1512" w:type="dxa"/>
            <w:tcBorders>
              <w:top w:val="nil"/>
              <w:left w:val="nil"/>
              <w:bottom w:val="nil"/>
              <w:right w:val="nil"/>
            </w:tcBorders>
            <w:shd w:val="clear" w:color="auto" w:fill="auto"/>
            <w:noWrap/>
            <w:vAlign w:val="center"/>
            <w:hideMark/>
            <w:tcPrChange w:id="2658" w:author="Stoycho Rusinov" w:date="2026-08-08T17:14:00Z">
              <w:tcPr>
                <w:tcW w:w="1512" w:type="dxa"/>
                <w:tcBorders>
                  <w:top w:val="nil"/>
                  <w:left w:val="nil"/>
                  <w:bottom w:val="nil"/>
                  <w:right w:val="nil"/>
                </w:tcBorders>
                <w:shd w:val="clear" w:color="auto" w:fill="auto"/>
                <w:noWrap/>
                <w:vAlign w:val="center"/>
                <w:hideMark/>
              </w:tcPr>
            </w:tcPrChange>
          </w:tcPr>
          <w:p w14:paraId="0AC07F50" w14:textId="77777777" w:rsidR="005063A7" w:rsidRPr="005063A7" w:rsidRDefault="005063A7" w:rsidP="005063A7">
            <w:pPr>
              <w:jc w:val="center"/>
              <w:rPr>
                <w:rFonts w:eastAsia="Times New Roman"/>
                <w:sz w:val="20"/>
                <w:szCs w:val="20"/>
              </w:rPr>
            </w:pPr>
            <w:r>
              <w:rPr>
                <w:sz w:val="16"/>
                <w:rPrChange w:id="2659" w:author="Stoycho Rusinov" w:date="2026-08-08T17:14:00Z">
                  <w:rPr>
                    <w:sz w:val="20"/>
                  </w:rPr>
                </w:rPrChange>
              </w:rPr>
              <w:t>-0.535***</w:t>
            </w:r>
          </w:p>
        </w:tc>
        <w:tc>
          <w:tcPr>
            <w:tcW w:w="977" w:type="dxa"/>
            <w:tcBorders>
              <w:top w:val="nil"/>
              <w:left w:val="nil"/>
              <w:bottom w:val="nil"/>
              <w:right w:val="nil"/>
            </w:tcBorders>
            <w:shd w:val="clear" w:color="auto" w:fill="auto"/>
            <w:noWrap/>
            <w:vAlign w:val="center"/>
            <w:hideMark/>
            <w:tcPrChange w:id="2660" w:author="Stoycho Rusinov" w:date="2026-08-08T17:14:00Z">
              <w:tcPr>
                <w:tcW w:w="977" w:type="dxa"/>
                <w:gridSpan w:val="2"/>
                <w:tcBorders>
                  <w:top w:val="nil"/>
                  <w:left w:val="nil"/>
                  <w:bottom w:val="nil"/>
                  <w:right w:val="nil"/>
                </w:tcBorders>
                <w:shd w:val="clear" w:color="auto" w:fill="auto"/>
                <w:noWrap/>
                <w:vAlign w:val="center"/>
                <w:hideMark/>
              </w:tcPr>
            </w:tcPrChange>
          </w:tcPr>
          <w:p w14:paraId="15E0C4B5" w14:textId="77777777" w:rsidR="005063A7" w:rsidRPr="005063A7" w:rsidRDefault="005063A7" w:rsidP="005063A7">
            <w:pPr>
              <w:jc w:val="center"/>
              <w:rPr>
                <w:rFonts w:eastAsia="Times New Roman"/>
                <w:sz w:val="20"/>
                <w:szCs w:val="20"/>
              </w:rPr>
            </w:pPr>
            <w:r>
              <w:rPr>
                <w:sz w:val="16"/>
                <w:rPrChange w:id="2661" w:author="Stoycho Rusinov" w:date="2026-08-08T17:14:00Z">
                  <w:rPr>
                    <w:sz w:val="20"/>
                  </w:rPr>
                </w:rPrChange>
              </w:rPr>
              <w:t>-0.512***</w:t>
            </w:r>
          </w:p>
        </w:tc>
        <w:tc>
          <w:tcPr>
            <w:tcW w:w="977" w:type="dxa"/>
            <w:tcBorders>
              <w:top w:val="nil"/>
              <w:left w:val="nil"/>
              <w:bottom w:val="nil"/>
              <w:right w:val="nil"/>
            </w:tcBorders>
            <w:shd w:val="clear" w:color="auto" w:fill="auto"/>
            <w:noWrap/>
            <w:vAlign w:val="center"/>
            <w:hideMark/>
            <w:tcPrChange w:id="2662" w:author="Stoycho Rusinov" w:date="2026-08-08T17:14:00Z">
              <w:tcPr>
                <w:tcW w:w="977" w:type="dxa"/>
                <w:gridSpan w:val="2"/>
                <w:tcBorders>
                  <w:top w:val="nil"/>
                  <w:left w:val="nil"/>
                  <w:bottom w:val="nil"/>
                  <w:right w:val="nil"/>
                </w:tcBorders>
                <w:shd w:val="clear" w:color="auto" w:fill="auto"/>
                <w:noWrap/>
                <w:vAlign w:val="center"/>
                <w:hideMark/>
              </w:tcPr>
            </w:tcPrChange>
          </w:tcPr>
          <w:p w14:paraId="6AE70069" w14:textId="77777777" w:rsidR="005063A7" w:rsidRPr="005063A7" w:rsidRDefault="005063A7" w:rsidP="005063A7">
            <w:pPr>
              <w:jc w:val="center"/>
              <w:rPr>
                <w:rFonts w:eastAsia="Times New Roman"/>
                <w:sz w:val="20"/>
                <w:szCs w:val="20"/>
              </w:rPr>
            </w:pPr>
            <w:r>
              <w:rPr>
                <w:sz w:val="16"/>
                <w:rPrChange w:id="2663" w:author="Stoycho Rusinov" w:date="2026-08-08T17:14:00Z">
                  <w:rPr>
                    <w:sz w:val="20"/>
                  </w:rPr>
                </w:rPrChange>
              </w:rPr>
              <w:t>-0.491***</w:t>
            </w:r>
          </w:p>
        </w:tc>
        <w:tc>
          <w:tcPr>
            <w:tcW w:w="977" w:type="dxa"/>
            <w:tcBorders>
              <w:top w:val="nil"/>
              <w:left w:val="nil"/>
              <w:bottom w:val="nil"/>
              <w:right w:val="nil"/>
            </w:tcBorders>
            <w:shd w:val="clear" w:color="auto" w:fill="auto"/>
            <w:noWrap/>
            <w:vAlign w:val="center"/>
            <w:hideMark/>
            <w:tcPrChange w:id="2664" w:author="Stoycho Rusinov" w:date="2026-08-08T17:14:00Z">
              <w:tcPr>
                <w:tcW w:w="977" w:type="dxa"/>
                <w:gridSpan w:val="2"/>
                <w:tcBorders>
                  <w:top w:val="nil"/>
                  <w:left w:val="nil"/>
                  <w:bottom w:val="nil"/>
                  <w:right w:val="nil"/>
                </w:tcBorders>
                <w:shd w:val="clear" w:color="auto" w:fill="auto"/>
                <w:noWrap/>
                <w:vAlign w:val="center"/>
                <w:hideMark/>
              </w:tcPr>
            </w:tcPrChange>
          </w:tcPr>
          <w:p w14:paraId="3B079FE0" w14:textId="77777777" w:rsidR="005063A7" w:rsidRPr="005063A7" w:rsidRDefault="005063A7" w:rsidP="005063A7">
            <w:pPr>
              <w:jc w:val="center"/>
              <w:rPr>
                <w:rFonts w:eastAsia="Times New Roman"/>
                <w:sz w:val="20"/>
                <w:szCs w:val="20"/>
              </w:rPr>
            </w:pPr>
            <w:r>
              <w:rPr>
                <w:sz w:val="16"/>
                <w:rPrChange w:id="2665" w:author="Stoycho Rusinov" w:date="2026-08-08T17:14:00Z">
                  <w:rPr>
                    <w:sz w:val="20"/>
                  </w:rPr>
                </w:rPrChange>
              </w:rPr>
              <w:t>-0.272.</w:t>
            </w:r>
          </w:p>
        </w:tc>
        <w:tc>
          <w:tcPr>
            <w:tcW w:w="977" w:type="dxa"/>
            <w:tcBorders>
              <w:top w:val="nil"/>
              <w:left w:val="nil"/>
              <w:bottom w:val="nil"/>
              <w:right w:val="nil"/>
            </w:tcBorders>
            <w:shd w:val="clear" w:color="auto" w:fill="auto"/>
            <w:noWrap/>
            <w:vAlign w:val="center"/>
            <w:hideMark/>
            <w:tcPrChange w:id="2666" w:author="Stoycho Rusinov" w:date="2026-08-08T17:14:00Z">
              <w:tcPr>
                <w:tcW w:w="977" w:type="dxa"/>
                <w:gridSpan w:val="2"/>
                <w:tcBorders>
                  <w:top w:val="nil"/>
                  <w:left w:val="nil"/>
                  <w:bottom w:val="nil"/>
                  <w:right w:val="nil"/>
                </w:tcBorders>
                <w:shd w:val="clear" w:color="auto" w:fill="auto"/>
                <w:noWrap/>
                <w:vAlign w:val="center"/>
                <w:hideMark/>
              </w:tcPr>
            </w:tcPrChange>
          </w:tcPr>
          <w:p w14:paraId="2E8D2539" w14:textId="77777777" w:rsidR="005063A7" w:rsidRPr="005063A7" w:rsidRDefault="005063A7" w:rsidP="005063A7">
            <w:pPr>
              <w:jc w:val="center"/>
              <w:rPr>
                <w:rFonts w:eastAsia="Times New Roman"/>
                <w:sz w:val="20"/>
                <w:szCs w:val="20"/>
              </w:rPr>
            </w:pPr>
            <w:r>
              <w:rPr>
                <w:sz w:val="16"/>
                <w:rPrChange w:id="2667" w:author="Stoycho Rusinov" w:date="2026-08-08T17:14:00Z">
                  <w:rPr>
                    <w:sz w:val="20"/>
                  </w:rPr>
                </w:rPrChange>
              </w:rPr>
              <w:t>-0.672***</w:t>
            </w:r>
          </w:p>
        </w:tc>
      </w:tr>
      <w:tr w:rsidR="005063A7" w:rsidRPr="005063A7" w14:paraId="716DB68B" w14:textId="77777777" w:rsidTr="005063A7">
        <w:tblPrEx>
          <w:tblW w:w="7405" w:type="dxa"/>
          <w:jc w:val="center"/>
          <w:tblPrExChange w:id="2668" w:author="Stoycho Rusinov" w:date="2026-08-08T17:14:00Z">
            <w:tblPrEx>
              <w:tblW w:w="7405" w:type="dxa"/>
              <w:jc w:val="center"/>
            </w:tblPrEx>
          </w:tblPrExChange>
        </w:tblPrEx>
        <w:trPr>
          <w:trHeight w:val="288"/>
          <w:jc w:val="center"/>
          <w:trPrChange w:id="2669"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670" w:author="Stoycho Rusinov" w:date="2026-08-08T17:14:00Z">
              <w:tcPr>
                <w:tcW w:w="1985" w:type="dxa"/>
                <w:vMerge/>
                <w:tcBorders>
                  <w:top w:val="nil"/>
                  <w:left w:val="nil"/>
                  <w:bottom w:val="nil"/>
                  <w:right w:val="nil"/>
                </w:tcBorders>
                <w:vAlign w:val="center"/>
                <w:hideMark/>
              </w:tcPr>
            </w:tcPrChange>
          </w:tcPr>
          <w:p w14:paraId="7AD3CE2D"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671" w:author="Stoycho Rusinov" w:date="2026-08-08T17:14:00Z">
              <w:tcPr>
                <w:tcW w:w="1512" w:type="dxa"/>
                <w:tcBorders>
                  <w:top w:val="nil"/>
                  <w:left w:val="nil"/>
                  <w:bottom w:val="nil"/>
                  <w:right w:val="nil"/>
                </w:tcBorders>
                <w:shd w:val="clear" w:color="auto" w:fill="auto"/>
                <w:noWrap/>
                <w:vAlign w:val="center"/>
                <w:hideMark/>
              </w:tcPr>
            </w:tcPrChange>
          </w:tcPr>
          <w:p w14:paraId="2A99826B" w14:textId="77777777" w:rsidR="005063A7" w:rsidRPr="005063A7" w:rsidRDefault="005063A7" w:rsidP="005063A7">
            <w:pPr>
              <w:jc w:val="center"/>
              <w:rPr>
                <w:rFonts w:eastAsia="Times New Roman"/>
                <w:sz w:val="20"/>
                <w:szCs w:val="20"/>
              </w:rPr>
            </w:pPr>
            <w:r>
              <w:rPr>
                <w:sz w:val="16"/>
                <w:rPrChange w:id="2672" w:author="Stoycho Rusinov" w:date="2026-08-08T17:14:00Z">
                  <w:rPr>
                    <w:sz w:val="20"/>
                  </w:rPr>
                </w:rPrChange>
              </w:rPr>
              <w:t>(0.024)</w:t>
            </w:r>
          </w:p>
        </w:tc>
        <w:tc>
          <w:tcPr>
            <w:tcW w:w="977" w:type="dxa"/>
            <w:tcBorders>
              <w:top w:val="nil"/>
              <w:left w:val="nil"/>
              <w:bottom w:val="nil"/>
              <w:right w:val="nil"/>
            </w:tcBorders>
            <w:shd w:val="clear" w:color="auto" w:fill="auto"/>
            <w:noWrap/>
            <w:vAlign w:val="center"/>
            <w:hideMark/>
            <w:tcPrChange w:id="2673" w:author="Stoycho Rusinov" w:date="2026-08-08T17:14:00Z">
              <w:tcPr>
                <w:tcW w:w="977" w:type="dxa"/>
                <w:gridSpan w:val="2"/>
                <w:tcBorders>
                  <w:top w:val="nil"/>
                  <w:left w:val="nil"/>
                  <w:bottom w:val="nil"/>
                  <w:right w:val="nil"/>
                </w:tcBorders>
                <w:shd w:val="clear" w:color="auto" w:fill="auto"/>
                <w:noWrap/>
                <w:vAlign w:val="center"/>
                <w:hideMark/>
              </w:tcPr>
            </w:tcPrChange>
          </w:tcPr>
          <w:p w14:paraId="5E2D1644" w14:textId="77777777" w:rsidR="005063A7" w:rsidRPr="005063A7" w:rsidRDefault="005063A7" w:rsidP="005063A7">
            <w:pPr>
              <w:jc w:val="center"/>
              <w:rPr>
                <w:rFonts w:eastAsia="Times New Roman"/>
                <w:sz w:val="20"/>
                <w:szCs w:val="20"/>
              </w:rPr>
            </w:pPr>
            <w:r>
              <w:rPr>
                <w:sz w:val="16"/>
                <w:rPrChange w:id="2674" w:author="Stoycho Rusinov" w:date="2026-08-08T17:14:00Z">
                  <w:rPr>
                    <w:sz w:val="20"/>
                  </w:rPr>
                </w:rPrChange>
              </w:rPr>
              <w:t>(0.026)</w:t>
            </w:r>
          </w:p>
        </w:tc>
        <w:tc>
          <w:tcPr>
            <w:tcW w:w="977" w:type="dxa"/>
            <w:tcBorders>
              <w:top w:val="nil"/>
              <w:left w:val="nil"/>
              <w:bottom w:val="nil"/>
              <w:right w:val="nil"/>
            </w:tcBorders>
            <w:shd w:val="clear" w:color="auto" w:fill="auto"/>
            <w:noWrap/>
            <w:vAlign w:val="center"/>
            <w:hideMark/>
            <w:tcPrChange w:id="2675" w:author="Stoycho Rusinov" w:date="2026-08-08T17:14:00Z">
              <w:tcPr>
                <w:tcW w:w="977" w:type="dxa"/>
                <w:gridSpan w:val="2"/>
                <w:tcBorders>
                  <w:top w:val="nil"/>
                  <w:left w:val="nil"/>
                  <w:bottom w:val="nil"/>
                  <w:right w:val="nil"/>
                </w:tcBorders>
                <w:shd w:val="clear" w:color="auto" w:fill="auto"/>
                <w:noWrap/>
                <w:vAlign w:val="center"/>
                <w:hideMark/>
              </w:tcPr>
            </w:tcPrChange>
          </w:tcPr>
          <w:p w14:paraId="02BC0EEA" w14:textId="77777777" w:rsidR="005063A7" w:rsidRPr="005063A7" w:rsidRDefault="005063A7" w:rsidP="005063A7">
            <w:pPr>
              <w:jc w:val="center"/>
              <w:rPr>
                <w:rFonts w:eastAsia="Times New Roman"/>
                <w:sz w:val="20"/>
                <w:szCs w:val="20"/>
              </w:rPr>
            </w:pPr>
            <w:r>
              <w:rPr>
                <w:sz w:val="16"/>
                <w:rPrChange w:id="2676" w:author="Stoycho Rusinov" w:date="2026-08-08T17:14:00Z">
                  <w:rPr>
                    <w:sz w:val="20"/>
                  </w:rPr>
                </w:rPrChange>
              </w:rPr>
              <w:t>(0.037)</w:t>
            </w:r>
          </w:p>
        </w:tc>
        <w:tc>
          <w:tcPr>
            <w:tcW w:w="977" w:type="dxa"/>
            <w:tcBorders>
              <w:top w:val="nil"/>
              <w:left w:val="nil"/>
              <w:bottom w:val="nil"/>
              <w:right w:val="nil"/>
            </w:tcBorders>
            <w:shd w:val="clear" w:color="auto" w:fill="auto"/>
            <w:noWrap/>
            <w:vAlign w:val="center"/>
            <w:hideMark/>
            <w:tcPrChange w:id="2677" w:author="Stoycho Rusinov" w:date="2026-08-08T17:14:00Z">
              <w:tcPr>
                <w:tcW w:w="977" w:type="dxa"/>
                <w:gridSpan w:val="2"/>
                <w:tcBorders>
                  <w:top w:val="nil"/>
                  <w:left w:val="nil"/>
                  <w:bottom w:val="nil"/>
                  <w:right w:val="nil"/>
                </w:tcBorders>
                <w:shd w:val="clear" w:color="auto" w:fill="auto"/>
                <w:noWrap/>
                <w:vAlign w:val="center"/>
                <w:hideMark/>
              </w:tcPr>
            </w:tcPrChange>
          </w:tcPr>
          <w:p w14:paraId="0394E32E" w14:textId="77777777" w:rsidR="005063A7" w:rsidRPr="005063A7" w:rsidRDefault="005063A7" w:rsidP="005063A7">
            <w:pPr>
              <w:jc w:val="center"/>
              <w:rPr>
                <w:rFonts w:eastAsia="Times New Roman"/>
                <w:sz w:val="20"/>
                <w:szCs w:val="20"/>
              </w:rPr>
            </w:pPr>
            <w:r>
              <w:rPr>
                <w:sz w:val="16"/>
                <w:rPrChange w:id="2678" w:author="Stoycho Rusinov" w:date="2026-08-08T17:14:00Z">
                  <w:rPr>
                    <w:sz w:val="20"/>
                  </w:rPr>
                </w:rPrChange>
              </w:rPr>
              <w:t>(0.136)</w:t>
            </w:r>
          </w:p>
        </w:tc>
        <w:tc>
          <w:tcPr>
            <w:tcW w:w="977" w:type="dxa"/>
            <w:tcBorders>
              <w:top w:val="nil"/>
              <w:left w:val="nil"/>
              <w:bottom w:val="nil"/>
              <w:right w:val="nil"/>
            </w:tcBorders>
            <w:shd w:val="clear" w:color="auto" w:fill="auto"/>
            <w:noWrap/>
            <w:vAlign w:val="center"/>
            <w:hideMark/>
            <w:tcPrChange w:id="2679" w:author="Stoycho Rusinov" w:date="2026-08-08T17:14:00Z">
              <w:tcPr>
                <w:tcW w:w="977" w:type="dxa"/>
                <w:gridSpan w:val="2"/>
                <w:tcBorders>
                  <w:top w:val="nil"/>
                  <w:left w:val="nil"/>
                  <w:bottom w:val="nil"/>
                  <w:right w:val="nil"/>
                </w:tcBorders>
                <w:shd w:val="clear" w:color="auto" w:fill="auto"/>
                <w:noWrap/>
                <w:vAlign w:val="center"/>
                <w:hideMark/>
              </w:tcPr>
            </w:tcPrChange>
          </w:tcPr>
          <w:p w14:paraId="01DC09B9" w14:textId="77777777" w:rsidR="005063A7" w:rsidRPr="005063A7" w:rsidRDefault="005063A7" w:rsidP="005063A7">
            <w:pPr>
              <w:jc w:val="center"/>
              <w:rPr>
                <w:rFonts w:eastAsia="Times New Roman"/>
                <w:sz w:val="20"/>
                <w:szCs w:val="20"/>
              </w:rPr>
            </w:pPr>
            <w:r>
              <w:rPr>
                <w:sz w:val="16"/>
                <w:rPrChange w:id="2680" w:author="Stoycho Rusinov" w:date="2026-08-08T17:14:00Z">
                  <w:rPr>
                    <w:sz w:val="20"/>
                  </w:rPr>
                </w:rPrChange>
              </w:rPr>
              <w:t>(0.047)</w:t>
            </w:r>
          </w:p>
        </w:tc>
      </w:tr>
      <w:tr w:rsidR="005063A7" w:rsidRPr="005063A7" w14:paraId="28396596" w14:textId="77777777" w:rsidTr="005063A7">
        <w:tblPrEx>
          <w:tblW w:w="7405" w:type="dxa"/>
          <w:jc w:val="center"/>
          <w:tblPrExChange w:id="2681" w:author="Stoycho Rusinov" w:date="2026-08-08T17:14:00Z">
            <w:tblPrEx>
              <w:tblW w:w="7405" w:type="dxa"/>
              <w:jc w:val="center"/>
            </w:tblPrEx>
          </w:tblPrExChange>
        </w:tblPrEx>
        <w:trPr>
          <w:trHeight w:val="288"/>
          <w:jc w:val="center"/>
          <w:trPrChange w:id="2682"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683"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1900D3DC" w14:textId="77777777" w:rsidR="005063A7" w:rsidRPr="005063A7" w:rsidRDefault="005063A7" w:rsidP="005063A7">
            <w:pPr>
              <w:rPr>
                <w:rFonts w:eastAsia="Times New Roman"/>
                <w:sz w:val="20"/>
                <w:szCs w:val="20"/>
              </w:rPr>
            </w:pPr>
            <w:r>
              <w:rPr>
                <w:rFonts w:eastAsia="Times New Roman"/>
                <w:sz w:val="20"/>
                <w:szCs w:val="20"/>
              </w:rPr>
              <w:t>Poland × Post</w:t>
            </w:r>
          </w:p>
        </w:tc>
        <w:tc>
          <w:tcPr>
            <w:tcW w:w="1512" w:type="dxa"/>
            <w:tcBorders>
              <w:top w:val="nil"/>
              <w:left w:val="nil"/>
              <w:bottom w:val="nil"/>
              <w:right w:val="nil"/>
            </w:tcBorders>
            <w:shd w:val="clear" w:color="auto" w:fill="auto"/>
            <w:noWrap/>
            <w:vAlign w:val="center"/>
            <w:hideMark/>
            <w:tcPrChange w:id="2684" w:author="Stoycho Rusinov" w:date="2026-08-08T17:14:00Z">
              <w:tcPr>
                <w:tcW w:w="1512" w:type="dxa"/>
                <w:tcBorders>
                  <w:top w:val="nil"/>
                  <w:left w:val="nil"/>
                  <w:bottom w:val="nil"/>
                  <w:right w:val="nil"/>
                </w:tcBorders>
                <w:shd w:val="clear" w:color="auto" w:fill="auto"/>
                <w:noWrap/>
                <w:vAlign w:val="center"/>
                <w:hideMark/>
              </w:tcPr>
            </w:tcPrChange>
          </w:tcPr>
          <w:p w14:paraId="4FCC6F05" w14:textId="77777777" w:rsidR="005063A7" w:rsidRPr="005063A7" w:rsidRDefault="005063A7" w:rsidP="005063A7">
            <w:pPr>
              <w:jc w:val="center"/>
              <w:rPr>
                <w:rFonts w:eastAsia="Times New Roman"/>
                <w:sz w:val="20"/>
                <w:szCs w:val="20"/>
              </w:rPr>
            </w:pPr>
            <w:r>
              <w:rPr>
                <w:sz w:val="16"/>
                <w:rPrChange w:id="2685" w:author="Stoycho Rusinov" w:date="2026-08-08T17:14:00Z">
                  <w:rPr>
                    <w:sz w:val="20"/>
                  </w:rPr>
                </w:rPrChange>
              </w:rPr>
              <w:t>-1.668***</w:t>
            </w:r>
          </w:p>
        </w:tc>
        <w:tc>
          <w:tcPr>
            <w:tcW w:w="977" w:type="dxa"/>
            <w:tcBorders>
              <w:top w:val="nil"/>
              <w:left w:val="nil"/>
              <w:bottom w:val="nil"/>
              <w:right w:val="nil"/>
            </w:tcBorders>
            <w:shd w:val="clear" w:color="auto" w:fill="auto"/>
            <w:noWrap/>
            <w:vAlign w:val="center"/>
            <w:hideMark/>
            <w:tcPrChange w:id="2686" w:author="Stoycho Rusinov" w:date="2026-08-08T17:14:00Z">
              <w:tcPr>
                <w:tcW w:w="977" w:type="dxa"/>
                <w:gridSpan w:val="2"/>
                <w:tcBorders>
                  <w:top w:val="nil"/>
                  <w:left w:val="nil"/>
                  <w:bottom w:val="nil"/>
                  <w:right w:val="nil"/>
                </w:tcBorders>
                <w:shd w:val="clear" w:color="auto" w:fill="auto"/>
                <w:noWrap/>
                <w:vAlign w:val="center"/>
                <w:hideMark/>
              </w:tcPr>
            </w:tcPrChange>
          </w:tcPr>
          <w:p w14:paraId="70CBF352" w14:textId="77777777" w:rsidR="005063A7" w:rsidRPr="005063A7" w:rsidRDefault="005063A7" w:rsidP="005063A7">
            <w:pPr>
              <w:jc w:val="center"/>
              <w:rPr>
                <w:rFonts w:eastAsia="Times New Roman"/>
                <w:sz w:val="20"/>
                <w:szCs w:val="20"/>
              </w:rPr>
            </w:pPr>
            <w:r>
              <w:rPr>
                <w:sz w:val="16"/>
                <w:rPrChange w:id="2687" w:author="Stoycho Rusinov" w:date="2026-08-08T17:14:00Z">
                  <w:rPr>
                    <w:sz w:val="20"/>
                  </w:rPr>
                </w:rPrChange>
              </w:rPr>
              <w:t>-1.645***</w:t>
            </w:r>
          </w:p>
        </w:tc>
        <w:tc>
          <w:tcPr>
            <w:tcW w:w="977" w:type="dxa"/>
            <w:tcBorders>
              <w:top w:val="nil"/>
              <w:left w:val="nil"/>
              <w:bottom w:val="nil"/>
              <w:right w:val="nil"/>
            </w:tcBorders>
            <w:shd w:val="clear" w:color="auto" w:fill="auto"/>
            <w:noWrap/>
            <w:vAlign w:val="center"/>
            <w:hideMark/>
            <w:tcPrChange w:id="2688" w:author="Stoycho Rusinov" w:date="2026-08-08T17:14:00Z">
              <w:tcPr>
                <w:tcW w:w="977" w:type="dxa"/>
                <w:gridSpan w:val="2"/>
                <w:tcBorders>
                  <w:top w:val="nil"/>
                  <w:left w:val="nil"/>
                  <w:bottom w:val="nil"/>
                  <w:right w:val="nil"/>
                </w:tcBorders>
                <w:shd w:val="clear" w:color="auto" w:fill="auto"/>
                <w:noWrap/>
                <w:vAlign w:val="center"/>
                <w:hideMark/>
              </w:tcPr>
            </w:tcPrChange>
          </w:tcPr>
          <w:p w14:paraId="5B428F31" w14:textId="77777777" w:rsidR="005063A7" w:rsidRPr="005063A7" w:rsidRDefault="005063A7" w:rsidP="005063A7">
            <w:pPr>
              <w:jc w:val="center"/>
              <w:rPr>
                <w:rFonts w:eastAsia="Times New Roman"/>
                <w:sz w:val="20"/>
                <w:szCs w:val="20"/>
              </w:rPr>
            </w:pPr>
            <w:r>
              <w:rPr>
                <w:sz w:val="16"/>
                <w:rPrChange w:id="2689" w:author="Stoycho Rusinov" w:date="2026-08-08T17:14:00Z">
                  <w:rPr>
                    <w:sz w:val="20"/>
                  </w:rPr>
                </w:rPrChange>
              </w:rPr>
              <w:t>-0.135</w:t>
            </w:r>
          </w:p>
        </w:tc>
        <w:tc>
          <w:tcPr>
            <w:tcW w:w="977" w:type="dxa"/>
            <w:tcBorders>
              <w:top w:val="nil"/>
              <w:left w:val="nil"/>
              <w:bottom w:val="nil"/>
              <w:right w:val="nil"/>
            </w:tcBorders>
            <w:shd w:val="clear" w:color="auto" w:fill="auto"/>
            <w:noWrap/>
            <w:vAlign w:val="center"/>
            <w:hideMark/>
            <w:tcPrChange w:id="2690" w:author="Stoycho Rusinov" w:date="2026-08-08T17:14:00Z">
              <w:tcPr>
                <w:tcW w:w="977" w:type="dxa"/>
                <w:gridSpan w:val="2"/>
                <w:tcBorders>
                  <w:top w:val="nil"/>
                  <w:left w:val="nil"/>
                  <w:bottom w:val="nil"/>
                  <w:right w:val="nil"/>
                </w:tcBorders>
                <w:shd w:val="clear" w:color="auto" w:fill="auto"/>
                <w:noWrap/>
                <w:vAlign w:val="center"/>
                <w:hideMark/>
              </w:tcPr>
            </w:tcPrChange>
          </w:tcPr>
          <w:p w14:paraId="237C3520" w14:textId="77777777" w:rsidR="005063A7" w:rsidRPr="005063A7" w:rsidRDefault="005063A7" w:rsidP="005063A7">
            <w:pPr>
              <w:jc w:val="center"/>
              <w:rPr>
                <w:rFonts w:eastAsia="Times New Roman"/>
                <w:sz w:val="20"/>
                <w:szCs w:val="20"/>
              </w:rPr>
            </w:pPr>
            <w:r>
              <w:rPr>
                <w:sz w:val="16"/>
                <w:rPrChange w:id="2691" w:author="Stoycho Rusinov" w:date="2026-08-08T17:14:00Z">
                  <w:rPr>
                    <w:sz w:val="20"/>
                  </w:rPr>
                </w:rPrChange>
              </w:rPr>
              <w:t>-0.792</w:t>
            </w:r>
          </w:p>
        </w:tc>
        <w:tc>
          <w:tcPr>
            <w:tcW w:w="977" w:type="dxa"/>
            <w:tcBorders>
              <w:top w:val="nil"/>
              <w:left w:val="nil"/>
              <w:bottom w:val="nil"/>
              <w:right w:val="nil"/>
            </w:tcBorders>
            <w:shd w:val="clear" w:color="auto" w:fill="auto"/>
            <w:noWrap/>
            <w:vAlign w:val="center"/>
            <w:hideMark/>
            <w:tcPrChange w:id="2692" w:author="Stoycho Rusinov" w:date="2026-08-08T17:14:00Z">
              <w:tcPr>
                <w:tcW w:w="977" w:type="dxa"/>
                <w:gridSpan w:val="2"/>
                <w:tcBorders>
                  <w:top w:val="nil"/>
                  <w:left w:val="nil"/>
                  <w:bottom w:val="nil"/>
                  <w:right w:val="nil"/>
                </w:tcBorders>
                <w:shd w:val="clear" w:color="auto" w:fill="auto"/>
                <w:noWrap/>
                <w:vAlign w:val="center"/>
                <w:hideMark/>
              </w:tcPr>
            </w:tcPrChange>
          </w:tcPr>
          <w:p w14:paraId="6F0EDCCC" w14:textId="77777777" w:rsidR="005063A7" w:rsidRPr="005063A7" w:rsidRDefault="005063A7" w:rsidP="005063A7">
            <w:pPr>
              <w:jc w:val="center"/>
              <w:rPr>
                <w:rFonts w:eastAsia="Times New Roman"/>
                <w:sz w:val="20"/>
                <w:szCs w:val="20"/>
              </w:rPr>
            </w:pPr>
            <w:r>
              <w:rPr>
                <w:sz w:val="16"/>
                <w:rPrChange w:id="2693" w:author="Stoycho Rusinov" w:date="2026-08-08T17:14:00Z">
                  <w:rPr>
                    <w:sz w:val="20"/>
                  </w:rPr>
                </w:rPrChange>
              </w:rPr>
              <w:t>-1.806***</w:t>
            </w:r>
          </w:p>
        </w:tc>
      </w:tr>
      <w:tr w:rsidR="005063A7" w:rsidRPr="005063A7" w14:paraId="15822881" w14:textId="77777777" w:rsidTr="005063A7">
        <w:tblPrEx>
          <w:tblW w:w="7405" w:type="dxa"/>
          <w:jc w:val="center"/>
          <w:tblPrExChange w:id="2694" w:author="Stoycho Rusinov" w:date="2026-08-08T17:14:00Z">
            <w:tblPrEx>
              <w:tblW w:w="7405" w:type="dxa"/>
              <w:jc w:val="center"/>
            </w:tblPrEx>
          </w:tblPrExChange>
        </w:tblPrEx>
        <w:trPr>
          <w:trHeight w:val="288"/>
          <w:jc w:val="center"/>
          <w:trPrChange w:id="2695"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696" w:author="Stoycho Rusinov" w:date="2026-08-08T17:14:00Z">
              <w:tcPr>
                <w:tcW w:w="1985" w:type="dxa"/>
                <w:vMerge/>
                <w:tcBorders>
                  <w:top w:val="nil"/>
                  <w:left w:val="nil"/>
                  <w:bottom w:val="nil"/>
                  <w:right w:val="nil"/>
                </w:tcBorders>
                <w:vAlign w:val="center"/>
                <w:hideMark/>
              </w:tcPr>
            </w:tcPrChange>
          </w:tcPr>
          <w:p w14:paraId="3CFAFF7D"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697" w:author="Stoycho Rusinov" w:date="2026-08-08T17:14:00Z">
              <w:tcPr>
                <w:tcW w:w="1512" w:type="dxa"/>
                <w:tcBorders>
                  <w:top w:val="nil"/>
                  <w:left w:val="nil"/>
                  <w:bottom w:val="nil"/>
                  <w:right w:val="nil"/>
                </w:tcBorders>
                <w:shd w:val="clear" w:color="auto" w:fill="auto"/>
                <w:noWrap/>
                <w:vAlign w:val="center"/>
                <w:hideMark/>
              </w:tcPr>
            </w:tcPrChange>
          </w:tcPr>
          <w:p w14:paraId="042829A4" w14:textId="77777777" w:rsidR="005063A7" w:rsidRPr="005063A7" w:rsidRDefault="005063A7" w:rsidP="005063A7">
            <w:pPr>
              <w:jc w:val="center"/>
              <w:rPr>
                <w:rFonts w:eastAsia="Times New Roman"/>
                <w:sz w:val="20"/>
                <w:szCs w:val="20"/>
              </w:rPr>
            </w:pPr>
            <w:r>
              <w:rPr>
                <w:sz w:val="16"/>
                <w:rPrChange w:id="2698" w:author="Stoycho Rusinov" w:date="2026-08-08T17:14:00Z">
                  <w:rPr>
                    <w:sz w:val="20"/>
                  </w:rPr>
                </w:rPrChange>
              </w:rPr>
              <w:t>(0.151)</w:t>
            </w:r>
          </w:p>
        </w:tc>
        <w:tc>
          <w:tcPr>
            <w:tcW w:w="977" w:type="dxa"/>
            <w:tcBorders>
              <w:top w:val="nil"/>
              <w:left w:val="nil"/>
              <w:bottom w:val="nil"/>
              <w:right w:val="nil"/>
            </w:tcBorders>
            <w:shd w:val="clear" w:color="auto" w:fill="auto"/>
            <w:noWrap/>
            <w:vAlign w:val="center"/>
            <w:hideMark/>
            <w:tcPrChange w:id="2699" w:author="Stoycho Rusinov" w:date="2026-08-08T17:14:00Z">
              <w:tcPr>
                <w:tcW w:w="977" w:type="dxa"/>
                <w:gridSpan w:val="2"/>
                <w:tcBorders>
                  <w:top w:val="nil"/>
                  <w:left w:val="nil"/>
                  <w:bottom w:val="nil"/>
                  <w:right w:val="nil"/>
                </w:tcBorders>
                <w:shd w:val="clear" w:color="auto" w:fill="auto"/>
                <w:noWrap/>
                <w:vAlign w:val="center"/>
                <w:hideMark/>
              </w:tcPr>
            </w:tcPrChange>
          </w:tcPr>
          <w:p w14:paraId="13D23A25" w14:textId="77777777" w:rsidR="005063A7" w:rsidRPr="005063A7" w:rsidRDefault="005063A7" w:rsidP="005063A7">
            <w:pPr>
              <w:jc w:val="center"/>
              <w:rPr>
                <w:rFonts w:eastAsia="Times New Roman"/>
                <w:sz w:val="20"/>
                <w:szCs w:val="20"/>
              </w:rPr>
            </w:pPr>
            <w:r>
              <w:rPr>
                <w:sz w:val="16"/>
                <w:rPrChange w:id="2700" w:author="Stoycho Rusinov" w:date="2026-08-08T17:14:00Z">
                  <w:rPr>
                    <w:sz w:val="20"/>
                  </w:rPr>
                </w:rPrChange>
              </w:rPr>
              <w:t>(0.146)</w:t>
            </w:r>
          </w:p>
        </w:tc>
        <w:tc>
          <w:tcPr>
            <w:tcW w:w="977" w:type="dxa"/>
            <w:tcBorders>
              <w:top w:val="nil"/>
              <w:left w:val="nil"/>
              <w:bottom w:val="nil"/>
              <w:right w:val="nil"/>
            </w:tcBorders>
            <w:shd w:val="clear" w:color="auto" w:fill="auto"/>
            <w:noWrap/>
            <w:vAlign w:val="center"/>
            <w:hideMark/>
            <w:tcPrChange w:id="2701" w:author="Stoycho Rusinov" w:date="2026-08-08T17:14:00Z">
              <w:tcPr>
                <w:tcW w:w="977" w:type="dxa"/>
                <w:gridSpan w:val="2"/>
                <w:tcBorders>
                  <w:top w:val="nil"/>
                  <w:left w:val="nil"/>
                  <w:bottom w:val="nil"/>
                  <w:right w:val="nil"/>
                </w:tcBorders>
                <w:shd w:val="clear" w:color="auto" w:fill="auto"/>
                <w:noWrap/>
                <w:vAlign w:val="center"/>
                <w:hideMark/>
              </w:tcPr>
            </w:tcPrChange>
          </w:tcPr>
          <w:p w14:paraId="030D4E73" w14:textId="77777777" w:rsidR="005063A7" w:rsidRPr="005063A7" w:rsidRDefault="005063A7" w:rsidP="005063A7">
            <w:pPr>
              <w:jc w:val="center"/>
              <w:rPr>
                <w:rFonts w:eastAsia="Times New Roman"/>
                <w:sz w:val="20"/>
                <w:szCs w:val="20"/>
              </w:rPr>
            </w:pPr>
            <w:r>
              <w:rPr>
                <w:sz w:val="16"/>
                <w:rPrChange w:id="2702" w:author="Stoycho Rusinov" w:date="2026-08-08T17:14:00Z">
                  <w:rPr>
                    <w:sz w:val="20"/>
                  </w:rPr>
                </w:rPrChange>
              </w:rPr>
              <w:t>(0.141)</w:t>
            </w:r>
          </w:p>
        </w:tc>
        <w:tc>
          <w:tcPr>
            <w:tcW w:w="977" w:type="dxa"/>
            <w:tcBorders>
              <w:top w:val="nil"/>
              <w:left w:val="nil"/>
              <w:bottom w:val="nil"/>
              <w:right w:val="nil"/>
            </w:tcBorders>
            <w:shd w:val="clear" w:color="auto" w:fill="auto"/>
            <w:noWrap/>
            <w:vAlign w:val="center"/>
            <w:hideMark/>
            <w:tcPrChange w:id="2703" w:author="Stoycho Rusinov" w:date="2026-08-08T17:14:00Z">
              <w:tcPr>
                <w:tcW w:w="977" w:type="dxa"/>
                <w:gridSpan w:val="2"/>
                <w:tcBorders>
                  <w:top w:val="nil"/>
                  <w:left w:val="nil"/>
                  <w:bottom w:val="nil"/>
                  <w:right w:val="nil"/>
                </w:tcBorders>
                <w:shd w:val="clear" w:color="auto" w:fill="auto"/>
                <w:noWrap/>
                <w:vAlign w:val="center"/>
                <w:hideMark/>
              </w:tcPr>
            </w:tcPrChange>
          </w:tcPr>
          <w:p w14:paraId="30873D50" w14:textId="77777777" w:rsidR="005063A7" w:rsidRPr="005063A7" w:rsidRDefault="005063A7" w:rsidP="005063A7">
            <w:pPr>
              <w:jc w:val="center"/>
              <w:rPr>
                <w:rFonts w:eastAsia="Times New Roman"/>
                <w:sz w:val="20"/>
                <w:szCs w:val="20"/>
              </w:rPr>
            </w:pPr>
            <w:r>
              <w:rPr>
                <w:sz w:val="16"/>
                <w:rPrChange w:id="2704" w:author="Stoycho Rusinov" w:date="2026-08-08T17:14:00Z">
                  <w:rPr>
                    <w:sz w:val="20"/>
                  </w:rPr>
                </w:rPrChange>
              </w:rPr>
              <w:t>(0.459)</w:t>
            </w:r>
          </w:p>
        </w:tc>
        <w:tc>
          <w:tcPr>
            <w:tcW w:w="977" w:type="dxa"/>
            <w:tcBorders>
              <w:top w:val="nil"/>
              <w:left w:val="nil"/>
              <w:bottom w:val="nil"/>
              <w:right w:val="nil"/>
            </w:tcBorders>
            <w:shd w:val="clear" w:color="auto" w:fill="auto"/>
            <w:noWrap/>
            <w:vAlign w:val="center"/>
            <w:hideMark/>
            <w:tcPrChange w:id="2705" w:author="Stoycho Rusinov" w:date="2026-08-08T17:14:00Z">
              <w:tcPr>
                <w:tcW w:w="977" w:type="dxa"/>
                <w:gridSpan w:val="2"/>
                <w:tcBorders>
                  <w:top w:val="nil"/>
                  <w:left w:val="nil"/>
                  <w:bottom w:val="nil"/>
                  <w:right w:val="nil"/>
                </w:tcBorders>
                <w:shd w:val="clear" w:color="auto" w:fill="auto"/>
                <w:noWrap/>
                <w:vAlign w:val="center"/>
                <w:hideMark/>
              </w:tcPr>
            </w:tcPrChange>
          </w:tcPr>
          <w:p w14:paraId="4F47EDFF" w14:textId="77777777" w:rsidR="005063A7" w:rsidRPr="005063A7" w:rsidRDefault="005063A7" w:rsidP="005063A7">
            <w:pPr>
              <w:jc w:val="center"/>
              <w:rPr>
                <w:rFonts w:eastAsia="Times New Roman"/>
                <w:sz w:val="20"/>
                <w:szCs w:val="20"/>
              </w:rPr>
            </w:pPr>
            <w:r>
              <w:rPr>
                <w:sz w:val="16"/>
                <w:rPrChange w:id="2706" w:author="Stoycho Rusinov" w:date="2026-08-08T17:14:00Z">
                  <w:rPr>
                    <w:sz w:val="20"/>
                  </w:rPr>
                </w:rPrChange>
              </w:rPr>
              <w:t>(0.166)</w:t>
            </w:r>
          </w:p>
        </w:tc>
      </w:tr>
      <w:tr w:rsidR="005063A7" w:rsidRPr="005063A7" w14:paraId="3F9E726A" w14:textId="77777777" w:rsidTr="005063A7">
        <w:tblPrEx>
          <w:tblW w:w="7405" w:type="dxa"/>
          <w:jc w:val="center"/>
          <w:tblPrExChange w:id="2707" w:author="Stoycho Rusinov" w:date="2026-08-08T17:14:00Z">
            <w:tblPrEx>
              <w:tblW w:w="7405" w:type="dxa"/>
              <w:jc w:val="center"/>
            </w:tblPrEx>
          </w:tblPrExChange>
        </w:tblPrEx>
        <w:trPr>
          <w:trHeight w:val="288"/>
          <w:jc w:val="center"/>
          <w:trPrChange w:id="2708"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709"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3D58A0AD" w14:textId="77777777" w:rsidR="005063A7" w:rsidRPr="005063A7" w:rsidRDefault="005063A7" w:rsidP="005063A7">
            <w:pPr>
              <w:rPr>
                <w:rFonts w:eastAsia="Times New Roman"/>
                <w:sz w:val="20"/>
                <w:szCs w:val="20"/>
              </w:rPr>
            </w:pPr>
            <w:r>
              <w:rPr>
                <w:rFonts w:eastAsia="Times New Roman"/>
                <w:sz w:val="20"/>
                <w:szCs w:val="20"/>
              </w:rPr>
              <w:t>Portugal × Post</w:t>
            </w:r>
          </w:p>
        </w:tc>
        <w:tc>
          <w:tcPr>
            <w:tcW w:w="1512" w:type="dxa"/>
            <w:tcBorders>
              <w:top w:val="nil"/>
              <w:left w:val="nil"/>
              <w:bottom w:val="nil"/>
              <w:right w:val="nil"/>
            </w:tcBorders>
            <w:shd w:val="clear" w:color="auto" w:fill="auto"/>
            <w:noWrap/>
            <w:vAlign w:val="center"/>
            <w:hideMark/>
            <w:tcPrChange w:id="2710" w:author="Stoycho Rusinov" w:date="2026-08-08T17:14:00Z">
              <w:tcPr>
                <w:tcW w:w="1512" w:type="dxa"/>
                <w:tcBorders>
                  <w:top w:val="nil"/>
                  <w:left w:val="nil"/>
                  <w:bottom w:val="nil"/>
                  <w:right w:val="nil"/>
                </w:tcBorders>
                <w:shd w:val="clear" w:color="auto" w:fill="auto"/>
                <w:noWrap/>
                <w:vAlign w:val="center"/>
                <w:hideMark/>
              </w:tcPr>
            </w:tcPrChange>
          </w:tcPr>
          <w:p w14:paraId="0C18CF16" w14:textId="77777777" w:rsidR="005063A7" w:rsidRPr="005063A7" w:rsidRDefault="005063A7" w:rsidP="005063A7">
            <w:pPr>
              <w:jc w:val="center"/>
              <w:rPr>
                <w:rFonts w:eastAsia="Times New Roman"/>
                <w:sz w:val="20"/>
                <w:szCs w:val="20"/>
              </w:rPr>
            </w:pPr>
            <w:r>
              <w:rPr>
                <w:sz w:val="16"/>
                <w:rPrChange w:id="2711" w:author="Stoycho Rusinov" w:date="2026-08-08T17:14:00Z">
                  <w:rPr>
                    <w:sz w:val="20"/>
                  </w:rPr>
                </w:rPrChange>
              </w:rPr>
              <w:t>-0.939*</w:t>
            </w:r>
          </w:p>
        </w:tc>
        <w:tc>
          <w:tcPr>
            <w:tcW w:w="977" w:type="dxa"/>
            <w:tcBorders>
              <w:top w:val="nil"/>
              <w:left w:val="nil"/>
              <w:bottom w:val="nil"/>
              <w:right w:val="nil"/>
            </w:tcBorders>
            <w:shd w:val="clear" w:color="auto" w:fill="auto"/>
            <w:noWrap/>
            <w:vAlign w:val="center"/>
            <w:hideMark/>
            <w:tcPrChange w:id="2712" w:author="Stoycho Rusinov" w:date="2026-08-08T17:14:00Z">
              <w:tcPr>
                <w:tcW w:w="977" w:type="dxa"/>
                <w:gridSpan w:val="2"/>
                <w:tcBorders>
                  <w:top w:val="nil"/>
                  <w:left w:val="nil"/>
                  <w:bottom w:val="nil"/>
                  <w:right w:val="nil"/>
                </w:tcBorders>
                <w:shd w:val="clear" w:color="auto" w:fill="auto"/>
                <w:noWrap/>
                <w:vAlign w:val="center"/>
                <w:hideMark/>
              </w:tcPr>
            </w:tcPrChange>
          </w:tcPr>
          <w:p w14:paraId="2ECD4859" w14:textId="77777777" w:rsidR="005063A7" w:rsidRPr="005063A7" w:rsidRDefault="005063A7" w:rsidP="005063A7">
            <w:pPr>
              <w:jc w:val="center"/>
              <w:rPr>
                <w:rFonts w:eastAsia="Times New Roman"/>
                <w:sz w:val="20"/>
                <w:szCs w:val="20"/>
              </w:rPr>
            </w:pPr>
            <w:r>
              <w:rPr>
                <w:sz w:val="16"/>
                <w:rPrChange w:id="2713" w:author="Stoycho Rusinov" w:date="2026-08-08T17:14:00Z">
                  <w:rPr>
                    <w:sz w:val="20"/>
                  </w:rPr>
                </w:rPrChange>
              </w:rPr>
              <w:t>-0.916*</w:t>
            </w:r>
          </w:p>
        </w:tc>
        <w:tc>
          <w:tcPr>
            <w:tcW w:w="977" w:type="dxa"/>
            <w:tcBorders>
              <w:top w:val="nil"/>
              <w:left w:val="nil"/>
              <w:bottom w:val="nil"/>
              <w:right w:val="nil"/>
            </w:tcBorders>
            <w:shd w:val="clear" w:color="auto" w:fill="auto"/>
            <w:noWrap/>
            <w:vAlign w:val="center"/>
            <w:hideMark/>
            <w:tcPrChange w:id="2714" w:author="Stoycho Rusinov" w:date="2026-08-08T17:14:00Z">
              <w:tcPr>
                <w:tcW w:w="977" w:type="dxa"/>
                <w:gridSpan w:val="2"/>
                <w:tcBorders>
                  <w:top w:val="nil"/>
                  <w:left w:val="nil"/>
                  <w:bottom w:val="nil"/>
                  <w:right w:val="nil"/>
                </w:tcBorders>
                <w:shd w:val="clear" w:color="auto" w:fill="auto"/>
                <w:noWrap/>
                <w:vAlign w:val="center"/>
                <w:hideMark/>
              </w:tcPr>
            </w:tcPrChange>
          </w:tcPr>
          <w:p w14:paraId="145D5181" w14:textId="77777777" w:rsidR="005063A7" w:rsidRPr="005063A7" w:rsidRDefault="005063A7" w:rsidP="005063A7">
            <w:pPr>
              <w:jc w:val="center"/>
              <w:rPr>
                <w:rFonts w:eastAsia="Times New Roman"/>
                <w:sz w:val="20"/>
                <w:szCs w:val="20"/>
              </w:rPr>
            </w:pPr>
            <w:r>
              <w:rPr>
                <w:sz w:val="16"/>
                <w:rPrChange w:id="2715" w:author="Stoycho Rusinov" w:date="2026-08-08T17:14:00Z">
                  <w:rPr>
                    <w:sz w:val="20"/>
                  </w:rPr>
                </w:rPrChange>
              </w:rPr>
              <w:t>-0.087</w:t>
            </w:r>
          </w:p>
        </w:tc>
        <w:tc>
          <w:tcPr>
            <w:tcW w:w="977" w:type="dxa"/>
            <w:tcBorders>
              <w:top w:val="nil"/>
              <w:left w:val="nil"/>
              <w:bottom w:val="nil"/>
              <w:right w:val="nil"/>
            </w:tcBorders>
            <w:shd w:val="clear" w:color="auto" w:fill="auto"/>
            <w:noWrap/>
            <w:vAlign w:val="center"/>
            <w:hideMark/>
            <w:tcPrChange w:id="2716" w:author="Stoycho Rusinov" w:date="2026-08-08T17:14:00Z">
              <w:tcPr>
                <w:tcW w:w="977" w:type="dxa"/>
                <w:gridSpan w:val="2"/>
                <w:tcBorders>
                  <w:top w:val="nil"/>
                  <w:left w:val="nil"/>
                  <w:bottom w:val="nil"/>
                  <w:right w:val="nil"/>
                </w:tcBorders>
                <w:shd w:val="clear" w:color="auto" w:fill="auto"/>
                <w:noWrap/>
                <w:vAlign w:val="center"/>
                <w:hideMark/>
              </w:tcPr>
            </w:tcPrChange>
          </w:tcPr>
          <w:p w14:paraId="5B0C8D2A" w14:textId="77777777" w:rsidR="005063A7" w:rsidRPr="005063A7" w:rsidRDefault="005063A7" w:rsidP="005063A7">
            <w:pPr>
              <w:jc w:val="center"/>
              <w:rPr>
                <w:rFonts w:eastAsia="Times New Roman"/>
                <w:sz w:val="20"/>
                <w:szCs w:val="20"/>
              </w:rPr>
            </w:pPr>
            <w:r>
              <w:rPr>
                <w:sz w:val="16"/>
                <w:rPrChange w:id="2717" w:author="Stoycho Rusinov" w:date="2026-08-08T17:14:00Z">
                  <w:rPr>
                    <w:sz w:val="20"/>
                  </w:rPr>
                </w:rPrChange>
              </w:rPr>
              <w:t>0.006</w:t>
            </w:r>
          </w:p>
        </w:tc>
        <w:tc>
          <w:tcPr>
            <w:tcW w:w="977" w:type="dxa"/>
            <w:tcBorders>
              <w:top w:val="nil"/>
              <w:left w:val="nil"/>
              <w:bottom w:val="nil"/>
              <w:right w:val="nil"/>
            </w:tcBorders>
            <w:shd w:val="clear" w:color="auto" w:fill="auto"/>
            <w:noWrap/>
            <w:vAlign w:val="center"/>
            <w:hideMark/>
            <w:tcPrChange w:id="2718" w:author="Stoycho Rusinov" w:date="2026-08-08T17:14:00Z">
              <w:tcPr>
                <w:tcW w:w="977" w:type="dxa"/>
                <w:gridSpan w:val="2"/>
                <w:tcBorders>
                  <w:top w:val="nil"/>
                  <w:left w:val="nil"/>
                  <w:bottom w:val="nil"/>
                  <w:right w:val="nil"/>
                </w:tcBorders>
                <w:shd w:val="clear" w:color="auto" w:fill="auto"/>
                <w:noWrap/>
                <w:vAlign w:val="center"/>
                <w:hideMark/>
              </w:tcPr>
            </w:tcPrChange>
          </w:tcPr>
          <w:p w14:paraId="0B907328" w14:textId="77777777" w:rsidR="005063A7" w:rsidRPr="005063A7" w:rsidRDefault="005063A7" w:rsidP="005063A7">
            <w:pPr>
              <w:jc w:val="center"/>
              <w:rPr>
                <w:rFonts w:eastAsia="Times New Roman"/>
                <w:sz w:val="20"/>
                <w:szCs w:val="20"/>
              </w:rPr>
            </w:pPr>
            <w:r>
              <w:rPr>
                <w:sz w:val="16"/>
                <w:rPrChange w:id="2719" w:author="Stoycho Rusinov" w:date="2026-08-08T17:14:00Z">
                  <w:rPr>
                    <w:sz w:val="20"/>
                  </w:rPr>
                </w:rPrChange>
              </w:rPr>
              <w:t>-1.077*</w:t>
            </w:r>
          </w:p>
        </w:tc>
      </w:tr>
      <w:tr w:rsidR="005063A7" w:rsidRPr="005063A7" w14:paraId="7EE44756" w14:textId="77777777" w:rsidTr="005063A7">
        <w:tblPrEx>
          <w:tblW w:w="7405" w:type="dxa"/>
          <w:jc w:val="center"/>
          <w:tblPrExChange w:id="2720" w:author="Stoycho Rusinov" w:date="2026-08-08T17:14:00Z">
            <w:tblPrEx>
              <w:tblW w:w="7405" w:type="dxa"/>
              <w:jc w:val="center"/>
            </w:tblPrEx>
          </w:tblPrExChange>
        </w:tblPrEx>
        <w:trPr>
          <w:trHeight w:val="288"/>
          <w:jc w:val="center"/>
          <w:trPrChange w:id="2721"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722" w:author="Stoycho Rusinov" w:date="2026-08-08T17:14:00Z">
              <w:tcPr>
                <w:tcW w:w="1985" w:type="dxa"/>
                <w:vMerge/>
                <w:tcBorders>
                  <w:top w:val="nil"/>
                  <w:left w:val="nil"/>
                  <w:bottom w:val="nil"/>
                  <w:right w:val="nil"/>
                </w:tcBorders>
                <w:vAlign w:val="center"/>
                <w:hideMark/>
              </w:tcPr>
            </w:tcPrChange>
          </w:tcPr>
          <w:p w14:paraId="3C981EC8"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723" w:author="Stoycho Rusinov" w:date="2026-08-08T17:14:00Z">
              <w:tcPr>
                <w:tcW w:w="1512" w:type="dxa"/>
                <w:tcBorders>
                  <w:top w:val="nil"/>
                  <w:left w:val="nil"/>
                  <w:bottom w:val="nil"/>
                  <w:right w:val="nil"/>
                </w:tcBorders>
                <w:shd w:val="clear" w:color="auto" w:fill="auto"/>
                <w:noWrap/>
                <w:vAlign w:val="center"/>
                <w:hideMark/>
              </w:tcPr>
            </w:tcPrChange>
          </w:tcPr>
          <w:p w14:paraId="32E1A311" w14:textId="77777777" w:rsidR="005063A7" w:rsidRPr="005063A7" w:rsidRDefault="005063A7" w:rsidP="005063A7">
            <w:pPr>
              <w:jc w:val="center"/>
              <w:rPr>
                <w:rFonts w:eastAsia="Times New Roman"/>
                <w:sz w:val="20"/>
                <w:szCs w:val="20"/>
              </w:rPr>
            </w:pPr>
            <w:r>
              <w:rPr>
                <w:sz w:val="16"/>
                <w:rPrChange w:id="2724" w:author="Stoycho Rusinov" w:date="2026-08-08T17:14:00Z">
                  <w:rPr>
                    <w:sz w:val="20"/>
                  </w:rPr>
                </w:rPrChange>
              </w:rPr>
              <w:t>(0.353)</w:t>
            </w:r>
          </w:p>
        </w:tc>
        <w:tc>
          <w:tcPr>
            <w:tcW w:w="977" w:type="dxa"/>
            <w:tcBorders>
              <w:top w:val="nil"/>
              <w:left w:val="nil"/>
              <w:bottom w:val="nil"/>
              <w:right w:val="nil"/>
            </w:tcBorders>
            <w:shd w:val="clear" w:color="auto" w:fill="auto"/>
            <w:noWrap/>
            <w:vAlign w:val="center"/>
            <w:hideMark/>
            <w:tcPrChange w:id="2725" w:author="Stoycho Rusinov" w:date="2026-08-08T17:14:00Z">
              <w:tcPr>
                <w:tcW w:w="977" w:type="dxa"/>
                <w:gridSpan w:val="2"/>
                <w:tcBorders>
                  <w:top w:val="nil"/>
                  <w:left w:val="nil"/>
                  <w:bottom w:val="nil"/>
                  <w:right w:val="nil"/>
                </w:tcBorders>
                <w:shd w:val="clear" w:color="auto" w:fill="auto"/>
                <w:noWrap/>
                <w:vAlign w:val="center"/>
                <w:hideMark/>
              </w:tcPr>
            </w:tcPrChange>
          </w:tcPr>
          <w:p w14:paraId="153996CC" w14:textId="77777777" w:rsidR="005063A7" w:rsidRPr="005063A7" w:rsidRDefault="005063A7" w:rsidP="005063A7">
            <w:pPr>
              <w:jc w:val="center"/>
              <w:rPr>
                <w:rFonts w:eastAsia="Times New Roman"/>
                <w:sz w:val="20"/>
                <w:szCs w:val="20"/>
              </w:rPr>
            </w:pPr>
            <w:r>
              <w:rPr>
                <w:sz w:val="16"/>
                <w:rPrChange w:id="2726" w:author="Stoycho Rusinov" w:date="2026-08-08T17:14:00Z">
                  <w:rPr>
                    <w:sz w:val="20"/>
                  </w:rPr>
                </w:rPrChange>
              </w:rPr>
              <w:t>(0.345)</w:t>
            </w:r>
          </w:p>
        </w:tc>
        <w:tc>
          <w:tcPr>
            <w:tcW w:w="977" w:type="dxa"/>
            <w:tcBorders>
              <w:top w:val="nil"/>
              <w:left w:val="nil"/>
              <w:bottom w:val="nil"/>
              <w:right w:val="nil"/>
            </w:tcBorders>
            <w:shd w:val="clear" w:color="auto" w:fill="auto"/>
            <w:noWrap/>
            <w:vAlign w:val="center"/>
            <w:hideMark/>
            <w:tcPrChange w:id="2727" w:author="Stoycho Rusinov" w:date="2026-08-08T17:14:00Z">
              <w:tcPr>
                <w:tcW w:w="977" w:type="dxa"/>
                <w:gridSpan w:val="2"/>
                <w:tcBorders>
                  <w:top w:val="nil"/>
                  <w:left w:val="nil"/>
                  <w:bottom w:val="nil"/>
                  <w:right w:val="nil"/>
                </w:tcBorders>
                <w:shd w:val="clear" w:color="auto" w:fill="auto"/>
                <w:noWrap/>
                <w:vAlign w:val="center"/>
                <w:hideMark/>
              </w:tcPr>
            </w:tcPrChange>
          </w:tcPr>
          <w:p w14:paraId="5D5ADEDC" w14:textId="77777777" w:rsidR="005063A7" w:rsidRPr="005063A7" w:rsidRDefault="005063A7" w:rsidP="005063A7">
            <w:pPr>
              <w:jc w:val="center"/>
              <w:rPr>
                <w:rFonts w:eastAsia="Times New Roman"/>
                <w:sz w:val="20"/>
                <w:szCs w:val="20"/>
              </w:rPr>
            </w:pPr>
            <w:r>
              <w:rPr>
                <w:sz w:val="16"/>
                <w:rPrChange w:id="2728" w:author="Stoycho Rusinov" w:date="2026-08-08T17:14:00Z">
                  <w:rPr>
                    <w:sz w:val="20"/>
                  </w:rPr>
                </w:rPrChange>
              </w:rPr>
              <w:t>(0.321)</w:t>
            </w:r>
          </w:p>
        </w:tc>
        <w:tc>
          <w:tcPr>
            <w:tcW w:w="977" w:type="dxa"/>
            <w:tcBorders>
              <w:top w:val="nil"/>
              <w:left w:val="nil"/>
              <w:bottom w:val="nil"/>
              <w:right w:val="nil"/>
            </w:tcBorders>
            <w:shd w:val="clear" w:color="auto" w:fill="auto"/>
            <w:noWrap/>
            <w:vAlign w:val="center"/>
            <w:hideMark/>
            <w:tcPrChange w:id="2729" w:author="Stoycho Rusinov" w:date="2026-08-08T17:14:00Z">
              <w:tcPr>
                <w:tcW w:w="977" w:type="dxa"/>
                <w:gridSpan w:val="2"/>
                <w:tcBorders>
                  <w:top w:val="nil"/>
                  <w:left w:val="nil"/>
                  <w:bottom w:val="nil"/>
                  <w:right w:val="nil"/>
                </w:tcBorders>
                <w:shd w:val="clear" w:color="auto" w:fill="auto"/>
                <w:noWrap/>
                <w:vAlign w:val="center"/>
                <w:hideMark/>
              </w:tcPr>
            </w:tcPrChange>
          </w:tcPr>
          <w:p w14:paraId="02247418" w14:textId="77777777" w:rsidR="005063A7" w:rsidRPr="005063A7" w:rsidRDefault="005063A7" w:rsidP="005063A7">
            <w:pPr>
              <w:jc w:val="center"/>
              <w:rPr>
                <w:rFonts w:eastAsia="Times New Roman"/>
                <w:sz w:val="20"/>
                <w:szCs w:val="20"/>
              </w:rPr>
            </w:pPr>
            <w:r>
              <w:rPr>
                <w:sz w:val="16"/>
                <w:rPrChange w:id="2730" w:author="Stoycho Rusinov" w:date="2026-08-08T17:14:00Z">
                  <w:rPr>
                    <w:sz w:val="20"/>
                  </w:rPr>
                </w:rPrChange>
              </w:rPr>
              <w:t>(0.700)</w:t>
            </w:r>
          </w:p>
        </w:tc>
        <w:tc>
          <w:tcPr>
            <w:tcW w:w="977" w:type="dxa"/>
            <w:tcBorders>
              <w:top w:val="nil"/>
              <w:left w:val="nil"/>
              <w:bottom w:val="nil"/>
              <w:right w:val="nil"/>
            </w:tcBorders>
            <w:shd w:val="clear" w:color="auto" w:fill="auto"/>
            <w:noWrap/>
            <w:vAlign w:val="center"/>
            <w:hideMark/>
            <w:tcPrChange w:id="2731" w:author="Stoycho Rusinov" w:date="2026-08-08T17:14:00Z">
              <w:tcPr>
                <w:tcW w:w="977" w:type="dxa"/>
                <w:gridSpan w:val="2"/>
                <w:tcBorders>
                  <w:top w:val="nil"/>
                  <w:left w:val="nil"/>
                  <w:bottom w:val="nil"/>
                  <w:right w:val="nil"/>
                </w:tcBorders>
                <w:shd w:val="clear" w:color="auto" w:fill="auto"/>
                <w:noWrap/>
                <w:vAlign w:val="center"/>
                <w:hideMark/>
              </w:tcPr>
            </w:tcPrChange>
          </w:tcPr>
          <w:p w14:paraId="4B866BD9" w14:textId="77777777" w:rsidR="005063A7" w:rsidRPr="005063A7" w:rsidRDefault="005063A7" w:rsidP="005063A7">
            <w:pPr>
              <w:jc w:val="center"/>
              <w:rPr>
                <w:rFonts w:eastAsia="Times New Roman"/>
                <w:sz w:val="20"/>
                <w:szCs w:val="20"/>
              </w:rPr>
            </w:pPr>
            <w:r>
              <w:rPr>
                <w:sz w:val="16"/>
                <w:rPrChange w:id="2732" w:author="Stoycho Rusinov" w:date="2026-08-08T17:14:00Z">
                  <w:rPr>
                    <w:sz w:val="20"/>
                  </w:rPr>
                </w:rPrChange>
              </w:rPr>
              <w:t>(0.366)</w:t>
            </w:r>
          </w:p>
        </w:tc>
      </w:tr>
      <w:tr w:rsidR="005063A7" w:rsidRPr="005063A7" w14:paraId="06257347" w14:textId="77777777" w:rsidTr="005063A7">
        <w:tblPrEx>
          <w:tblW w:w="7405" w:type="dxa"/>
          <w:jc w:val="center"/>
          <w:tblPrExChange w:id="2733" w:author="Stoycho Rusinov" w:date="2026-08-08T17:14:00Z">
            <w:tblPrEx>
              <w:tblW w:w="7405" w:type="dxa"/>
              <w:jc w:val="center"/>
            </w:tblPrEx>
          </w:tblPrExChange>
        </w:tblPrEx>
        <w:trPr>
          <w:trHeight w:val="288"/>
          <w:jc w:val="center"/>
          <w:trPrChange w:id="2734"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735"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1691A77B" w14:textId="77777777" w:rsidR="005063A7" w:rsidRPr="005063A7" w:rsidRDefault="005063A7" w:rsidP="005063A7">
            <w:pPr>
              <w:rPr>
                <w:rFonts w:eastAsia="Times New Roman"/>
                <w:sz w:val="20"/>
                <w:szCs w:val="20"/>
              </w:rPr>
            </w:pPr>
            <w:r>
              <w:rPr>
                <w:rFonts w:eastAsia="Times New Roman"/>
                <w:sz w:val="20"/>
                <w:szCs w:val="20"/>
              </w:rPr>
              <w:t>Romania × Post</w:t>
            </w:r>
          </w:p>
        </w:tc>
        <w:tc>
          <w:tcPr>
            <w:tcW w:w="1512" w:type="dxa"/>
            <w:tcBorders>
              <w:top w:val="nil"/>
              <w:left w:val="nil"/>
              <w:bottom w:val="nil"/>
              <w:right w:val="nil"/>
            </w:tcBorders>
            <w:shd w:val="clear" w:color="auto" w:fill="auto"/>
            <w:noWrap/>
            <w:vAlign w:val="center"/>
            <w:hideMark/>
            <w:tcPrChange w:id="2736" w:author="Stoycho Rusinov" w:date="2026-08-08T17:14:00Z">
              <w:tcPr>
                <w:tcW w:w="1512" w:type="dxa"/>
                <w:tcBorders>
                  <w:top w:val="nil"/>
                  <w:left w:val="nil"/>
                  <w:bottom w:val="nil"/>
                  <w:right w:val="nil"/>
                </w:tcBorders>
                <w:shd w:val="clear" w:color="auto" w:fill="auto"/>
                <w:noWrap/>
                <w:vAlign w:val="center"/>
                <w:hideMark/>
              </w:tcPr>
            </w:tcPrChange>
          </w:tcPr>
          <w:p w14:paraId="6CD2C943" w14:textId="77777777" w:rsidR="005063A7" w:rsidRPr="005063A7" w:rsidRDefault="005063A7" w:rsidP="005063A7">
            <w:pPr>
              <w:jc w:val="center"/>
              <w:rPr>
                <w:rFonts w:eastAsia="Times New Roman"/>
                <w:sz w:val="20"/>
                <w:szCs w:val="20"/>
              </w:rPr>
            </w:pPr>
            <w:r>
              <w:rPr>
                <w:sz w:val="16"/>
                <w:rPrChange w:id="2737" w:author="Stoycho Rusinov" w:date="2026-08-08T17:14:00Z">
                  <w:rPr>
                    <w:sz w:val="20"/>
                  </w:rPr>
                </w:rPrChange>
              </w:rPr>
              <w:t>-1.711***</w:t>
            </w:r>
          </w:p>
        </w:tc>
        <w:tc>
          <w:tcPr>
            <w:tcW w:w="977" w:type="dxa"/>
            <w:tcBorders>
              <w:top w:val="nil"/>
              <w:left w:val="nil"/>
              <w:bottom w:val="nil"/>
              <w:right w:val="nil"/>
            </w:tcBorders>
            <w:shd w:val="clear" w:color="auto" w:fill="auto"/>
            <w:noWrap/>
            <w:vAlign w:val="center"/>
            <w:hideMark/>
            <w:tcPrChange w:id="2738" w:author="Stoycho Rusinov" w:date="2026-08-08T17:14:00Z">
              <w:tcPr>
                <w:tcW w:w="977" w:type="dxa"/>
                <w:gridSpan w:val="2"/>
                <w:tcBorders>
                  <w:top w:val="nil"/>
                  <w:left w:val="nil"/>
                  <w:bottom w:val="nil"/>
                  <w:right w:val="nil"/>
                </w:tcBorders>
                <w:shd w:val="clear" w:color="auto" w:fill="auto"/>
                <w:noWrap/>
                <w:vAlign w:val="center"/>
                <w:hideMark/>
              </w:tcPr>
            </w:tcPrChange>
          </w:tcPr>
          <w:p w14:paraId="6D7FF64A" w14:textId="77777777" w:rsidR="005063A7" w:rsidRPr="005063A7" w:rsidRDefault="005063A7" w:rsidP="005063A7">
            <w:pPr>
              <w:jc w:val="center"/>
              <w:rPr>
                <w:rFonts w:eastAsia="Times New Roman"/>
                <w:sz w:val="20"/>
                <w:szCs w:val="20"/>
              </w:rPr>
            </w:pPr>
            <w:r>
              <w:rPr>
                <w:sz w:val="16"/>
                <w:rPrChange w:id="2739" w:author="Stoycho Rusinov" w:date="2026-08-08T17:14:00Z">
                  <w:rPr>
                    <w:sz w:val="20"/>
                  </w:rPr>
                </w:rPrChange>
              </w:rPr>
              <w:t>-1.688***</w:t>
            </w:r>
          </w:p>
        </w:tc>
        <w:tc>
          <w:tcPr>
            <w:tcW w:w="977" w:type="dxa"/>
            <w:tcBorders>
              <w:top w:val="nil"/>
              <w:left w:val="nil"/>
              <w:bottom w:val="nil"/>
              <w:right w:val="nil"/>
            </w:tcBorders>
            <w:shd w:val="clear" w:color="auto" w:fill="auto"/>
            <w:noWrap/>
            <w:vAlign w:val="center"/>
            <w:hideMark/>
            <w:tcPrChange w:id="2740" w:author="Stoycho Rusinov" w:date="2026-08-08T17:14:00Z">
              <w:tcPr>
                <w:tcW w:w="977" w:type="dxa"/>
                <w:gridSpan w:val="2"/>
                <w:tcBorders>
                  <w:top w:val="nil"/>
                  <w:left w:val="nil"/>
                  <w:bottom w:val="nil"/>
                  <w:right w:val="nil"/>
                </w:tcBorders>
                <w:shd w:val="clear" w:color="auto" w:fill="auto"/>
                <w:noWrap/>
                <w:vAlign w:val="center"/>
                <w:hideMark/>
              </w:tcPr>
            </w:tcPrChange>
          </w:tcPr>
          <w:p w14:paraId="611864E6" w14:textId="77777777" w:rsidR="005063A7" w:rsidRPr="005063A7" w:rsidRDefault="005063A7" w:rsidP="005063A7">
            <w:pPr>
              <w:jc w:val="center"/>
              <w:rPr>
                <w:rFonts w:eastAsia="Times New Roman"/>
                <w:sz w:val="20"/>
                <w:szCs w:val="20"/>
              </w:rPr>
            </w:pPr>
            <w:r>
              <w:rPr>
                <w:sz w:val="16"/>
                <w:rPrChange w:id="2741" w:author="Stoycho Rusinov" w:date="2026-08-08T17:14:00Z">
                  <w:rPr>
                    <w:sz w:val="20"/>
                  </w:rPr>
                </w:rPrChange>
              </w:rPr>
              <w:t>-0.363*</w:t>
            </w:r>
          </w:p>
        </w:tc>
        <w:tc>
          <w:tcPr>
            <w:tcW w:w="977" w:type="dxa"/>
            <w:tcBorders>
              <w:top w:val="nil"/>
              <w:left w:val="nil"/>
              <w:bottom w:val="nil"/>
              <w:right w:val="nil"/>
            </w:tcBorders>
            <w:shd w:val="clear" w:color="auto" w:fill="auto"/>
            <w:noWrap/>
            <w:vAlign w:val="center"/>
            <w:hideMark/>
            <w:tcPrChange w:id="2742" w:author="Stoycho Rusinov" w:date="2026-08-08T17:14:00Z">
              <w:tcPr>
                <w:tcW w:w="977" w:type="dxa"/>
                <w:gridSpan w:val="2"/>
                <w:tcBorders>
                  <w:top w:val="nil"/>
                  <w:left w:val="nil"/>
                  <w:bottom w:val="nil"/>
                  <w:right w:val="nil"/>
                </w:tcBorders>
                <w:shd w:val="clear" w:color="auto" w:fill="auto"/>
                <w:noWrap/>
                <w:vAlign w:val="center"/>
                <w:hideMark/>
              </w:tcPr>
            </w:tcPrChange>
          </w:tcPr>
          <w:p w14:paraId="7FE3BAAB" w14:textId="77777777" w:rsidR="005063A7" w:rsidRPr="005063A7" w:rsidRDefault="005063A7" w:rsidP="005063A7">
            <w:pPr>
              <w:jc w:val="center"/>
              <w:rPr>
                <w:rFonts w:eastAsia="Times New Roman"/>
                <w:sz w:val="20"/>
                <w:szCs w:val="20"/>
              </w:rPr>
            </w:pPr>
            <w:r>
              <w:rPr>
                <w:sz w:val="16"/>
                <w:rPrChange w:id="2743" w:author="Stoycho Rusinov" w:date="2026-08-08T17:14:00Z">
                  <w:rPr>
                    <w:sz w:val="20"/>
                  </w:rPr>
                </w:rPrChange>
              </w:rPr>
              <w:t>-0.823</w:t>
            </w:r>
          </w:p>
        </w:tc>
        <w:tc>
          <w:tcPr>
            <w:tcW w:w="977" w:type="dxa"/>
            <w:tcBorders>
              <w:top w:val="nil"/>
              <w:left w:val="nil"/>
              <w:bottom w:val="nil"/>
              <w:right w:val="nil"/>
            </w:tcBorders>
            <w:shd w:val="clear" w:color="auto" w:fill="auto"/>
            <w:noWrap/>
            <w:vAlign w:val="center"/>
            <w:hideMark/>
            <w:tcPrChange w:id="2744" w:author="Stoycho Rusinov" w:date="2026-08-08T17:14:00Z">
              <w:tcPr>
                <w:tcW w:w="977" w:type="dxa"/>
                <w:gridSpan w:val="2"/>
                <w:tcBorders>
                  <w:top w:val="nil"/>
                  <w:left w:val="nil"/>
                  <w:bottom w:val="nil"/>
                  <w:right w:val="nil"/>
                </w:tcBorders>
                <w:shd w:val="clear" w:color="auto" w:fill="auto"/>
                <w:noWrap/>
                <w:vAlign w:val="center"/>
                <w:hideMark/>
              </w:tcPr>
            </w:tcPrChange>
          </w:tcPr>
          <w:p w14:paraId="5E7D40A2" w14:textId="77777777" w:rsidR="005063A7" w:rsidRPr="005063A7" w:rsidRDefault="005063A7" w:rsidP="005063A7">
            <w:pPr>
              <w:jc w:val="center"/>
              <w:rPr>
                <w:rFonts w:eastAsia="Times New Roman"/>
                <w:sz w:val="20"/>
                <w:szCs w:val="20"/>
              </w:rPr>
            </w:pPr>
            <w:r>
              <w:rPr>
                <w:sz w:val="16"/>
                <w:rPrChange w:id="2745" w:author="Stoycho Rusinov" w:date="2026-08-08T17:14:00Z">
                  <w:rPr>
                    <w:sz w:val="20"/>
                  </w:rPr>
                </w:rPrChange>
              </w:rPr>
              <w:t>-1.849***</w:t>
            </w:r>
          </w:p>
        </w:tc>
      </w:tr>
      <w:tr w:rsidR="005063A7" w:rsidRPr="005063A7" w14:paraId="4C873FDB" w14:textId="77777777" w:rsidTr="005063A7">
        <w:tblPrEx>
          <w:tblW w:w="7405" w:type="dxa"/>
          <w:jc w:val="center"/>
          <w:tblPrExChange w:id="2746" w:author="Stoycho Rusinov" w:date="2026-08-08T17:14:00Z">
            <w:tblPrEx>
              <w:tblW w:w="7405" w:type="dxa"/>
              <w:jc w:val="center"/>
            </w:tblPrEx>
          </w:tblPrExChange>
        </w:tblPrEx>
        <w:trPr>
          <w:trHeight w:val="288"/>
          <w:jc w:val="center"/>
          <w:trPrChange w:id="2747"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748" w:author="Stoycho Rusinov" w:date="2026-08-08T17:14:00Z">
              <w:tcPr>
                <w:tcW w:w="1985" w:type="dxa"/>
                <w:vMerge/>
                <w:tcBorders>
                  <w:top w:val="nil"/>
                  <w:left w:val="nil"/>
                  <w:bottom w:val="nil"/>
                  <w:right w:val="nil"/>
                </w:tcBorders>
                <w:vAlign w:val="center"/>
                <w:hideMark/>
              </w:tcPr>
            </w:tcPrChange>
          </w:tcPr>
          <w:p w14:paraId="65C417E6"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749" w:author="Stoycho Rusinov" w:date="2026-08-08T17:14:00Z">
              <w:tcPr>
                <w:tcW w:w="1512" w:type="dxa"/>
                <w:tcBorders>
                  <w:top w:val="nil"/>
                  <w:left w:val="nil"/>
                  <w:bottom w:val="nil"/>
                  <w:right w:val="nil"/>
                </w:tcBorders>
                <w:shd w:val="clear" w:color="auto" w:fill="auto"/>
                <w:noWrap/>
                <w:vAlign w:val="center"/>
                <w:hideMark/>
              </w:tcPr>
            </w:tcPrChange>
          </w:tcPr>
          <w:p w14:paraId="2ED5B9BB" w14:textId="77777777" w:rsidR="005063A7" w:rsidRPr="005063A7" w:rsidRDefault="005063A7" w:rsidP="005063A7">
            <w:pPr>
              <w:jc w:val="center"/>
              <w:rPr>
                <w:rFonts w:eastAsia="Times New Roman"/>
                <w:sz w:val="20"/>
                <w:szCs w:val="20"/>
              </w:rPr>
            </w:pPr>
            <w:r>
              <w:rPr>
                <w:sz w:val="16"/>
                <w:rPrChange w:id="2750" w:author="Stoycho Rusinov" w:date="2026-08-08T17:14:00Z">
                  <w:rPr>
                    <w:sz w:val="20"/>
                  </w:rPr>
                </w:rPrChange>
              </w:rPr>
              <w:t>(0.137)</w:t>
            </w:r>
          </w:p>
        </w:tc>
        <w:tc>
          <w:tcPr>
            <w:tcW w:w="977" w:type="dxa"/>
            <w:tcBorders>
              <w:top w:val="nil"/>
              <w:left w:val="nil"/>
              <w:bottom w:val="nil"/>
              <w:right w:val="nil"/>
            </w:tcBorders>
            <w:shd w:val="clear" w:color="auto" w:fill="auto"/>
            <w:noWrap/>
            <w:vAlign w:val="center"/>
            <w:hideMark/>
            <w:tcPrChange w:id="2751" w:author="Stoycho Rusinov" w:date="2026-08-08T17:14:00Z">
              <w:tcPr>
                <w:tcW w:w="977" w:type="dxa"/>
                <w:gridSpan w:val="2"/>
                <w:tcBorders>
                  <w:top w:val="nil"/>
                  <w:left w:val="nil"/>
                  <w:bottom w:val="nil"/>
                  <w:right w:val="nil"/>
                </w:tcBorders>
                <w:shd w:val="clear" w:color="auto" w:fill="auto"/>
                <w:noWrap/>
                <w:vAlign w:val="center"/>
                <w:hideMark/>
              </w:tcPr>
            </w:tcPrChange>
          </w:tcPr>
          <w:p w14:paraId="58431958" w14:textId="77777777" w:rsidR="005063A7" w:rsidRPr="005063A7" w:rsidRDefault="005063A7" w:rsidP="005063A7">
            <w:pPr>
              <w:jc w:val="center"/>
              <w:rPr>
                <w:rFonts w:eastAsia="Times New Roman"/>
                <w:sz w:val="20"/>
                <w:szCs w:val="20"/>
              </w:rPr>
            </w:pPr>
            <w:r>
              <w:rPr>
                <w:sz w:val="16"/>
                <w:rPrChange w:id="2752" w:author="Stoycho Rusinov" w:date="2026-08-08T17:14:00Z">
                  <w:rPr>
                    <w:sz w:val="20"/>
                  </w:rPr>
                </w:rPrChange>
              </w:rPr>
              <w:t>(0.133)</w:t>
            </w:r>
          </w:p>
        </w:tc>
        <w:tc>
          <w:tcPr>
            <w:tcW w:w="977" w:type="dxa"/>
            <w:tcBorders>
              <w:top w:val="nil"/>
              <w:left w:val="nil"/>
              <w:bottom w:val="nil"/>
              <w:right w:val="nil"/>
            </w:tcBorders>
            <w:shd w:val="clear" w:color="auto" w:fill="auto"/>
            <w:noWrap/>
            <w:vAlign w:val="center"/>
            <w:hideMark/>
            <w:tcPrChange w:id="2753" w:author="Stoycho Rusinov" w:date="2026-08-08T17:14:00Z">
              <w:tcPr>
                <w:tcW w:w="977" w:type="dxa"/>
                <w:gridSpan w:val="2"/>
                <w:tcBorders>
                  <w:top w:val="nil"/>
                  <w:left w:val="nil"/>
                  <w:bottom w:val="nil"/>
                  <w:right w:val="nil"/>
                </w:tcBorders>
                <w:shd w:val="clear" w:color="auto" w:fill="auto"/>
                <w:noWrap/>
                <w:vAlign w:val="center"/>
                <w:hideMark/>
              </w:tcPr>
            </w:tcPrChange>
          </w:tcPr>
          <w:p w14:paraId="213019B7" w14:textId="77777777" w:rsidR="005063A7" w:rsidRPr="005063A7" w:rsidRDefault="005063A7" w:rsidP="005063A7">
            <w:pPr>
              <w:jc w:val="center"/>
              <w:rPr>
                <w:rFonts w:eastAsia="Times New Roman"/>
                <w:sz w:val="20"/>
                <w:szCs w:val="20"/>
              </w:rPr>
            </w:pPr>
            <w:r>
              <w:rPr>
                <w:sz w:val="16"/>
                <w:rPrChange w:id="2754" w:author="Stoycho Rusinov" w:date="2026-08-08T17:14:00Z">
                  <w:rPr>
                    <w:sz w:val="20"/>
                  </w:rPr>
                </w:rPrChange>
              </w:rPr>
              <w:t>(0.130)</w:t>
            </w:r>
          </w:p>
        </w:tc>
        <w:tc>
          <w:tcPr>
            <w:tcW w:w="977" w:type="dxa"/>
            <w:tcBorders>
              <w:top w:val="nil"/>
              <w:left w:val="nil"/>
              <w:bottom w:val="nil"/>
              <w:right w:val="nil"/>
            </w:tcBorders>
            <w:shd w:val="clear" w:color="auto" w:fill="auto"/>
            <w:noWrap/>
            <w:vAlign w:val="center"/>
            <w:hideMark/>
            <w:tcPrChange w:id="2755" w:author="Stoycho Rusinov" w:date="2026-08-08T17:14:00Z">
              <w:tcPr>
                <w:tcW w:w="977" w:type="dxa"/>
                <w:gridSpan w:val="2"/>
                <w:tcBorders>
                  <w:top w:val="nil"/>
                  <w:left w:val="nil"/>
                  <w:bottom w:val="nil"/>
                  <w:right w:val="nil"/>
                </w:tcBorders>
                <w:shd w:val="clear" w:color="auto" w:fill="auto"/>
                <w:noWrap/>
                <w:vAlign w:val="center"/>
                <w:hideMark/>
              </w:tcPr>
            </w:tcPrChange>
          </w:tcPr>
          <w:p w14:paraId="4D5745AA" w14:textId="77777777" w:rsidR="005063A7" w:rsidRPr="005063A7" w:rsidRDefault="005063A7" w:rsidP="005063A7">
            <w:pPr>
              <w:jc w:val="center"/>
              <w:rPr>
                <w:rFonts w:eastAsia="Times New Roman"/>
                <w:sz w:val="20"/>
                <w:szCs w:val="20"/>
              </w:rPr>
            </w:pPr>
            <w:r>
              <w:rPr>
                <w:sz w:val="16"/>
                <w:rPrChange w:id="2756" w:author="Stoycho Rusinov" w:date="2026-08-08T17:14:00Z">
                  <w:rPr>
                    <w:sz w:val="20"/>
                  </w:rPr>
                </w:rPrChange>
              </w:rPr>
              <w:t>(0.473)</w:t>
            </w:r>
          </w:p>
        </w:tc>
        <w:tc>
          <w:tcPr>
            <w:tcW w:w="977" w:type="dxa"/>
            <w:tcBorders>
              <w:top w:val="nil"/>
              <w:left w:val="nil"/>
              <w:bottom w:val="nil"/>
              <w:right w:val="nil"/>
            </w:tcBorders>
            <w:shd w:val="clear" w:color="auto" w:fill="auto"/>
            <w:noWrap/>
            <w:vAlign w:val="center"/>
            <w:hideMark/>
            <w:tcPrChange w:id="2757" w:author="Stoycho Rusinov" w:date="2026-08-08T17:14:00Z">
              <w:tcPr>
                <w:tcW w:w="977" w:type="dxa"/>
                <w:gridSpan w:val="2"/>
                <w:tcBorders>
                  <w:top w:val="nil"/>
                  <w:left w:val="nil"/>
                  <w:bottom w:val="nil"/>
                  <w:right w:val="nil"/>
                </w:tcBorders>
                <w:shd w:val="clear" w:color="auto" w:fill="auto"/>
                <w:noWrap/>
                <w:vAlign w:val="center"/>
                <w:hideMark/>
              </w:tcPr>
            </w:tcPrChange>
          </w:tcPr>
          <w:p w14:paraId="28186FD6" w14:textId="77777777" w:rsidR="005063A7" w:rsidRPr="005063A7" w:rsidRDefault="005063A7" w:rsidP="005063A7">
            <w:pPr>
              <w:jc w:val="center"/>
              <w:rPr>
                <w:rFonts w:eastAsia="Times New Roman"/>
                <w:sz w:val="20"/>
                <w:szCs w:val="20"/>
              </w:rPr>
            </w:pPr>
            <w:r>
              <w:rPr>
                <w:sz w:val="16"/>
                <w:rPrChange w:id="2758" w:author="Stoycho Rusinov" w:date="2026-08-08T17:14:00Z">
                  <w:rPr>
                    <w:sz w:val="20"/>
                  </w:rPr>
                </w:rPrChange>
              </w:rPr>
              <w:t>(0.159)</w:t>
            </w:r>
          </w:p>
        </w:tc>
      </w:tr>
      <w:tr w:rsidR="005063A7" w:rsidRPr="005063A7" w14:paraId="0E247510" w14:textId="77777777" w:rsidTr="005063A7">
        <w:tblPrEx>
          <w:tblW w:w="7405" w:type="dxa"/>
          <w:jc w:val="center"/>
          <w:tblPrExChange w:id="2759" w:author="Stoycho Rusinov" w:date="2026-08-08T17:14:00Z">
            <w:tblPrEx>
              <w:tblW w:w="7405" w:type="dxa"/>
              <w:jc w:val="center"/>
            </w:tblPrEx>
          </w:tblPrExChange>
        </w:tblPrEx>
        <w:trPr>
          <w:trHeight w:val="288"/>
          <w:jc w:val="center"/>
          <w:trPrChange w:id="2760"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761"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7BA98999" w14:textId="77777777" w:rsidR="005063A7" w:rsidRPr="005063A7" w:rsidRDefault="005063A7" w:rsidP="005063A7">
            <w:pPr>
              <w:rPr>
                <w:rFonts w:eastAsia="Times New Roman"/>
                <w:sz w:val="20"/>
                <w:szCs w:val="20"/>
              </w:rPr>
            </w:pPr>
            <w:r>
              <w:rPr>
                <w:rFonts w:eastAsia="Times New Roman"/>
                <w:sz w:val="20"/>
                <w:szCs w:val="20"/>
              </w:rPr>
              <w:t>Slovakia × Post</w:t>
            </w:r>
          </w:p>
        </w:tc>
        <w:tc>
          <w:tcPr>
            <w:tcW w:w="1512" w:type="dxa"/>
            <w:tcBorders>
              <w:top w:val="nil"/>
              <w:left w:val="nil"/>
              <w:bottom w:val="nil"/>
              <w:right w:val="nil"/>
            </w:tcBorders>
            <w:shd w:val="clear" w:color="auto" w:fill="auto"/>
            <w:noWrap/>
            <w:vAlign w:val="center"/>
            <w:hideMark/>
            <w:tcPrChange w:id="2762" w:author="Stoycho Rusinov" w:date="2026-08-08T17:14:00Z">
              <w:tcPr>
                <w:tcW w:w="1512" w:type="dxa"/>
                <w:tcBorders>
                  <w:top w:val="nil"/>
                  <w:left w:val="nil"/>
                  <w:bottom w:val="nil"/>
                  <w:right w:val="nil"/>
                </w:tcBorders>
                <w:shd w:val="clear" w:color="auto" w:fill="auto"/>
                <w:noWrap/>
                <w:vAlign w:val="center"/>
                <w:hideMark/>
              </w:tcPr>
            </w:tcPrChange>
          </w:tcPr>
          <w:p w14:paraId="3210B901" w14:textId="77777777" w:rsidR="005063A7" w:rsidRPr="005063A7" w:rsidRDefault="005063A7" w:rsidP="005063A7">
            <w:pPr>
              <w:jc w:val="center"/>
              <w:rPr>
                <w:rFonts w:eastAsia="Times New Roman"/>
                <w:sz w:val="20"/>
                <w:szCs w:val="20"/>
              </w:rPr>
            </w:pPr>
            <w:r>
              <w:rPr>
                <w:sz w:val="16"/>
                <w:rPrChange w:id="2763" w:author="Stoycho Rusinov" w:date="2026-08-08T17:14:00Z">
                  <w:rPr>
                    <w:sz w:val="20"/>
                  </w:rPr>
                </w:rPrChange>
              </w:rPr>
              <w:t>-1.516***</w:t>
            </w:r>
          </w:p>
        </w:tc>
        <w:tc>
          <w:tcPr>
            <w:tcW w:w="977" w:type="dxa"/>
            <w:tcBorders>
              <w:top w:val="nil"/>
              <w:left w:val="nil"/>
              <w:bottom w:val="nil"/>
              <w:right w:val="nil"/>
            </w:tcBorders>
            <w:shd w:val="clear" w:color="auto" w:fill="auto"/>
            <w:noWrap/>
            <w:vAlign w:val="center"/>
            <w:hideMark/>
            <w:tcPrChange w:id="2764" w:author="Stoycho Rusinov" w:date="2026-08-08T17:14:00Z">
              <w:tcPr>
                <w:tcW w:w="977" w:type="dxa"/>
                <w:gridSpan w:val="2"/>
                <w:tcBorders>
                  <w:top w:val="nil"/>
                  <w:left w:val="nil"/>
                  <w:bottom w:val="nil"/>
                  <w:right w:val="nil"/>
                </w:tcBorders>
                <w:shd w:val="clear" w:color="auto" w:fill="auto"/>
                <w:noWrap/>
                <w:vAlign w:val="center"/>
                <w:hideMark/>
              </w:tcPr>
            </w:tcPrChange>
          </w:tcPr>
          <w:p w14:paraId="4696301B" w14:textId="77777777" w:rsidR="005063A7" w:rsidRPr="005063A7" w:rsidRDefault="005063A7" w:rsidP="005063A7">
            <w:pPr>
              <w:jc w:val="center"/>
              <w:rPr>
                <w:rFonts w:eastAsia="Times New Roman"/>
                <w:sz w:val="20"/>
                <w:szCs w:val="20"/>
              </w:rPr>
            </w:pPr>
            <w:r>
              <w:rPr>
                <w:sz w:val="16"/>
                <w:rPrChange w:id="2765" w:author="Stoycho Rusinov" w:date="2026-08-08T17:14:00Z">
                  <w:rPr>
                    <w:sz w:val="20"/>
                  </w:rPr>
                </w:rPrChange>
              </w:rPr>
              <w:t>-1.493***</w:t>
            </w:r>
          </w:p>
        </w:tc>
        <w:tc>
          <w:tcPr>
            <w:tcW w:w="977" w:type="dxa"/>
            <w:tcBorders>
              <w:top w:val="nil"/>
              <w:left w:val="nil"/>
              <w:bottom w:val="nil"/>
              <w:right w:val="nil"/>
            </w:tcBorders>
            <w:shd w:val="clear" w:color="auto" w:fill="auto"/>
            <w:noWrap/>
            <w:vAlign w:val="center"/>
            <w:hideMark/>
            <w:tcPrChange w:id="2766" w:author="Stoycho Rusinov" w:date="2026-08-08T17:14:00Z">
              <w:tcPr>
                <w:tcW w:w="977" w:type="dxa"/>
                <w:gridSpan w:val="2"/>
                <w:tcBorders>
                  <w:top w:val="nil"/>
                  <w:left w:val="nil"/>
                  <w:bottom w:val="nil"/>
                  <w:right w:val="nil"/>
                </w:tcBorders>
                <w:shd w:val="clear" w:color="auto" w:fill="auto"/>
                <w:noWrap/>
                <w:vAlign w:val="center"/>
                <w:hideMark/>
              </w:tcPr>
            </w:tcPrChange>
          </w:tcPr>
          <w:p w14:paraId="0AC0665C" w14:textId="77777777" w:rsidR="005063A7" w:rsidRPr="005063A7" w:rsidRDefault="005063A7" w:rsidP="005063A7">
            <w:pPr>
              <w:jc w:val="center"/>
              <w:rPr>
                <w:rFonts w:eastAsia="Times New Roman"/>
                <w:sz w:val="20"/>
                <w:szCs w:val="20"/>
              </w:rPr>
            </w:pPr>
            <w:r>
              <w:rPr>
                <w:sz w:val="16"/>
                <w:rPrChange w:id="2767" w:author="Stoycho Rusinov" w:date="2026-08-08T17:14:00Z">
                  <w:rPr>
                    <w:sz w:val="20"/>
                  </w:rPr>
                </w:rPrChange>
              </w:rPr>
              <w:t>-1.570***</w:t>
            </w:r>
          </w:p>
        </w:tc>
        <w:tc>
          <w:tcPr>
            <w:tcW w:w="977" w:type="dxa"/>
            <w:tcBorders>
              <w:top w:val="nil"/>
              <w:left w:val="nil"/>
              <w:bottom w:val="nil"/>
              <w:right w:val="nil"/>
            </w:tcBorders>
            <w:shd w:val="clear" w:color="auto" w:fill="auto"/>
            <w:noWrap/>
            <w:vAlign w:val="center"/>
            <w:hideMark/>
            <w:tcPrChange w:id="2768" w:author="Stoycho Rusinov" w:date="2026-08-08T17:14:00Z">
              <w:tcPr>
                <w:tcW w:w="977" w:type="dxa"/>
                <w:gridSpan w:val="2"/>
                <w:tcBorders>
                  <w:top w:val="nil"/>
                  <w:left w:val="nil"/>
                  <w:bottom w:val="nil"/>
                  <w:right w:val="nil"/>
                </w:tcBorders>
                <w:shd w:val="clear" w:color="auto" w:fill="auto"/>
                <w:noWrap/>
                <w:vAlign w:val="center"/>
                <w:hideMark/>
              </w:tcPr>
            </w:tcPrChange>
          </w:tcPr>
          <w:p w14:paraId="12239624" w14:textId="77777777" w:rsidR="005063A7" w:rsidRPr="005063A7" w:rsidRDefault="005063A7" w:rsidP="005063A7">
            <w:pPr>
              <w:jc w:val="center"/>
              <w:rPr>
                <w:rFonts w:eastAsia="Times New Roman"/>
                <w:sz w:val="20"/>
                <w:szCs w:val="20"/>
              </w:rPr>
            </w:pPr>
            <w:r>
              <w:rPr>
                <w:sz w:val="16"/>
                <w:rPrChange w:id="2769" w:author="Stoycho Rusinov" w:date="2026-08-08T17:14:00Z">
                  <w:rPr>
                    <w:sz w:val="20"/>
                  </w:rPr>
                </w:rPrChange>
              </w:rPr>
              <w:t>-0.693</w:t>
            </w:r>
          </w:p>
        </w:tc>
        <w:tc>
          <w:tcPr>
            <w:tcW w:w="977" w:type="dxa"/>
            <w:tcBorders>
              <w:top w:val="nil"/>
              <w:left w:val="nil"/>
              <w:bottom w:val="nil"/>
              <w:right w:val="nil"/>
            </w:tcBorders>
            <w:shd w:val="clear" w:color="auto" w:fill="auto"/>
            <w:noWrap/>
            <w:vAlign w:val="center"/>
            <w:hideMark/>
            <w:tcPrChange w:id="2770" w:author="Stoycho Rusinov" w:date="2026-08-08T17:14:00Z">
              <w:tcPr>
                <w:tcW w:w="977" w:type="dxa"/>
                <w:gridSpan w:val="2"/>
                <w:tcBorders>
                  <w:top w:val="nil"/>
                  <w:left w:val="nil"/>
                  <w:bottom w:val="nil"/>
                  <w:right w:val="nil"/>
                </w:tcBorders>
                <w:shd w:val="clear" w:color="auto" w:fill="auto"/>
                <w:noWrap/>
                <w:vAlign w:val="center"/>
                <w:hideMark/>
              </w:tcPr>
            </w:tcPrChange>
          </w:tcPr>
          <w:p w14:paraId="7A4397D3" w14:textId="77777777" w:rsidR="005063A7" w:rsidRPr="005063A7" w:rsidRDefault="005063A7" w:rsidP="005063A7">
            <w:pPr>
              <w:jc w:val="center"/>
              <w:rPr>
                <w:rFonts w:eastAsia="Times New Roman"/>
                <w:sz w:val="20"/>
                <w:szCs w:val="20"/>
              </w:rPr>
            </w:pPr>
            <w:r>
              <w:rPr>
                <w:sz w:val="16"/>
                <w:rPrChange w:id="2771" w:author="Stoycho Rusinov" w:date="2026-08-08T17:14:00Z">
                  <w:rPr>
                    <w:sz w:val="20"/>
                  </w:rPr>
                </w:rPrChange>
              </w:rPr>
              <w:t>-1.654***</w:t>
            </w:r>
          </w:p>
        </w:tc>
      </w:tr>
      <w:tr w:rsidR="005063A7" w:rsidRPr="005063A7" w14:paraId="6DC5008A" w14:textId="77777777" w:rsidTr="005063A7">
        <w:tblPrEx>
          <w:tblW w:w="7405" w:type="dxa"/>
          <w:jc w:val="center"/>
          <w:tblPrExChange w:id="2772" w:author="Stoycho Rusinov" w:date="2026-08-08T17:14:00Z">
            <w:tblPrEx>
              <w:tblW w:w="7405" w:type="dxa"/>
              <w:jc w:val="center"/>
            </w:tblPrEx>
          </w:tblPrExChange>
        </w:tblPrEx>
        <w:trPr>
          <w:trHeight w:val="288"/>
          <w:jc w:val="center"/>
          <w:trPrChange w:id="2773"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774" w:author="Stoycho Rusinov" w:date="2026-08-08T17:14:00Z">
              <w:tcPr>
                <w:tcW w:w="1985" w:type="dxa"/>
                <w:vMerge/>
                <w:tcBorders>
                  <w:top w:val="nil"/>
                  <w:left w:val="nil"/>
                  <w:bottom w:val="nil"/>
                  <w:right w:val="nil"/>
                </w:tcBorders>
                <w:vAlign w:val="center"/>
                <w:hideMark/>
              </w:tcPr>
            </w:tcPrChange>
          </w:tcPr>
          <w:p w14:paraId="27ABA096"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775" w:author="Stoycho Rusinov" w:date="2026-08-08T17:14:00Z">
              <w:tcPr>
                <w:tcW w:w="1512" w:type="dxa"/>
                <w:tcBorders>
                  <w:top w:val="nil"/>
                  <w:left w:val="nil"/>
                  <w:bottom w:val="nil"/>
                  <w:right w:val="nil"/>
                </w:tcBorders>
                <w:shd w:val="clear" w:color="auto" w:fill="auto"/>
                <w:noWrap/>
                <w:vAlign w:val="center"/>
                <w:hideMark/>
              </w:tcPr>
            </w:tcPrChange>
          </w:tcPr>
          <w:p w14:paraId="7E3C4FB0" w14:textId="77777777" w:rsidR="005063A7" w:rsidRPr="005063A7" w:rsidRDefault="005063A7" w:rsidP="005063A7">
            <w:pPr>
              <w:jc w:val="center"/>
              <w:rPr>
                <w:rFonts w:eastAsia="Times New Roman"/>
                <w:sz w:val="20"/>
                <w:szCs w:val="20"/>
              </w:rPr>
            </w:pPr>
            <w:r>
              <w:rPr>
                <w:sz w:val="16"/>
                <w:rPrChange w:id="2776" w:author="Stoycho Rusinov" w:date="2026-08-08T17:14:00Z">
                  <w:rPr>
                    <w:sz w:val="20"/>
                  </w:rPr>
                </w:rPrChange>
              </w:rPr>
              <w:t>(0.120)</w:t>
            </w:r>
          </w:p>
        </w:tc>
        <w:tc>
          <w:tcPr>
            <w:tcW w:w="977" w:type="dxa"/>
            <w:tcBorders>
              <w:top w:val="nil"/>
              <w:left w:val="nil"/>
              <w:bottom w:val="nil"/>
              <w:right w:val="nil"/>
            </w:tcBorders>
            <w:shd w:val="clear" w:color="auto" w:fill="auto"/>
            <w:noWrap/>
            <w:vAlign w:val="center"/>
            <w:hideMark/>
            <w:tcPrChange w:id="2777" w:author="Stoycho Rusinov" w:date="2026-08-08T17:14:00Z">
              <w:tcPr>
                <w:tcW w:w="977" w:type="dxa"/>
                <w:gridSpan w:val="2"/>
                <w:tcBorders>
                  <w:top w:val="nil"/>
                  <w:left w:val="nil"/>
                  <w:bottom w:val="nil"/>
                  <w:right w:val="nil"/>
                </w:tcBorders>
                <w:shd w:val="clear" w:color="auto" w:fill="auto"/>
                <w:noWrap/>
                <w:vAlign w:val="center"/>
                <w:hideMark/>
              </w:tcPr>
            </w:tcPrChange>
          </w:tcPr>
          <w:p w14:paraId="6ACA11CA" w14:textId="77777777" w:rsidR="005063A7" w:rsidRPr="005063A7" w:rsidRDefault="005063A7" w:rsidP="005063A7">
            <w:pPr>
              <w:jc w:val="center"/>
              <w:rPr>
                <w:rFonts w:eastAsia="Times New Roman"/>
                <w:sz w:val="20"/>
                <w:szCs w:val="20"/>
              </w:rPr>
            </w:pPr>
            <w:r>
              <w:rPr>
                <w:sz w:val="16"/>
                <w:rPrChange w:id="2778" w:author="Stoycho Rusinov" w:date="2026-08-08T17:14:00Z">
                  <w:rPr>
                    <w:sz w:val="20"/>
                  </w:rPr>
                </w:rPrChange>
              </w:rPr>
              <w:t>(0.119)</w:t>
            </w:r>
          </w:p>
        </w:tc>
        <w:tc>
          <w:tcPr>
            <w:tcW w:w="977" w:type="dxa"/>
            <w:tcBorders>
              <w:top w:val="nil"/>
              <w:left w:val="nil"/>
              <w:bottom w:val="nil"/>
              <w:right w:val="nil"/>
            </w:tcBorders>
            <w:shd w:val="clear" w:color="auto" w:fill="auto"/>
            <w:noWrap/>
            <w:vAlign w:val="center"/>
            <w:hideMark/>
            <w:tcPrChange w:id="2779" w:author="Stoycho Rusinov" w:date="2026-08-08T17:14:00Z">
              <w:tcPr>
                <w:tcW w:w="977" w:type="dxa"/>
                <w:gridSpan w:val="2"/>
                <w:tcBorders>
                  <w:top w:val="nil"/>
                  <w:left w:val="nil"/>
                  <w:bottom w:val="nil"/>
                  <w:right w:val="nil"/>
                </w:tcBorders>
                <w:shd w:val="clear" w:color="auto" w:fill="auto"/>
                <w:noWrap/>
                <w:vAlign w:val="center"/>
                <w:hideMark/>
              </w:tcPr>
            </w:tcPrChange>
          </w:tcPr>
          <w:p w14:paraId="65196027" w14:textId="77777777" w:rsidR="005063A7" w:rsidRPr="005063A7" w:rsidRDefault="005063A7" w:rsidP="005063A7">
            <w:pPr>
              <w:jc w:val="center"/>
              <w:rPr>
                <w:rFonts w:eastAsia="Times New Roman"/>
                <w:sz w:val="20"/>
                <w:szCs w:val="20"/>
              </w:rPr>
            </w:pPr>
            <w:r>
              <w:rPr>
                <w:sz w:val="16"/>
                <w:rPrChange w:id="2780" w:author="Stoycho Rusinov" w:date="2026-08-08T17:14:00Z">
                  <w:rPr>
                    <w:sz w:val="20"/>
                  </w:rPr>
                </w:rPrChange>
              </w:rPr>
              <w:t>(0.094)</w:t>
            </w:r>
          </w:p>
        </w:tc>
        <w:tc>
          <w:tcPr>
            <w:tcW w:w="977" w:type="dxa"/>
            <w:tcBorders>
              <w:top w:val="nil"/>
              <w:left w:val="nil"/>
              <w:bottom w:val="nil"/>
              <w:right w:val="nil"/>
            </w:tcBorders>
            <w:shd w:val="clear" w:color="auto" w:fill="auto"/>
            <w:noWrap/>
            <w:vAlign w:val="center"/>
            <w:hideMark/>
            <w:tcPrChange w:id="2781" w:author="Stoycho Rusinov" w:date="2026-08-08T17:14:00Z">
              <w:tcPr>
                <w:tcW w:w="977" w:type="dxa"/>
                <w:gridSpan w:val="2"/>
                <w:tcBorders>
                  <w:top w:val="nil"/>
                  <w:left w:val="nil"/>
                  <w:bottom w:val="nil"/>
                  <w:right w:val="nil"/>
                </w:tcBorders>
                <w:shd w:val="clear" w:color="auto" w:fill="auto"/>
                <w:noWrap/>
                <w:vAlign w:val="center"/>
                <w:hideMark/>
              </w:tcPr>
            </w:tcPrChange>
          </w:tcPr>
          <w:p w14:paraId="198A960E" w14:textId="77777777" w:rsidR="005063A7" w:rsidRPr="005063A7" w:rsidRDefault="005063A7" w:rsidP="005063A7">
            <w:pPr>
              <w:jc w:val="center"/>
              <w:rPr>
                <w:rFonts w:eastAsia="Times New Roman"/>
                <w:sz w:val="20"/>
                <w:szCs w:val="20"/>
              </w:rPr>
            </w:pPr>
            <w:r>
              <w:rPr>
                <w:sz w:val="16"/>
                <w:rPrChange w:id="2782" w:author="Stoycho Rusinov" w:date="2026-08-08T17:14:00Z">
                  <w:rPr>
                    <w:sz w:val="20"/>
                  </w:rPr>
                </w:rPrChange>
              </w:rPr>
              <w:t>(0.394)</w:t>
            </w:r>
          </w:p>
        </w:tc>
        <w:tc>
          <w:tcPr>
            <w:tcW w:w="977" w:type="dxa"/>
            <w:tcBorders>
              <w:top w:val="nil"/>
              <w:left w:val="nil"/>
              <w:bottom w:val="nil"/>
              <w:right w:val="nil"/>
            </w:tcBorders>
            <w:shd w:val="clear" w:color="auto" w:fill="auto"/>
            <w:noWrap/>
            <w:vAlign w:val="center"/>
            <w:hideMark/>
            <w:tcPrChange w:id="2783" w:author="Stoycho Rusinov" w:date="2026-08-08T17:14:00Z">
              <w:tcPr>
                <w:tcW w:w="977" w:type="dxa"/>
                <w:gridSpan w:val="2"/>
                <w:tcBorders>
                  <w:top w:val="nil"/>
                  <w:left w:val="nil"/>
                  <w:bottom w:val="nil"/>
                  <w:right w:val="nil"/>
                </w:tcBorders>
                <w:shd w:val="clear" w:color="auto" w:fill="auto"/>
                <w:noWrap/>
                <w:vAlign w:val="center"/>
                <w:hideMark/>
              </w:tcPr>
            </w:tcPrChange>
          </w:tcPr>
          <w:p w14:paraId="74AB6169" w14:textId="77777777" w:rsidR="005063A7" w:rsidRPr="005063A7" w:rsidRDefault="005063A7" w:rsidP="005063A7">
            <w:pPr>
              <w:jc w:val="center"/>
              <w:rPr>
                <w:rFonts w:eastAsia="Times New Roman"/>
                <w:sz w:val="20"/>
                <w:szCs w:val="20"/>
              </w:rPr>
            </w:pPr>
            <w:r>
              <w:rPr>
                <w:sz w:val="16"/>
                <w:rPrChange w:id="2784" w:author="Stoycho Rusinov" w:date="2026-08-08T17:14:00Z">
                  <w:rPr>
                    <w:sz w:val="20"/>
                  </w:rPr>
                </w:rPrChange>
              </w:rPr>
              <w:t>(0.126)</w:t>
            </w:r>
          </w:p>
        </w:tc>
      </w:tr>
      <w:tr w:rsidR="005063A7" w:rsidRPr="005063A7" w14:paraId="7AE6F462" w14:textId="77777777" w:rsidTr="005063A7">
        <w:tblPrEx>
          <w:tblW w:w="7405" w:type="dxa"/>
          <w:jc w:val="center"/>
          <w:tblPrExChange w:id="2785" w:author="Stoycho Rusinov" w:date="2026-08-08T17:14:00Z">
            <w:tblPrEx>
              <w:tblW w:w="7405" w:type="dxa"/>
              <w:jc w:val="center"/>
            </w:tblPrEx>
          </w:tblPrExChange>
        </w:tblPrEx>
        <w:trPr>
          <w:trHeight w:val="288"/>
          <w:jc w:val="center"/>
          <w:trPrChange w:id="2786"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787"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39B290AA" w14:textId="77777777" w:rsidR="005063A7" w:rsidRPr="005063A7" w:rsidRDefault="005063A7" w:rsidP="005063A7">
            <w:pPr>
              <w:rPr>
                <w:rFonts w:eastAsia="Times New Roman"/>
                <w:sz w:val="20"/>
                <w:szCs w:val="20"/>
              </w:rPr>
            </w:pPr>
            <w:r>
              <w:rPr>
                <w:rFonts w:eastAsia="Times New Roman"/>
                <w:sz w:val="20"/>
                <w:szCs w:val="20"/>
              </w:rPr>
              <w:t>Slovenia × Post</w:t>
            </w:r>
          </w:p>
        </w:tc>
        <w:tc>
          <w:tcPr>
            <w:tcW w:w="1512" w:type="dxa"/>
            <w:tcBorders>
              <w:top w:val="nil"/>
              <w:left w:val="nil"/>
              <w:bottom w:val="nil"/>
              <w:right w:val="nil"/>
            </w:tcBorders>
            <w:shd w:val="clear" w:color="auto" w:fill="auto"/>
            <w:noWrap/>
            <w:vAlign w:val="center"/>
            <w:hideMark/>
            <w:tcPrChange w:id="2788" w:author="Stoycho Rusinov" w:date="2026-08-08T17:14:00Z">
              <w:tcPr>
                <w:tcW w:w="1512" w:type="dxa"/>
                <w:tcBorders>
                  <w:top w:val="nil"/>
                  <w:left w:val="nil"/>
                  <w:bottom w:val="nil"/>
                  <w:right w:val="nil"/>
                </w:tcBorders>
                <w:shd w:val="clear" w:color="auto" w:fill="auto"/>
                <w:noWrap/>
                <w:vAlign w:val="center"/>
                <w:hideMark/>
              </w:tcPr>
            </w:tcPrChange>
          </w:tcPr>
          <w:p w14:paraId="12649E35" w14:textId="77777777" w:rsidR="005063A7" w:rsidRPr="005063A7" w:rsidRDefault="005063A7" w:rsidP="005063A7">
            <w:pPr>
              <w:jc w:val="center"/>
              <w:rPr>
                <w:rFonts w:eastAsia="Times New Roman"/>
                <w:sz w:val="20"/>
                <w:szCs w:val="20"/>
              </w:rPr>
            </w:pPr>
            <w:r>
              <w:rPr>
                <w:sz w:val="16"/>
                <w:rPrChange w:id="2789" w:author="Stoycho Rusinov" w:date="2026-08-08T17:14:00Z">
                  <w:rPr>
                    <w:sz w:val="20"/>
                  </w:rPr>
                </w:rPrChange>
              </w:rPr>
              <w:t>-1.280***</w:t>
            </w:r>
          </w:p>
        </w:tc>
        <w:tc>
          <w:tcPr>
            <w:tcW w:w="977" w:type="dxa"/>
            <w:tcBorders>
              <w:top w:val="nil"/>
              <w:left w:val="nil"/>
              <w:bottom w:val="nil"/>
              <w:right w:val="nil"/>
            </w:tcBorders>
            <w:shd w:val="clear" w:color="auto" w:fill="auto"/>
            <w:noWrap/>
            <w:vAlign w:val="center"/>
            <w:hideMark/>
            <w:tcPrChange w:id="2790" w:author="Stoycho Rusinov" w:date="2026-08-08T17:14:00Z">
              <w:tcPr>
                <w:tcW w:w="977" w:type="dxa"/>
                <w:gridSpan w:val="2"/>
                <w:tcBorders>
                  <w:top w:val="nil"/>
                  <w:left w:val="nil"/>
                  <w:bottom w:val="nil"/>
                  <w:right w:val="nil"/>
                </w:tcBorders>
                <w:shd w:val="clear" w:color="auto" w:fill="auto"/>
                <w:noWrap/>
                <w:vAlign w:val="center"/>
                <w:hideMark/>
              </w:tcPr>
            </w:tcPrChange>
          </w:tcPr>
          <w:p w14:paraId="3915FF91" w14:textId="77777777" w:rsidR="005063A7" w:rsidRPr="005063A7" w:rsidRDefault="005063A7" w:rsidP="005063A7">
            <w:pPr>
              <w:jc w:val="center"/>
              <w:rPr>
                <w:rFonts w:eastAsia="Times New Roman"/>
                <w:sz w:val="20"/>
                <w:szCs w:val="20"/>
              </w:rPr>
            </w:pPr>
            <w:r>
              <w:rPr>
                <w:sz w:val="16"/>
                <w:rPrChange w:id="2791" w:author="Stoycho Rusinov" w:date="2026-08-08T17:14:00Z">
                  <w:rPr>
                    <w:sz w:val="20"/>
                  </w:rPr>
                </w:rPrChange>
              </w:rPr>
              <w:t>-1.256***</w:t>
            </w:r>
          </w:p>
        </w:tc>
        <w:tc>
          <w:tcPr>
            <w:tcW w:w="977" w:type="dxa"/>
            <w:tcBorders>
              <w:top w:val="nil"/>
              <w:left w:val="nil"/>
              <w:bottom w:val="nil"/>
              <w:right w:val="nil"/>
            </w:tcBorders>
            <w:shd w:val="clear" w:color="auto" w:fill="auto"/>
            <w:noWrap/>
            <w:vAlign w:val="center"/>
            <w:hideMark/>
            <w:tcPrChange w:id="2792" w:author="Stoycho Rusinov" w:date="2026-08-08T17:14:00Z">
              <w:tcPr>
                <w:tcW w:w="977" w:type="dxa"/>
                <w:gridSpan w:val="2"/>
                <w:tcBorders>
                  <w:top w:val="nil"/>
                  <w:left w:val="nil"/>
                  <w:bottom w:val="nil"/>
                  <w:right w:val="nil"/>
                </w:tcBorders>
                <w:shd w:val="clear" w:color="auto" w:fill="auto"/>
                <w:noWrap/>
                <w:vAlign w:val="center"/>
                <w:hideMark/>
              </w:tcPr>
            </w:tcPrChange>
          </w:tcPr>
          <w:p w14:paraId="1BFA2CE1" w14:textId="77777777" w:rsidR="005063A7" w:rsidRPr="005063A7" w:rsidRDefault="005063A7" w:rsidP="005063A7">
            <w:pPr>
              <w:jc w:val="center"/>
              <w:rPr>
                <w:rFonts w:eastAsia="Times New Roman"/>
                <w:sz w:val="20"/>
                <w:szCs w:val="20"/>
              </w:rPr>
            </w:pPr>
            <w:r>
              <w:rPr>
                <w:sz w:val="16"/>
                <w:rPrChange w:id="2793" w:author="Stoycho Rusinov" w:date="2026-08-08T17:14:00Z">
                  <w:rPr>
                    <w:sz w:val="20"/>
                  </w:rPr>
                </w:rPrChange>
              </w:rPr>
              <w:t>-3.108***</w:t>
            </w:r>
          </w:p>
        </w:tc>
        <w:tc>
          <w:tcPr>
            <w:tcW w:w="977" w:type="dxa"/>
            <w:tcBorders>
              <w:top w:val="nil"/>
              <w:left w:val="nil"/>
              <w:bottom w:val="nil"/>
              <w:right w:val="nil"/>
            </w:tcBorders>
            <w:shd w:val="clear" w:color="auto" w:fill="auto"/>
            <w:noWrap/>
            <w:vAlign w:val="center"/>
            <w:hideMark/>
            <w:tcPrChange w:id="2794" w:author="Stoycho Rusinov" w:date="2026-08-08T17:14:00Z">
              <w:tcPr>
                <w:tcW w:w="977" w:type="dxa"/>
                <w:gridSpan w:val="2"/>
                <w:tcBorders>
                  <w:top w:val="nil"/>
                  <w:left w:val="nil"/>
                  <w:bottom w:val="nil"/>
                  <w:right w:val="nil"/>
                </w:tcBorders>
                <w:shd w:val="clear" w:color="auto" w:fill="auto"/>
                <w:noWrap/>
                <w:vAlign w:val="center"/>
                <w:hideMark/>
              </w:tcPr>
            </w:tcPrChange>
          </w:tcPr>
          <w:p w14:paraId="679866FD" w14:textId="77777777" w:rsidR="005063A7" w:rsidRPr="005063A7" w:rsidRDefault="005063A7" w:rsidP="005063A7">
            <w:pPr>
              <w:jc w:val="center"/>
              <w:rPr>
                <w:rFonts w:eastAsia="Times New Roman"/>
                <w:sz w:val="20"/>
                <w:szCs w:val="20"/>
              </w:rPr>
            </w:pPr>
            <w:r>
              <w:rPr>
                <w:sz w:val="16"/>
                <w:rPrChange w:id="2795" w:author="Stoycho Rusinov" w:date="2026-08-08T17:14:00Z">
                  <w:rPr>
                    <w:sz w:val="20"/>
                  </w:rPr>
                </w:rPrChange>
              </w:rPr>
              <w:t>-0.752.</w:t>
            </w:r>
          </w:p>
        </w:tc>
        <w:tc>
          <w:tcPr>
            <w:tcW w:w="977" w:type="dxa"/>
            <w:tcBorders>
              <w:top w:val="nil"/>
              <w:left w:val="nil"/>
              <w:bottom w:val="nil"/>
              <w:right w:val="nil"/>
            </w:tcBorders>
            <w:shd w:val="clear" w:color="auto" w:fill="auto"/>
            <w:noWrap/>
            <w:vAlign w:val="center"/>
            <w:hideMark/>
            <w:tcPrChange w:id="2796" w:author="Stoycho Rusinov" w:date="2026-08-08T17:14:00Z">
              <w:tcPr>
                <w:tcW w:w="977" w:type="dxa"/>
                <w:gridSpan w:val="2"/>
                <w:tcBorders>
                  <w:top w:val="nil"/>
                  <w:left w:val="nil"/>
                  <w:bottom w:val="nil"/>
                  <w:right w:val="nil"/>
                </w:tcBorders>
                <w:shd w:val="clear" w:color="auto" w:fill="auto"/>
                <w:noWrap/>
                <w:vAlign w:val="center"/>
                <w:hideMark/>
              </w:tcPr>
            </w:tcPrChange>
          </w:tcPr>
          <w:p w14:paraId="5CB3DB0A" w14:textId="77777777" w:rsidR="005063A7" w:rsidRPr="005063A7" w:rsidRDefault="005063A7" w:rsidP="005063A7">
            <w:pPr>
              <w:jc w:val="center"/>
              <w:rPr>
                <w:rFonts w:eastAsia="Times New Roman"/>
                <w:sz w:val="20"/>
                <w:szCs w:val="20"/>
              </w:rPr>
            </w:pPr>
            <w:r>
              <w:rPr>
                <w:sz w:val="16"/>
                <w:rPrChange w:id="2797" w:author="Stoycho Rusinov" w:date="2026-08-08T17:14:00Z">
                  <w:rPr>
                    <w:sz w:val="20"/>
                  </w:rPr>
                </w:rPrChange>
              </w:rPr>
              <w:t>-1.417***</w:t>
            </w:r>
          </w:p>
        </w:tc>
      </w:tr>
      <w:tr w:rsidR="005063A7" w:rsidRPr="005063A7" w14:paraId="2387AA0E" w14:textId="77777777" w:rsidTr="005063A7">
        <w:tblPrEx>
          <w:tblW w:w="7405" w:type="dxa"/>
          <w:jc w:val="center"/>
          <w:tblPrExChange w:id="2798" w:author="Stoycho Rusinov" w:date="2026-08-08T17:14:00Z">
            <w:tblPrEx>
              <w:tblW w:w="7405" w:type="dxa"/>
              <w:jc w:val="center"/>
            </w:tblPrEx>
          </w:tblPrExChange>
        </w:tblPrEx>
        <w:trPr>
          <w:trHeight w:val="288"/>
          <w:jc w:val="center"/>
          <w:trPrChange w:id="2799"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800" w:author="Stoycho Rusinov" w:date="2026-08-08T17:14:00Z">
              <w:tcPr>
                <w:tcW w:w="1985" w:type="dxa"/>
                <w:vMerge/>
                <w:tcBorders>
                  <w:top w:val="nil"/>
                  <w:left w:val="nil"/>
                  <w:bottom w:val="nil"/>
                  <w:right w:val="nil"/>
                </w:tcBorders>
                <w:vAlign w:val="center"/>
                <w:hideMark/>
              </w:tcPr>
            </w:tcPrChange>
          </w:tcPr>
          <w:p w14:paraId="093A4712"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801" w:author="Stoycho Rusinov" w:date="2026-08-08T17:14:00Z">
              <w:tcPr>
                <w:tcW w:w="1512" w:type="dxa"/>
                <w:tcBorders>
                  <w:top w:val="nil"/>
                  <w:left w:val="nil"/>
                  <w:bottom w:val="nil"/>
                  <w:right w:val="nil"/>
                </w:tcBorders>
                <w:shd w:val="clear" w:color="auto" w:fill="auto"/>
                <w:noWrap/>
                <w:vAlign w:val="center"/>
                <w:hideMark/>
              </w:tcPr>
            </w:tcPrChange>
          </w:tcPr>
          <w:p w14:paraId="1BC52D92" w14:textId="77777777" w:rsidR="005063A7" w:rsidRPr="005063A7" w:rsidRDefault="005063A7" w:rsidP="005063A7">
            <w:pPr>
              <w:jc w:val="center"/>
              <w:rPr>
                <w:rFonts w:eastAsia="Times New Roman"/>
                <w:sz w:val="20"/>
                <w:szCs w:val="20"/>
              </w:rPr>
            </w:pPr>
            <w:r>
              <w:rPr>
                <w:sz w:val="16"/>
                <w:rPrChange w:id="2802" w:author="Stoycho Rusinov" w:date="2026-08-08T17:14:00Z">
                  <w:rPr>
                    <w:sz w:val="20"/>
                  </w:rPr>
                </w:rPrChange>
              </w:rPr>
              <w:t>(0.122)</w:t>
            </w:r>
          </w:p>
        </w:tc>
        <w:tc>
          <w:tcPr>
            <w:tcW w:w="977" w:type="dxa"/>
            <w:tcBorders>
              <w:top w:val="nil"/>
              <w:left w:val="nil"/>
              <w:bottom w:val="nil"/>
              <w:right w:val="nil"/>
            </w:tcBorders>
            <w:shd w:val="clear" w:color="auto" w:fill="auto"/>
            <w:noWrap/>
            <w:vAlign w:val="center"/>
            <w:hideMark/>
            <w:tcPrChange w:id="2803" w:author="Stoycho Rusinov" w:date="2026-08-08T17:14:00Z">
              <w:tcPr>
                <w:tcW w:w="977" w:type="dxa"/>
                <w:gridSpan w:val="2"/>
                <w:tcBorders>
                  <w:top w:val="nil"/>
                  <w:left w:val="nil"/>
                  <w:bottom w:val="nil"/>
                  <w:right w:val="nil"/>
                </w:tcBorders>
                <w:shd w:val="clear" w:color="auto" w:fill="auto"/>
                <w:noWrap/>
                <w:vAlign w:val="center"/>
                <w:hideMark/>
              </w:tcPr>
            </w:tcPrChange>
          </w:tcPr>
          <w:p w14:paraId="7671FE12" w14:textId="77777777" w:rsidR="005063A7" w:rsidRPr="005063A7" w:rsidRDefault="005063A7" w:rsidP="005063A7">
            <w:pPr>
              <w:jc w:val="center"/>
              <w:rPr>
                <w:rFonts w:eastAsia="Times New Roman"/>
                <w:sz w:val="20"/>
                <w:szCs w:val="20"/>
              </w:rPr>
            </w:pPr>
            <w:r>
              <w:rPr>
                <w:sz w:val="16"/>
                <w:rPrChange w:id="2804" w:author="Stoycho Rusinov" w:date="2026-08-08T17:14:00Z">
                  <w:rPr>
                    <w:sz w:val="20"/>
                  </w:rPr>
                </w:rPrChange>
              </w:rPr>
              <w:t>(0.120)</w:t>
            </w:r>
          </w:p>
        </w:tc>
        <w:tc>
          <w:tcPr>
            <w:tcW w:w="977" w:type="dxa"/>
            <w:tcBorders>
              <w:top w:val="nil"/>
              <w:left w:val="nil"/>
              <w:bottom w:val="nil"/>
              <w:right w:val="nil"/>
            </w:tcBorders>
            <w:shd w:val="clear" w:color="auto" w:fill="auto"/>
            <w:noWrap/>
            <w:vAlign w:val="center"/>
            <w:hideMark/>
            <w:tcPrChange w:id="2805" w:author="Stoycho Rusinov" w:date="2026-08-08T17:14:00Z">
              <w:tcPr>
                <w:tcW w:w="977" w:type="dxa"/>
                <w:gridSpan w:val="2"/>
                <w:tcBorders>
                  <w:top w:val="nil"/>
                  <w:left w:val="nil"/>
                  <w:bottom w:val="nil"/>
                  <w:right w:val="nil"/>
                </w:tcBorders>
                <w:shd w:val="clear" w:color="auto" w:fill="auto"/>
                <w:noWrap/>
                <w:vAlign w:val="center"/>
                <w:hideMark/>
              </w:tcPr>
            </w:tcPrChange>
          </w:tcPr>
          <w:p w14:paraId="0E2CF60C" w14:textId="77777777" w:rsidR="005063A7" w:rsidRPr="005063A7" w:rsidRDefault="005063A7" w:rsidP="005063A7">
            <w:pPr>
              <w:jc w:val="center"/>
              <w:rPr>
                <w:rFonts w:eastAsia="Times New Roman"/>
                <w:sz w:val="20"/>
                <w:szCs w:val="20"/>
              </w:rPr>
            </w:pPr>
            <w:r>
              <w:rPr>
                <w:sz w:val="16"/>
                <w:rPrChange w:id="2806" w:author="Stoycho Rusinov" w:date="2026-08-08T17:14:00Z">
                  <w:rPr>
                    <w:sz w:val="20"/>
                  </w:rPr>
                </w:rPrChange>
              </w:rPr>
              <w:t>(0.094)</w:t>
            </w:r>
          </w:p>
        </w:tc>
        <w:tc>
          <w:tcPr>
            <w:tcW w:w="977" w:type="dxa"/>
            <w:tcBorders>
              <w:top w:val="nil"/>
              <w:left w:val="nil"/>
              <w:bottom w:val="nil"/>
              <w:right w:val="nil"/>
            </w:tcBorders>
            <w:shd w:val="clear" w:color="auto" w:fill="auto"/>
            <w:noWrap/>
            <w:vAlign w:val="center"/>
            <w:hideMark/>
            <w:tcPrChange w:id="2807" w:author="Stoycho Rusinov" w:date="2026-08-08T17:14:00Z">
              <w:tcPr>
                <w:tcW w:w="977" w:type="dxa"/>
                <w:gridSpan w:val="2"/>
                <w:tcBorders>
                  <w:top w:val="nil"/>
                  <w:left w:val="nil"/>
                  <w:bottom w:val="nil"/>
                  <w:right w:val="nil"/>
                </w:tcBorders>
                <w:shd w:val="clear" w:color="auto" w:fill="auto"/>
                <w:noWrap/>
                <w:vAlign w:val="center"/>
                <w:hideMark/>
              </w:tcPr>
            </w:tcPrChange>
          </w:tcPr>
          <w:p w14:paraId="6DE7E76C" w14:textId="77777777" w:rsidR="005063A7" w:rsidRPr="005063A7" w:rsidRDefault="005063A7" w:rsidP="005063A7">
            <w:pPr>
              <w:jc w:val="center"/>
              <w:rPr>
                <w:rFonts w:eastAsia="Times New Roman"/>
                <w:sz w:val="20"/>
                <w:szCs w:val="20"/>
              </w:rPr>
            </w:pPr>
            <w:r>
              <w:rPr>
                <w:sz w:val="16"/>
                <w:rPrChange w:id="2808" w:author="Stoycho Rusinov" w:date="2026-08-08T17:14:00Z">
                  <w:rPr>
                    <w:sz w:val="20"/>
                  </w:rPr>
                </w:rPrChange>
              </w:rPr>
              <w:t>(0.357)</w:t>
            </w:r>
          </w:p>
        </w:tc>
        <w:tc>
          <w:tcPr>
            <w:tcW w:w="977" w:type="dxa"/>
            <w:tcBorders>
              <w:top w:val="nil"/>
              <w:left w:val="nil"/>
              <w:bottom w:val="nil"/>
              <w:right w:val="nil"/>
            </w:tcBorders>
            <w:shd w:val="clear" w:color="auto" w:fill="auto"/>
            <w:noWrap/>
            <w:vAlign w:val="center"/>
            <w:hideMark/>
            <w:tcPrChange w:id="2809" w:author="Stoycho Rusinov" w:date="2026-08-08T17:14:00Z">
              <w:tcPr>
                <w:tcW w:w="977" w:type="dxa"/>
                <w:gridSpan w:val="2"/>
                <w:tcBorders>
                  <w:top w:val="nil"/>
                  <w:left w:val="nil"/>
                  <w:bottom w:val="nil"/>
                  <w:right w:val="nil"/>
                </w:tcBorders>
                <w:shd w:val="clear" w:color="auto" w:fill="auto"/>
                <w:noWrap/>
                <w:vAlign w:val="center"/>
                <w:hideMark/>
              </w:tcPr>
            </w:tcPrChange>
          </w:tcPr>
          <w:p w14:paraId="74A61BDC" w14:textId="77777777" w:rsidR="005063A7" w:rsidRPr="005063A7" w:rsidRDefault="005063A7" w:rsidP="005063A7">
            <w:pPr>
              <w:jc w:val="center"/>
              <w:rPr>
                <w:rFonts w:eastAsia="Times New Roman"/>
                <w:sz w:val="20"/>
                <w:szCs w:val="20"/>
              </w:rPr>
            </w:pPr>
            <w:r>
              <w:rPr>
                <w:sz w:val="16"/>
                <w:rPrChange w:id="2810" w:author="Stoycho Rusinov" w:date="2026-08-08T17:14:00Z">
                  <w:rPr>
                    <w:sz w:val="20"/>
                  </w:rPr>
                </w:rPrChange>
              </w:rPr>
              <w:t>(0.149)</w:t>
            </w:r>
          </w:p>
        </w:tc>
      </w:tr>
      <w:tr w:rsidR="005063A7" w:rsidRPr="005063A7" w14:paraId="11D90D06" w14:textId="77777777" w:rsidTr="005063A7">
        <w:tblPrEx>
          <w:tblW w:w="7405" w:type="dxa"/>
          <w:jc w:val="center"/>
          <w:tblPrExChange w:id="2811" w:author="Stoycho Rusinov" w:date="2026-08-08T17:14:00Z">
            <w:tblPrEx>
              <w:tblW w:w="7405" w:type="dxa"/>
              <w:jc w:val="center"/>
            </w:tblPrEx>
          </w:tblPrExChange>
        </w:tblPrEx>
        <w:trPr>
          <w:trHeight w:val="288"/>
          <w:jc w:val="center"/>
          <w:trPrChange w:id="2812"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813"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26939A8D" w14:textId="77777777" w:rsidR="005063A7" w:rsidRPr="005063A7" w:rsidRDefault="005063A7" w:rsidP="005063A7">
            <w:pPr>
              <w:rPr>
                <w:rFonts w:eastAsia="Times New Roman"/>
                <w:sz w:val="20"/>
                <w:szCs w:val="20"/>
              </w:rPr>
            </w:pPr>
            <w:r>
              <w:rPr>
                <w:rFonts w:eastAsia="Times New Roman"/>
                <w:sz w:val="20"/>
                <w:szCs w:val="20"/>
              </w:rPr>
              <w:t>Spain × Post</w:t>
            </w:r>
          </w:p>
        </w:tc>
        <w:tc>
          <w:tcPr>
            <w:tcW w:w="1512" w:type="dxa"/>
            <w:tcBorders>
              <w:top w:val="nil"/>
              <w:left w:val="nil"/>
              <w:bottom w:val="nil"/>
              <w:right w:val="nil"/>
            </w:tcBorders>
            <w:shd w:val="clear" w:color="auto" w:fill="auto"/>
            <w:noWrap/>
            <w:vAlign w:val="center"/>
            <w:hideMark/>
            <w:tcPrChange w:id="2814" w:author="Stoycho Rusinov" w:date="2026-08-08T17:14:00Z">
              <w:tcPr>
                <w:tcW w:w="1512" w:type="dxa"/>
                <w:tcBorders>
                  <w:top w:val="nil"/>
                  <w:left w:val="nil"/>
                  <w:bottom w:val="nil"/>
                  <w:right w:val="nil"/>
                </w:tcBorders>
                <w:shd w:val="clear" w:color="auto" w:fill="auto"/>
                <w:noWrap/>
                <w:vAlign w:val="center"/>
                <w:hideMark/>
              </w:tcPr>
            </w:tcPrChange>
          </w:tcPr>
          <w:p w14:paraId="079CE74C" w14:textId="77777777" w:rsidR="005063A7" w:rsidRPr="005063A7" w:rsidRDefault="005063A7" w:rsidP="005063A7">
            <w:pPr>
              <w:jc w:val="center"/>
              <w:rPr>
                <w:rFonts w:eastAsia="Times New Roman"/>
                <w:sz w:val="20"/>
                <w:szCs w:val="20"/>
              </w:rPr>
            </w:pPr>
            <w:r>
              <w:rPr>
                <w:sz w:val="16"/>
                <w:rPrChange w:id="2815" w:author="Stoycho Rusinov" w:date="2026-08-08T17:14:00Z">
                  <w:rPr>
                    <w:sz w:val="20"/>
                  </w:rPr>
                </w:rPrChange>
              </w:rPr>
              <w:t>-0.508***</w:t>
            </w:r>
          </w:p>
        </w:tc>
        <w:tc>
          <w:tcPr>
            <w:tcW w:w="977" w:type="dxa"/>
            <w:tcBorders>
              <w:top w:val="nil"/>
              <w:left w:val="nil"/>
              <w:bottom w:val="nil"/>
              <w:right w:val="nil"/>
            </w:tcBorders>
            <w:shd w:val="clear" w:color="auto" w:fill="auto"/>
            <w:noWrap/>
            <w:vAlign w:val="center"/>
            <w:hideMark/>
            <w:tcPrChange w:id="2816" w:author="Stoycho Rusinov" w:date="2026-08-08T17:14:00Z">
              <w:tcPr>
                <w:tcW w:w="977" w:type="dxa"/>
                <w:gridSpan w:val="2"/>
                <w:tcBorders>
                  <w:top w:val="nil"/>
                  <w:left w:val="nil"/>
                  <w:bottom w:val="nil"/>
                  <w:right w:val="nil"/>
                </w:tcBorders>
                <w:shd w:val="clear" w:color="auto" w:fill="auto"/>
                <w:noWrap/>
                <w:vAlign w:val="center"/>
                <w:hideMark/>
              </w:tcPr>
            </w:tcPrChange>
          </w:tcPr>
          <w:p w14:paraId="2961FA72" w14:textId="77777777" w:rsidR="005063A7" w:rsidRPr="005063A7" w:rsidRDefault="005063A7" w:rsidP="005063A7">
            <w:pPr>
              <w:jc w:val="center"/>
              <w:rPr>
                <w:rFonts w:eastAsia="Times New Roman"/>
                <w:sz w:val="20"/>
                <w:szCs w:val="20"/>
              </w:rPr>
            </w:pPr>
            <w:r>
              <w:rPr>
                <w:sz w:val="16"/>
                <w:rPrChange w:id="2817" w:author="Stoycho Rusinov" w:date="2026-08-08T17:14:00Z">
                  <w:rPr>
                    <w:sz w:val="20"/>
                  </w:rPr>
                </w:rPrChange>
              </w:rPr>
              <w:t>-0.484***</w:t>
            </w:r>
          </w:p>
        </w:tc>
        <w:tc>
          <w:tcPr>
            <w:tcW w:w="977" w:type="dxa"/>
            <w:tcBorders>
              <w:top w:val="nil"/>
              <w:left w:val="nil"/>
              <w:bottom w:val="nil"/>
              <w:right w:val="nil"/>
            </w:tcBorders>
            <w:shd w:val="clear" w:color="auto" w:fill="auto"/>
            <w:noWrap/>
            <w:vAlign w:val="center"/>
            <w:hideMark/>
            <w:tcPrChange w:id="2818" w:author="Stoycho Rusinov" w:date="2026-08-08T17:14:00Z">
              <w:tcPr>
                <w:tcW w:w="977" w:type="dxa"/>
                <w:gridSpan w:val="2"/>
                <w:tcBorders>
                  <w:top w:val="nil"/>
                  <w:left w:val="nil"/>
                  <w:bottom w:val="nil"/>
                  <w:right w:val="nil"/>
                </w:tcBorders>
                <w:shd w:val="clear" w:color="auto" w:fill="auto"/>
                <w:noWrap/>
                <w:vAlign w:val="center"/>
                <w:hideMark/>
              </w:tcPr>
            </w:tcPrChange>
          </w:tcPr>
          <w:p w14:paraId="2ED1A4DB" w14:textId="77777777" w:rsidR="005063A7" w:rsidRPr="005063A7" w:rsidRDefault="005063A7" w:rsidP="005063A7">
            <w:pPr>
              <w:jc w:val="center"/>
              <w:rPr>
                <w:rFonts w:eastAsia="Times New Roman"/>
                <w:sz w:val="20"/>
                <w:szCs w:val="20"/>
              </w:rPr>
            </w:pPr>
            <w:r>
              <w:rPr>
                <w:sz w:val="16"/>
                <w:rPrChange w:id="2819" w:author="Stoycho Rusinov" w:date="2026-08-08T17:14:00Z">
                  <w:rPr>
                    <w:sz w:val="20"/>
                  </w:rPr>
                </w:rPrChange>
              </w:rPr>
              <w:t>0.965***</w:t>
            </w:r>
          </w:p>
        </w:tc>
        <w:tc>
          <w:tcPr>
            <w:tcW w:w="977" w:type="dxa"/>
            <w:tcBorders>
              <w:top w:val="nil"/>
              <w:left w:val="nil"/>
              <w:bottom w:val="nil"/>
              <w:right w:val="nil"/>
            </w:tcBorders>
            <w:shd w:val="clear" w:color="auto" w:fill="auto"/>
            <w:noWrap/>
            <w:vAlign w:val="center"/>
            <w:hideMark/>
            <w:tcPrChange w:id="2820" w:author="Stoycho Rusinov" w:date="2026-08-08T17:14:00Z">
              <w:tcPr>
                <w:tcW w:w="977" w:type="dxa"/>
                <w:gridSpan w:val="2"/>
                <w:tcBorders>
                  <w:top w:val="nil"/>
                  <w:left w:val="nil"/>
                  <w:bottom w:val="nil"/>
                  <w:right w:val="nil"/>
                </w:tcBorders>
                <w:shd w:val="clear" w:color="auto" w:fill="auto"/>
                <w:noWrap/>
                <w:vAlign w:val="center"/>
                <w:hideMark/>
              </w:tcPr>
            </w:tcPrChange>
          </w:tcPr>
          <w:p w14:paraId="3BAE3D4D" w14:textId="77777777" w:rsidR="005063A7" w:rsidRPr="005063A7" w:rsidRDefault="005063A7" w:rsidP="005063A7">
            <w:pPr>
              <w:jc w:val="center"/>
              <w:rPr>
                <w:rFonts w:eastAsia="Times New Roman"/>
                <w:sz w:val="20"/>
                <w:szCs w:val="20"/>
              </w:rPr>
            </w:pPr>
            <w:r>
              <w:rPr>
                <w:sz w:val="16"/>
                <w:rPrChange w:id="2821" w:author="Stoycho Rusinov" w:date="2026-08-08T17:14:00Z">
                  <w:rPr>
                    <w:sz w:val="20"/>
                  </w:rPr>
                </w:rPrChange>
              </w:rPr>
              <w:t>-0.236</w:t>
            </w:r>
          </w:p>
        </w:tc>
        <w:tc>
          <w:tcPr>
            <w:tcW w:w="977" w:type="dxa"/>
            <w:tcBorders>
              <w:top w:val="nil"/>
              <w:left w:val="nil"/>
              <w:bottom w:val="nil"/>
              <w:right w:val="nil"/>
            </w:tcBorders>
            <w:shd w:val="clear" w:color="auto" w:fill="auto"/>
            <w:noWrap/>
            <w:vAlign w:val="center"/>
            <w:hideMark/>
            <w:tcPrChange w:id="2822" w:author="Stoycho Rusinov" w:date="2026-08-08T17:14:00Z">
              <w:tcPr>
                <w:tcW w:w="977" w:type="dxa"/>
                <w:gridSpan w:val="2"/>
                <w:tcBorders>
                  <w:top w:val="nil"/>
                  <w:left w:val="nil"/>
                  <w:bottom w:val="nil"/>
                  <w:right w:val="nil"/>
                </w:tcBorders>
                <w:shd w:val="clear" w:color="auto" w:fill="auto"/>
                <w:noWrap/>
                <w:vAlign w:val="center"/>
                <w:hideMark/>
              </w:tcPr>
            </w:tcPrChange>
          </w:tcPr>
          <w:p w14:paraId="26728159" w14:textId="77777777" w:rsidR="005063A7" w:rsidRPr="005063A7" w:rsidRDefault="005063A7" w:rsidP="005063A7">
            <w:pPr>
              <w:jc w:val="center"/>
              <w:rPr>
                <w:rFonts w:eastAsia="Times New Roman"/>
                <w:sz w:val="20"/>
                <w:szCs w:val="20"/>
              </w:rPr>
            </w:pPr>
            <w:r>
              <w:rPr>
                <w:sz w:val="16"/>
                <w:rPrChange w:id="2823" w:author="Stoycho Rusinov" w:date="2026-08-08T17:14:00Z">
                  <w:rPr>
                    <w:sz w:val="20"/>
                  </w:rPr>
                </w:rPrChange>
              </w:rPr>
              <w:t>-0.645***</w:t>
            </w:r>
          </w:p>
        </w:tc>
      </w:tr>
      <w:tr w:rsidR="005063A7" w:rsidRPr="005063A7" w14:paraId="5E481C93" w14:textId="77777777" w:rsidTr="005063A7">
        <w:tblPrEx>
          <w:tblW w:w="7405" w:type="dxa"/>
          <w:jc w:val="center"/>
          <w:tblPrExChange w:id="2824" w:author="Stoycho Rusinov" w:date="2026-08-08T17:14:00Z">
            <w:tblPrEx>
              <w:tblW w:w="7405" w:type="dxa"/>
              <w:jc w:val="center"/>
            </w:tblPrEx>
          </w:tblPrExChange>
        </w:tblPrEx>
        <w:trPr>
          <w:trHeight w:val="288"/>
          <w:jc w:val="center"/>
          <w:trPrChange w:id="2825"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826" w:author="Stoycho Rusinov" w:date="2026-08-08T17:14:00Z">
              <w:tcPr>
                <w:tcW w:w="1985" w:type="dxa"/>
                <w:vMerge/>
                <w:tcBorders>
                  <w:top w:val="nil"/>
                  <w:left w:val="nil"/>
                  <w:bottom w:val="nil"/>
                  <w:right w:val="nil"/>
                </w:tcBorders>
                <w:vAlign w:val="center"/>
                <w:hideMark/>
              </w:tcPr>
            </w:tcPrChange>
          </w:tcPr>
          <w:p w14:paraId="4ED562EA"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827" w:author="Stoycho Rusinov" w:date="2026-08-08T17:14:00Z">
              <w:tcPr>
                <w:tcW w:w="1512" w:type="dxa"/>
                <w:tcBorders>
                  <w:top w:val="nil"/>
                  <w:left w:val="nil"/>
                  <w:bottom w:val="nil"/>
                  <w:right w:val="nil"/>
                </w:tcBorders>
                <w:shd w:val="clear" w:color="auto" w:fill="auto"/>
                <w:noWrap/>
                <w:vAlign w:val="center"/>
                <w:hideMark/>
              </w:tcPr>
            </w:tcPrChange>
          </w:tcPr>
          <w:p w14:paraId="6B408CA3" w14:textId="77777777" w:rsidR="005063A7" w:rsidRPr="005063A7" w:rsidRDefault="005063A7" w:rsidP="005063A7">
            <w:pPr>
              <w:jc w:val="center"/>
              <w:rPr>
                <w:rFonts w:eastAsia="Times New Roman"/>
                <w:sz w:val="20"/>
                <w:szCs w:val="20"/>
              </w:rPr>
            </w:pPr>
            <w:r>
              <w:rPr>
                <w:sz w:val="16"/>
                <w:rPrChange w:id="2828" w:author="Stoycho Rusinov" w:date="2026-08-08T17:14:00Z">
                  <w:rPr>
                    <w:sz w:val="20"/>
                  </w:rPr>
                </w:rPrChange>
              </w:rPr>
              <w:t>(0.084)</w:t>
            </w:r>
          </w:p>
        </w:tc>
        <w:tc>
          <w:tcPr>
            <w:tcW w:w="977" w:type="dxa"/>
            <w:tcBorders>
              <w:top w:val="nil"/>
              <w:left w:val="nil"/>
              <w:bottom w:val="nil"/>
              <w:right w:val="nil"/>
            </w:tcBorders>
            <w:shd w:val="clear" w:color="auto" w:fill="auto"/>
            <w:noWrap/>
            <w:vAlign w:val="center"/>
            <w:hideMark/>
            <w:tcPrChange w:id="2829" w:author="Stoycho Rusinov" w:date="2026-08-08T17:14:00Z">
              <w:tcPr>
                <w:tcW w:w="977" w:type="dxa"/>
                <w:gridSpan w:val="2"/>
                <w:tcBorders>
                  <w:top w:val="nil"/>
                  <w:left w:val="nil"/>
                  <w:bottom w:val="nil"/>
                  <w:right w:val="nil"/>
                </w:tcBorders>
                <w:shd w:val="clear" w:color="auto" w:fill="auto"/>
                <w:noWrap/>
                <w:vAlign w:val="center"/>
                <w:hideMark/>
              </w:tcPr>
            </w:tcPrChange>
          </w:tcPr>
          <w:p w14:paraId="26603D0E" w14:textId="77777777" w:rsidR="005063A7" w:rsidRPr="005063A7" w:rsidRDefault="005063A7" w:rsidP="005063A7">
            <w:pPr>
              <w:jc w:val="center"/>
              <w:rPr>
                <w:rFonts w:eastAsia="Times New Roman"/>
                <w:sz w:val="20"/>
                <w:szCs w:val="20"/>
              </w:rPr>
            </w:pPr>
            <w:r>
              <w:rPr>
                <w:sz w:val="16"/>
                <w:rPrChange w:id="2830" w:author="Stoycho Rusinov" w:date="2026-08-08T17:14:00Z">
                  <w:rPr>
                    <w:sz w:val="20"/>
                  </w:rPr>
                </w:rPrChange>
              </w:rPr>
              <w:t>(0.079)</w:t>
            </w:r>
          </w:p>
        </w:tc>
        <w:tc>
          <w:tcPr>
            <w:tcW w:w="977" w:type="dxa"/>
            <w:tcBorders>
              <w:top w:val="nil"/>
              <w:left w:val="nil"/>
              <w:bottom w:val="nil"/>
              <w:right w:val="nil"/>
            </w:tcBorders>
            <w:shd w:val="clear" w:color="auto" w:fill="auto"/>
            <w:noWrap/>
            <w:vAlign w:val="center"/>
            <w:hideMark/>
            <w:tcPrChange w:id="2831" w:author="Stoycho Rusinov" w:date="2026-08-08T17:14:00Z">
              <w:tcPr>
                <w:tcW w:w="977" w:type="dxa"/>
                <w:gridSpan w:val="2"/>
                <w:tcBorders>
                  <w:top w:val="nil"/>
                  <w:left w:val="nil"/>
                  <w:bottom w:val="nil"/>
                  <w:right w:val="nil"/>
                </w:tcBorders>
                <w:shd w:val="clear" w:color="auto" w:fill="auto"/>
                <w:noWrap/>
                <w:vAlign w:val="center"/>
                <w:hideMark/>
              </w:tcPr>
            </w:tcPrChange>
          </w:tcPr>
          <w:p w14:paraId="55131508" w14:textId="77777777" w:rsidR="005063A7" w:rsidRPr="005063A7" w:rsidRDefault="005063A7" w:rsidP="005063A7">
            <w:pPr>
              <w:jc w:val="center"/>
              <w:rPr>
                <w:rFonts w:eastAsia="Times New Roman"/>
                <w:sz w:val="20"/>
                <w:szCs w:val="20"/>
              </w:rPr>
            </w:pPr>
            <w:r>
              <w:rPr>
                <w:sz w:val="16"/>
                <w:rPrChange w:id="2832" w:author="Stoycho Rusinov" w:date="2026-08-08T17:14:00Z">
                  <w:rPr>
                    <w:sz w:val="20"/>
                  </w:rPr>
                </w:rPrChange>
              </w:rPr>
              <w:t>(0.065)</w:t>
            </w:r>
          </w:p>
        </w:tc>
        <w:tc>
          <w:tcPr>
            <w:tcW w:w="977" w:type="dxa"/>
            <w:tcBorders>
              <w:top w:val="nil"/>
              <w:left w:val="nil"/>
              <w:bottom w:val="nil"/>
              <w:right w:val="nil"/>
            </w:tcBorders>
            <w:shd w:val="clear" w:color="auto" w:fill="auto"/>
            <w:noWrap/>
            <w:vAlign w:val="center"/>
            <w:hideMark/>
            <w:tcPrChange w:id="2833" w:author="Stoycho Rusinov" w:date="2026-08-08T17:14:00Z">
              <w:tcPr>
                <w:tcW w:w="977" w:type="dxa"/>
                <w:gridSpan w:val="2"/>
                <w:tcBorders>
                  <w:top w:val="nil"/>
                  <w:left w:val="nil"/>
                  <w:bottom w:val="nil"/>
                  <w:right w:val="nil"/>
                </w:tcBorders>
                <w:shd w:val="clear" w:color="auto" w:fill="auto"/>
                <w:noWrap/>
                <w:vAlign w:val="center"/>
                <w:hideMark/>
              </w:tcPr>
            </w:tcPrChange>
          </w:tcPr>
          <w:p w14:paraId="581AB0AB" w14:textId="77777777" w:rsidR="005063A7" w:rsidRPr="005063A7" w:rsidRDefault="005063A7" w:rsidP="005063A7">
            <w:pPr>
              <w:jc w:val="center"/>
              <w:rPr>
                <w:rFonts w:eastAsia="Times New Roman"/>
                <w:sz w:val="20"/>
                <w:szCs w:val="20"/>
              </w:rPr>
            </w:pPr>
            <w:r>
              <w:rPr>
                <w:sz w:val="16"/>
                <w:rPrChange w:id="2834" w:author="Stoycho Rusinov" w:date="2026-08-08T17:14:00Z">
                  <w:rPr>
                    <w:sz w:val="20"/>
                  </w:rPr>
                </w:rPrChange>
              </w:rPr>
              <w:t>(0.173)</w:t>
            </w:r>
          </w:p>
        </w:tc>
        <w:tc>
          <w:tcPr>
            <w:tcW w:w="977" w:type="dxa"/>
            <w:tcBorders>
              <w:top w:val="nil"/>
              <w:left w:val="nil"/>
              <w:bottom w:val="nil"/>
              <w:right w:val="nil"/>
            </w:tcBorders>
            <w:shd w:val="clear" w:color="auto" w:fill="auto"/>
            <w:noWrap/>
            <w:vAlign w:val="center"/>
            <w:hideMark/>
            <w:tcPrChange w:id="2835" w:author="Stoycho Rusinov" w:date="2026-08-08T17:14:00Z">
              <w:tcPr>
                <w:tcW w:w="977" w:type="dxa"/>
                <w:gridSpan w:val="2"/>
                <w:tcBorders>
                  <w:top w:val="nil"/>
                  <w:left w:val="nil"/>
                  <w:bottom w:val="nil"/>
                  <w:right w:val="nil"/>
                </w:tcBorders>
                <w:shd w:val="clear" w:color="auto" w:fill="auto"/>
                <w:noWrap/>
                <w:vAlign w:val="center"/>
                <w:hideMark/>
              </w:tcPr>
            </w:tcPrChange>
          </w:tcPr>
          <w:p w14:paraId="12F86505" w14:textId="77777777" w:rsidR="005063A7" w:rsidRPr="005063A7" w:rsidRDefault="005063A7" w:rsidP="005063A7">
            <w:pPr>
              <w:jc w:val="center"/>
              <w:rPr>
                <w:rFonts w:eastAsia="Times New Roman"/>
                <w:sz w:val="20"/>
                <w:szCs w:val="20"/>
              </w:rPr>
            </w:pPr>
            <w:r>
              <w:rPr>
                <w:sz w:val="16"/>
                <w:rPrChange w:id="2836" w:author="Stoycho Rusinov" w:date="2026-08-08T17:14:00Z">
                  <w:rPr>
                    <w:sz w:val="20"/>
                  </w:rPr>
                </w:rPrChange>
              </w:rPr>
              <w:t>(0.087)</w:t>
            </w:r>
          </w:p>
        </w:tc>
      </w:tr>
      <w:tr w:rsidR="005063A7" w:rsidRPr="005063A7" w14:paraId="4E3FB97A" w14:textId="77777777" w:rsidTr="005063A7">
        <w:tblPrEx>
          <w:tblW w:w="7405" w:type="dxa"/>
          <w:jc w:val="center"/>
          <w:tblPrExChange w:id="2837" w:author="Stoycho Rusinov" w:date="2026-08-08T17:14:00Z">
            <w:tblPrEx>
              <w:tblW w:w="7405" w:type="dxa"/>
              <w:jc w:val="center"/>
            </w:tblPrEx>
          </w:tblPrExChange>
        </w:tblPrEx>
        <w:trPr>
          <w:trHeight w:val="288"/>
          <w:jc w:val="center"/>
          <w:trPrChange w:id="2838" w:author="Stoycho Rusinov" w:date="2026-08-08T17:14:00Z">
            <w:trPr>
              <w:gridAfter w:val="0"/>
              <w:trHeight w:val="288"/>
              <w:jc w:val="center"/>
            </w:trPr>
          </w:trPrChange>
        </w:trPr>
        <w:tc>
          <w:tcPr>
            <w:tcW w:w="1985" w:type="dxa"/>
            <w:vMerge w:val="restart"/>
            <w:tcBorders>
              <w:top w:val="nil"/>
              <w:left w:val="nil"/>
              <w:bottom w:val="nil"/>
              <w:right w:val="nil"/>
            </w:tcBorders>
            <w:shd w:val="clear" w:color="auto" w:fill="auto"/>
            <w:noWrap/>
            <w:vAlign w:val="center"/>
            <w:hideMark/>
            <w:tcPrChange w:id="2839" w:author="Stoycho Rusinov" w:date="2026-08-08T17:14:00Z">
              <w:tcPr>
                <w:tcW w:w="1985" w:type="dxa"/>
                <w:vMerge w:val="restart"/>
                <w:tcBorders>
                  <w:top w:val="nil"/>
                  <w:left w:val="nil"/>
                  <w:bottom w:val="nil"/>
                  <w:right w:val="nil"/>
                </w:tcBorders>
                <w:shd w:val="clear" w:color="auto" w:fill="auto"/>
                <w:noWrap/>
                <w:vAlign w:val="center"/>
                <w:hideMark/>
              </w:tcPr>
            </w:tcPrChange>
          </w:tcPr>
          <w:p w14:paraId="0F7D103E" w14:textId="77777777" w:rsidR="005063A7" w:rsidRPr="005063A7" w:rsidRDefault="005063A7" w:rsidP="005063A7">
            <w:pPr>
              <w:rPr>
                <w:rFonts w:eastAsia="Times New Roman"/>
                <w:sz w:val="20"/>
                <w:szCs w:val="20"/>
              </w:rPr>
            </w:pPr>
            <w:r>
              <w:rPr>
                <w:rFonts w:eastAsia="Times New Roman"/>
                <w:sz w:val="20"/>
                <w:szCs w:val="20"/>
              </w:rPr>
              <w:t>Sweden × Post</w:t>
            </w:r>
          </w:p>
        </w:tc>
        <w:tc>
          <w:tcPr>
            <w:tcW w:w="1512" w:type="dxa"/>
            <w:tcBorders>
              <w:top w:val="nil"/>
              <w:left w:val="nil"/>
              <w:bottom w:val="nil"/>
              <w:right w:val="nil"/>
            </w:tcBorders>
            <w:shd w:val="clear" w:color="auto" w:fill="auto"/>
            <w:noWrap/>
            <w:vAlign w:val="center"/>
            <w:hideMark/>
            <w:tcPrChange w:id="2840" w:author="Stoycho Rusinov" w:date="2026-08-08T17:14:00Z">
              <w:tcPr>
                <w:tcW w:w="1512" w:type="dxa"/>
                <w:tcBorders>
                  <w:top w:val="nil"/>
                  <w:left w:val="nil"/>
                  <w:bottom w:val="nil"/>
                  <w:right w:val="nil"/>
                </w:tcBorders>
                <w:shd w:val="clear" w:color="auto" w:fill="auto"/>
                <w:noWrap/>
                <w:vAlign w:val="center"/>
                <w:hideMark/>
              </w:tcPr>
            </w:tcPrChange>
          </w:tcPr>
          <w:p w14:paraId="4BE4D006" w14:textId="77777777" w:rsidR="005063A7" w:rsidRPr="005063A7" w:rsidRDefault="005063A7" w:rsidP="005063A7">
            <w:pPr>
              <w:jc w:val="center"/>
              <w:rPr>
                <w:rFonts w:eastAsia="Times New Roman"/>
                <w:sz w:val="20"/>
                <w:szCs w:val="20"/>
              </w:rPr>
            </w:pPr>
            <w:r>
              <w:rPr>
                <w:sz w:val="16"/>
                <w:rPrChange w:id="2841" w:author="Stoycho Rusinov" w:date="2026-08-08T17:14:00Z">
                  <w:rPr>
                    <w:sz w:val="20"/>
                  </w:rPr>
                </w:rPrChange>
              </w:rPr>
              <w:t>-0.967***</w:t>
            </w:r>
          </w:p>
        </w:tc>
        <w:tc>
          <w:tcPr>
            <w:tcW w:w="977" w:type="dxa"/>
            <w:tcBorders>
              <w:top w:val="nil"/>
              <w:left w:val="nil"/>
              <w:bottom w:val="nil"/>
              <w:right w:val="nil"/>
            </w:tcBorders>
            <w:shd w:val="clear" w:color="auto" w:fill="auto"/>
            <w:noWrap/>
            <w:vAlign w:val="center"/>
            <w:hideMark/>
            <w:tcPrChange w:id="2842" w:author="Stoycho Rusinov" w:date="2026-08-08T17:14:00Z">
              <w:tcPr>
                <w:tcW w:w="977" w:type="dxa"/>
                <w:gridSpan w:val="2"/>
                <w:tcBorders>
                  <w:top w:val="nil"/>
                  <w:left w:val="nil"/>
                  <w:bottom w:val="nil"/>
                  <w:right w:val="nil"/>
                </w:tcBorders>
                <w:shd w:val="clear" w:color="auto" w:fill="auto"/>
                <w:noWrap/>
                <w:vAlign w:val="center"/>
                <w:hideMark/>
              </w:tcPr>
            </w:tcPrChange>
          </w:tcPr>
          <w:p w14:paraId="240D442F" w14:textId="77777777" w:rsidR="005063A7" w:rsidRPr="005063A7" w:rsidRDefault="005063A7" w:rsidP="005063A7">
            <w:pPr>
              <w:jc w:val="center"/>
              <w:rPr>
                <w:rFonts w:eastAsia="Times New Roman"/>
                <w:sz w:val="20"/>
                <w:szCs w:val="20"/>
              </w:rPr>
            </w:pPr>
            <w:r>
              <w:rPr>
                <w:sz w:val="16"/>
                <w:rPrChange w:id="2843" w:author="Stoycho Rusinov" w:date="2026-08-08T17:14:00Z">
                  <w:rPr>
                    <w:sz w:val="20"/>
                  </w:rPr>
                </w:rPrChange>
              </w:rPr>
              <w:t>-0.944***</w:t>
            </w:r>
          </w:p>
        </w:tc>
        <w:tc>
          <w:tcPr>
            <w:tcW w:w="977" w:type="dxa"/>
            <w:tcBorders>
              <w:top w:val="nil"/>
              <w:left w:val="nil"/>
              <w:bottom w:val="nil"/>
              <w:right w:val="nil"/>
            </w:tcBorders>
            <w:shd w:val="clear" w:color="auto" w:fill="auto"/>
            <w:noWrap/>
            <w:vAlign w:val="center"/>
            <w:hideMark/>
            <w:tcPrChange w:id="2844" w:author="Stoycho Rusinov" w:date="2026-08-08T17:14:00Z">
              <w:tcPr>
                <w:tcW w:w="977" w:type="dxa"/>
                <w:gridSpan w:val="2"/>
                <w:tcBorders>
                  <w:top w:val="nil"/>
                  <w:left w:val="nil"/>
                  <w:bottom w:val="nil"/>
                  <w:right w:val="nil"/>
                </w:tcBorders>
                <w:shd w:val="clear" w:color="auto" w:fill="auto"/>
                <w:noWrap/>
                <w:vAlign w:val="center"/>
                <w:hideMark/>
              </w:tcPr>
            </w:tcPrChange>
          </w:tcPr>
          <w:p w14:paraId="2BFD75EC" w14:textId="77777777" w:rsidR="005063A7" w:rsidRPr="005063A7" w:rsidRDefault="005063A7" w:rsidP="005063A7">
            <w:pPr>
              <w:jc w:val="center"/>
              <w:rPr>
                <w:rFonts w:eastAsia="Times New Roman"/>
                <w:sz w:val="20"/>
                <w:szCs w:val="20"/>
              </w:rPr>
            </w:pPr>
            <w:r>
              <w:rPr>
                <w:sz w:val="16"/>
                <w:rPrChange w:id="2845" w:author="Stoycho Rusinov" w:date="2026-08-08T17:14:00Z">
                  <w:rPr>
                    <w:sz w:val="20"/>
                  </w:rPr>
                </w:rPrChange>
              </w:rPr>
              <w:t>-0.629***</w:t>
            </w:r>
          </w:p>
        </w:tc>
        <w:tc>
          <w:tcPr>
            <w:tcW w:w="977" w:type="dxa"/>
            <w:tcBorders>
              <w:top w:val="nil"/>
              <w:left w:val="nil"/>
              <w:bottom w:val="nil"/>
              <w:right w:val="nil"/>
            </w:tcBorders>
            <w:shd w:val="clear" w:color="auto" w:fill="auto"/>
            <w:noWrap/>
            <w:vAlign w:val="center"/>
            <w:hideMark/>
            <w:tcPrChange w:id="2846" w:author="Stoycho Rusinov" w:date="2026-08-08T17:14:00Z">
              <w:tcPr>
                <w:tcW w:w="977" w:type="dxa"/>
                <w:gridSpan w:val="2"/>
                <w:tcBorders>
                  <w:top w:val="nil"/>
                  <w:left w:val="nil"/>
                  <w:bottom w:val="nil"/>
                  <w:right w:val="nil"/>
                </w:tcBorders>
                <w:shd w:val="clear" w:color="auto" w:fill="auto"/>
                <w:noWrap/>
                <w:vAlign w:val="center"/>
                <w:hideMark/>
              </w:tcPr>
            </w:tcPrChange>
          </w:tcPr>
          <w:p w14:paraId="35A1B713" w14:textId="77777777" w:rsidR="005063A7" w:rsidRPr="005063A7" w:rsidRDefault="005063A7" w:rsidP="005063A7">
            <w:pPr>
              <w:jc w:val="center"/>
              <w:rPr>
                <w:rFonts w:eastAsia="Times New Roman"/>
                <w:sz w:val="20"/>
                <w:szCs w:val="20"/>
              </w:rPr>
            </w:pPr>
            <w:r>
              <w:rPr>
                <w:sz w:val="16"/>
                <w:rPrChange w:id="2847" w:author="Stoycho Rusinov" w:date="2026-08-08T17:14:00Z">
                  <w:rPr>
                    <w:sz w:val="20"/>
                  </w:rPr>
                </w:rPrChange>
              </w:rPr>
              <w:t>-0.406</w:t>
            </w:r>
          </w:p>
        </w:tc>
        <w:tc>
          <w:tcPr>
            <w:tcW w:w="977" w:type="dxa"/>
            <w:tcBorders>
              <w:top w:val="nil"/>
              <w:left w:val="nil"/>
              <w:bottom w:val="nil"/>
              <w:right w:val="nil"/>
            </w:tcBorders>
            <w:shd w:val="clear" w:color="auto" w:fill="auto"/>
            <w:noWrap/>
            <w:vAlign w:val="center"/>
            <w:hideMark/>
            <w:tcPrChange w:id="2848" w:author="Stoycho Rusinov" w:date="2026-08-08T17:14:00Z">
              <w:tcPr>
                <w:tcW w:w="977" w:type="dxa"/>
                <w:gridSpan w:val="2"/>
                <w:tcBorders>
                  <w:top w:val="nil"/>
                  <w:left w:val="nil"/>
                  <w:bottom w:val="nil"/>
                  <w:right w:val="nil"/>
                </w:tcBorders>
                <w:shd w:val="clear" w:color="auto" w:fill="auto"/>
                <w:noWrap/>
                <w:vAlign w:val="center"/>
                <w:hideMark/>
              </w:tcPr>
            </w:tcPrChange>
          </w:tcPr>
          <w:p w14:paraId="17F933AA" w14:textId="77777777" w:rsidR="005063A7" w:rsidRPr="005063A7" w:rsidRDefault="005063A7" w:rsidP="005063A7">
            <w:pPr>
              <w:jc w:val="center"/>
              <w:rPr>
                <w:rFonts w:eastAsia="Times New Roman"/>
                <w:sz w:val="20"/>
                <w:szCs w:val="20"/>
              </w:rPr>
            </w:pPr>
            <w:r>
              <w:rPr>
                <w:sz w:val="16"/>
                <w:rPrChange w:id="2849" w:author="Stoycho Rusinov" w:date="2026-08-08T17:14:00Z">
                  <w:rPr>
                    <w:sz w:val="20"/>
                  </w:rPr>
                </w:rPrChange>
              </w:rPr>
              <w:t>-1.104***</w:t>
            </w:r>
          </w:p>
        </w:tc>
      </w:tr>
      <w:tr w:rsidR="005063A7" w:rsidRPr="005063A7" w14:paraId="34B29A51" w14:textId="77777777" w:rsidTr="005063A7">
        <w:tblPrEx>
          <w:tblW w:w="7405" w:type="dxa"/>
          <w:jc w:val="center"/>
          <w:tblPrExChange w:id="2850" w:author="Stoycho Rusinov" w:date="2026-08-08T17:14:00Z">
            <w:tblPrEx>
              <w:tblW w:w="7405" w:type="dxa"/>
              <w:jc w:val="center"/>
            </w:tblPrEx>
          </w:tblPrExChange>
        </w:tblPrEx>
        <w:trPr>
          <w:trHeight w:val="288"/>
          <w:jc w:val="center"/>
          <w:trPrChange w:id="2851" w:author="Stoycho Rusinov" w:date="2026-08-08T17:14:00Z">
            <w:trPr>
              <w:gridAfter w:val="0"/>
              <w:trHeight w:val="288"/>
              <w:jc w:val="center"/>
            </w:trPr>
          </w:trPrChange>
        </w:trPr>
        <w:tc>
          <w:tcPr>
            <w:tcW w:w="1985" w:type="dxa"/>
            <w:vMerge/>
            <w:tcBorders>
              <w:top w:val="nil"/>
              <w:left w:val="nil"/>
              <w:bottom w:val="nil"/>
              <w:right w:val="nil"/>
            </w:tcBorders>
            <w:vAlign w:val="center"/>
            <w:hideMark/>
            <w:tcPrChange w:id="2852" w:author="Stoycho Rusinov" w:date="2026-08-08T17:14:00Z">
              <w:tcPr>
                <w:tcW w:w="1985" w:type="dxa"/>
                <w:vMerge/>
                <w:tcBorders>
                  <w:top w:val="nil"/>
                  <w:left w:val="nil"/>
                  <w:bottom w:val="nil"/>
                  <w:right w:val="nil"/>
                </w:tcBorders>
                <w:vAlign w:val="center"/>
                <w:hideMark/>
              </w:tcPr>
            </w:tcPrChange>
          </w:tcPr>
          <w:p w14:paraId="7DBB6A6A" w14:textId="77777777" w:rsidR="005063A7" w:rsidRPr="005063A7" w:rsidRDefault="005063A7" w:rsidP="005063A7">
            <w:pPr>
              <w:rPr>
                <w:rFonts w:eastAsia="Times New Roman"/>
                <w:sz w:val="20"/>
                <w:szCs w:val="20"/>
              </w:rPr>
            </w:pPr>
          </w:p>
        </w:tc>
        <w:tc>
          <w:tcPr>
            <w:tcW w:w="1512" w:type="dxa"/>
            <w:tcBorders>
              <w:top w:val="nil"/>
              <w:left w:val="nil"/>
              <w:bottom w:val="nil"/>
              <w:right w:val="nil"/>
            </w:tcBorders>
            <w:shd w:val="clear" w:color="auto" w:fill="auto"/>
            <w:noWrap/>
            <w:vAlign w:val="center"/>
            <w:hideMark/>
            <w:tcPrChange w:id="2853" w:author="Stoycho Rusinov" w:date="2026-08-08T17:14:00Z">
              <w:tcPr>
                <w:tcW w:w="1512" w:type="dxa"/>
                <w:tcBorders>
                  <w:top w:val="nil"/>
                  <w:left w:val="nil"/>
                  <w:bottom w:val="nil"/>
                  <w:right w:val="nil"/>
                </w:tcBorders>
                <w:shd w:val="clear" w:color="auto" w:fill="auto"/>
                <w:noWrap/>
                <w:vAlign w:val="center"/>
                <w:hideMark/>
              </w:tcPr>
            </w:tcPrChange>
          </w:tcPr>
          <w:p w14:paraId="19EE5055" w14:textId="77777777" w:rsidR="005063A7" w:rsidRPr="005063A7" w:rsidRDefault="005063A7" w:rsidP="005063A7">
            <w:pPr>
              <w:jc w:val="center"/>
              <w:rPr>
                <w:rFonts w:eastAsia="Times New Roman"/>
                <w:sz w:val="20"/>
                <w:szCs w:val="20"/>
              </w:rPr>
            </w:pPr>
            <w:r>
              <w:rPr>
                <w:sz w:val="16"/>
                <w:rPrChange w:id="2854" w:author="Stoycho Rusinov" w:date="2026-08-08T17:14:00Z">
                  <w:rPr>
                    <w:sz w:val="20"/>
                  </w:rPr>
                </w:rPrChange>
              </w:rPr>
              <w:t>(0.141)</w:t>
            </w:r>
          </w:p>
        </w:tc>
        <w:tc>
          <w:tcPr>
            <w:tcW w:w="977" w:type="dxa"/>
            <w:tcBorders>
              <w:top w:val="nil"/>
              <w:left w:val="nil"/>
              <w:bottom w:val="nil"/>
              <w:right w:val="nil"/>
            </w:tcBorders>
            <w:shd w:val="clear" w:color="auto" w:fill="auto"/>
            <w:noWrap/>
            <w:vAlign w:val="center"/>
            <w:hideMark/>
            <w:tcPrChange w:id="2855" w:author="Stoycho Rusinov" w:date="2026-08-08T17:14:00Z">
              <w:tcPr>
                <w:tcW w:w="977" w:type="dxa"/>
                <w:gridSpan w:val="2"/>
                <w:tcBorders>
                  <w:top w:val="nil"/>
                  <w:left w:val="nil"/>
                  <w:bottom w:val="nil"/>
                  <w:right w:val="nil"/>
                </w:tcBorders>
                <w:shd w:val="clear" w:color="auto" w:fill="auto"/>
                <w:noWrap/>
                <w:vAlign w:val="center"/>
                <w:hideMark/>
              </w:tcPr>
            </w:tcPrChange>
          </w:tcPr>
          <w:p w14:paraId="668C8F0A" w14:textId="77777777" w:rsidR="005063A7" w:rsidRPr="005063A7" w:rsidRDefault="005063A7" w:rsidP="005063A7">
            <w:pPr>
              <w:jc w:val="center"/>
              <w:rPr>
                <w:rFonts w:eastAsia="Times New Roman"/>
                <w:sz w:val="20"/>
                <w:szCs w:val="20"/>
              </w:rPr>
            </w:pPr>
            <w:r>
              <w:rPr>
                <w:sz w:val="16"/>
                <w:rPrChange w:id="2856" w:author="Stoycho Rusinov" w:date="2026-08-08T17:14:00Z">
                  <w:rPr>
                    <w:sz w:val="20"/>
                  </w:rPr>
                </w:rPrChange>
              </w:rPr>
              <w:t>(0.138)</w:t>
            </w:r>
          </w:p>
        </w:tc>
        <w:tc>
          <w:tcPr>
            <w:tcW w:w="977" w:type="dxa"/>
            <w:tcBorders>
              <w:top w:val="nil"/>
              <w:left w:val="nil"/>
              <w:bottom w:val="nil"/>
              <w:right w:val="nil"/>
            </w:tcBorders>
            <w:shd w:val="clear" w:color="auto" w:fill="auto"/>
            <w:noWrap/>
            <w:vAlign w:val="center"/>
            <w:hideMark/>
            <w:tcPrChange w:id="2857" w:author="Stoycho Rusinov" w:date="2026-08-08T17:14:00Z">
              <w:tcPr>
                <w:tcW w:w="977" w:type="dxa"/>
                <w:gridSpan w:val="2"/>
                <w:tcBorders>
                  <w:top w:val="nil"/>
                  <w:left w:val="nil"/>
                  <w:bottom w:val="nil"/>
                  <w:right w:val="nil"/>
                </w:tcBorders>
                <w:shd w:val="clear" w:color="auto" w:fill="auto"/>
                <w:noWrap/>
                <w:vAlign w:val="center"/>
                <w:hideMark/>
              </w:tcPr>
            </w:tcPrChange>
          </w:tcPr>
          <w:p w14:paraId="39585B62" w14:textId="77777777" w:rsidR="005063A7" w:rsidRPr="005063A7" w:rsidRDefault="005063A7" w:rsidP="005063A7">
            <w:pPr>
              <w:jc w:val="center"/>
              <w:rPr>
                <w:rFonts w:eastAsia="Times New Roman"/>
                <w:sz w:val="20"/>
                <w:szCs w:val="20"/>
              </w:rPr>
            </w:pPr>
            <w:r>
              <w:rPr>
                <w:sz w:val="16"/>
                <w:rPrChange w:id="2858" w:author="Stoycho Rusinov" w:date="2026-08-08T17:14:00Z">
                  <w:rPr>
                    <w:sz w:val="20"/>
                  </w:rPr>
                </w:rPrChange>
              </w:rPr>
              <w:t>(0.124)</w:t>
            </w:r>
          </w:p>
        </w:tc>
        <w:tc>
          <w:tcPr>
            <w:tcW w:w="977" w:type="dxa"/>
            <w:tcBorders>
              <w:top w:val="nil"/>
              <w:left w:val="nil"/>
              <w:bottom w:val="nil"/>
              <w:right w:val="nil"/>
            </w:tcBorders>
            <w:shd w:val="clear" w:color="auto" w:fill="auto"/>
            <w:noWrap/>
            <w:vAlign w:val="center"/>
            <w:hideMark/>
            <w:tcPrChange w:id="2859" w:author="Stoycho Rusinov" w:date="2026-08-08T17:14:00Z">
              <w:tcPr>
                <w:tcW w:w="977" w:type="dxa"/>
                <w:gridSpan w:val="2"/>
                <w:tcBorders>
                  <w:top w:val="nil"/>
                  <w:left w:val="nil"/>
                  <w:bottom w:val="nil"/>
                  <w:right w:val="nil"/>
                </w:tcBorders>
                <w:shd w:val="clear" w:color="auto" w:fill="auto"/>
                <w:noWrap/>
                <w:vAlign w:val="center"/>
                <w:hideMark/>
              </w:tcPr>
            </w:tcPrChange>
          </w:tcPr>
          <w:p w14:paraId="0DB695E5" w14:textId="77777777" w:rsidR="005063A7" w:rsidRPr="005063A7" w:rsidRDefault="005063A7" w:rsidP="005063A7">
            <w:pPr>
              <w:jc w:val="center"/>
              <w:rPr>
                <w:rFonts w:eastAsia="Times New Roman"/>
                <w:sz w:val="20"/>
                <w:szCs w:val="20"/>
              </w:rPr>
            </w:pPr>
            <w:r>
              <w:rPr>
                <w:sz w:val="16"/>
                <w:rPrChange w:id="2860" w:author="Stoycho Rusinov" w:date="2026-08-08T17:14:00Z">
                  <w:rPr>
                    <w:sz w:val="20"/>
                  </w:rPr>
                </w:rPrChange>
              </w:rPr>
              <w:t>(0.287)</w:t>
            </w:r>
          </w:p>
        </w:tc>
        <w:tc>
          <w:tcPr>
            <w:tcW w:w="977" w:type="dxa"/>
            <w:tcBorders>
              <w:top w:val="nil"/>
              <w:left w:val="nil"/>
              <w:bottom w:val="nil"/>
              <w:right w:val="nil"/>
            </w:tcBorders>
            <w:shd w:val="clear" w:color="auto" w:fill="auto"/>
            <w:noWrap/>
            <w:vAlign w:val="center"/>
            <w:hideMark/>
            <w:tcPrChange w:id="2861" w:author="Stoycho Rusinov" w:date="2026-08-08T17:14:00Z">
              <w:tcPr>
                <w:tcW w:w="977" w:type="dxa"/>
                <w:gridSpan w:val="2"/>
                <w:tcBorders>
                  <w:top w:val="nil"/>
                  <w:left w:val="nil"/>
                  <w:bottom w:val="nil"/>
                  <w:right w:val="nil"/>
                </w:tcBorders>
                <w:shd w:val="clear" w:color="auto" w:fill="auto"/>
                <w:noWrap/>
                <w:vAlign w:val="center"/>
                <w:hideMark/>
              </w:tcPr>
            </w:tcPrChange>
          </w:tcPr>
          <w:p w14:paraId="30A13D1F" w14:textId="77777777" w:rsidR="005063A7" w:rsidRPr="005063A7" w:rsidRDefault="005063A7" w:rsidP="005063A7">
            <w:pPr>
              <w:jc w:val="center"/>
              <w:rPr>
                <w:rFonts w:eastAsia="Times New Roman"/>
                <w:sz w:val="20"/>
                <w:szCs w:val="20"/>
              </w:rPr>
            </w:pPr>
            <w:r>
              <w:rPr>
                <w:sz w:val="16"/>
                <w:rPrChange w:id="2862" w:author="Stoycho Rusinov" w:date="2026-08-08T17:14:00Z">
                  <w:rPr>
                    <w:sz w:val="20"/>
                  </w:rPr>
                </w:rPrChange>
              </w:rPr>
              <w:t>(0.167)</w:t>
            </w:r>
          </w:p>
        </w:tc>
      </w:tr>
      <w:tr w:rsidR="005063A7" w:rsidRPr="005063A7" w14:paraId="57932ECC" w14:textId="77777777" w:rsidTr="005063A7">
        <w:tblPrEx>
          <w:tblW w:w="7405" w:type="dxa"/>
          <w:jc w:val="center"/>
          <w:tblPrExChange w:id="2863" w:author="Stoycho Rusinov" w:date="2026-08-08T17:14:00Z">
            <w:tblPrEx>
              <w:tblW w:w="7405" w:type="dxa"/>
              <w:jc w:val="center"/>
            </w:tblPrEx>
          </w:tblPrExChange>
        </w:tblPrEx>
        <w:trPr>
          <w:trHeight w:val="137"/>
          <w:jc w:val="center"/>
          <w:trPrChange w:id="2864" w:author="Stoycho Rusinov" w:date="2026-08-08T17:14:00Z">
            <w:trPr>
              <w:trHeight w:val="137"/>
              <w:jc w:val="center"/>
            </w:trPr>
          </w:trPrChange>
        </w:trPr>
        <w:tc>
          <w:tcPr>
            <w:tcW w:w="1985" w:type="dxa"/>
            <w:tcBorders>
              <w:top w:val="single" w:sz="4" w:space="0" w:color="auto"/>
              <w:left w:val="nil"/>
              <w:bottom w:val="nil"/>
              <w:right w:val="nil"/>
            </w:tcBorders>
            <w:shd w:val="clear" w:color="auto" w:fill="auto"/>
            <w:noWrap/>
            <w:vAlign w:val="center"/>
            <w:hideMark/>
            <w:tcPrChange w:id="2865" w:author="Stoycho Rusinov" w:date="2026-08-08T17:14:00Z">
              <w:tcPr>
                <w:tcW w:w="1985" w:type="dxa"/>
                <w:tcBorders>
                  <w:top w:val="single" w:sz="4" w:space="0" w:color="auto"/>
                  <w:left w:val="nil"/>
                  <w:bottom w:val="nil"/>
                  <w:right w:val="nil"/>
                </w:tcBorders>
                <w:shd w:val="clear" w:color="auto" w:fill="auto"/>
                <w:noWrap/>
                <w:vAlign w:val="center"/>
                <w:hideMark/>
              </w:tcPr>
            </w:tcPrChange>
          </w:tcPr>
          <w:p w14:paraId="42D6D6EA" w14:textId="77777777" w:rsidR="005063A7" w:rsidRPr="005063A7" w:rsidRDefault="005063A7" w:rsidP="005063A7">
            <w:pPr>
              <w:jc w:val="center"/>
              <w:rPr>
                <w:rFonts w:eastAsia="Times New Roman"/>
                <w:sz w:val="20"/>
                <w:szCs w:val="20"/>
              </w:rPr>
              <w:pPrChange w:id="2866" w:author="Stoycho Rusinov" w:date="2026-08-08T17:14:00Z">
                <w:pPr/>
              </w:pPrChange>
            </w:pPr>
            <w:r>
              <w:rPr>
                <w:rFonts w:ascii="Times New Roman" w:hAnsi="Times New Roman"/>
                <w:sz w:val="16"/>
                <w:rPrChange w:id="2867" w:author="Stoycho Rusinov" w:date="2026-08-08T17:14:00Z">
                  <w:rPr>
                    <w:sz w:val="20"/>
                  </w:rPr>
                </w:rPrChange>
              </w:rPr>
              <w:t>Observations</w:t>
            </w:r>
          </w:p>
        </w:tc>
        <w:tc>
          <w:tcPr>
            <w:tcW w:w="1084" w:type="dxa"/>
            <w:tcBorders>
              <w:top w:val="single" w:sz="4" w:space="0" w:color="auto"/>
              <w:left w:val="nil"/>
              <w:bottom w:val="nil"/>
              <w:right w:val="nil"/>
            </w:tcBorders>
            <w:shd w:val="clear" w:color="auto" w:fill="auto"/>
            <w:noWrap/>
            <w:vAlign w:val="center"/>
            <w:hideMark/>
            <w:tcPrChange w:id="2868" w:author="Stoycho Rusinov" w:date="2026-08-08T17:14:00Z">
              <w:tcPr>
                <w:tcW w:w="5420" w:type="dxa"/>
                <w:gridSpan w:val="9"/>
                <w:tcBorders>
                  <w:top w:val="single" w:sz="4" w:space="0" w:color="auto"/>
                  <w:left w:val="nil"/>
                  <w:bottom w:val="nil"/>
                  <w:right w:val="nil"/>
                </w:tcBorders>
                <w:shd w:val="clear" w:color="auto" w:fill="auto"/>
                <w:noWrap/>
                <w:vAlign w:val="center"/>
                <w:hideMark/>
              </w:tcPr>
            </w:tcPrChange>
          </w:tcPr>
          <w:p w14:paraId="46FF9F68" w14:textId="77777777" w:rsidR="005063A7" w:rsidRPr="005063A7" w:rsidRDefault="005063A7" w:rsidP="005063A7">
            <w:pPr>
              <w:jc w:val="center"/>
              <w:rPr>
                <w:rFonts w:eastAsia="Times New Roman"/>
                <w:sz w:val="20"/>
                <w:szCs w:val="20"/>
              </w:rPr>
            </w:pPr>
            <w:r>
              <w:rPr>
                <w:rFonts w:ascii="Times New Roman" w:hAnsi="Times New Roman"/>
                <w:b/>
                <w:sz w:val="16"/>
                <w:rPrChange w:id="2869" w:author="Stoycho Rusinov" w:date="2026-08-08T17:14:00Z">
                  <w:rPr>
                    <w:sz w:val="20"/>
                  </w:rPr>
                </w:rPrChange>
              </w:rPr>
              <w:t>520</w:t>
            </w:r>
          </w:p>
        </w:tc>
        <w:tc>
          <w:tcPr>
            <w:tcW w:w="1084" w:type="dxa"/>
            <w:tcBorders>
              <w:top w:val="single" w:sz="4" w:space="0" w:color="auto"/>
              <w:left w:val="nil"/>
              <w:bottom w:val="nil"/>
              <w:right w:val="nil"/>
            </w:tcBorders>
            <w:shd w:val="clear" w:color="auto" w:fill="auto"/>
            <w:noWrap/>
            <w:vAlign w:val="center"/>
            <w:cellIns w:id="2870" w:author="Stoycho Rusinov" w:date="2026-08-08T17:14:00Z"/>
            <w:hideMark/>
            <w:tcPrChange w:id="2871" w:author="Stoycho Rusinov" w:date="2026-08-08T17:14:00Z">
              <w:tcPr>
                <w:tcW w:w="5420" w:type="dxa"/>
                <w:gridSpan w:val="2"/>
                <w:tcBorders>
                  <w:top w:val="single" w:sz="4" w:space="0" w:color="auto"/>
                  <w:left w:val="nil"/>
                  <w:bottom w:val="nil"/>
                  <w:right w:val="nil"/>
                </w:tcBorders>
                <w:shd w:val="clear" w:color="auto" w:fill="auto"/>
                <w:noWrap/>
                <w:vAlign w:val="center"/>
                <w:cellIns w:id="2872" w:author="Stoycho Rusinov" w:date="2026-08-08T17:14:00Z"/>
                <w:hideMark/>
              </w:tcPr>
            </w:tcPrChange>
          </w:tcPr>
          <w:p w14:paraId="5548E7BE" w14:textId="77777777" w:rsidR="005063A7" w:rsidRPr="005063A7" w:rsidRDefault="005063A7" w:rsidP="005063A7">
            <w:pPr>
              <w:jc w:val="center"/>
              <w:rPr>
                <w:rFonts w:eastAsia="Times New Roman"/>
                <w:sz w:val="20"/>
                <w:szCs w:val="20"/>
              </w:rPr>
            </w:pPr>
            <w:ins w:id="2873" w:author="Stoycho Rusinov" w:date="2026-08-08T17:14:00Z">
              <w:r>
                <w:rPr>
                  <w:rFonts w:ascii="Times New Roman" w:hAnsi="Times New Roman"/>
                  <w:b/>
                  <w:sz w:val="16"/>
                </w:rPr>
                <w:t>520</w:t>
              </w:r>
            </w:ins>
          </w:p>
        </w:tc>
        <w:tc>
          <w:tcPr>
            <w:tcW w:w="1084" w:type="dxa"/>
            <w:tcBorders>
              <w:top w:val="single" w:sz="4" w:space="0" w:color="auto"/>
              <w:left w:val="nil"/>
              <w:bottom w:val="nil"/>
              <w:right w:val="nil"/>
            </w:tcBorders>
            <w:shd w:val="clear" w:color="auto" w:fill="auto"/>
            <w:noWrap/>
            <w:vAlign w:val="center"/>
            <w:cellIns w:id="2874" w:author="Stoycho Rusinov" w:date="2026-08-08T17:14:00Z"/>
            <w:hideMark/>
            <w:tcPrChange w:id="2875" w:author="Stoycho Rusinov" w:date="2026-08-08T17:14:00Z">
              <w:tcPr>
                <w:tcW w:w="5420" w:type="dxa"/>
                <w:tcBorders>
                  <w:top w:val="single" w:sz="4" w:space="0" w:color="auto"/>
                  <w:left w:val="nil"/>
                  <w:bottom w:val="nil"/>
                  <w:right w:val="nil"/>
                </w:tcBorders>
                <w:shd w:val="clear" w:color="auto" w:fill="auto"/>
                <w:noWrap/>
                <w:vAlign w:val="center"/>
                <w:cellIns w:id="2876" w:author="Stoycho Rusinov" w:date="2026-08-08T17:14:00Z"/>
                <w:hideMark/>
              </w:tcPr>
            </w:tcPrChange>
          </w:tcPr>
          <w:p w14:paraId="68EF4F9E" w14:textId="77777777" w:rsidR="005063A7" w:rsidRPr="005063A7" w:rsidRDefault="005063A7" w:rsidP="005063A7">
            <w:pPr>
              <w:jc w:val="center"/>
              <w:rPr>
                <w:rFonts w:eastAsia="Times New Roman"/>
                <w:sz w:val="20"/>
                <w:szCs w:val="20"/>
              </w:rPr>
            </w:pPr>
            <w:ins w:id="2877" w:author="Stoycho Rusinov" w:date="2026-08-08T17:14:00Z">
              <w:r>
                <w:rPr>
                  <w:rFonts w:ascii="Times New Roman" w:hAnsi="Times New Roman"/>
                  <w:b/>
                  <w:sz w:val="16"/>
                </w:rPr>
                <w:t>520</w:t>
              </w:r>
            </w:ins>
          </w:p>
        </w:tc>
        <w:tc>
          <w:tcPr>
            <w:tcW w:w="1084" w:type="dxa"/>
            <w:tcBorders>
              <w:top w:val="single" w:sz="4" w:space="0" w:color="auto"/>
              <w:left w:val="nil"/>
              <w:bottom w:val="nil"/>
              <w:right w:val="nil"/>
            </w:tcBorders>
            <w:shd w:val="clear" w:color="auto" w:fill="auto"/>
            <w:noWrap/>
            <w:vAlign w:val="center"/>
            <w:cellIns w:id="2878" w:author="Stoycho Rusinov" w:date="2026-08-08T17:14:00Z"/>
            <w:hideMark/>
            <w:tcPrChange w:id="2879" w:author="Stoycho Rusinov" w:date="2026-08-08T17:14:00Z">
              <w:tcPr>
                <w:tcW w:w="5420" w:type="dxa"/>
                <w:tcBorders>
                  <w:top w:val="single" w:sz="4" w:space="0" w:color="auto"/>
                  <w:left w:val="nil"/>
                  <w:bottom w:val="nil"/>
                  <w:right w:val="nil"/>
                </w:tcBorders>
                <w:shd w:val="clear" w:color="auto" w:fill="auto"/>
                <w:noWrap/>
                <w:vAlign w:val="center"/>
                <w:cellIns w:id="2880" w:author="Stoycho Rusinov" w:date="2026-08-08T17:14:00Z"/>
                <w:hideMark/>
              </w:tcPr>
            </w:tcPrChange>
          </w:tcPr>
          <w:p w14:paraId="3FCE5A4F" w14:textId="77777777" w:rsidR="005063A7" w:rsidRPr="005063A7" w:rsidRDefault="005063A7" w:rsidP="005063A7">
            <w:pPr>
              <w:jc w:val="center"/>
              <w:rPr>
                <w:rFonts w:eastAsia="Times New Roman"/>
                <w:sz w:val="20"/>
                <w:szCs w:val="20"/>
              </w:rPr>
            </w:pPr>
            <w:ins w:id="2881" w:author="Stoycho Rusinov" w:date="2026-08-08T17:14:00Z">
              <w:r>
                <w:rPr>
                  <w:rFonts w:ascii="Times New Roman" w:hAnsi="Times New Roman"/>
                  <w:b/>
                  <w:sz w:val="16"/>
                </w:rPr>
                <w:t>468</w:t>
              </w:r>
            </w:ins>
          </w:p>
        </w:tc>
        <w:tc>
          <w:tcPr>
            <w:tcW w:w="1084" w:type="dxa"/>
            <w:tcBorders>
              <w:top w:val="single" w:sz="4" w:space="0" w:color="auto"/>
              <w:left w:val="nil"/>
              <w:bottom w:val="nil"/>
              <w:right w:val="nil"/>
            </w:tcBorders>
            <w:shd w:val="clear" w:color="auto" w:fill="auto"/>
            <w:noWrap/>
            <w:vAlign w:val="center"/>
            <w:cellIns w:id="2882" w:author="Stoycho Rusinov" w:date="2026-08-08T17:14:00Z"/>
            <w:hideMark/>
            <w:tcPrChange w:id="2883" w:author="Stoycho Rusinov" w:date="2026-08-08T17:14:00Z">
              <w:tcPr>
                <w:tcW w:w="5420" w:type="dxa"/>
                <w:tcBorders>
                  <w:top w:val="single" w:sz="4" w:space="0" w:color="auto"/>
                  <w:left w:val="nil"/>
                  <w:bottom w:val="nil"/>
                  <w:right w:val="nil"/>
                </w:tcBorders>
                <w:shd w:val="clear" w:color="auto" w:fill="auto"/>
                <w:noWrap/>
                <w:vAlign w:val="center"/>
                <w:cellIns w:id="2884" w:author="Stoycho Rusinov" w:date="2026-08-08T17:14:00Z"/>
                <w:hideMark/>
              </w:tcPr>
            </w:tcPrChange>
          </w:tcPr>
          <w:p w14:paraId="6A6B507A" w14:textId="77777777" w:rsidR="005063A7" w:rsidRPr="005063A7" w:rsidRDefault="005063A7" w:rsidP="005063A7">
            <w:pPr>
              <w:jc w:val="center"/>
              <w:rPr>
                <w:rFonts w:eastAsia="Times New Roman"/>
                <w:sz w:val="20"/>
                <w:szCs w:val="20"/>
              </w:rPr>
            </w:pPr>
            <w:ins w:id="2885" w:author="Stoycho Rusinov" w:date="2026-08-08T17:14:00Z">
              <w:r>
                <w:rPr>
                  <w:rFonts w:ascii="Times New Roman" w:hAnsi="Times New Roman"/>
                  <w:b/>
                  <w:sz w:val="16"/>
                </w:rPr>
                <w:t>520</w:t>
              </w:r>
            </w:ins>
          </w:p>
        </w:tc>
      </w:tr>
      <w:tr w:rsidR="005063A7" w:rsidRPr="005063A7" w14:paraId="4802F25F" w14:textId="77777777" w:rsidTr="005063A7">
        <w:tblPrEx>
          <w:tblW w:w="7405" w:type="dxa"/>
          <w:jc w:val="center"/>
          <w:tblPrExChange w:id="2886" w:author="Stoycho Rusinov" w:date="2026-08-08T17:14:00Z">
            <w:tblPrEx>
              <w:tblW w:w="7405" w:type="dxa"/>
              <w:jc w:val="center"/>
            </w:tblPrEx>
          </w:tblPrExChange>
        </w:tblPrEx>
        <w:trPr>
          <w:trHeight w:val="288"/>
          <w:jc w:val="center"/>
          <w:trPrChange w:id="2887" w:author="Stoycho Rusinov" w:date="2026-08-08T17:14:00Z">
            <w:trPr>
              <w:gridAfter w:val="0"/>
              <w:trHeight w:val="288"/>
              <w:jc w:val="center"/>
            </w:trPr>
          </w:trPrChange>
        </w:trPr>
        <w:tc>
          <w:tcPr>
            <w:tcW w:w="1985" w:type="dxa"/>
            <w:tcBorders>
              <w:top w:val="nil"/>
              <w:left w:val="nil"/>
              <w:bottom w:val="nil"/>
              <w:right w:val="nil"/>
            </w:tcBorders>
            <w:shd w:val="clear" w:color="auto" w:fill="auto"/>
            <w:noWrap/>
            <w:vAlign w:val="center"/>
            <w:hideMark/>
            <w:tcPrChange w:id="2888" w:author="Stoycho Rusinov" w:date="2026-08-08T17:14:00Z">
              <w:tcPr>
                <w:tcW w:w="1985" w:type="dxa"/>
                <w:tcBorders>
                  <w:top w:val="nil"/>
                  <w:left w:val="nil"/>
                  <w:bottom w:val="nil"/>
                  <w:right w:val="nil"/>
                </w:tcBorders>
                <w:shd w:val="clear" w:color="auto" w:fill="auto"/>
                <w:noWrap/>
                <w:vAlign w:val="center"/>
                <w:hideMark/>
              </w:tcPr>
            </w:tcPrChange>
          </w:tcPr>
          <w:p w14:paraId="44773607" w14:textId="77777777" w:rsidR="005063A7" w:rsidRPr="005063A7" w:rsidRDefault="005063A7" w:rsidP="005063A7">
            <w:pPr>
              <w:rPr>
                <w:rFonts w:eastAsia="Times New Roman"/>
                <w:sz w:val="20"/>
                <w:szCs w:val="20"/>
              </w:rPr>
            </w:pPr>
            <w:r>
              <w:rPr>
                <w:rFonts w:eastAsia="Times New Roman"/>
                <w:sz w:val="20"/>
                <w:szCs w:val="20"/>
              </w:rPr>
              <w:t>Weights</w:t>
            </w:r>
          </w:p>
        </w:tc>
        <w:tc>
          <w:tcPr>
            <w:tcW w:w="1512" w:type="dxa"/>
            <w:tcBorders>
              <w:top w:val="nil"/>
              <w:left w:val="nil"/>
              <w:bottom w:val="nil"/>
              <w:right w:val="nil"/>
            </w:tcBorders>
            <w:shd w:val="clear" w:color="auto" w:fill="auto"/>
            <w:noWrap/>
            <w:vAlign w:val="center"/>
            <w:hideMark/>
            <w:tcPrChange w:id="2889" w:author="Stoycho Rusinov" w:date="2026-08-08T17:14:00Z">
              <w:tcPr>
                <w:tcW w:w="1512" w:type="dxa"/>
                <w:tcBorders>
                  <w:top w:val="nil"/>
                  <w:left w:val="nil"/>
                  <w:bottom w:val="nil"/>
                  <w:right w:val="nil"/>
                </w:tcBorders>
                <w:shd w:val="clear" w:color="auto" w:fill="auto"/>
                <w:noWrap/>
                <w:vAlign w:val="center"/>
                <w:hideMark/>
              </w:tcPr>
            </w:tcPrChange>
          </w:tcPr>
          <w:p w14:paraId="2C60964B" w14:textId="77777777" w:rsidR="005063A7" w:rsidRPr="005063A7" w:rsidRDefault="005063A7" w:rsidP="005063A7">
            <w:pPr>
              <w:jc w:val="center"/>
              <w:rPr>
                <w:rFonts w:eastAsia="Times New Roman"/>
                <w:sz w:val="20"/>
                <w:szCs w:val="20"/>
              </w:rPr>
            </w:pPr>
            <w:r>
              <w:rPr>
                <w:sz w:val="16"/>
                <w:rPrChange w:id="2890" w:author="Stoycho Rusinov" w:date="2026-08-08T17:14:00Z">
                  <w:rPr>
                    <w:sz w:val="20"/>
                  </w:rPr>
                </w:rPrChange>
              </w:rPr>
              <w:t>Yes</w:t>
            </w:r>
          </w:p>
        </w:tc>
        <w:tc>
          <w:tcPr>
            <w:tcW w:w="977" w:type="dxa"/>
            <w:tcBorders>
              <w:top w:val="nil"/>
              <w:left w:val="nil"/>
              <w:bottom w:val="nil"/>
              <w:right w:val="nil"/>
            </w:tcBorders>
            <w:shd w:val="clear" w:color="auto" w:fill="auto"/>
            <w:noWrap/>
            <w:vAlign w:val="center"/>
            <w:hideMark/>
            <w:tcPrChange w:id="2891" w:author="Stoycho Rusinov" w:date="2026-08-08T17:14:00Z">
              <w:tcPr>
                <w:tcW w:w="977" w:type="dxa"/>
                <w:gridSpan w:val="2"/>
                <w:tcBorders>
                  <w:top w:val="nil"/>
                  <w:left w:val="nil"/>
                  <w:bottom w:val="nil"/>
                  <w:right w:val="nil"/>
                </w:tcBorders>
                <w:shd w:val="clear" w:color="auto" w:fill="auto"/>
                <w:noWrap/>
                <w:vAlign w:val="center"/>
                <w:hideMark/>
              </w:tcPr>
            </w:tcPrChange>
          </w:tcPr>
          <w:p w14:paraId="1072765E" w14:textId="77777777" w:rsidR="005063A7" w:rsidRPr="005063A7" w:rsidRDefault="005063A7" w:rsidP="005063A7">
            <w:pPr>
              <w:jc w:val="center"/>
              <w:rPr>
                <w:rFonts w:eastAsia="Times New Roman"/>
                <w:sz w:val="20"/>
                <w:szCs w:val="20"/>
              </w:rPr>
            </w:pPr>
            <w:r>
              <w:rPr>
                <w:sz w:val="16"/>
                <w:rPrChange w:id="2892" w:author="Stoycho Rusinov" w:date="2026-08-08T17:14:00Z">
                  <w:rPr>
                    <w:sz w:val="20"/>
                  </w:rPr>
                </w:rPrChange>
              </w:rPr>
              <w:t>Yes</w:t>
            </w:r>
          </w:p>
        </w:tc>
        <w:tc>
          <w:tcPr>
            <w:tcW w:w="977" w:type="dxa"/>
            <w:tcBorders>
              <w:top w:val="nil"/>
              <w:left w:val="nil"/>
              <w:bottom w:val="nil"/>
              <w:right w:val="nil"/>
            </w:tcBorders>
            <w:shd w:val="clear" w:color="auto" w:fill="auto"/>
            <w:noWrap/>
            <w:vAlign w:val="center"/>
            <w:hideMark/>
            <w:tcPrChange w:id="2893" w:author="Stoycho Rusinov" w:date="2026-08-08T17:14:00Z">
              <w:tcPr>
                <w:tcW w:w="977" w:type="dxa"/>
                <w:gridSpan w:val="2"/>
                <w:tcBorders>
                  <w:top w:val="nil"/>
                  <w:left w:val="nil"/>
                  <w:bottom w:val="nil"/>
                  <w:right w:val="nil"/>
                </w:tcBorders>
                <w:shd w:val="clear" w:color="auto" w:fill="auto"/>
                <w:noWrap/>
                <w:vAlign w:val="center"/>
                <w:hideMark/>
              </w:tcPr>
            </w:tcPrChange>
          </w:tcPr>
          <w:p w14:paraId="1233B3B1" w14:textId="77777777" w:rsidR="005063A7" w:rsidRPr="005063A7" w:rsidRDefault="005063A7" w:rsidP="005063A7">
            <w:pPr>
              <w:jc w:val="center"/>
              <w:rPr>
                <w:rFonts w:eastAsia="Times New Roman"/>
                <w:sz w:val="20"/>
                <w:szCs w:val="20"/>
              </w:rPr>
            </w:pPr>
            <w:r>
              <w:rPr>
                <w:sz w:val="16"/>
                <w:rPrChange w:id="2894" w:author="Stoycho Rusinov" w:date="2026-08-08T17:14:00Z">
                  <w:rPr>
                    <w:sz w:val="20"/>
                  </w:rPr>
                </w:rPrChange>
              </w:rPr>
              <w:t>Yes</w:t>
            </w:r>
          </w:p>
        </w:tc>
        <w:tc>
          <w:tcPr>
            <w:tcW w:w="977" w:type="dxa"/>
            <w:tcBorders>
              <w:top w:val="nil"/>
              <w:left w:val="nil"/>
              <w:bottom w:val="nil"/>
              <w:right w:val="nil"/>
            </w:tcBorders>
            <w:shd w:val="clear" w:color="auto" w:fill="auto"/>
            <w:noWrap/>
            <w:vAlign w:val="center"/>
            <w:hideMark/>
            <w:tcPrChange w:id="2895" w:author="Stoycho Rusinov" w:date="2026-08-08T17:14:00Z">
              <w:tcPr>
                <w:tcW w:w="977" w:type="dxa"/>
                <w:gridSpan w:val="2"/>
                <w:tcBorders>
                  <w:top w:val="nil"/>
                  <w:left w:val="nil"/>
                  <w:bottom w:val="nil"/>
                  <w:right w:val="nil"/>
                </w:tcBorders>
                <w:shd w:val="clear" w:color="auto" w:fill="auto"/>
                <w:noWrap/>
                <w:vAlign w:val="center"/>
                <w:hideMark/>
              </w:tcPr>
            </w:tcPrChange>
          </w:tcPr>
          <w:p w14:paraId="648141F9" w14:textId="77777777" w:rsidR="005063A7" w:rsidRPr="005063A7" w:rsidRDefault="005063A7" w:rsidP="005063A7">
            <w:pPr>
              <w:jc w:val="center"/>
              <w:rPr>
                <w:rFonts w:eastAsia="Times New Roman"/>
                <w:sz w:val="20"/>
                <w:szCs w:val="20"/>
              </w:rPr>
            </w:pPr>
            <w:r>
              <w:rPr>
                <w:sz w:val="16"/>
                <w:rPrChange w:id="2896" w:author="Stoycho Rusinov" w:date="2026-08-08T17:14:00Z">
                  <w:rPr>
                    <w:sz w:val="20"/>
                  </w:rPr>
                </w:rPrChange>
              </w:rPr>
              <w:t>Yes</w:t>
            </w:r>
          </w:p>
        </w:tc>
        <w:tc>
          <w:tcPr>
            <w:tcW w:w="977" w:type="dxa"/>
            <w:tcBorders>
              <w:top w:val="nil"/>
              <w:left w:val="nil"/>
              <w:bottom w:val="nil"/>
              <w:right w:val="nil"/>
            </w:tcBorders>
            <w:shd w:val="clear" w:color="auto" w:fill="auto"/>
            <w:noWrap/>
            <w:vAlign w:val="center"/>
            <w:hideMark/>
            <w:tcPrChange w:id="2897" w:author="Stoycho Rusinov" w:date="2026-08-08T17:14:00Z">
              <w:tcPr>
                <w:tcW w:w="977" w:type="dxa"/>
                <w:gridSpan w:val="2"/>
                <w:tcBorders>
                  <w:top w:val="nil"/>
                  <w:left w:val="nil"/>
                  <w:bottom w:val="nil"/>
                  <w:right w:val="nil"/>
                </w:tcBorders>
                <w:shd w:val="clear" w:color="auto" w:fill="auto"/>
                <w:noWrap/>
                <w:vAlign w:val="center"/>
                <w:hideMark/>
              </w:tcPr>
            </w:tcPrChange>
          </w:tcPr>
          <w:p w14:paraId="4DCCE1E5" w14:textId="77777777" w:rsidR="005063A7" w:rsidRPr="005063A7" w:rsidRDefault="005063A7" w:rsidP="005063A7">
            <w:pPr>
              <w:jc w:val="center"/>
              <w:rPr>
                <w:rFonts w:eastAsia="Times New Roman"/>
                <w:sz w:val="20"/>
                <w:szCs w:val="20"/>
              </w:rPr>
            </w:pPr>
            <w:r>
              <w:rPr>
                <w:sz w:val="16"/>
                <w:rPrChange w:id="2898" w:author="Stoycho Rusinov" w:date="2026-08-08T17:14:00Z">
                  <w:rPr>
                    <w:sz w:val="20"/>
                  </w:rPr>
                </w:rPrChange>
              </w:rPr>
              <w:t>No</w:t>
            </w:r>
          </w:p>
        </w:tc>
      </w:tr>
      <w:tr w:rsidR="005063A7" w:rsidRPr="005063A7" w14:paraId="6A3AE586" w14:textId="77777777" w:rsidTr="005063A7">
        <w:tblPrEx>
          <w:tblW w:w="7405" w:type="dxa"/>
          <w:jc w:val="center"/>
          <w:tblPrExChange w:id="2899" w:author="Stoycho Rusinov" w:date="2026-08-08T17:14:00Z">
            <w:tblPrEx>
              <w:tblW w:w="7405" w:type="dxa"/>
              <w:jc w:val="center"/>
            </w:tblPrEx>
          </w:tblPrExChange>
        </w:tblPrEx>
        <w:trPr>
          <w:trHeight w:val="288"/>
          <w:jc w:val="center"/>
          <w:trPrChange w:id="2900" w:author="Stoycho Rusinov" w:date="2026-08-08T17:14:00Z">
            <w:trPr>
              <w:gridAfter w:val="0"/>
              <w:trHeight w:val="288"/>
              <w:jc w:val="center"/>
            </w:trPr>
          </w:trPrChange>
        </w:trPr>
        <w:tc>
          <w:tcPr>
            <w:tcW w:w="1985" w:type="dxa"/>
            <w:tcBorders>
              <w:top w:val="nil"/>
              <w:left w:val="nil"/>
              <w:bottom w:val="nil"/>
              <w:right w:val="nil"/>
            </w:tcBorders>
            <w:shd w:val="clear" w:color="auto" w:fill="auto"/>
            <w:noWrap/>
            <w:vAlign w:val="center"/>
            <w:hideMark/>
            <w:tcPrChange w:id="2901" w:author="Stoycho Rusinov" w:date="2026-08-08T17:14:00Z">
              <w:tcPr>
                <w:tcW w:w="1985" w:type="dxa"/>
                <w:tcBorders>
                  <w:top w:val="nil"/>
                  <w:left w:val="nil"/>
                  <w:bottom w:val="nil"/>
                  <w:right w:val="nil"/>
                </w:tcBorders>
                <w:shd w:val="clear" w:color="auto" w:fill="auto"/>
                <w:noWrap/>
                <w:vAlign w:val="center"/>
                <w:hideMark/>
              </w:tcPr>
            </w:tcPrChange>
          </w:tcPr>
          <w:p w14:paraId="3418FABB" w14:textId="77777777" w:rsidR="005063A7" w:rsidRPr="005063A7" w:rsidRDefault="005063A7" w:rsidP="005063A7">
            <w:pPr>
              <w:rPr>
                <w:rFonts w:eastAsia="Times New Roman"/>
                <w:sz w:val="20"/>
                <w:szCs w:val="20"/>
              </w:rPr>
            </w:pPr>
            <w:r>
              <w:rPr>
                <w:rFonts w:eastAsia="Times New Roman"/>
                <w:sz w:val="20"/>
                <w:szCs w:val="20"/>
              </w:rPr>
              <w:t>Country fixed effects</w:t>
            </w:r>
          </w:p>
        </w:tc>
        <w:tc>
          <w:tcPr>
            <w:tcW w:w="1512" w:type="dxa"/>
            <w:tcBorders>
              <w:top w:val="nil"/>
              <w:left w:val="nil"/>
              <w:bottom w:val="nil"/>
              <w:right w:val="nil"/>
            </w:tcBorders>
            <w:shd w:val="clear" w:color="auto" w:fill="auto"/>
            <w:noWrap/>
            <w:vAlign w:val="center"/>
            <w:hideMark/>
            <w:tcPrChange w:id="2902" w:author="Stoycho Rusinov" w:date="2026-08-08T17:14:00Z">
              <w:tcPr>
                <w:tcW w:w="1512" w:type="dxa"/>
                <w:tcBorders>
                  <w:top w:val="nil"/>
                  <w:left w:val="nil"/>
                  <w:bottom w:val="nil"/>
                  <w:right w:val="nil"/>
                </w:tcBorders>
                <w:shd w:val="clear" w:color="auto" w:fill="auto"/>
                <w:noWrap/>
                <w:vAlign w:val="center"/>
                <w:hideMark/>
              </w:tcPr>
            </w:tcPrChange>
          </w:tcPr>
          <w:p w14:paraId="3D57B811" w14:textId="77777777" w:rsidR="005063A7" w:rsidRPr="005063A7" w:rsidRDefault="005063A7" w:rsidP="005063A7">
            <w:pPr>
              <w:jc w:val="center"/>
              <w:rPr>
                <w:rFonts w:eastAsia="Times New Roman"/>
                <w:sz w:val="20"/>
                <w:szCs w:val="20"/>
              </w:rPr>
            </w:pPr>
            <w:r>
              <w:rPr>
                <w:sz w:val="16"/>
                <w:rPrChange w:id="2903" w:author="Stoycho Rusinov" w:date="2026-08-08T17:14:00Z">
                  <w:rPr>
                    <w:sz w:val="20"/>
                  </w:rPr>
                </w:rPrChange>
              </w:rPr>
              <w:t>Yes</w:t>
            </w:r>
          </w:p>
        </w:tc>
        <w:tc>
          <w:tcPr>
            <w:tcW w:w="977" w:type="dxa"/>
            <w:tcBorders>
              <w:top w:val="nil"/>
              <w:left w:val="nil"/>
              <w:bottom w:val="nil"/>
              <w:right w:val="nil"/>
            </w:tcBorders>
            <w:shd w:val="clear" w:color="auto" w:fill="auto"/>
            <w:noWrap/>
            <w:vAlign w:val="center"/>
            <w:hideMark/>
            <w:tcPrChange w:id="2904" w:author="Stoycho Rusinov" w:date="2026-08-08T17:14:00Z">
              <w:tcPr>
                <w:tcW w:w="977" w:type="dxa"/>
                <w:gridSpan w:val="2"/>
                <w:tcBorders>
                  <w:top w:val="nil"/>
                  <w:left w:val="nil"/>
                  <w:bottom w:val="nil"/>
                  <w:right w:val="nil"/>
                </w:tcBorders>
                <w:shd w:val="clear" w:color="auto" w:fill="auto"/>
                <w:noWrap/>
                <w:vAlign w:val="center"/>
                <w:hideMark/>
              </w:tcPr>
            </w:tcPrChange>
          </w:tcPr>
          <w:p w14:paraId="693D3FBC" w14:textId="77777777" w:rsidR="005063A7" w:rsidRPr="005063A7" w:rsidRDefault="005063A7" w:rsidP="005063A7">
            <w:pPr>
              <w:jc w:val="center"/>
              <w:rPr>
                <w:rFonts w:eastAsia="Times New Roman"/>
                <w:sz w:val="20"/>
                <w:szCs w:val="20"/>
              </w:rPr>
            </w:pPr>
            <w:r>
              <w:rPr>
                <w:sz w:val="16"/>
                <w:rPrChange w:id="2905" w:author="Stoycho Rusinov" w:date="2026-08-08T17:14:00Z">
                  <w:rPr>
                    <w:sz w:val="20"/>
                  </w:rPr>
                </w:rPrChange>
              </w:rPr>
              <w:t>Yes</w:t>
            </w:r>
          </w:p>
        </w:tc>
        <w:tc>
          <w:tcPr>
            <w:tcW w:w="977" w:type="dxa"/>
            <w:tcBorders>
              <w:top w:val="nil"/>
              <w:left w:val="nil"/>
              <w:bottom w:val="nil"/>
              <w:right w:val="nil"/>
            </w:tcBorders>
            <w:shd w:val="clear" w:color="auto" w:fill="auto"/>
            <w:noWrap/>
            <w:vAlign w:val="center"/>
            <w:hideMark/>
            <w:tcPrChange w:id="2906" w:author="Stoycho Rusinov" w:date="2026-08-08T17:14:00Z">
              <w:tcPr>
                <w:tcW w:w="977" w:type="dxa"/>
                <w:gridSpan w:val="2"/>
                <w:tcBorders>
                  <w:top w:val="nil"/>
                  <w:left w:val="nil"/>
                  <w:bottom w:val="nil"/>
                  <w:right w:val="nil"/>
                </w:tcBorders>
                <w:shd w:val="clear" w:color="auto" w:fill="auto"/>
                <w:noWrap/>
                <w:vAlign w:val="center"/>
                <w:hideMark/>
              </w:tcPr>
            </w:tcPrChange>
          </w:tcPr>
          <w:p w14:paraId="6DC30E26" w14:textId="77777777" w:rsidR="005063A7" w:rsidRPr="005063A7" w:rsidRDefault="005063A7" w:rsidP="005063A7">
            <w:pPr>
              <w:jc w:val="center"/>
              <w:rPr>
                <w:rFonts w:eastAsia="Times New Roman"/>
                <w:sz w:val="20"/>
                <w:szCs w:val="20"/>
              </w:rPr>
            </w:pPr>
            <w:r>
              <w:rPr>
                <w:sz w:val="16"/>
                <w:rPrChange w:id="2907" w:author="Stoycho Rusinov" w:date="2026-08-08T17:14:00Z">
                  <w:rPr>
                    <w:sz w:val="20"/>
                  </w:rPr>
                </w:rPrChange>
              </w:rPr>
              <w:t>No</w:t>
            </w:r>
          </w:p>
        </w:tc>
        <w:tc>
          <w:tcPr>
            <w:tcW w:w="977" w:type="dxa"/>
            <w:tcBorders>
              <w:top w:val="nil"/>
              <w:left w:val="nil"/>
              <w:bottom w:val="nil"/>
              <w:right w:val="nil"/>
            </w:tcBorders>
            <w:shd w:val="clear" w:color="auto" w:fill="auto"/>
            <w:noWrap/>
            <w:vAlign w:val="center"/>
            <w:hideMark/>
            <w:tcPrChange w:id="2908" w:author="Stoycho Rusinov" w:date="2026-08-08T17:14:00Z">
              <w:tcPr>
                <w:tcW w:w="977" w:type="dxa"/>
                <w:gridSpan w:val="2"/>
                <w:tcBorders>
                  <w:top w:val="nil"/>
                  <w:left w:val="nil"/>
                  <w:bottom w:val="nil"/>
                  <w:right w:val="nil"/>
                </w:tcBorders>
                <w:shd w:val="clear" w:color="auto" w:fill="auto"/>
                <w:noWrap/>
                <w:vAlign w:val="center"/>
                <w:hideMark/>
              </w:tcPr>
            </w:tcPrChange>
          </w:tcPr>
          <w:p w14:paraId="6F02B57F" w14:textId="77777777" w:rsidR="005063A7" w:rsidRPr="005063A7" w:rsidRDefault="005063A7" w:rsidP="005063A7">
            <w:pPr>
              <w:jc w:val="center"/>
              <w:rPr>
                <w:rFonts w:eastAsia="Times New Roman"/>
                <w:sz w:val="20"/>
                <w:szCs w:val="20"/>
              </w:rPr>
            </w:pPr>
            <w:r>
              <w:rPr>
                <w:sz w:val="16"/>
                <w:rPrChange w:id="2909" w:author="Stoycho Rusinov" w:date="2026-08-08T17:14:00Z">
                  <w:rPr>
                    <w:sz w:val="20"/>
                  </w:rPr>
                </w:rPrChange>
              </w:rPr>
              <w:t>Yes</w:t>
            </w:r>
          </w:p>
        </w:tc>
        <w:tc>
          <w:tcPr>
            <w:tcW w:w="977" w:type="dxa"/>
            <w:tcBorders>
              <w:top w:val="nil"/>
              <w:left w:val="nil"/>
              <w:bottom w:val="nil"/>
              <w:right w:val="nil"/>
            </w:tcBorders>
            <w:shd w:val="clear" w:color="auto" w:fill="auto"/>
            <w:noWrap/>
            <w:vAlign w:val="center"/>
            <w:hideMark/>
            <w:tcPrChange w:id="2910" w:author="Stoycho Rusinov" w:date="2026-08-08T17:14:00Z">
              <w:tcPr>
                <w:tcW w:w="977" w:type="dxa"/>
                <w:gridSpan w:val="2"/>
                <w:tcBorders>
                  <w:top w:val="nil"/>
                  <w:left w:val="nil"/>
                  <w:bottom w:val="nil"/>
                  <w:right w:val="nil"/>
                </w:tcBorders>
                <w:shd w:val="clear" w:color="auto" w:fill="auto"/>
                <w:noWrap/>
                <w:vAlign w:val="center"/>
                <w:hideMark/>
              </w:tcPr>
            </w:tcPrChange>
          </w:tcPr>
          <w:p w14:paraId="55F9C657" w14:textId="77777777" w:rsidR="005063A7" w:rsidRPr="005063A7" w:rsidRDefault="005063A7" w:rsidP="005063A7">
            <w:pPr>
              <w:jc w:val="center"/>
              <w:rPr>
                <w:rFonts w:eastAsia="Times New Roman"/>
                <w:sz w:val="20"/>
                <w:szCs w:val="20"/>
              </w:rPr>
            </w:pPr>
            <w:r>
              <w:rPr>
                <w:sz w:val="16"/>
                <w:rPrChange w:id="2911" w:author="Stoycho Rusinov" w:date="2026-08-08T17:14:00Z">
                  <w:rPr>
                    <w:sz w:val="20"/>
                  </w:rPr>
                </w:rPrChange>
              </w:rPr>
              <w:t>Yes</w:t>
            </w:r>
          </w:p>
        </w:tc>
      </w:tr>
      <w:tr w:rsidR="005063A7" w:rsidRPr="005063A7" w14:paraId="4D6F68AB" w14:textId="77777777" w:rsidTr="005063A7">
        <w:tblPrEx>
          <w:tblW w:w="7405" w:type="dxa"/>
          <w:jc w:val="center"/>
          <w:tblPrExChange w:id="2912" w:author="Stoycho Rusinov" w:date="2026-08-08T17:14:00Z">
            <w:tblPrEx>
              <w:tblW w:w="7405" w:type="dxa"/>
              <w:jc w:val="center"/>
            </w:tblPrEx>
          </w:tblPrExChange>
        </w:tblPrEx>
        <w:trPr>
          <w:trHeight w:val="288"/>
          <w:jc w:val="center"/>
          <w:trPrChange w:id="2913" w:author="Stoycho Rusinov" w:date="2026-08-08T17:14:00Z">
            <w:trPr>
              <w:gridAfter w:val="0"/>
              <w:trHeight w:val="288"/>
              <w:jc w:val="center"/>
            </w:trPr>
          </w:trPrChange>
        </w:trPr>
        <w:tc>
          <w:tcPr>
            <w:tcW w:w="1985" w:type="dxa"/>
            <w:tcBorders>
              <w:top w:val="nil"/>
              <w:left w:val="nil"/>
              <w:bottom w:val="nil"/>
              <w:right w:val="nil"/>
            </w:tcBorders>
            <w:shd w:val="clear" w:color="auto" w:fill="auto"/>
            <w:noWrap/>
            <w:vAlign w:val="center"/>
            <w:hideMark/>
            <w:tcPrChange w:id="2914" w:author="Stoycho Rusinov" w:date="2026-08-08T17:14:00Z">
              <w:tcPr>
                <w:tcW w:w="1985" w:type="dxa"/>
                <w:tcBorders>
                  <w:top w:val="nil"/>
                  <w:left w:val="nil"/>
                  <w:bottom w:val="nil"/>
                  <w:right w:val="nil"/>
                </w:tcBorders>
                <w:shd w:val="clear" w:color="auto" w:fill="auto"/>
                <w:noWrap/>
                <w:vAlign w:val="center"/>
                <w:hideMark/>
              </w:tcPr>
            </w:tcPrChange>
          </w:tcPr>
          <w:p w14:paraId="7084316D" w14:textId="77777777" w:rsidR="005063A7" w:rsidRPr="005063A7" w:rsidRDefault="005063A7" w:rsidP="005063A7">
            <w:pPr>
              <w:rPr>
                <w:rFonts w:eastAsia="Times New Roman"/>
                <w:sz w:val="20"/>
                <w:szCs w:val="20"/>
              </w:rPr>
            </w:pPr>
            <w:r>
              <w:rPr>
                <w:rFonts w:eastAsia="Times New Roman"/>
                <w:sz w:val="20"/>
                <w:szCs w:val="20"/>
              </w:rPr>
              <w:t>Year fixed effects</w:t>
            </w:r>
          </w:p>
        </w:tc>
        <w:tc>
          <w:tcPr>
            <w:tcW w:w="1512" w:type="dxa"/>
            <w:tcBorders>
              <w:top w:val="nil"/>
              <w:left w:val="nil"/>
              <w:bottom w:val="nil"/>
              <w:right w:val="nil"/>
            </w:tcBorders>
            <w:shd w:val="clear" w:color="auto" w:fill="auto"/>
            <w:noWrap/>
            <w:vAlign w:val="center"/>
            <w:hideMark/>
            <w:tcPrChange w:id="2915" w:author="Stoycho Rusinov" w:date="2026-08-08T17:14:00Z">
              <w:tcPr>
                <w:tcW w:w="1512" w:type="dxa"/>
                <w:tcBorders>
                  <w:top w:val="nil"/>
                  <w:left w:val="nil"/>
                  <w:bottom w:val="nil"/>
                  <w:right w:val="nil"/>
                </w:tcBorders>
                <w:shd w:val="clear" w:color="auto" w:fill="auto"/>
                <w:noWrap/>
                <w:vAlign w:val="center"/>
                <w:hideMark/>
              </w:tcPr>
            </w:tcPrChange>
          </w:tcPr>
          <w:p w14:paraId="1A690415" w14:textId="77777777" w:rsidR="005063A7" w:rsidRPr="005063A7" w:rsidRDefault="005063A7" w:rsidP="005063A7">
            <w:pPr>
              <w:jc w:val="center"/>
              <w:rPr>
                <w:rFonts w:eastAsia="Times New Roman"/>
                <w:sz w:val="20"/>
                <w:szCs w:val="20"/>
              </w:rPr>
            </w:pPr>
            <w:r>
              <w:rPr>
                <w:sz w:val="16"/>
                <w:rPrChange w:id="2916" w:author="Stoycho Rusinov" w:date="2026-08-08T17:14:00Z">
                  <w:rPr>
                    <w:sz w:val="20"/>
                  </w:rPr>
                </w:rPrChange>
              </w:rPr>
              <w:t>Yes</w:t>
            </w:r>
          </w:p>
        </w:tc>
        <w:tc>
          <w:tcPr>
            <w:tcW w:w="977" w:type="dxa"/>
            <w:tcBorders>
              <w:top w:val="nil"/>
              <w:left w:val="nil"/>
              <w:bottom w:val="nil"/>
              <w:right w:val="nil"/>
            </w:tcBorders>
            <w:shd w:val="clear" w:color="auto" w:fill="auto"/>
            <w:noWrap/>
            <w:vAlign w:val="center"/>
            <w:hideMark/>
            <w:tcPrChange w:id="2917" w:author="Stoycho Rusinov" w:date="2026-08-08T17:14:00Z">
              <w:tcPr>
                <w:tcW w:w="977" w:type="dxa"/>
                <w:gridSpan w:val="2"/>
                <w:tcBorders>
                  <w:top w:val="nil"/>
                  <w:left w:val="nil"/>
                  <w:bottom w:val="nil"/>
                  <w:right w:val="nil"/>
                </w:tcBorders>
                <w:shd w:val="clear" w:color="auto" w:fill="auto"/>
                <w:noWrap/>
                <w:vAlign w:val="center"/>
                <w:hideMark/>
              </w:tcPr>
            </w:tcPrChange>
          </w:tcPr>
          <w:p w14:paraId="49CE593E" w14:textId="77777777" w:rsidR="005063A7" w:rsidRPr="005063A7" w:rsidRDefault="005063A7" w:rsidP="005063A7">
            <w:pPr>
              <w:jc w:val="center"/>
              <w:rPr>
                <w:rFonts w:eastAsia="Times New Roman"/>
                <w:sz w:val="20"/>
                <w:szCs w:val="20"/>
              </w:rPr>
            </w:pPr>
            <w:r>
              <w:rPr>
                <w:sz w:val="16"/>
                <w:rPrChange w:id="2918" w:author="Stoycho Rusinov" w:date="2026-08-08T17:14:00Z">
                  <w:rPr>
                    <w:sz w:val="20"/>
                  </w:rPr>
                </w:rPrChange>
              </w:rPr>
              <w:t>No</w:t>
            </w:r>
          </w:p>
        </w:tc>
        <w:tc>
          <w:tcPr>
            <w:tcW w:w="977" w:type="dxa"/>
            <w:tcBorders>
              <w:top w:val="nil"/>
              <w:left w:val="nil"/>
              <w:bottom w:val="nil"/>
              <w:right w:val="nil"/>
            </w:tcBorders>
            <w:shd w:val="clear" w:color="auto" w:fill="auto"/>
            <w:noWrap/>
            <w:vAlign w:val="center"/>
            <w:hideMark/>
            <w:tcPrChange w:id="2919" w:author="Stoycho Rusinov" w:date="2026-08-08T17:14:00Z">
              <w:tcPr>
                <w:tcW w:w="977" w:type="dxa"/>
                <w:gridSpan w:val="2"/>
                <w:tcBorders>
                  <w:top w:val="nil"/>
                  <w:left w:val="nil"/>
                  <w:bottom w:val="nil"/>
                  <w:right w:val="nil"/>
                </w:tcBorders>
                <w:shd w:val="clear" w:color="auto" w:fill="auto"/>
                <w:noWrap/>
                <w:vAlign w:val="center"/>
                <w:hideMark/>
              </w:tcPr>
            </w:tcPrChange>
          </w:tcPr>
          <w:p w14:paraId="0C428188" w14:textId="77777777" w:rsidR="005063A7" w:rsidRPr="005063A7" w:rsidRDefault="005063A7" w:rsidP="005063A7">
            <w:pPr>
              <w:jc w:val="center"/>
              <w:rPr>
                <w:rFonts w:eastAsia="Times New Roman"/>
                <w:sz w:val="20"/>
                <w:szCs w:val="20"/>
              </w:rPr>
            </w:pPr>
            <w:r>
              <w:rPr>
                <w:sz w:val="16"/>
                <w:rPrChange w:id="2920" w:author="Stoycho Rusinov" w:date="2026-08-08T17:14:00Z">
                  <w:rPr>
                    <w:sz w:val="20"/>
                  </w:rPr>
                </w:rPrChange>
              </w:rPr>
              <w:t>No</w:t>
            </w:r>
          </w:p>
        </w:tc>
        <w:tc>
          <w:tcPr>
            <w:tcW w:w="977" w:type="dxa"/>
            <w:tcBorders>
              <w:top w:val="nil"/>
              <w:left w:val="nil"/>
              <w:bottom w:val="nil"/>
              <w:right w:val="nil"/>
            </w:tcBorders>
            <w:shd w:val="clear" w:color="auto" w:fill="auto"/>
            <w:noWrap/>
            <w:vAlign w:val="center"/>
            <w:hideMark/>
            <w:tcPrChange w:id="2921" w:author="Stoycho Rusinov" w:date="2026-08-08T17:14:00Z">
              <w:tcPr>
                <w:tcW w:w="977" w:type="dxa"/>
                <w:gridSpan w:val="2"/>
                <w:tcBorders>
                  <w:top w:val="nil"/>
                  <w:left w:val="nil"/>
                  <w:bottom w:val="nil"/>
                  <w:right w:val="nil"/>
                </w:tcBorders>
                <w:shd w:val="clear" w:color="auto" w:fill="auto"/>
                <w:noWrap/>
                <w:vAlign w:val="center"/>
                <w:hideMark/>
              </w:tcPr>
            </w:tcPrChange>
          </w:tcPr>
          <w:p w14:paraId="6E70085C" w14:textId="77777777" w:rsidR="005063A7" w:rsidRPr="005063A7" w:rsidRDefault="005063A7" w:rsidP="005063A7">
            <w:pPr>
              <w:jc w:val="center"/>
              <w:rPr>
                <w:rFonts w:eastAsia="Times New Roman"/>
                <w:sz w:val="20"/>
                <w:szCs w:val="20"/>
              </w:rPr>
            </w:pPr>
            <w:r>
              <w:rPr>
                <w:sz w:val="16"/>
                <w:rPrChange w:id="2922" w:author="Stoycho Rusinov" w:date="2026-08-08T17:14:00Z">
                  <w:rPr>
                    <w:sz w:val="20"/>
                  </w:rPr>
                </w:rPrChange>
              </w:rPr>
              <w:t>Yes</w:t>
            </w:r>
          </w:p>
        </w:tc>
        <w:tc>
          <w:tcPr>
            <w:tcW w:w="977" w:type="dxa"/>
            <w:tcBorders>
              <w:top w:val="nil"/>
              <w:left w:val="nil"/>
              <w:bottom w:val="nil"/>
              <w:right w:val="nil"/>
            </w:tcBorders>
            <w:shd w:val="clear" w:color="auto" w:fill="auto"/>
            <w:noWrap/>
            <w:vAlign w:val="center"/>
            <w:hideMark/>
            <w:tcPrChange w:id="2923" w:author="Stoycho Rusinov" w:date="2026-08-08T17:14:00Z">
              <w:tcPr>
                <w:tcW w:w="977" w:type="dxa"/>
                <w:gridSpan w:val="2"/>
                <w:tcBorders>
                  <w:top w:val="nil"/>
                  <w:left w:val="nil"/>
                  <w:bottom w:val="nil"/>
                  <w:right w:val="nil"/>
                </w:tcBorders>
                <w:shd w:val="clear" w:color="auto" w:fill="auto"/>
                <w:noWrap/>
                <w:vAlign w:val="center"/>
                <w:hideMark/>
              </w:tcPr>
            </w:tcPrChange>
          </w:tcPr>
          <w:p w14:paraId="5AFD95F9" w14:textId="77777777" w:rsidR="005063A7" w:rsidRPr="005063A7" w:rsidRDefault="005063A7" w:rsidP="005063A7">
            <w:pPr>
              <w:jc w:val="center"/>
              <w:rPr>
                <w:rFonts w:eastAsia="Times New Roman"/>
                <w:sz w:val="20"/>
                <w:szCs w:val="20"/>
              </w:rPr>
            </w:pPr>
            <w:r>
              <w:rPr>
                <w:sz w:val="16"/>
                <w:rPrChange w:id="2924" w:author="Stoycho Rusinov" w:date="2026-08-08T17:14:00Z">
                  <w:rPr>
                    <w:sz w:val="20"/>
                  </w:rPr>
                </w:rPrChange>
              </w:rPr>
              <w:t>Yes</w:t>
            </w:r>
          </w:p>
        </w:tc>
      </w:tr>
      <w:tr w:rsidR="005063A7" w:rsidRPr="005063A7" w14:paraId="78ABE391" w14:textId="77777777" w:rsidTr="005063A7">
        <w:tblPrEx>
          <w:tblW w:w="7405" w:type="dxa"/>
          <w:jc w:val="center"/>
          <w:tblPrExChange w:id="2925" w:author="Stoycho Rusinov" w:date="2026-08-08T17:14:00Z">
            <w:tblPrEx>
              <w:tblW w:w="7405" w:type="dxa"/>
              <w:jc w:val="center"/>
            </w:tblPrEx>
          </w:tblPrExChange>
        </w:tblPrEx>
        <w:trPr>
          <w:trHeight w:val="288"/>
          <w:jc w:val="center"/>
          <w:trPrChange w:id="2926" w:author="Stoycho Rusinov" w:date="2026-08-08T17:14:00Z">
            <w:trPr>
              <w:gridAfter w:val="0"/>
              <w:trHeight w:val="288"/>
              <w:jc w:val="center"/>
            </w:trPr>
          </w:trPrChange>
        </w:trPr>
        <w:tc>
          <w:tcPr>
            <w:tcW w:w="1985" w:type="dxa"/>
            <w:tcBorders>
              <w:top w:val="nil"/>
              <w:left w:val="nil"/>
              <w:bottom w:val="nil"/>
              <w:right w:val="nil"/>
            </w:tcBorders>
            <w:shd w:val="clear" w:color="auto" w:fill="auto"/>
            <w:noWrap/>
            <w:vAlign w:val="center"/>
            <w:hideMark/>
            <w:tcPrChange w:id="2927" w:author="Stoycho Rusinov" w:date="2026-08-08T17:14:00Z">
              <w:tcPr>
                <w:tcW w:w="1985" w:type="dxa"/>
                <w:tcBorders>
                  <w:top w:val="nil"/>
                  <w:left w:val="nil"/>
                  <w:bottom w:val="nil"/>
                  <w:right w:val="nil"/>
                </w:tcBorders>
                <w:shd w:val="clear" w:color="auto" w:fill="auto"/>
                <w:noWrap/>
                <w:vAlign w:val="center"/>
                <w:hideMark/>
              </w:tcPr>
            </w:tcPrChange>
          </w:tcPr>
          <w:p w14:paraId="460F4196" w14:textId="77777777" w:rsidR="005063A7" w:rsidRPr="005063A7" w:rsidRDefault="005063A7" w:rsidP="005063A7">
            <w:pPr>
              <w:rPr>
                <w:rFonts w:eastAsia="Times New Roman"/>
                <w:sz w:val="20"/>
                <w:szCs w:val="20"/>
              </w:rPr>
            </w:pPr>
            <w:r>
              <w:rPr>
                <w:rFonts w:eastAsia="Times New Roman"/>
                <w:sz w:val="20"/>
                <w:szCs w:val="20"/>
              </w:rPr>
              <w:t>Standard errors</w:t>
            </w:r>
          </w:p>
        </w:tc>
        <w:tc>
          <w:tcPr>
            <w:tcW w:w="5420" w:type="dxa"/>
            <w:gridSpan w:val="5"/>
            <w:tcBorders>
              <w:top w:val="nil"/>
              <w:left w:val="nil"/>
              <w:bottom w:val="nil"/>
              <w:right w:val="nil"/>
            </w:tcBorders>
            <w:shd w:val="clear" w:color="auto" w:fill="auto"/>
            <w:noWrap/>
            <w:vAlign w:val="center"/>
            <w:hideMark/>
            <w:tcPrChange w:id="2928" w:author="Stoycho Rusinov" w:date="2026-08-08T17:14:00Z">
              <w:tcPr>
                <w:tcW w:w="5420" w:type="dxa"/>
                <w:gridSpan w:val="9"/>
                <w:tcBorders>
                  <w:top w:val="nil"/>
                  <w:left w:val="nil"/>
                  <w:bottom w:val="nil"/>
                  <w:right w:val="nil"/>
                </w:tcBorders>
                <w:shd w:val="clear" w:color="auto" w:fill="auto"/>
                <w:noWrap/>
                <w:vAlign w:val="center"/>
                <w:hideMark/>
              </w:tcPr>
            </w:tcPrChange>
          </w:tcPr>
          <w:p w14:paraId="5253ECAF" w14:textId="77777777" w:rsidR="005063A7" w:rsidRPr="005063A7" w:rsidRDefault="005063A7" w:rsidP="005063A7">
            <w:pPr>
              <w:jc w:val="center"/>
              <w:rPr>
                <w:rFonts w:eastAsia="Times New Roman"/>
                <w:sz w:val="20"/>
                <w:szCs w:val="20"/>
              </w:rPr>
            </w:pPr>
            <w:r>
              <w:rPr>
                <w:rFonts w:eastAsia="Times New Roman"/>
                <w:sz w:val="20"/>
                <w:szCs w:val="20"/>
              </w:rPr>
              <w:t>Driscoll-</w:t>
            </w:r>
            <w:proofErr w:type="spellStart"/>
            <w:r>
              <w:rPr>
                <w:rFonts w:eastAsia="Times New Roman"/>
                <w:sz w:val="20"/>
                <w:szCs w:val="20"/>
              </w:rPr>
              <w:t>Kraay</w:t>
            </w:r>
            <w:proofErr w:type="spellEnd"/>
            <w:r>
              <w:rPr>
                <w:rFonts w:eastAsia="Times New Roman"/>
                <w:sz w:val="20"/>
                <w:szCs w:val="20"/>
              </w:rPr>
              <w:t xml:space="preserve"> (L=1)</w:t>
            </w:r>
          </w:p>
        </w:tc>
      </w:tr>
      <w:tr w:rsidR="005063A7" w:rsidRPr="005063A7" w14:paraId="2289B5B2" w14:textId="77777777" w:rsidTr="005063A7">
        <w:tblPrEx>
          <w:tblW w:w="7405" w:type="dxa"/>
          <w:jc w:val="center"/>
          <w:tblPrExChange w:id="2929" w:author="Stoycho Rusinov" w:date="2026-08-08T17:14:00Z">
            <w:tblPrEx>
              <w:tblW w:w="7405" w:type="dxa"/>
              <w:jc w:val="center"/>
            </w:tblPrEx>
          </w:tblPrExChange>
        </w:tblPrEx>
        <w:trPr>
          <w:trHeight w:val="288"/>
          <w:jc w:val="center"/>
          <w:trPrChange w:id="2930" w:author="Stoycho Rusinov" w:date="2026-08-08T17:14:00Z">
            <w:trPr>
              <w:gridAfter w:val="0"/>
              <w:trHeight w:val="288"/>
              <w:jc w:val="center"/>
            </w:trPr>
          </w:trPrChange>
        </w:trPr>
        <w:tc>
          <w:tcPr>
            <w:tcW w:w="1985" w:type="dxa"/>
            <w:tcBorders>
              <w:top w:val="nil"/>
              <w:left w:val="nil"/>
              <w:bottom w:val="nil"/>
              <w:right w:val="nil"/>
            </w:tcBorders>
            <w:shd w:val="clear" w:color="auto" w:fill="auto"/>
            <w:noWrap/>
            <w:vAlign w:val="center"/>
            <w:hideMark/>
            <w:tcPrChange w:id="2931" w:author="Stoycho Rusinov" w:date="2026-08-08T17:14:00Z">
              <w:tcPr>
                <w:tcW w:w="1985" w:type="dxa"/>
                <w:tcBorders>
                  <w:top w:val="nil"/>
                  <w:left w:val="nil"/>
                  <w:bottom w:val="nil"/>
                  <w:right w:val="nil"/>
                </w:tcBorders>
                <w:shd w:val="clear" w:color="auto" w:fill="auto"/>
                <w:noWrap/>
                <w:vAlign w:val="center"/>
                <w:hideMark/>
              </w:tcPr>
            </w:tcPrChange>
          </w:tcPr>
          <w:p w14:paraId="75462463" w14:textId="77777777" w:rsidR="005063A7" w:rsidRPr="005063A7" w:rsidRDefault="005063A7" w:rsidP="005063A7">
            <w:pPr>
              <w:rPr>
                <w:rFonts w:eastAsia="Times New Roman"/>
                <w:sz w:val="20"/>
                <w:szCs w:val="20"/>
              </w:rPr>
            </w:pPr>
            <w:r>
              <w:rPr>
                <w:rFonts w:eastAsia="Times New Roman"/>
                <w:sz w:val="20"/>
                <w:szCs w:val="20"/>
              </w:rPr>
              <w:t>Adjusted R2</w:t>
            </w:r>
          </w:p>
        </w:tc>
        <w:tc>
          <w:tcPr>
            <w:tcW w:w="1512" w:type="dxa"/>
            <w:tcBorders>
              <w:top w:val="nil"/>
              <w:left w:val="nil"/>
              <w:bottom w:val="nil"/>
              <w:right w:val="nil"/>
            </w:tcBorders>
            <w:shd w:val="clear" w:color="auto" w:fill="auto"/>
            <w:noWrap/>
            <w:vAlign w:val="center"/>
            <w:hideMark/>
            <w:tcPrChange w:id="2932" w:author="Stoycho Rusinov" w:date="2026-08-08T17:14:00Z">
              <w:tcPr>
                <w:tcW w:w="1512" w:type="dxa"/>
                <w:tcBorders>
                  <w:top w:val="nil"/>
                  <w:left w:val="nil"/>
                  <w:bottom w:val="nil"/>
                  <w:right w:val="nil"/>
                </w:tcBorders>
                <w:shd w:val="clear" w:color="auto" w:fill="auto"/>
                <w:noWrap/>
                <w:vAlign w:val="center"/>
                <w:hideMark/>
              </w:tcPr>
            </w:tcPrChange>
          </w:tcPr>
          <w:p w14:paraId="1EEEEDC4" w14:textId="77777777" w:rsidR="005063A7" w:rsidRPr="005063A7" w:rsidRDefault="005063A7" w:rsidP="005063A7">
            <w:pPr>
              <w:jc w:val="center"/>
              <w:rPr>
                <w:rFonts w:eastAsia="Times New Roman"/>
                <w:sz w:val="20"/>
                <w:szCs w:val="20"/>
              </w:rPr>
            </w:pPr>
            <w:r>
              <w:rPr>
                <w:sz w:val="16"/>
                <w:rPrChange w:id="2933" w:author="Stoycho Rusinov" w:date="2026-08-08T17:14:00Z">
                  <w:rPr>
                    <w:sz w:val="20"/>
                  </w:rPr>
                </w:rPrChange>
              </w:rPr>
              <w:t>0.980220</w:t>
            </w:r>
          </w:p>
        </w:tc>
        <w:tc>
          <w:tcPr>
            <w:tcW w:w="977" w:type="dxa"/>
            <w:tcBorders>
              <w:top w:val="nil"/>
              <w:left w:val="nil"/>
              <w:bottom w:val="nil"/>
              <w:right w:val="nil"/>
            </w:tcBorders>
            <w:shd w:val="clear" w:color="auto" w:fill="auto"/>
            <w:noWrap/>
            <w:vAlign w:val="center"/>
            <w:hideMark/>
            <w:tcPrChange w:id="2934" w:author="Stoycho Rusinov" w:date="2026-08-08T17:14:00Z">
              <w:tcPr>
                <w:tcW w:w="977" w:type="dxa"/>
                <w:gridSpan w:val="2"/>
                <w:tcBorders>
                  <w:top w:val="nil"/>
                  <w:left w:val="nil"/>
                  <w:bottom w:val="nil"/>
                  <w:right w:val="nil"/>
                </w:tcBorders>
                <w:shd w:val="clear" w:color="auto" w:fill="auto"/>
                <w:noWrap/>
                <w:vAlign w:val="center"/>
                <w:hideMark/>
              </w:tcPr>
            </w:tcPrChange>
          </w:tcPr>
          <w:p w14:paraId="4F243F29" w14:textId="77777777" w:rsidR="005063A7" w:rsidRPr="005063A7" w:rsidRDefault="005063A7" w:rsidP="005063A7">
            <w:pPr>
              <w:jc w:val="center"/>
              <w:rPr>
                <w:rFonts w:eastAsia="Times New Roman"/>
                <w:sz w:val="20"/>
                <w:szCs w:val="20"/>
              </w:rPr>
            </w:pPr>
            <w:r>
              <w:rPr>
                <w:sz w:val="16"/>
                <w:rPrChange w:id="2935" w:author="Stoycho Rusinov" w:date="2026-08-08T17:14:00Z">
                  <w:rPr>
                    <w:sz w:val="20"/>
                  </w:rPr>
                </w:rPrChange>
              </w:rPr>
              <w:t>0.977526</w:t>
            </w:r>
          </w:p>
        </w:tc>
        <w:tc>
          <w:tcPr>
            <w:tcW w:w="977" w:type="dxa"/>
            <w:tcBorders>
              <w:top w:val="nil"/>
              <w:left w:val="nil"/>
              <w:bottom w:val="nil"/>
              <w:right w:val="nil"/>
            </w:tcBorders>
            <w:shd w:val="clear" w:color="auto" w:fill="auto"/>
            <w:noWrap/>
            <w:vAlign w:val="center"/>
            <w:hideMark/>
            <w:tcPrChange w:id="2936" w:author="Stoycho Rusinov" w:date="2026-08-08T17:14:00Z">
              <w:tcPr>
                <w:tcW w:w="977" w:type="dxa"/>
                <w:gridSpan w:val="2"/>
                <w:tcBorders>
                  <w:top w:val="nil"/>
                  <w:left w:val="nil"/>
                  <w:bottom w:val="nil"/>
                  <w:right w:val="nil"/>
                </w:tcBorders>
                <w:shd w:val="clear" w:color="auto" w:fill="auto"/>
                <w:noWrap/>
                <w:vAlign w:val="center"/>
                <w:hideMark/>
              </w:tcPr>
            </w:tcPrChange>
          </w:tcPr>
          <w:p w14:paraId="3C97E242" w14:textId="77777777" w:rsidR="005063A7" w:rsidRPr="005063A7" w:rsidRDefault="005063A7" w:rsidP="005063A7">
            <w:pPr>
              <w:jc w:val="center"/>
              <w:rPr>
                <w:rFonts w:eastAsia="Times New Roman"/>
                <w:sz w:val="20"/>
                <w:szCs w:val="20"/>
              </w:rPr>
            </w:pPr>
            <w:r>
              <w:rPr>
                <w:sz w:val="16"/>
                <w:rPrChange w:id="2937" w:author="Stoycho Rusinov" w:date="2026-08-08T17:14:00Z">
                  <w:rPr>
                    <w:sz w:val="20"/>
                  </w:rPr>
                </w:rPrChange>
              </w:rPr>
              <w:t>0.271762</w:t>
            </w:r>
          </w:p>
        </w:tc>
        <w:tc>
          <w:tcPr>
            <w:tcW w:w="977" w:type="dxa"/>
            <w:tcBorders>
              <w:top w:val="nil"/>
              <w:left w:val="nil"/>
              <w:bottom w:val="nil"/>
              <w:right w:val="nil"/>
            </w:tcBorders>
            <w:shd w:val="clear" w:color="auto" w:fill="auto"/>
            <w:noWrap/>
            <w:vAlign w:val="center"/>
            <w:hideMark/>
            <w:tcPrChange w:id="2938" w:author="Stoycho Rusinov" w:date="2026-08-08T17:14:00Z">
              <w:tcPr>
                <w:tcW w:w="977" w:type="dxa"/>
                <w:gridSpan w:val="2"/>
                <w:tcBorders>
                  <w:top w:val="nil"/>
                  <w:left w:val="nil"/>
                  <w:bottom w:val="nil"/>
                  <w:right w:val="nil"/>
                </w:tcBorders>
                <w:shd w:val="clear" w:color="auto" w:fill="auto"/>
                <w:noWrap/>
                <w:vAlign w:val="center"/>
                <w:hideMark/>
              </w:tcPr>
            </w:tcPrChange>
          </w:tcPr>
          <w:p w14:paraId="29CFDA11" w14:textId="77777777" w:rsidR="005063A7" w:rsidRPr="005063A7" w:rsidRDefault="005063A7" w:rsidP="005063A7">
            <w:pPr>
              <w:jc w:val="center"/>
              <w:rPr>
                <w:rFonts w:eastAsia="Times New Roman"/>
                <w:sz w:val="20"/>
                <w:szCs w:val="20"/>
              </w:rPr>
            </w:pPr>
            <w:r>
              <w:rPr>
                <w:sz w:val="16"/>
                <w:rPrChange w:id="2939" w:author="Stoycho Rusinov" w:date="2026-08-08T17:14:00Z">
                  <w:rPr>
                    <w:sz w:val="20"/>
                  </w:rPr>
                </w:rPrChange>
              </w:rPr>
              <w:t>0.904629</w:t>
            </w:r>
          </w:p>
        </w:tc>
        <w:tc>
          <w:tcPr>
            <w:tcW w:w="977" w:type="dxa"/>
            <w:tcBorders>
              <w:top w:val="nil"/>
              <w:left w:val="nil"/>
              <w:bottom w:val="nil"/>
              <w:right w:val="nil"/>
            </w:tcBorders>
            <w:shd w:val="clear" w:color="auto" w:fill="auto"/>
            <w:noWrap/>
            <w:vAlign w:val="center"/>
            <w:hideMark/>
            <w:tcPrChange w:id="2940" w:author="Stoycho Rusinov" w:date="2026-08-08T17:14:00Z">
              <w:tcPr>
                <w:tcW w:w="977" w:type="dxa"/>
                <w:gridSpan w:val="2"/>
                <w:tcBorders>
                  <w:top w:val="nil"/>
                  <w:left w:val="nil"/>
                  <w:bottom w:val="nil"/>
                  <w:right w:val="nil"/>
                </w:tcBorders>
                <w:shd w:val="clear" w:color="auto" w:fill="auto"/>
                <w:noWrap/>
                <w:vAlign w:val="center"/>
                <w:hideMark/>
              </w:tcPr>
            </w:tcPrChange>
          </w:tcPr>
          <w:p w14:paraId="25ED7AB8" w14:textId="77777777" w:rsidR="005063A7" w:rsidRPr="005063A7" w:rsidRDefault="005063A7" w:rsidP="005063A7">
            <w:pPr>
              <w:jc w:val="center"/>
              <w:rPr>
                <w:rFonts w:eastAsia="Times New Roman"/>
                <w:sz w:val="20"/>
                <w:szCs w:val="20"/>
              </w:rPr>
            </w:pPr>
            <w:r>
              <w:rPr>
                <w:sz w:val="16"/>
                <w:rPrChange w:id="2941" w:author="Stoycho Rusinov" w:date="2026-08-08T17:14:00Z">
                  <w:rPr>
                    <w:sz w:val="20"/>
                  </w:rPr>
                </w:rPrChange>
              </w:rPr>
              <w:t>0.976761</w:t>
            </w:r>
          </w:p>
        </w:tc>
      </w:tr>
      <w:tr w:rsidR="005063A7" w:rsidRPr="005063A7" w14:paraId="4E822DE1" w14:textId="77777777" w:rsidTr="005063A7">
        <w:tblPrEx>
          <w:tblW w:w="7405" w:type="dxa"/>
          <w:jc w:val="center"/>
          <w:tblPrExChange w:id="2942" w:author="Stoycho Rusinov" w:date="2026-08-08T17:14:00Z">
            <w:tblPrEx>
              <w:tblW w:w="7405" w:type="dxa"/>
              <w:jc w:val="center"/>
            </w:tblPrEx>
          </w:tblPrExChange>
        </w:tblPrEx>
        <w:trPr>
          <w:trHeight w:val="288"/>
          <w:jc w:val="center"/>
          <w:trPrChange w:id="2943" w:author="Stoycho Rusinov" w:date="2026-08-08T17:14:00Z">
            <w:trPr>
              <w:gridAfter w:val="0"/>
              <w:trHeight w:val="288"/>
              <w:jc w:val="center"/>
            </w:trPr>
          </w:trPrChange>
        </w:trPr>
        <w:tc>
          <w:tcPr>
            <w:tcW w:w="1985" w:type="dxa"/>
            <w:tcBorders>
              <w:top w:val="nil"/>
              <w:left w:val="nil"/>
              <w:bottom w:val="nil"/>
              <w:right w:val="nil"/>
            </w:tcBorders>
            <w:shd w:val="clear" w:color="auto" w:fill="auto"/>
            <w:noWrap/>
            <w:vAlign w:val="center"/>
            <w:hideMark/>
            <w:tcPrChange w:id="2944" w:author="Stoycho Rusinov" w:date="2026-08-08T17:14:00Z">
              <w:tcPr>
                <w:tcW w:w="1985" w:type="dxa"/>
                <w:tcBorders>
                  <w:top w:val="nil"/>
                  <w:left w:val="nil"/>
                  <w:bottom w:val="nil"/>
                  <w:right w:val="nil"/>
                </w:tcBorders>
                <w:shd w:val="clear" w:color="auto" w:fill="auto"/>
                <w:noWrap/>
                <w:vAlign w:val="center"/>
                <w:hideMark/>
              </w:tcPr>
            </w:tcPrChange>
          </w:tcPr>
          <w:p w14:paraId="180C20C5" w14:textId="77777777" w:rsidR="005063A7" w:rsidRPr="005063A7" w:rsidRDefault="005063A7" w:rsidP="005063A7">
            <w:pPr>
              <w:rPr>
                <w:rFonts w:eastAsia="Times New Roman"/>
                <w:sz w:val="20"/>
                <w:szCs w:val="20"/>
              </w:rPr>
            </w:pPr>
            <w:r>
              <w:rPr>
                <w:rFonts w:eastAsia="Times New Roman"/>
                <w:sz w:val="20"/>
                <w:szCs w:val="20"/>
              </w:rPr>
              <w:t>Within R2</w:t>
            </w:r>
          </w:p>
        </w:tc>
        <w:tc>
          <w:tcPr>
            <w:tcW w:w="1512" w:type="dxa"/>
            <w:tcBorders>
              <w:top w:val="nil"/>
              <w:left w:val="nil"/>
              <w:bottom w:val="nil"/>
              <w:right w:val="nil"/>
            </w:tcBorders>
            <w:shd w:val="clear" w:color="auto" w:fill="auto"/>
            <w:noWrap/>
            <w:vAlign w:val="center"/>
            <w:hideMark/>
            <w:tcPrChange w:id="2945" w:author="Stoycho Rusinov" w:date="2026-08-08T17:14:00Z">
              <w:tcPr>
                <w:tcW w:w="1512" w:type="dxa"/>
                <w:tcBorders>
                  <w:top w:val="nil"/>
                  <w:left w:val="nil"/>
                  <w:bottom w:val="nil"/>
                  <w:right w:val="nil"/>
                </w:tcBorders>
                <w:shd w:val="clear" w:color="auto" w:fill="auto"/>
                <w:noWrap/>
                <w:vAlign w:val="center"/>
                <w:hideMark/>
              </w:tcPr>
            </w:tcPrChange>
          </w:tcPr>
          <w:p w14:paraId="2451D466" w14:textId="77777777" w:rsidR="005063A7" w:rsidRPr="005063A7" w:rsidRDefault="005063A7" w:rsidP="005063A7">
            <w:pPr>
              <w:jc w:val="center"/>
              <w:rPr>
                <w:rFonts w:eastAsia="Times New Roman"/>
                <w:sz w:val="20"/>
                <w:szCs w:val="20"/>
              </w:rPr>
            </w:pPr>
            <w:r>
              <w:rPr>
                <w:sz w:val="16"/>
                <w:rPrChange w:id="2946" w:author="Stoycho Rusinov" w:date="2026-08-08T17:14:00Z">
                  <w:rPr>
                    <w:sz w:val="20"/>
                  </w:rPr>
                </w:rPrChange>
              </w:rPr>
              <w:t>0.820738</w:t>
            </w:r>
          </w:p>
        </w:tc>
        <w:tc>
          <w:tcPr>
            <w:tcW w:w="977" w:type="dxa"/>
            <w:tcBorders>
              <w:top w:val="nil"/>
              <w:left w:val="nil"/>
              <w:bottom w:val="nil"/>
              <w:right w:val="nil"/>
            </w:tcBorders>
            <w:shd w:val="clear" w:color="auto" w:fill="auto"/>
            <w:noWrap/>
            <w:vAlign w:val="center"/>
            <w:hideMark/>
            <w:tcPrChange w:id="2947" w:author="Stoycho Rusinov" w:date="2026-08-08T17:14:00Z">
              <w:tcPr>
                <w:tcW w:w="977" w:type="dxa"/>
                <w:gridSpan w:val="2"/>
                <w:tcBorders>
                  <w:top w:val="nil"/>
                  <w:left w:val="nil"/>
                  <w:bottom w:val="nil"/>
                  <w:right w:val="nil"/>
                </w:tcBorders>
                <w:shd w:val="clear" w:color="auto" w:fill="auto"/>
                <w:noWrap/>
                <w:vAlign w:val="center"/>
                <w:hideMark/>
              </w:tcPr>
            </w:tcPrChange>
          </w:tcPr>
          <w:p w14:paraId="724E14AF" w14:textId="77777777" w:rsidR="005063A7" w:rsidRPr="005063A7" w:rsidRDefault="005063A7" w:rsidP="005063A7">
            <w:pPr>
              <w:jc w:val="center"/>
              <w:rPr>
                <w:rFonts w:eastAsia="Times New Roman"/>
                <w:sz w:val="20"/>
                <w:szCs w:val="20"/>
              </w:rPr>
            </w:pPr>
            <w:r>
              <w:rPr>
                <w:sz w:val="16"/>
                <w:rPrChange w:id="2948" w:author="Stoycho Rusinov" w:date="2026-08-08T17:14:00Z">
                  <w:rPr>
                    <w:sz w:val="20"/>
                  </w:rPr>
                </w:rPrChange>
              </w:rPr>
              <w:t>0.867156</w:t>
            </w:r>
          </w:p>
        </w:tc>
        <w:tc>
          <w:tcPr>
            <w:tcW w:w="977" w:type="dxa"/>
            <w:tcBorders>
              <w:top w:val="nil"/>
              <w:left w:val="nil"/>
              <w:bottom w:val="nil"/>
              <w:right w:val="nil"/>
            </w:tcBorders>
            <w:shd w:val="clear" w:color="auto" w:fill="auto"/>
            <w:noWrap/>
            <w:vAlign w:val="center"/>
            <w:hideMark/>
            <w:tcPrChange w:id="2949" w:author="Stoycho Rusinov" w:date="2026-08-08T17:14:00Z">
              <w:tcPr>
                <w:tcW w:w="977" w:type="dxa"/>
                <w:gridSpan w:val="2"/>
                <w:tcBorders>
                  <w:top w:val="nil"/>
                  <w:left w:val="nil"/>
                  <w:bottom w:val="nil"/>
                  <w:right w:val="nil"/>
                </w:tcBorders>
                <w:shd w:val="clear" w:color="auto" w:fill="auto"/>
                <w:noWrap/>
                <w:vAlign w:val="center"/>
                <w:hideMark/>
              </w:tcPr>
            </w:tcPrChange>
          </w:tcPr>
          <w:p w14:paraId="387C704A" w14:textId="77777777" w:rsidR="005063A7" w:rsidRPr="005063A7" w:rsidRDefault="005063A7" w:rsidP="005063A7">
            <w:pPr>
              <w:jc w:val="center"/>
              <w:rPr>
                <w:rFonts w:eastAsia="Times New Roman"/>
                <w:sz w:val="20"/>
                <w:szCs w:val="20"/>
              </w:rPr>
            </w:pPr>
          </w:p>
        </w:tc>
        <w:tc>
          <w:tcPr>
            <w:tcW w:w="977" w:type="dxa"/>
            <w:tcBorders>
              <w:top w:val="nil"/>
              <w:left w:val="nil"/>
              <w:bottom w:val="nil"/>
              <w:right w:val="nil"/>
            </w:tcBorders>
            <w:shd w:val="clear" w:color="auto" w:fill="auto"/>
            <w:noWrap/>
            <w:vAlign w:val="center"/>
            <w:hideMark/>
            <w:tcPrChange w:id="2950" w:author="Stoycho Rusinov" w:date="2026-08-08T17:14:00Z">
              <w:tcPr>
                <w:tcW w:w="977" w:type="dxa"/>
                <w:gridSpan w:val="2"/>
                <w:tcBorders>
                  <w:top w:val="nil"/>
                  <w:left w:val="nil"/>
                  <w:bottom w:val="nil"/>
                  <w:right w:val="nil"/>
                </w:tcBorders>
                <w:shd w:val="clear" w:color="auto" w:fill="auto"/>
                <w:noWrap/>
                <w:vAlign w:val="center"/>
                <w:hideMark/>
              </w:tcPr>
            </w:tcPrChange>
          </w:tcPr>
          <w:p w14:paraId="18ECA452" w14:textId="77777777" w:rsidR="005063A7" w:rsidRPr="005063A7" w:rsidRDefault="005063A7" w:rsidP="005063A7">
            <w:pPr>
              <w:jc w:val="center"/>
              <w:rPr>
                <w:rFonts w:eastAsia="Times New Roman"/>
                <w:sz w:val="20"/>
                <w:szCs w:val="20"/>
              </w:rPr>
            </w:pPr>
            <w:r>
              <w:rPr>
                <w:sz w:val="16"/>
                <w:rPrChange w:id="2951" w:author="Stoycho Rusinov" w:date="2026-08-08T17:14:00Z">
                  <w:rPr>
                    <w:sz w:val="20"/>
                  </w:rPr>
                </w:rPrChange>
              </w:rPr>
              <w:t>0.135693</w:t>
            </w:r>
          </w:p>
        </w:tc>
        <w:tc>
          <w:tcPr>
            <w:tcW w:w="977" w:type="dxa"/>
            <w:tcBorders>
              <w:top w:val="nil"/>
              <w:left w:val="nil"/>
              <w:bottom w:val="nil"/>
              <w:right w:val="nil"/>
            </w:tcBorders>
            <w:shd w:val="clear" w:color="auto" w:fill="auto"/>
            <w:noWrap/>
            <w:vAlign w:val="center"/>
            <w:hideMark/>
            <w:tcPrChange w:id="2952" w:author="Stoycho Rusinov" w:date="2026-08-08T17:14:00Z">
              <w:tcPr>
                <w:tcW w:w="977" w:type="dxa"/>
                <w:gridSpan w:val="2"/>
                <w:tcBorders>
                  <w:top w:val="nil"/>
                  <w:left w:val="nil"/>
                  <w:bottom w:val="nil"/>
                  <w:right w:val="nil"/>
                </w:tcBorders>
                <w:shd w:val="clear" w:color="auto" w:fill="auto"/>
                <w:noWrap/>
                <w:vAlign w:val="center"/>
                <w:hideMark/>
              </w:tcPr>
            </w:tcPrChange>
          </w:tcPr>
          <w:p w14:paraId="4968A4AC" w14:textId="77777777" w:rsidR="005063A7" w:rsidRPr="005063A7" w:rsidRDefault="005063A7" w:rsidP="005063A7">
            <w:pPr>
              <w:jc w:val="center"/>
              <w:rPr>
                <w:rFonts w:eastAsia="Times New Roman"/>
                <w:sz w:val="20"/>
                <w:szCs w:val="20"/>
              </w:rPr>
            </w:pPr>
            <w:r>
              <w:rPr>
                <w:sz w:val="16"/>
                <w:rPrChange w:id="2953" w:author="Stoycho Rusinov" w:date="2026-08-08T17:14:00Z">
                  <w:rPr>
                    <w:sz w:val="20"/>
                  </w:rPr>
                </w:rPrChange>
              </w:rPr>
              <w:t>0.809857</w:t>
            </w:r>
          </w:p>
        </w:tc>
      </w:tr>
      <w:tr w:rsidR="005063A7" w:rsidRPr="005063A7" w14:paraId="005F27DD" w14:textId="77777777" w:rsidTr="005063A7">
        <w:tblPrEx>
          <w:tblW w:w="7405" w:type="dxa"/>
          <w:jc w:val="center"/>
          <w:tblPrExChange w:id="2954" w:author="Stoycho Rusinov" w:date="2026-08-08T17:14:00Z">
            <w:tblPrEx>
              <w:tblW w:w="7405" w:type="dxa"/>
              <w:jc w:val="center"/>
            </w:tblPrEx>
          </w:tblPrExChange>
        </w:tblPrEx>
        <w:trPr>
          <w:trHeight w:val="545"/>
          <w:jc w:val="center"/>
          <w:trPrChange w:id="2955" w:author="Stoycho Rusinov" w:date="2026-08-08T17:14:00Z">
            <w:trPr>
              <w:gridAfter w:val="0"/>
              <w:trHeight w:val="545"/>
              <w:jc w:val="center"/>
            </w:trPr>
          </w:trPrChange>
        </w:trPr>
        <w:tc>
          <w:tcPr>
            <w:tcW w:w="1985" w:type="dxa"/>
            <w:tcBorders>
              <w:top w:val="nil"/>
              <w:left w:val="nil"/>
              <w:bottom w:val="single" w:sz="4" w:space="0" w:color="auto"/>
              <w:right w:val="nil"/>
            </w:tcBorders>
            <w:shd w:val="clear" w:color="auto" w:fill="auto"/>
            <w:noWrap/>
            <w:vAlign w:val="center"/>
            <w:hideMark/>
            <w:tcPrChange w:id="2956" w:author="Stoycho Rusinov" w:date="2026-08-08T17:14:00Z">
              <w:tcPr>
                <w:tcW w:w="1985" w:type="dxa"/>
                <w:tcBorders>
                  <w:top w:val="nil"/>
                  <w:left w:val="nil"/>
                  <w:bottom w:val="single" w:sz="4" w:space="0" w:color="auto"/>
                  <w:right w:val="nil"/>
                </w:tcBorders>
                <w:shd w:val="clear" w:color="auto" w:fill="auto"/>
                <w:noWrap/>
                <w:vAlign w:val="center"/>
                <w:hideMark/>
              </w:tcPr>
            </w:tcPrChange>
          </w:tcPr>
          <w:p w14:paraId="7326F0F2" w14:textId="77777777" w:rsidR="005063A7" w:rsidRPr="005063A7" w:rsidRDefault="005063A7" w:rsidP="005063A7">
            <w:pPr>
              <w:rPr>
                <w:rFonts w:eastAsia="Times New Roman"/>
                <w:sz w:val="20"/>
                <w:szCs w:val="20"/>
              </w:rPr>
            </w:pPr>
            <w:r>
              <w:rPr>
                <w:rFonts w:eastAsia="Times New Roman"/>
                <w:sz w:val="20"/>
                <w:szCs w:val="20"/>
              </w:rPr>
              <w:t>Notes</w:t>
            </w:r>
          </w:p>
        </w:tc>
        <w:tc>
          <w:tcPr>
            <w:tcW w:w="5420" w:type="dxa"/>
            <w:gridSpan w:val="5"/>
            <w:tcBorders>
              <w:top w:val="nil"/>
              <w:left w:val="nil"/>
              <w:bottom w:val="single" w:sz="4" w:space="0" w:color="auto"/>
              <w:right w:val="nil"/>
            </w:tcBorders>
            <w:shd w:val="clear" w:color="auto" w:fill="auto"/>
            <w:noWrap/>
            <w:vAlign w:val="center"/>
            <w:hideMark/>
            <w:tcPrChange w:id="2957" w:author="Stoycho Rusinov" w:date="2026-08-08T17:14:00Z">
              <w:tcPr>
                <w:tcW w:w="5420" w:type="dxa"/>
                <w:gridSpan w:val="9"/>
                <w:tcBorders>
                  <w:top w:val="nil"/>
                  <w:left w:val="nil"/>
                  <w:bottom w:val="single" w:sz="4" w:space="0" w:color="auto"/>
                  <w:right w:val="nil"/>
                </w:tcBorders>
                <w:shd w:val="clear" w:color="auto" w:fill="auto"/>
                <w:noWrap/>
                <w:vAlign w:val="center"/>
                <w:hideMark/>
              </w:tcPr>
            </w:tcPrChange>
          </w:tcPr>
          <w:p w14:paraId="37F65672" w14:textId="77777777" w:rsidR="005063A7" w:rsidRPr="005063A7" w:rsidRDefault="005063A7" w:rsidP="005063A7">
            <w:pPr>
              <w:jc w:val="center"/>
              <w:rPr>
                <w:rFonts w:eastAsia="Times New Roman"/>
                <w:sz w:val="20"/>
                <w:szCs w:val="20"/>
              </w:rPr>
            </w:pPr>
            <w:r>
              <w:rPr>
                <w:rFonts w:eastAsia="Times New Roman"/>
                <w:sz w:val="20"/>
                <w:szCs w:val="20"/>
              </w:rPr>
              <w:t>Driscoll-</w:t>
            </w:r>
            <w:proofErr w:type="spellStart"/>
            <w:r>
              <w:rPr>
                <w:rFonts w:eastAsia="Times New Roman"/>
                <w:sz w:val="20"/>
                <w:szCs w:val="20"/>
              </w:rPr>
              <w:t>Kraay</w:t>
            </w:r>
            <w:proofErr w:type="spellEnd"/>
            <w:r>
              <w:rPr>
                <w:rFonts w:eastAsia="Times New Roman"/>
                <w:sz w:val="20"/>
                <w:szCs w:val="20"/>
              </w:rPr>
              <w:t xml:space="preserve"> standard errors in parentheses. Significance codes follow the original output.  </w:t>
            </w:r>
          </w:p>
        </w:tc>
      </w:tr>
    </w:tbl>
    <w:p w14:paraId="5D88F198" w14:textId="77777777" w:rsidR="005063A7" w:rsidRPr="00C3586C" w:rsidRDefault="005063A7" w:rsidP="00C3586C">
      <w:pPr>
        <w:spacing w:line="360" w:lineRule="auto"/>
        <w:rPr>
          <w:rFonts w:asciiTheme="minorHAnsi" w:hAnsiTheme="minorHAnsi" w:cstheme="minorHAnsi"/>
        </w:rPr>
      </w:pPr>
    </w:p>
    <w:p w14:paraId="69A949C8" w14:textId="43EA20AC" w:rsidR="00236015" w:rsidRPr="00C3586C" w:rsidRDefault="008B0A6B" w:rsidP="00C3586C">
      <w:pPr>
        <w:spacing w:before="240" w:line="360" w:lineRule="auto"/>
        <w:rPr>
          <w:rFonts w:asciiTheme="minorHAnsi" w:hAnsiTheme="minorHAnsi" w:cstheme="minorHAnsi"/>
        </w:rPr>
      </w:pPr>
      <w:del w:id="2958" w:author="Stoycho Rusinov" w:date="2026-08-08T17:14:00Z">
        <w:r>
          <w:rPr>
            <w:rFonts w:asciiTheme="minorHAnsi" w:hAnsiTheme="minorHAnsi" w:cstheme="minorHAnsi"/>
            <w:b/>
            <w:bCs/>
          </w:rPr>
          <w:delText>able</w:delText>
        </w:r>
      </w:del>
      <w:ins w:id="2959" w:author="Stoycho Rusinov" w:date="2026-08-08T17:14:00Z">
        <w:r>
          <w:rPr>
            <w:rFonts w:asciiTheme="minorHAnsi" w:hAnsiTheme="minorHAnsi" w:cstheme="minorHAnsi"/>
            <w:b/>
            <w:bCs/>
          </w:rPr>
          <w:t>Table</w:t>
        </w:r>
      </w:ins>
      <w:r>
        <w:rPr>
          <w:rFonts w:asciiTheme="minorHAnsi" w:hAnsiTheme="minorHAnsi" w:cstheme="minorHAnsi"/>
          <w:b/>
          <w:bCs/>
        </w:rPr>
        <w:t xml:space="preserve"> A2.</w:t>
      </w:r>
      <w:r>
        <w:rPr>
          <w:rFonts w:asciiTheme="minorHAnsi" w:hAnsiTheme="minorHAnsi"/>
          <w:b/>
          <w:rPrChange w:id="2960" w:author="Stoycho Rusinov" w:date="2026-08-08T17:14:00Z">
            <w:rPr>
              <w:rFonts w:asciiTheme="minorHAnsi" w:hAnsiTheme="minorHAnsi"/>
            </w:rPr>
          </w:rPrChange>
        </w:rPr>
        <w:t xml:space="preserve"> Country-specific </w:t>
      </w:r>
      <w:del w:id="2961" w:author="Stoycho Rusinov" w:date="2026-08-08T17:14:00Z">
        <w:r>
          <w:rPr>
            <w:rFonts w:asciiTheme="minorHAnsi" w:hAnsiTheme="minorHAnsi" w:cstheme="minorHAnsi"/>
          </w:rPr>
          <w:delText>COVID</w:delText>
        </w:r>
      </w:del>
      <w:ins w:id="2962" w:author="Stoycho Rusinov" w:date="2026-08-08T17:14:00Z">
        <w:r>
          <w:rPr>
            <w:rFonts w:asciiTheme="minorHAnsi" w:hAnsiTheme="minorHAnsi" w:cstheme="minorHAnsi"/>
            <w:b/>
            <w:bCs/>
          </w:rPr>
          <w:t>log effects in 2021–2023</w:t>
        </w:r>
      </w:ins>
      <w:r>
        <w:rPr>
          <w:rFonts w:asciiTheme="minorHAnsi" w:hAnsiTheme="minorHAnsi"/>
          <w:b/>
          <w:rPrChange w:id="2963" w:author="Stoycho Rusinov" w:date="2026-08-08T17:14:00Z">
            <w:rPr>
              <w:rFonts w:asciiTheme="minorHAnsi" w:hAnsiTheme="minorHAnsi"/>
            </w:rPr>
          </w:rPrChange>
        </w:rPr>
        <w:t xml:space="preserve"> and </w:t>
      </w:r>
      <w:del w:id="2964" w:author="Stoycho Rusinov" w:date="2026-08-08T17:14:00Z">
        <w:r>
          <w:rPr>
            <w:rFonts w:asciiTheme="minorHAnsi" w:hAnsiTheme="minorHAnsi" w:cstheme="minorHAnsi"/>
          </w:rPr>
          <w:delText>post-COVID elasticities</w:delText>
        </w:r>
      </w:del>
      <w:ins w:id="2965" w:author="Stoycho Rusinov" w:date="2026-08-08T17:14:00Z">
        <w:r>
          <w:rPr>
            <w:rFonts w:asciiTheme="minorHAnsi" w:hAnsiTheme="minorHAnsi" w:cstheme="minorHAnsi"/>
            <w:b/>
            <w:bCs/>
          </w:rPr>
          <w:t>2024–2025</w:t>
        </w:r>
      </w:ins>
      <w:r>
        <w:rPr>
          <w:rFonts w:asciiTheme="minorHAnsi" w:hAnsiTheme="minorHAnsi"/>
          <w:b/>
          <w:rPrChange w:id="2966" w:author="Stoycho Rusinov" w:date="2026-08-08T17:14:00Z">
            <w:rPr>
              <w:rFonts w:asciiTheme="minorHAnsi" w:hAnsiTheme="minorHAnsi"/>
            </w:rPr>
          </w:rPrChange>
        </w:rPr>
        <w:t>.</w:t>
      </w:r>
    </w:p>
    <w:tbl>
      <w:tblPr>
        <w:tblW w:w="4248" w:type="dxa"/>
        <w:jc w:val="center"/>
        <w:tblCellMar>
          <w:left w:w="10" w:type="dxa"/>
          <w:right w:w="10" w:type="dxa"/>
        </w:tblCellMar>
        <w:tblLook w:val="04A0" w:firstRow="1" w:lastRow="0" w:firstColumn="1" w:lastColumn="0" w:noHBand="0" w:noVBand="1"/>
      </w:tblPr>
      <w:tblGrid>
        <w:gridCol w:w="1871"/>
        <w:gridCol w:w="1244"/>
        <w:gridCol w:w="1133"/>
      </w:tblGrid>
      <w:tr w:rsidR="00236015" w:rsidRPr="00C3586C" w14:paraId="340E5F68" w14:textId="77777777" w:rsidTr="005A62A4">
        <w:trPr>
          <w:tblHeader/>
          <w:jc w:val="center"/>
        </w:trPr>
        <w:tc>
          <w:tcPr>
            <w:tcW w:w="1960" w:type="dxa"/>
            <w:shd w:val="clear" w:color="auto" w:fill="D5E8F0"/>
            <w:tcMar>
              <w:top w:w="50" w:type="dxa"/>
              <w:left w:w="80" w:type="dxa"/>
              <w:bottom w:w="50" w:type="dxa"/>
              <w:right w:w="80" w:type="dxa"/>
            </w:tcMar>
            <w:vAlign w:val="center"/>
          </w:tcPr>
          <w:p w14:paraId="1E8065A9"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b/>
                <w:bCs/>
                <w:sz w:val="16"/>
                <w:szCs w:val="16"/>
              </w:rPr>
              <w:t>Count</w:t>
            </w:r>
            <w:bookmarkStart w:id="2967" w:name="_GoBack"/>
            <w:bookmarkEnd w:id="2967"/>
            <w:r>
              <w:rPr>
                <w:rFonts w:asciiTheme="minorHAnsi" w:hAnsiTheme="minorHAnsi" w:cstheme="minorHAnsi"/>
                <w:b/>
                <w:bCs/>
                <w:sz w:val="16"/>
                <w:szCs w:val="16"/>
              </w:rPr>
              <w:t>ry</w:t>
            </w:r>
          </w:p>
        </w:tc>
        <w:tc>
          <w:tcPr>
            <w:tcW w:w="1154" w:type="dxa"/>
            <w:shd w:val="clear" w:color="auto" w:fill="D5E8F0"/>
            <w:tcMar>
              <w:top w:w="50" w:type="dxa"/>
              <w:left w:w="80" w:type="dxa"/>
              <w:bottom w:w="50" w:type="dxa"/>
              <w:right w:w="80" w:type="dxa"/>
            </w:tcMar>
          </w:tcPr>
          <w:p w14:paraId="3EC8BC5E" w14:textId="07F4396F" w:rsidR="00236015" w:rsidRPr="00C3586C" w:rsidRDefault="008B0A6B" w:rsidP="00C3586C">
            <w:pPr>
              <w:spacing w:line="360" w:lineRule="auto"/>
              <w:rPr>
                <w:rFonts w:asciiTheme="minorHAnsi" w:hAnsiTheme="minorHAnsi" w:cstheme="minorHAnsi"/>
              </w:rPr>
            </w:pPr>
            <w:del w:id="2968" w:author="Stoycho Rusinov" w:date="2026-08-08T17:14:00Z">
              <w:r>
                <w:rPr>
                  <w:rFonts w:asciiTheme="minorHAnsi" w:hAnsiTheme="minorHAnsi" w:cstheme="minorHAnsi"/>
                  <w:b/>
                  <w:bCs/>
                  <w:sz w:val="16"/>
                  <w:szCs w:val="16"/>
                </w:rPr>
                <w:delText>COVID elasticities</w:delText>
              </w:r>
            </w:del>
            <w:ins w:id="2969" w:author="Stoycho Rusinov" w:date="2026-08-08T17:14:00Z">
              <w:r>
                <w:rPr>
                  <w:rFonts w:asciiTheme="minorHAnsi" w:hAnsiTheme="minorHAnsi" w:cstheme="minorHAnsi"/>
                  <w:b/>
                  <w:bCs/>
                  <w:sz w:val="16"/>
                  <w:szCs w:val="16"/>
                </w:rPr>
                <w:t>Initial 2021–2023 log effect</w:t>
              </w:r>
            </w:ins>
          </w:p>
        </w:tc>
        <w:tc>
          <w:tcPr>
            <w:tcW w:w="1134" w:type="dxa"/>
            <w:shd w:val="clear" w:color="auto" w:fill="D5E8F0"/>
            <w:tcMar>
              <w:top w:w="50" w:type="dxa"/>
              <w:left w:w="80" w:type="dxa"/>
              <w:bottom w:w="50" w:type="dxa"/>
              <w:right w:w="80" w:type="dxa"/>
            </w:tcMar>
          </w:tcPr>
          <w:p w14:paraId="35EF2FED" w14:textId="3F4C0DB9" w:rsidR="00236015" w:rsidRPr="00C3586C" w:rsidRDefault="008B0A6B" w:rsidP="00C3586C">
            <w:pPr>
              <w:spacing w:line="360" w:lineRule="auto"/>
              <w:rPr>
                <w:rFonts w:asciiTheme="minorHAnsi" w:hAnsiTheme="minorHAnsi" w:cstheme="minorHAnsi"/>
              </w:rPr>
            </w:pPr>
            <w:del w:id="2970" w:author="Stoycho Rusinov" w:date="2026-08-08T17:14:00Z">
              <w:r>
                <w:rPr>
                  <w:rFonts w:asciiTheme="minorHAnsi" w:hAnsiTheme="minorHAnsi" w:cstheme="minorHAnsi"/>
                  <w:b/>
                  <w:bCs/>
                  <w:sz w:val="16"/>
                  <w:szCs w:val="16"/>
                </w:rPr>
                <w:delText>Post-COVID</w:delText>
              </w:r>
            </w:del>
            <w:ins w:id="2971" w:author="Stoycho Rusinov" w:date="2026-08-08T17:14:00Z">
              <w:r>
                <w:rPr>
                  <w:rFonts w:asciiTheme="minorHAnsi" w:hAnsiTheme="minorHAnsi" w:cstheme="minorHAnsi"/>
                  <w:b/>
                  <w:bCs/>
                  <w:sz w:val="16"/>
                  <w:szCs w:val="16"/>
                </w:rPr>
                <w:t>Later 2024–2025 log effect</w:t>
              </w:r>
            </w:ins>
          </w:p>
        </w:tc>
      </w:tr>
      <w:tr w:rsidR="00236015" w:rsidRPr="00C3586C" w14:paraId="768A364A" w14:textId="77777777" w:rsidTr="005A62A4">
        <w:trPr>
          <w:trHeight w:val="132"/>
          <w:jc w:val="center"/>
        </w:trPr>
        <w:tc>
          <w:tcPr>
            <w:tcW w:w="1960" w:type="dxa"/>
            <w:tcMar>
              <w:top w:w="50" w:type="dxa"/>
              <w:left w:w="80" w:type="dxa"/>
              <w:bottom w:w="50" w:type="dxa"/>
              <w:right w:w="80" w:type="dxa"/>
            </w:tcMar>
            <w:vAlign w:val="center"/>
          </w:tcPr>
          <w:p w14:paraId="266ED720"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Austria</w:t>
            </w:r>
          </w:p>
        </w:tc>
        <w:tc>
          <w:tcPr>
            <w:tcW w:w="1154" w:type="dxa"/>
            <w:tcMar>
              <w:top w:w="50" w:type="dxa"/>
              <w:left w:w="80" w:type="dxa"/>
              <w:bottom w:w="50" w:type="dxa"/>
              <w:right w:w="80" w:type="dxa"/>
            </w:tcMar>
          </w:tcPr>
          <w:p w14:paraId="053F9EE6" w14:textId="63B74719"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2972" w:author="Stoycho Rusinov" w:date="2026-08-08T17:14:00Z">
              <w:r>
                <w:rPr>
                  <w:rFonts w:asciiTheme="minorHAnsi" w:hAnsiTheme="minorHAnsi" w:cstheme="minorHAnsi"/>
                  <w:sz w:val="16"/>
                  <w:szCs w:val="16"/>
                </w:rPr>
                <w:delText>54*</w:delText>
              </w:r>
            </w:del>
            <w:ins w:id="2973" w:author="Stoycho Rusinov" w:date="2026-08-08T17:14:00Z">
              <w:r>
                <w:rPr>
                  <w:rFonts w:asciiTheme="minorHAnsi" w:hAnsiTheme="minorHAnsi" w:cstheme="minorHAnsi"/>
                  <w:sz w:val="16"/>
                  <w:szCs w:val="16"/>
                </w:rPr>
                <w:t>52***</w:t>
              </w:r>
            </w:ins>
          </w:p>
        </w:tc>
        <w:tc>
          <w:tcPr>
            <w:tcW w:w="1134" w:type="dxa"/>
            <w:tcMar>
              <w:top w:w="50" w:type="dxa"/>
              <w:left w:w="80" w:type="dxa"/>
              <w:bottom w:w="50" w:type="dxa"/>
              <w:right w:w="80" w:type="dxa"/>
            </w:tcMar>
          </w:tcPr>
          <w:p w14:paraId="74BFA0D6" w14:textId="092F8292"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2974" w:author="Stoycho Rusinov" w:date="2026-08-08T17:14:00Z">
              <w:r>
                <w:rPr>
                  <w:rFonts w:asciiTheme="minorHAnsi" w:hAnsiTheme="minorHAnsi" w:cstheme="minorHAnsi"/>
                  <w:sz w:val="16"/>
                  <w:szCs w:val="16"/>
                </w:rPr>
                <w:delText>66**</w:delText>
              </w:r>
            </w:del>
            <w:ins w:id="2975" w:author="Stoycho Rusinov" w:date="2026-08-08T17:14:00Z">
              <w:r>
                <w:rPr>
                  <w:rFonts w:asciiTheme="minorHAnsi" w:hAnsiTheme="minorHAnsi" w:cstheme="minorHAnsi"/>
                  <w:sz w:val="16"/>
                  <w:szCs w:val="16"/>
                </w:rPr>
                <w:t>59***</w:t>
              </w:r>
            </w:ins>
          </w:p>
        </w:tc>
      </w:tr>
      <w:tr w:rsidR="00236015" w:rsidRPr="00C3586C" w14:paraId="5A82F8C3" w14:textId="77777777" w:rsidTr="005A62A4">
        <w:trPr>
          <w:trHeight w:val="18"/>
          <w:jc w:val="center"/>
        </w:trPr>
        <w:tc>
          <w:tcPr>
            <w:tcW w:w="1960" w:type="dxa"/>
            <w:tcMar>
              <w:top w:w="50" w:type="dxa"/>
              <w:left w:w="80" w:type="dxa"/>
              <w:bottom w:w="50" w:type="dxa"/>
              <w:right w:w="80" w:type="dxa"/>
            </w:tcMar>
            <w:vAlign w:val="center"/>
          </w:tcPr>
          <w:p w14:paraId="2F519B29"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68BA4B7C" w14:textId="7EB0D182"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2976" w:author="Stoycho Rusinov" w:date="2026-08-08T17:14:00Z">
              <w:r>
                <w:rPr>
                  <w:rFonts w:asciiTheme="minorHAnsi" w:hAnsiTheme="minorHAnsi" w:cstheme="minorHAnsi"/>
                  <w:sz w:val="16"/>
                  <w:szCs w:val="16"/>
                </w:rPr>
                <w:delText>18</w:delText>
              </w:r>
            </w:del>
            <w:ins w:id="2977" w:author="Stoycho Rusinov" w:date="2026-08-08T17:14:00Z">
              <w:r>
                <w:rPr>
                  <w:rFonts w:asciiTheme="minorHAnsi" w:hAnsiTheme="minorHAnsi" w:cstheme="minorHAnsi"/>
                  <w:sz w:val="16"/>
                  <w:szCs w:val="16"/>
                </w:rPr>
                <w:t>07</w:t>
              </w:r>
            </w:ins>
            <w:r>
              <w:rPr>
                <w:rFonts w:asciiTheme="minorHAnsi" w:hAnsiTheme="minorHAnsi" w:cstheme="minorHAnsi"/>
                <w:sz w:val="16"/>
                <w:szCs w:val="16"/>
              </w:rPr>
              <w:t>)</w:t>
            </w:r>
          </w:p>
        </w:tc>
        <w:tc>
          <w:tcPr>
            <w:tcW w:w="1134" w:type="dxa"/>
            <w:tcMar>
              <w:top w:w="50" w:type="dxa"/>
              <w:left w:w="80" w:type="dxa"/>
              <w:bottom w:w="50" w:type="dxa"/>
              <w:right w:w="80" w:type="dxa"/>
            </w:tcMar>
          </w:tcPr>
          <w:p w14:paraId="4DEEBAD9" w14:textId="60626A73"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2978" w:author="Stoycho Rusinov" w:date="2026-08-08T17:14:00Z">
              <w:r>
                <w:rPr>
                  <w:rFonts w:asciiTheme="minorHAnsi" w:hAnsiTheme="minorHAnsi" w:cstheme="minorHAnsi"/>
                  <w:sz w:val="16"/>
                  <w:szCs w:val="16"/>
                </w:rPr>
                <w:delText>14</w:delText>
              </w:r>
            </w:del>
            <w:ins w:id="2979" w:author="Stoycho Rusinov" w:date="2026-08-08T17:14:00Z">
              <w:r>
                <w:rPr>
                  <w:rFonts w:asciiTheme="minorHAnsi" w:hAnsiTheme="minorHAnsi" w:cstheme="minorHAnsi"/>
                  <w:sz w:val="16"/>
                  <w:szCs w:val="16"/>
                </w:rPr>
                <w:t>03</w:t>
              </w:r>
            </w:ins>
            <w:r>
              <w:rPr>
                <w:rFonts w:asciiTheme="minorHAnsi" w:hAnsiTheme="minorHAnsi" w:cstheme="minorHAnsi"/>
                <w:sz w:val="16"/>
                <w:szCs w:val="16"/>
              </w:rPr>
              <w:t>)</w:t>
            </w:r>
          </w:p>
        </w:tc>
      </w:tr>
      <w:tr w:rsidR="00236015" w:rsidRPr="00C3586C" w14:paraId="0B6DBAD8" w14:textId="77777777" w:rsidTr="005A62A4">
        <w:trPr>
          <w:jc w:val="center"/>
        </w:trPr>
        <w:tc>
          <w:tcPr>
            <w:tcW w:w="1960" w:type="dxa"/>
            <w:tcMar>
              <w:top w:w="50" w:type="dxa"/>
              <w:left w:w="80" w:type="dxa"/>
              <w:bottom w:w="50" w:type="dxa"/>
              <w:right w:w="80" w:type="dxa"/>
            </w:tcMar>
            <w:vAlign w:val="center"/>
          </w:tcPr>
          <w:p w14:paraId="6D8E3A30"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Belgium</w:t>
            </w:r>
          </w:p>
        </w:tc>
        <w:tc>
          <w:tcPr>
            <w:tcW w:w="1154" w:type="dxa"/>
            <w:tcMar>
              <w:top w:w="50" w:type="dxa"/>
              <w:left w:w="80" w:type="dxa"/>
              <w:bottom w:w="50" w:type="dxa"/>
              <w:right w:w="80" w:type="dxa"/>
            </w:tcMar>
          </w:tcPr>
          <w:p w14:paraId="045B2C1E" w14:textId="3A9AB24B"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2980" w:author="Stoycho Rusinov" w:date="2026-08-08T17:14:00Z">
              <w:r>
                <w:rPr>
                  <w:rFonts w:asciiTheme="minorHAnsi" w:hAnsiTheme="minorHAnsi" w:cstheme="minorHAnsi"/>
                  <w:sz w:val="16"/>
                  <w:szCs w:val="16"/>
                </w:rPr>
                <w:delText>54*</w:delText>
              </w:r>
            </w:del>
            <w:ins w:id="2981" w:author="Stoycho Rusinov" w:date="2026-08-08T17:14:00Z">
              <w:r>
                <w:rPr>
                  <w:rFonts w:asciiTheme="minorHAnsi" w:hAnsiTheme="minorHAnsi" w:cstheme="minorHAnsi"/>
                  <w:sz w:val="16"/>
                  <w:szCs w:val="16"/>
                </w:rPr>
                <w:t>55***</w:t>
              </w:r>
            </w:ins>
          </w:p>
        </w:tc>
        <w:tc>
          <w:tcPr>
            <w:tcW w:w="1134" w:type="dxa"/>
            <w:tcMar>
              <w:top w:w="50" w:type="dxa"/>
              <w:left w:w="80" w:type="dxa"/>
              <w:bottom w:w="50" w:type="dxa"/>
              <w:right w:w="80" w:type="dxa"/>
            </w:tcMar>
          </w:tcPr>
          <w:p w14:paraId="38B824EF" w14:textId="5BB6AC0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2982" w:author="Stoycho Rusinov" w:date="2026-08-08T17:14:00Z">
              <w:r>
                <w:rPr>
                  <w:rFonts w:asciiTheme="minorHAnsi" w:hAnsiTheme="minorHAnsi" w:cstheme="minorHAnsi"/>
                  <w:sz w:val="16"/>
                  <w:szCs w:val="16"/>
                </w:rPr>
                <w:delText>75</w:delText>
              </w:r>
            </w:del>
            <w:ins w:id="2983" w:author="Stoycho Rusinov" w:date="2026-08-08T17:14:00Z">
              <w:r>
                <w:rPr>
                  <w:rFonts w:asciiTheme="minorHAnsi" w:hAnsiTheme="minorHAnsi" w:cstheme="minorHAnsi"/>
                  <w:sz w:val="16"/>
                  <w:szCs w:val="16"/>
                </w:rPr>
                <w:t>68</w:t>
              </w:r>
            </w:ins>
            <w:r>
              <w:rPr>
                <w:rFonts w:asciiTheme="minorHAnsi" w:hAnsiTheme="minorHAnsi" w:cstheme="minorHAnsi"/>
                <w:sz w:val="16"/>
                <w:szCs w:val="16"/>
              </w:rPr>
              <w:t>***</w:t>
            </w:r>
          </w:p>
        </w:tc>
      </w:tr>
      <w:tr w:rsidR="00236015" w:rsidRPr="00C3586C" w14:paraId="64D875BE" w14:textId="77777777" w:rsidTr="005A62A4">
        <w:trPr>
          <w:jc w:val="center"/>
        </w:trPr>
        <w:tc>
          <w:tcPr>
            <w:tcW w:w="1960" w:type="dxa"/>
            <w:tcMar>
              <w:top w:w="50" w:type="dxa"/>
              <w:left w:w="80" w:type="dxa"/>
              <w:bottom w:w="50" w:type="dxa"/>
              <w:right w:w="80" w:type="dxa"/>
            </w:tcMar>
            <w:vAlign w:val="center"/>
          </w:tcPr>
          <w:p w14:paraId="0BA5B807"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6F91A9ED" w14:textId="09F27F02"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2984" w:author="Stoycho Rusinov" w:date="2026-08-08T17:14:00Z">
              <w:r>
                <w:rPr>
                  <w:rFonts w:asciiTheme="minorHAnsi" w:hAnsiTheme="minorHAnsi" w:cstheme="minorHAnsi"/>
                  <w:sz w:val="16"/>
                  <w:szCs w:val="16"/>
                </w:rPr>
                <w:delText>19</w:delText>
              </w:r>
            </w:del>
            <w:ins w:id="2985" w:author="Stoycho Rusinov" w:date="2026-08-08T17:14:00Z">
              <w:r>
                <w:rPr>
                  <w:rFonts w:asciiTheme="minorHAnsi" w:hAnsiTheme="minorHAnsi" w:cstheme="minorHAnsi"/>
                  <w:sz w:val="16"/>
                  <w:szCs w:val="16"/>
                </w:rPr>
                <w:t>08</w:t>
              </w:r>
            </w:ins>
            <w:r>
              <w:rPr>
                <w:rFonts w:asciiTheme="minorHAnsi" w:hAnsiTheme="minorHAnsi" w:cstheme="minorHAnsi"/>
                <w:sz w:val="16"/>
                <w:szCs w:val="16"/>
              </w:rPr>
              <w:t>)</w:t>
            </w:r>
          </w:p>
        </w:tc>
        <w:tc>
          <w:tcPr>
            <w:tcW w:w="1134" w:type="dxa"/>
            <w:tcMar>
              <w:top w:w="50" w:type="dxa"/>
              <w:left w:w="80" w:type="dxa"/>
              <w:bottom w:w="50" w:type="dxa"/>
              <w:right w:w="80" w:type="dxa"/>
            </w:tcMar>
          </w:tcPr>
          <w:p w14:paraId="4230CA94" w14:textId="36FF29DF"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2986" w:author="Stoycho Rusinov" w:date="2026-08-08T17:14:00Z">
              <w:r>
                <w:rPr>
                  <w:rFonts w:asciiTheme="minorHAnsi" w:hAnsiTheme="minorHAnsi" w:cstheme="minorHAnsi"/>
                  <w:sz w:val="16"/>
                  <w:szCs w:val="16"/>
                </w:rPr>
                <w:delText>15</w:delText>
              </w:r>
            </w:del>
            <w:ins w:id="2987" w:author="Stoycho Rusinov" w:date="2026-08-08T17:14:00Z">
              <w:r>
                <w:rPr>
                  <w:rFonts w:asciiTheme="minorHAnsi" w:hAnsiTheme="minorHAnsi" w:cstheme="minorHAnsi"/>
                  <w:sz w:val="16"/>
                  <w:szCs w:val="16"/>
                </w:rPr>
                <w:t>02</w:t>
              </w:r>
            </w:ins>
            <w:r>
              <w:rPr>
                <w:rFonts w:asciiTheme="minorHAnsi" w:hAnsiTheme="minorHAnsi" w:cstheme="minorHAnsi"/>
                <w:sz w:val="16"/>
                <w:szCs w:val="16"/>
              </w:rPr>
              <w:t>)</w:t>
            </w:r>
          </w:p>
        </w:tc>
      </w:tr>
      <w:tr w:rsidR="00236015" w:rsidRPr="00C3586C" w14:paraId="42282D05" w14:textId="77777777" w:rsidTr="005A62A4">
        <w:trPr>
          <w:jc w:val="center"/>
        </w:trPr>
        <w:tc>
          <w:tcPr>
            <w:tcW w:w="1960" w:type="dxa"/>
            <w:tcMar>
              <w:top w:w="50" w:type="dxa"/>
              <w:left w:w="80" w:type="dxa"/>
              <w:bottom w:w="50" w:type="dxa"/>
              <w:right w:w="80" w:type="dxa"/>
            </w:tcMar>
            <w:vAlign w:val="center"/>
          </w:tcPr>
          <w:p w14:paraId="5F29DC07"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Bulgaria</w:t>
            </w:r>
          </w:p>
        </w:tc>
        <w:tc>
          <w:tcPr>
            <w:tcW w:w="1154" w:type="dxa"/>
            <w:tcMar>
              <w:top w:w="50" w:type="dxa"/>
              <w:left w:w="80" w:type="dxa"/>
              <w:bottom w:w="50" w:type="dxa"/>
              <w:right w:w="80" w:type="dxa"/>
            </w:tcMar>
          </w:tcPr>
          <w:p w14:paraId="63EAE8DC" w14:textId="75F6280D"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2988" w:author="Stoycho Rusinov" w:date="2026-08-08T17:14:00Z">
              <w:r>
                <w:rPr>
                  <w:rFonts w:asciiTheme="minorHAnsi" w:hAnsiTheme="minorHAnsi" w:cstheme="minorHAnsi"/>
                  <w:sz w:val="16"/>
                  <w:szCs w:val="16"/>
                </w:rPr>
                <w:delText>46*</w:delText>
              </w:r>
            </w:del>
            <w:ins w:id="2989" w:author="Stoycho Rusinov" w:date="2026-08-08T17:14:00Z">
              <w:r>
                <w:rPr>
                  <w:rFonts w:asciiTheme="minorHAnsi" w:hAnsiTheme="minorHAnsi" w:cstheme="minorHAnsi"/>
                  <w:sz w:val="16"/>
                  <w:szCs w:val="16"/>
                </w:rPr>
                <w:t>80***</w:t>
              </w:r>
            </w:ins>
          </w:p>
        </w:tc>
        <w:tc>
          <w:tcPr>
            <w:tcW w:w="1134" w:type="dxa"/>
            <w:tcMar>
              <w:top w:w="50" w:type="dxa"/>
              <w:left w:w="80" w:type="dxa"/>
              <w:bottom w:w="50" w:type="dxa"/>
              <w:right w:w="80" w:type="dxa"/>
            </w:tcMar>
          </w:tcPr>
          <w:p w14:paraId="45F4247A" w14:textId="7F6B64F8"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w:t>
            </w:r>
            <w:del w:id="2990" w:author="Stoycho Rusinov" w:date="2026-08-08T17:14:00Z">
              <w:r>
                <w:rPr>
                  <w:rFonts w:asciiTheme="minorHAnsi" w:hAnsiTheme="minorHAnsi" w:cstheme="minorHAnsi"/>
                  <w:sz w:val="16"/>
                  <w:szCs w:val="16"/>
                </w:rPr>
                <w:delText>1.85**</w:delText>
              </w:r>
            </w:del>
            <w:ins w:id="2991" w:author="Stoycho Rusinov" w:date="2026-08-08T17:14:00Z">
              <w:r>
                <w:rPr>
                  <w:rFonts w:asciiTheme="minorHAnsi" w:hAnsiTheme="minorHAnsi" w:cstheme="minorHAnsi"/>
                  <w:sz w:val="16"/>
                  <w:szCs w:val="16"/>
                </w:rPr>
                <w:t>2.02***</w:t>
              </w:r>
            </w:ins>
          </w:p>
        </w:tc>
      </w:tr>
      <w:tr w:rsidR="00236015" w:rsidRPr="00C3586C" w14:paraId="59EC6227" w14:textId="77777777" w:rsidTr="005A62A4">
        <w:trPr>
          <w:jc w:val="center"/>
        </w:trPr>
        <w:tc>
          <w:tcPr>
            <w:tcW w:w="1960" w:type="dxa"/>
            <w:tcMar>
              <w:top w:w="50" w:type="dxa"/>
              <w:left w:w="80" w:type="dxa"/>
              <w:bottom w:w="50" w:type="dxa"/>
              <w:right w:w="80" w:type="dxa"/>
            </w:tcMar>
            <w:vAlign w:val="center"/>
          </w:tcPr>
          <w:p w14:paraId="1A53E459"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1F6BE168" w14:textId="560D6DD0"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2992" w:author="Stoycho Rusinov" w:date="2026-08-08T17:14:00Z">
              <w:r>
                <w:rPr>
                  <w:rFonts w:asciiTheme="minorHAnsi" w:hAnsiTheme="minorHAnsi" w:cstheme="minorHAnsi"/>
                  <w:sz w:val="16"/>
                  <w:szCs w:val="16"/>
                </w:rPr>
                <w:delText>47</w:delText>
              </w:r>
            </w:del>
            <w:ins w:id="2993" w:author="Stoycho Rusinov" w:date="2026-08-08T17:14:00Z">
              <w:r>
                <w:rPr>
                  <w:rFonts w:asciiTheme="minorHAnsi" w:hAnsiTheme="minorHAnsi" w:cstheme="minorHAnsi"/>
                  <w:sz w:val="16"/>
                  <w:szCs w:val="16"/>
                </w:rPr>
                <w:t>17</w:t>
              </w:r>
            </w:ins>
            <w:r>
              <w:rPr>
                <w:rFonts w:asciiTheme="minorHAnsi" w:hAnsiTheme="minorHAnsi" w:cstheme="minorHAnsi"/>
                <w:sz w:val="16"/>
                <w:szCs w:val="16"/>
              </w:rPr>
              <w:t>)</w:t>
            </w:r>
          </w:p>
        </w:tc>
        <w:tc>
          <w:tcPr>
            <w:tcW w:w="1134" w:type="dxa"/>
            <w:tcMar>
              <w:top w:w="50" w:type="dxa"/>
              <w:left w:w="80" w:type="dxa"/>
              <w:bottom w:w="50" w:type="dxa"/>
              <w:right w:w="80" w:type="dxa"/>
            </w:tcMar>
          </w:tcPr>
          <w:p w14:paraId="08B319AB" w14:textId="5C3A97CE"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2994" w:author="Stoycho Rusinov" w:date="2026-08-08T17:14:00Z">
              <w:r>
                <w:rPr>
                  <w:rFonts w:asciiTheme="minorHAnsi" w:hAnsiTheme="minorHAnsi" w:cstheme="minorHAnsi"/>
                  <w:sz w:val="16"/>
                  <w:szCs w:val="16"/>
                </w:rPr>
                <w:delText>42</w:delText>
              </w:r>
            </w:del>
            <w:ins w:id="2995" w:author="Stoycho Rusinov" w:date="2026-08-08T17:14:00Z">
              <w:r>
                <w:rPr>
                  <w:rFonts w:asciiTheme="minorHAnsi" w:hAnsiTheme="minorHAnsi" w:cstheme="minorHAnsi"/>
                  <w:sz w:val="16"/>
                  <w:szCs w:val="16"/>
                </w:rPr>
                <w:t>05</w:t>
              </w:r>
            </w:ins>
            <w:r>
              <w:rPr>
                <w:rFonts w:asciiTheme="minorHAnsi" w:hAnsiTheme="minorHAnsi" w:cstheme="minorHAnsi"/>
                <w:sz w:val="16"/>
                <w:szCs w:val="16"/>
              </w:rPr>
              <w:t>)</w:t>
            </w:r>
          </w:p>
        </w:tc>
      </w:tr>
      <w:tr w:rsidR="00236015" w:rsidRPr="00C3586C" w14:paraId="2602E907" w14:textId="77777777" w:rsidTr="005A62A4">
        <w:trPr>
          <w:jc w:val="center"/>
        </w:trPr>
        <w:tc>
          <w:tcPr>
            <w:tcW w:w="1960" w:type="dxa"/>
            <w:tcMar>
              <w:top w:w="50" w:type="dxa"/>
              <w:left w:w="80" w:type="dxa"/>
              <w:bottom w:w="50" w:type="dxa"/>
              <w:right w:w="80" w:type="dxa"/>
            </w:tcMar>
            <w:vAlign w:val="center"/>
          </w:tcPr>
          <w:p w14:paraId="5C7E5260"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Croatia</w:t>
            </w:r>
          </w:p>
        </w:tc>
        <w:tc>
          <w:tcPr>
            <w:tcW w:w="1154" w:type="dxa"/>
            <w:tcMar>
              <w:top w:w="50" w:type="dxa"/>
              <w:left w:w="80" w:type="dxa"/>
              <w:bottom w:w="50" w:type="dxa"/>
              <w:right w:w="80" w:type="dxa"/>
            </w:tcMar>
          </w:tcPr>
          <w:p w14:paraId="752B0F67" w14:textId="4EDEB278"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2996" w:author="Stoycho Rusinov" w:date="2026-08-08T17:14:00Z">
              <w:r>
                <w:rPr>
                  <w:rFonts w:asciiTheme="minorHAnsi" w:hAnsiTheme="minorHAnsi" w:cstheme="minorHAnsi"/>
                  <w:sz w:val="16"/>
                  <w:szCs w:val="16"/>
                </w:rPr>
                <w:delText>42**</w:delText>
              </w:r>
            </w:del>
            <w:ins w:id="2997" w:author="Stoycho Rusinov" w:date="2026-08-08T17:14:00Z">
              <w:r>
                <w:rPr>
                  <w:rFonts w:asciiTheme="minorHAnsi" w:hAnsiTheme="minorHAnsi" w:cstheme="minorHAnsi"/>
                  <w:sz w:val="16"/>
                  <w:szCs w:val="16"/>
                </w:rPr>
                <w:t>59***</w:t>
              </w:r>
            </w:ins>
          </w:p>
        </w:tc>
        <w:tc>
          <w:tcPr>
            <w:tcW w:w="1134" w:type="dxa"/>
            <w:tcMar>
              <w:top w:w="50" w:type="dxa"/>
              <w:left w:w="80" w:type="dxa"/>
              <w:bottom w:w="50" w:type="dxa"/>
              <w:right w:w="80" w:type="dxa"/>
            </w:tcMar>
          </w:tcPr>
          <w:p w14:paraId="0FFADD27" w14:textId="5071905E"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2998" w:author="Stoycho Rusinov" w:date="2026-08-08T17:14:00Z">
              <w:r>
                <w:rPr>
                  <w:rFonts w:asciiTheme="minorHAnsi" w:hAnsiTheme="minorHAnsi" w:cstheme="minorHAnsi"/>
                  <w:sz w:val="16"/>
                  <w:szCs w:val="16"/>
                </w:rPr>
                <w:delText>65</w:delText>
              </w:r>
            </w:del>
            <w:ins w:id="2999" w:author="Stoycho Rusinov" w:date="2026-08-08T17:14:00Z">
              <w:r>
                <w:rPr>
                  <w:rFonts w:asciiTheme="minorHAnsi" w:hAnsiTheme="minorHAnsi" w:cstheme="minorHAnsi"/>
                  <w:sz w:val="16"/>
                  <w:szCs w:val="16"/>
                </w:rPr>
                <w:t>75</w:t>
              </w:r>
            </w:ins>
            <w:r>
              <w:rPr>
                <w:rFonts w:asciiTheme="minorHAnsi" w:hAnsiTheme="minorHAnsi" w:cstheme="minorHAnsi"/>
                <w:sz w:val="16"/>
                <w:szCs w:val="16"/>
              </w:rPr>
              <w:t>***</w:t>
            </w:r>
          </w:p>
        </w:tc>
      </w:tr>
      <w:tr w:rsidR="00236015" w:rsidRPr="00C3586C" w14:paraId="363720C6" w14:textId="77777777" w:rsidTr="005A62A4">
        <w:trPr>
          <w:jc w:val="center"/>
        </w:trPr>
        <w:tc>
          <w:tcPr>
            <w:tcW w:w="1960" w:type="dxa"/>
            <w:tcMar>
              <w:top w:w="50" w:type="dxa"/>
              <w:left w:w="80" w:type="dxa"/>
              <w:bottom w:w="50" w:type="dxa"/>
              <w:right w:w="80" w:type="dxa"/>
            </w:tcMar>
            <w:vAlign w:val="center"/>
          </w:tcPr>
          <w:p w14:paraId="58B26C6F"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4FF6D5AF" w14:textId="2FBC39C5"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00" w:author="Stoycho Rusinov" w:date="2026-08-08T17:14:00Z">
              <w:r>
                <w:rPr>
                  <w:rFonts w:asciiTheme="minorHAnsi" w:hAnsiTheme="minorHAnsi" w:cstheme="minorHAnsi"/>
                  <w:sz w:val="16"/>
                  <w:szCs w:val="16"/>
                </w:rPr>
                <w:delText>42</w:delText>
              </w:r>
            </w:del>
            <w:ins w:id="3001" w:author="Stoycho Rusinov" w:date="2026-08-08T17:14:00Z">
              <w:r>
                <w:rPr>
                  <w:rFonts w:asciiTheme="minorHAnsi" w:hAnsiTheme="minorHAnsi" w:cstheme="minorHAnsi"/>
                  <w:sz w:val="16"/>
                  <w:szCs w:val="16"/>
                </w:rPr>
                <w:t>16</w:t>
              </w:r>
            </w:ins>
            <w:r>
              <w:rPr>
                <w:rFonts w:asciiTheme="minorHAnsi" w:hAnsiTheme="minorHAnsi" w:cstheme="minorHAnsi"/>
                <w:sz w:val="16"/>
                <w:szCs w:val="16"/>
              </w:rPr>
              <w:t>)</w:t>
            </w:r>
          </w:p>
        </w:tc>
        <w:tc>
          <w:tcPr>
            <w:tcW w:w="1134" w:type="dxa"/>
            <w:tcMar>
              <w:top w:w="50" w:type="dxa"/>
              <w:left w:w="80" w:type="dxa"/>
              <w:bottom w:w="50" w:type="dxa"/>
              <w:right w:w="80" w:type="dxa"/>
            </w:tcMar>
          </w:tcPr>
          <w:p w14:paraId="4B7081FA" w14:textId="63010950"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02" w:author="Stoycho Rusinov" w:date="2026-08-08T17:14:00Z">
              <w:r>
                <w:rPr>
                  <w:rFonts w:asciiTheme="minorHAnsi" w:hAnsiTheme="minorHAnsi" w:cstheme="minorHAnsi"/>
                  <w:sz w:val="16"/>
                  <w:szCs w:val="16"/>
                </w:rPr>
                <w:delText>34</w:delText>
              </w:r>
            </w:del>
            <w:ins w:id="3003" w:author="Stoycho Rusinov" w:date="2026-08-08T17:14:00Z">
              <w:r>
                <w:rPr>
                  <w:rFonts w:asciiTheme="minorHAnsi" w:hAnsiTheme="minorHAnsi" w:cstheme="minorHAnsi"/>
                  <w:sz w:val="16"/>
                  <w:szCs w:val="16"/>
                </w:rPr>
                <w:t>04</w:t>
              </w:r>
            </w:ins>
            <w:r>
              <w:rPr>
                <w:rFonts w:asciiTheme="minorHAnsi" w:hAnsiTheme="minorHAnsi" w:cstheme="minorHAnsi"/>
                <w:sz w:val="16"/>
                <w:szCs w:val="16"/>
              </w:rPr>
              <w:t>)</w:t>
            </w:r>
          </w:p>
        </w:tc>
      </w:tr>
      <w:tr w:rsidR="00236015" w:rsidRPr="00C3586C" w14:paraId="0451C114" w14:textId="77777777" w:rsidTr="005A62A4">
        <w:trPr>
          <w:jc w:val="center"/>
        </w:trPr>
        <w:tc>
          <w:tcPr>
            <w:tcW w:w="1960" w:type="dxa"/>
            <w:tcMar>
              <w:top w:w="50" w:type="dxa"/>
              <w:left w:w="80" w:type="dxa"/>
              <w:bottom w:w="50" w:type="dxa"/>
              <w:right w:w="80" w:type="dxa"/>
            </w:tcMar>
            <w:vAlign w:val="center"/>
          </w:tcPr>
          <w:p w14:paraId="7BF1144F"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Cyprus</w:t>
            </w:r>
          </w:p>
        </w:tc>
        <w:tc>
          <w:tcPr>
            <w:tcW w:w="1154" w:type="dxa"/>
            <w:tcMar>
              <w:top w:w="50" w:type="dxa"/>
              <w:left w:w="80" w:type="dxa"/>
              <w:bottom w:w="50" w:type="dxa"/>
              <w:right w:w="80" w:type="dxa"/>
            </w:tcMar>
          </w:tcPr>
          <w:p w14:paraId="6AA5065E" w14:textId="39CF3E98"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04" w:author="Stoycho Rusinov" w:date="2026-08-08T17:14:00Z">
              <w:r>
                <w:rPr>
                  <w:rFonts w:asciiTheme="minorHAnsi" w:hAnsiTheme="minorHAnsi" w:cstheme="minorHAnsi"/>
                  <w:sz w:val="16"/>
                  <w:szCs w:val="16"/>
                </w:rPr>
                <w:delText>81**</w:delText>
              </w:r>
            </w:del>
            <w:ins w:id="3005" w:author="Stoycho Rusinov" w:date="2026-08-08T17:14:00Z">
              <w:r>
                <w:rPr>
                  <w:rFonts w:asciiTheme="minorHAnsi" w:hAnsiTheme="minorHAnsi" w:cstheme="minorHAnsi"/>
                  <w:sz w:val="16"/>
                  <w:szCs w:val="16"/>
                </w:rPr>
                <w:t>87***</w:t>
              </w:r>
            </w:ins>
          </w:p>
        </w:tc>
        <w:tc>
          <w:tcPr>
            <w:tcW w:w="1134" w:type="dxa"/>
            <w:tcMar>
              <w:top w:w="50" w:type="dxa"/>
              <w:left w:w="80" w:type="dxa"/>
              <w:bottom w:w="50" w:type="dxa"/>
              <w:right w:w="80" w:type="dxa"/>
            </w:tcMar>
          </w:tcPr>
          <w:p w14:paraId="57F24519" w14:textId="5EA122B6"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06" w:author="Stoycho Rusinov" w:date="2026-08-08T17:14:00Z">
              <w:r>
                <w:rPr>
                  <w:rFonts w:asciiTheme="minorHAnsi" w:hAnsiTheme="minorHAnsi" w:cstheme="minorHAnsi"/>
                  <w:sz w:val="16"/>
                  <w:szCs w:val="16"/>
                </w:rPr>
                <w:delText>96**</w:delText>
              </w:r>
            </w:del>
            <w:ins w:id="3007" w:author="Stoycho Rusinov" w:date="2026-08-08T17:14:00Z">
              <w:r>
                <w:rPr>
                  <w:rFonts w:asciiTheme="minorHAnsi" w:hAnsiTheme="minorHAnsi" w:cstheme="minorHAnsi"/>
                  <w:sz w:val="16"/>
                  <w:szCs w:val="16"/>
                </w:rPr>
                <w:t>95***</w:t>
              </w:r>
            </w:ins>
          </w:p>
        </w:tc>
      </w:tr>
      <w:tr w:rsidR="00236015" w:rsidRPr="00C3586C" w14:paraId="5601F164" w14:textId="77777777" w:rsidTr="005A62A4">
        <w:trPr>
          <w:jc w:val="center"/>
        </w:trPr>
        <w:tc>
          <w:tcPr>
            <w:tcW w:w="1960" w:type="dxa"/>
            <w:tcMar>
              <w:top w:w="50" w:type="dxa"/>
              <w:left w:w="80" w:type="dxa"/>
              <w:bottom w:w="50" w:type="dxa"/>
              <w:right w:w="80" w:type="dxa"/>
            </w:tcMar>
            <w:vAlign w:val="center"/>
          </w:tcPr>
          <w:p w14:paraId="4F68CC72"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02780364" w14:textId="66BD839F"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08" w:author="Stoycho Rusinov" w:date="2026-08-08T17:14:00Z">
              <w:r>
                <w:rPr>
                  <w:rFonts w:asciiTheme="minorHAnsi" w:hAnsiTheme="minorHAnsi" w:cstheme="minorHAnsi"/>
                  <w:sz w:val="16"/>
                  <w:szCs w:val="16"/>
                </w:rPr>
                <w:delText>23</w:delText>
              </w:r>
            </w:del>
            <w:ins w:id="3009" w:author="Stoycho Rusinov" w:date="2026-08-08T17:14:00Z">
              <w:r>
                <w:rPr>
                  <w:rFonts w:asciiTheme="minorHAnsi" w:hAnsiTheme="minorHAnsi" w:cstheme="minorHAnsi"/>
                  <w:sz w:val="16"/>
                  <w:szCs w:val="16"/>
                </w:rPr>
                <w:t>07</w:t>
              </w:r>
            </w:ins>
            <w:r>
              <w:rPr>
                <w:rFonts w:asciiTheme="minorHAnsi" w:hAnsiTheme="minorHAnsi" w:cstheme="minorHAnsi"/>
                <w:sz w:val="16"/>
                <w:szCs w:val="16"/>
              </w:rPr>
              <w:t>)</w:t>
            </w:r>
          </w:p>
        </w:tc>
        <w:tc>
          <w:tcPr>
            <w:tcW w:w="1134" w:type="dxa"/>
            <w:tcMar>
              <w:top w:w="50" w:type="dxa"/>
              <w:left w:w="80" w:type="dxa"/>
              <w:bottom w:w="50" w:type="dxa"/>
              <w:right w:w="80" w:type="dxa"/>
            </w:tcMar>
          </w:tcPr>
          <w:p w14:paraId="5126BBDD" w14:textId="0F6F4CFF"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10" w:author="Stoycho Rusinov" w:date="2026-08-08T17:14:00Z">
              <w:r>
                <w:rPr>
                  <w:rFonts w:asciiTheme="minorHAnsi" w:hAnsiTheme="minorHAnsi" w:cstheme="minorHAnsi"/>
                  <w:sz w:val="16"/>
                  <w:szCs w:val="16"/>
                </w:rPr>
                <w:delText>21</w:delText>
              </w:r>
            </w:del>
            <w:ins w:id="3011" w:author="Stoycho Rusinov" w:date="2026-08-08T17:14:00Z">
              <w:r>
                <w:rPr>
                  <w:rFonts w:asciiTheme="minorHAnsi" w:hAnsiTheme="minorHAnsi" w:cstheme="minorHAnsi"/>
                  <w:sz w:val="16"/>
                  <w:szCs w:val="16"/>
                </w:rPr>
                <w:t>06</w:t>
              </w:r>
            </w:ins>
            <w:r>
              <w:rPr>
                <w:rFonts w:asciiTheme="minorHAnsi" w:hAnsiTheme="minorHAnsi" w:cstheme="minorHAnsi"/>
                <w:sz w:val="16"/>
                <w:szCs w:val="16"/>
              </w:rPr>
              <w:t>)</w:t>
            </w:r>
          </w:p>
        </w:tc>
      </w:tr>
      <w:tr w:rsidR="00236015" w:rsidRPr="00C3586C" w14:paraId="10774FA1" w14:textId="77777777" w:rsidTr="005A62A4">
        <w:trPr>
          <w:jc w:val="center"/>
        </w:trPr>
        <w:tc>
          <w:tcPr>
            <w:tcW w:w="1960" w:type="dxa"/>
            <w:tcMar>
              <w:top w:w="50" w:type="dxa"/>
              <w:left w:w="80" w:type="dxa"/>
              <w:bottom w:w="50" w:type="dxa"/>
              <w:right w:w="80" w:type="dxa"/>
            </w:tcMar>
            <w:vAlign w:val="center"/>
          </w:tcPr>
          <w:p w14:paraId="23966D96"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Czech Republic</w:t>
            </w:r>
          </w:p>
        </w:tc>
        <w:tc>
          <w:tcPr>
            <w:tcW w:w="1154" w:type="dxa"/>
            <w:tcMar>
              <w:top w:w="50" w:type="dxa"/>
              <w:left w:w="80" w:type="dxa"/>
              <w:bottom w:w="50" w:type="dxa"/>
              <w:right w:w="80" w:type="dxa"/>
            </w:tcMar>
          </w:tcPr>
          <w:p w14:paraId="5CF6C851" w14:textId="3BE98B22"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w:t>
            </w:r>
            <w:del w:id="3012" w:author="Stoycho Rusinov" w:date="2026-08-08T17:14:00Z">
              <w:r>
                <w:rPr>
                  <w:rFonts w:asciiTheme="minorHAnsi" w:hAnsiTheme="minorHAnsi" w:cstheme="minorHAnsi"/>
                  <w:sz w:val="16"/>
                  <w:szCs w:val="16"/>
                </w:rPr>
                <w:delText>0.98**</w:delText>
              </w:r>
            </w:del>
            <w:ins w:id="3013" w:author="Stoycho Rusinov" w:date="2026-08-08T17:14:00Z">
              <w:r>
                <w:rPr>
                  <w:rFonts w:asciiTheme="minorHAnsi" w:hAnsiTheme="minorHAnsi" w:cstheme="minorHAnsi"/>
                  <w:sz w:val="16"/>
                  <w:szCs w:val="16"/>
                </w:rPr>
                <w:t>1.11***</w:t>
              </w:r>
            </w:ins>
          </w:p>
        </w:tc>
        <w:tc>
          <w:tcPr>
            <w:tcW w:w="1134" w:type="dxa"/>
            <w:tcMar>
              <w:top w:w="50" w:type="dxa"/>
              <w:left w:w="80" w:type="dxa"/>
              <w:bottom w:w="50" w:type="dxa"/>
              <w:right w:w="80" w:type="dxa"/>
            </w:tcMar>
          </w:tcPr>
          <w:p w14:paraId="026FA771" w14:textId="098B6F8C"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3014" w:author="Stoycho Rusinov" w:date="2026-08-08T17:14:00Z">
              <w:r>
                <w:rPr>
                  <w:rFonts w:asciiTheme="minorHAnsi" w:hAnsiTheme="minorHAnsi" w:cstheme="minorHAnsi"/>
                  <w:sz w:val="16"/>
                  <w:szCs w:val="16"/>
                </w:rPr>
                <w:delText>15**</w:delText>
              </w:r>
            </w:del>
            <w:ins w:id="3015" w:author="Stoycho Rusinov" w:date="2026-08-08T17:14:00Z">
              <w:r>
                <w:rPr>
                  <w:rFonts w:asciiTheme="minorHAnsi" w:hAnsiTheme="minorHAnsi" w:cstheme="minorHAnsi"/>
                  <w:sz w:val="16"/>
                  <w:szCs w:val="16"/>
                </w:rPr>
                <w:t>18***</w:t>
              </w:r>
            </w:ins>
          </w:p>
        </w:tc>
      </w:tr>
      <w:tr w:rsidR="00236015" w:rsidRPr="00C3586C" w14:paraId="265475AE" w14:textId="77777777" w:rsidTr="005A62A4">
        <w:trPr>
          <w:jc w:val="center"/>
        </w:trPr>
        <w:tc>
          <w:tcPr>
            <w:tcW w:w="1960" w:type="dxa"/>
            <w:tcMar>
              <w:top w:w="50" w:type="dxa"/>
              <w:left w:w="80" w:type="dxa"/>
              <w:bottom w:w="50" w:type="dxa"/>
              <w:right w:w="80" w:type="dxa"/>
            </w:tcMar>
            <w:vAlign w:val="center"/>
          </w:tcPr>
          <w:p w14:paraId="4C368218"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6229C2CF" w14:textId="4542F951"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16" w:author="Stoycho Rusinov" w:date="2026-08-08T17:14:00Z">
              <w:r>
                <w:rPr>
                  <w:rFonts w:asciiTheme="minorHAnsi" w:hAnsiTheme="minorHAnsi" w:cstheme="minorHAnsi"/>
                  <w:sz w:val="16"/>
                  <w:szCs w:val="16"/>
                </w:rPr>
                <w:delText>28</w:delText>
              </w:r>
            </w:del>
            <w:ins w:id="3017" w:author="Stoycho Rusinov" w:date="2026-08-08T17:14:00Z">
              <w:r>
                <w:rPr>
                  <w:rFonts w:asciiTheme="minorHAnsi" w:hAnsiTheme="minorHAnsi" w:cstheme="minorHAnsi"/>
                  <w:sz w:val="16"/>
                  <w:szCs w:val="16"/>
                </w:rPr>
                <w:t>08</w:t>
              </w:r>
            </w:ins>
            <w:r>
              <w:rPr>
                <w:rFonts w:asciiTheme="minorHAnsi" w:hAnsiTheme="minorHAnsi" w:cstheme="minorHAnsi"/>
                <w:sz w:val="16"/>
                <w:szCs w:val="16"/>
              </w:rPr>
              <w:t>)</w:t>
            </w:r>
          </w:p>
        </w:tc>
        <w:tc>
          <w:tcPr>
            <w:tcW w:w="1134" w:type="dxa"/>
            <w:tcMar>
              <w:top w:w="50" w:type="dxa"/>
              <w:left w:w="80" w:type="dxa"/>
              <w:bottom w:w="50" w:type="dxa"/>
              <w:right w:w="80" w:type="dxa"/>
            </w:tcMar>
          </w:tcPr>
          <w:p w14:paraId="77237535" w14:textId="35637FC1"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18" w:author="Stoycho Rusinov" w:date="2026-08-08T17:14:00Z">
              <w:r>
                <w:rPr>
                  <w:rFonts w:asciiTheme="minorHAnsi" w:hAnsiTheme="minorHAnsi" w:cstheme="minorHAnsi"/>
                  <w:sz w:val="16"/>
                  <w:szCs w:val="16"/>
                </w:rPr>
                <w:delText>26</w:delText>
              </w:r>
            </w:del>
            <w:ins w:id="3019" w:author="Stoycho Rusinov" w:date="2026-08-08T17:14:00Z">
              <w:r>
                <w:rPr>
                  <w:rFonts w:asciiTheme="minorHAnsi" w:hAnsiTheme="minorHAnsi" w:cstheme="minorHAnsi"/>
                  <w:sz w:val="16"/>
                  <w:szCs w:val="16"/>
                </w:rPr>
                <w:t>05</w:t>
              </w:r>
            </w:ins>
            <w:r>
              <w:rPr>
                <w:rFonts w:asciiTheme="minorHAnsi" w:hAnsiTheme="minorHAnsi" w:cstheme="minorHAnsi"/>
                <w:sz w:val="16"/>
                <w:szCs w:val="16"/>
              </w:rPr>
              <w:t>)</w:t>
            </w:r>
          </w:p>
        </w:tc>
      </w:tr>
      <w:tr w:rsidR="00236015" w:rsidRPr="00C3586C" w14:paraId="0A0FA091" w14:textId="77777777" w:rsidTr="005A62A4">
        <w:trPr>
          <w:jc w:val="center"/>
        </w:trPr>
        <w:tc>
          <w:tcPr>
            <w:tcW w:w="1960" w:type="dxa"/>
            <w:tcMar>
              <w:top w:w="50" w:type="dxa"/>
              <w:left w:w="80" w:type="dxa"/>
              <w:bottom w:w="50" w:type="dxa"/>
              <w:right w:w="80" w:type="dxa"/>
            </w:tcMar>
            <w:vAlign w:val="center"/>
          </w:tcPr>
          <w:p w14:paraId="11335EC5"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Denmark</w:t>
            </w:r>
          </w:p>
        </w:tc>
        <w:tc>
          <w:tcPr>
            <w:tcW w:w="1154" w:type="dxa"/>
            <w:tcMar>
              <w:top w:w="50" w:type="dxa"/>
              <w:left w:w="80" w:type="dxa"/>
              <w:bottom w:w="50" w:type="dxa"/>
              <w:right w:w="80" w:type="dxa"/>
            </w:tcMar>
          </w:tcPr>
          <w:p w14:paraId="7AC754C6" w14:textId="4528D519"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20" w:author="Stoycho Rusinov" w:date="2026-08-08T17:14:00Z">
              <w:r>
                <w:rPr>
                  <w:rFonts w:asciiTheme="minorHAnsi" w:hAnsiTheme="minorHAnsi" w:cstheme="minorHAnsi"/>
                  <w:sz w:val="16"/>
                  <w:szCs w:val="16"/>
                </w:rPr>
                <w:delText>94**</w:delText>
              </w:r>
            </w:del>
            <w:ins w:id="3021" w:author="Stoycho Rusinov" w:date="2026-08-08T17:14:00Z">
              <w:r>
                <w:rPr>
                  <w:rFonts w:asciiTheme="minorHAnsi" w:hAnsiTheme="minorHAnsi" w:cstheme="minorHAnsi"/>
                  <w:sz w:val="16"/>
                  <w:szCs w:val="16"/>
                </w:rPr>
                <w:t>96***</w:t>
              </w:r>
            </w:ins>
          </w:p>
        </w:tc>
        <w:tc>
          <w:tcPr>
            <w:tcW w:w="1134" w:type="dxa"/>
            <w:tcMar>
              <w:top w:w="50" w:type="dxa"/>
              <w:left w:w="80" w:type="dxa"/>
              <w:bottom w:w="50" w:type="dxa"/>
              <w:right w:w="80" w:type="dxa"/>
            </w:tcMar>
          </w:tcPr>
          <w:p w14:paraId="4C0C2C63" w14:textId="4A83EC95"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3022" w:author="Stoycho Rusinov" w:date="2026-08-08T17:14:00Z">
              <w:r>
                <w:rPr>
                  <w:rFonts w:asciiTheme="minorHAnsi" w:hAnsiTheme="minorHAnsi" w:cstheme="minorHAnsi"/>
                  <w:sz w:val="16"/>
                  <w:szCs w:val="16"/>
                </w:rPr>
                <w:delText>18</w:delText>
              </w:r>
            </w:del>
            <w:ins w:id="3023" w:author="Stoycho Rusinov" w:date="2026-08-08T17:14:00Z">
              <w:r>
                <w:rPr>
                  <w:rFonts w:asciiTheme="minorHAnsi" w:hAnsiTheme="minorHAnsi" w:cstheme="minorHAnsi"/>
                  <w:sz w:val="16"/>
                  <w:szCs w:val="16"/>
                </w:rPr>
                <w:t>17</w:t>
              </w:r>
            </w:ins>
            <w:r>
              <w:rPr>
                <w:rFonts w:asciiTheme="minorHAnsi" w:hAnsiTheme="minorHAnsi" w:cstheme="minorHAnsi"/>
                <w:sz w:val="16"/>
                <w:szCs w:val="16"/>
              </w:rPr>
              <w:t>***</w:t>
            </w:r>
          </w:p>
        </w:tc>
      </w:tr>
      <w:tr w:rsidR="00236015" w:rsidRPr="00C3586C" w14:paraId="73C14286" w14:textId="77777777" w:rsidTr="005A62A4">
        <w:trPr>
          <w:jc w:val="center"/>
        </w:trPr>
        <w:tc>
          <w:tcPr>
            <w:tcW w:w="1960" w:type="dxa"/>
            <w:tcMar>
              <w:top w:w="50" w:type="dxa"/>
              <w:left w:w="80" w:type="dxa"/>
              <w:bottom w:w="50" w:type="dxa"/>
              <w:right w:w="80" w:type="dxa"/>
            </w:tcMar>
            <w:vAlign w:val="center"/>
          </w:tcPr>
          <w:p w14:paraId="148FA2E9"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65697C04" w14:textId="4217FB6D"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24" w:author="Stoycho Rusinov" w:date="2026-08-08T17:14:00Z">
              <w:r>
                <w:rPr>
                  <w:rFonts w:asciiTheme="minorHAnsi" w:hAnsiTheme="minorHAnsi" w:cstheme="minorHAnsi"/>
                  <w:sz w:val="16"/>
                  <w:szCs w:val="16"/>
                </w:rPr>
                <w:delText>27</w:delText>
              </w:r>
            </w:del>
            <w:ins w:id="3025" w:author="Stoycho Rusinov" w:date="2026-08-08T17:14:00Z">
              <w:r>
                <w:rPr>
                  <w:rFonts w:asciiTheme="minorHAnsi" w:hAnsiTheme="minorHAnsi" w:cstheme="minorHAnsi"/>
                  <w:sz w:val="16"/>
                  <w:szCs w:val="16"/>
                </w:rPr>
                <w:t>12</w:t>
              </w:r>
            </w:ins>
            <w:r>
              <w:rPr>
                <w:rFonts w:asciiTheme="minorHAnsi" w:hAnsiTheme="minorHAnsi" w:cstheme="minorHAnsi"/>
                <w:sz w:val="16"/>
                <w:szCs w:val="16"/>
              </w:rPr>
              <w:t>)</w:t>
            </w:r>
          </w:p>
        </w:tc>
        <w:tc>
          <w:tcPr>
            <w:tcW w:w="1134" w:type="dxa"/>
            <w:tcMar>
              <w:top w:w="50" w:type="dxa"/>
              <w:left w:w="80" w:type="dxa"/>
              <w:bottom w:w="50" w:type="dxa"/>
              <w:right w:w="80" w:type="dxa"/>
            </w:tcMar>
          </w:tcPr>
          <w:p w14:paraId="1AC78836" w14:textId="2D1562A2"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26" w:author="Stoycho Rusinov" w:date="2026-08-08T17:14:00Z">
              <w:r>
                <w:rPr>
                  <w:rFonts w:asciiTheme="minorHAnsi" w:hAnsiTheme="minorHAnsi" w:cstheme="minorHAnsi"/>
                  <w:sz w:val="16"/>
                  <w:szCs w:val="16"/>
                </w:rPr>
                <w:delText>21</w:delText>
              </w:r>
            </w:del>
            <w:ins w:id="3027" w:author="Stoycho Rusinov" w:date="2026-08-08T17:14:00Z">
              <w:r>
                <w:rPr>
                  <w:rFonts w:asciiTheme="minorHAnsi" w:hAnsiTheme="minorHAnsi" w:cstheme="minorHAnsi"/>
                  <w:sz w:val="16"/>
                  <w:szCs w:val="16"/>
                </w:rPr>
                <w:t>06</w:t>
              </w:r>
            </w:ins>
            <w:r>
              <w:rPr>
                <w:rFonts w:asciiTheme="minorHAnsi" w:hAnsiTheme="minorHAnsi" w:cstheme="minorHAnsi"/>
                <w:sz w:val="16"/>
                <w:szCs w:val="16"/>
              </w:rPr>
              <w:t>)</w:t>
            </w:r>
          </w:p>
        </w:tc>
      </w:tr>
      <w:tr w:rsidR="00236015" w:rsidRPr="00C3586C" w14:paraId="610AFB4E" w14:textId="77777777" w:rsidTr="005A62A4">
        <w:trPr>
          <w:jc w:val="center"/>
        </w:trPr>
        <w:tc>
          <w:tcPr>
            <w:tcW w:w="1960" w:type="dxa"/>
            <w:tcMar>
              <w:top w:w="50" w:type="dxa"/>
              <w:left w:w="80" w:type="dxa"/>
              <w:bottom w:w="50" w:type="dxa"/>
              <w:right w:w="80" w:type="dxa"/>
            </w:tcMar>
            <w:vAlign w:val="center"/>
          </w:tcPr>
          <w:p w14:paraId="582216C0"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Estonia</w:t>
            </w:r>
          </w:p>
        </w:tc>
        <w:tc>
          <w:tcPr>
            <w:tcW w:w="1154" w:type="dxa"/>
            <w:tcMar>
              <w:top w:w="50" w:type="dxa"/>
              <w:left w:w="80" w:type="dxa"/>
              <w:bottom w:w="50" w:type="dxa"/>
              <w:right w:w="80" w:type="dxa"/>
            </w:tcMar>
          </w:tcPr>
          <w:p w14:paraId="2ECF9832" w14:textId="2875B91E"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3028" w:author="Stoycho Rusinov" w:date="2026-08-08T17:14:00Z">
              <w:r>
                <w:rPr>
                  <w:rFonts w:asciiTheme="minorHAnsi" w:hAnsiTheme="minorHAnsi" w:cstheme="minorHAnsi"/>
                  <w:sz w:val="16"/>
                  <w:szCs w:val="16"/>
                </w:rPr>
                <w:delText>18**</w:delText>
              </w:r>
            </w:del>
            <w:ins w:id="3029" w:author="Stoycho Rusinov" w:date="2026-08-08T17:14:00Z">
              <w:r>
                <w:rPr>
                  <w:rFonts w:asciiTheme="minorHAnsi" w:hAnsiTheme="minorHAnsi" w:cstheme="minorHAnsi"/>
                  <w:sz w:val="16"/>
                  <w:szCs w:val="16"/>
                </w:rPr>
                <w:t>34***</w:t>
              </w:r>
            </w:ins>
          </w:p>
        </w:tc>
        <w:tc>
          <w:tcPr>
            <w:tcW w:w="1134" w:type="dxa"/>
            <w:tcMar>
              <w:top w:w="50" w:type="dxa"/>
              <w:left w:w="80" w:type="dxa"/>
              <w:bottom w:w="50" w:type="dxa"/>
              <w:right w:w="80" w:type="dxa"/>
            </w:tcMar>
          </w:tcPr>
          <w:p w14:paraId="6D0E84D6" w14:textId="474B8CB0"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3030" w:author="Stoycho Rusinov" w:date="2026-08-08T17:14:00Z">
              <w:r>
                <w:rPr>
                  <w:rFonts w:asciiTheme="minorHAnsi" w:hAnsiTheme="minorHAnsi" w:cstheme="minorHAnsi"/>
                  <w:sz w:val="16"/>
                  <w:szCs w:val="16"/>
                </w:rPr>
                <w:delText>54</w:delText>
              </w:r>
            </w:del>
            <w:ins w:id="3031" w:author="Stoycho Rusinov" w:date="2026-08-08T17:14:00Z">
              <w:r>
                <w:rPr>
                  <w:rFonts w:asciiTheme="minorHAnsi" w:hAnsiTheme="minorHAnsi" w:cstheme="minorHAnsi"/>
                  <w:sz w:val="16"/>
                  <w:szCs w:val="16"/>
                </w:rPr>
                <w:t>61</w:t>
              </w:r>
            </w:ins>
            <w:r>
              <w:rPr>
                <w:rFonts w:asciiTheme="minorHAnsi" w:hAnsiTheme="minorHAnsi" w:cstheme="minorHAnsi"/>
                <w:sz w:val="16"/>
                <w:szCs w:val="16"/>
              </w:rPr>
              <w:t>***</w:t>
            </w:r>
          </w:p>
        </w:tc>
      </w:tr>
      <w:tr w:rsidR="00236015" w:rsidRPr="00C3586C" w14:paraId="070D6114" w14:textId="77777777" w:rsidTr="005A62A4">
        <w:trPr>
          <w:jc w:val="center"/>
        </w:trPr>
        <w:tc>
          <w:tcPr>
            <w:tcW w:w="1960" w:type="dxa"/>
            <w:tcMar>
              <w:top w:w="50" w:type="dxa"/>
              <w:left w:w="80" w:type="dxa"/>
              <w:bottom w:w="50" w:type="dxa"/>
              <w:right w:w="80" w:type="dxa"/>
            </w:tcMar>
            <w:vAlign w:val="center"/>
          </w:tcPr>
          <w:p w14:paraId="7D57B906"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29620548" w14:textId="38611F25"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32" w:author="Stoycho Rusinov" w:date="2026-08-08T17:14:00Z">
              <w:r>
                <w:rPr>
                  <w:rFonts w:asciiTheme="minorHAnsi" w:hAnsiTheme="minorHAnsi" w:cstheme="minorHAnsi"/>
                  <w:sz w:val="16"/>
                  <w:szCs w:val="16"/>
                </w:rPr>
                <w:delText>36</w:delText>
              </w:r>
            </w:del>
            <w:ins w:id="3033" w:author="Stoycho Rusinov" w:date="2026-08-08T17:14:00Z">
              <w:r>
                <w:rPr>
                  <w:rFonts w:asciiTheme="minorHAnsi" w:hAnsiTheme="minorHAnsi" w:cstheme="minorHAnsi"/>
                  <w:sz w:val="16"/>
                  <w:szCs w:val="16"/>
                </w:rPr>
                <w:t>13</w:t>
              </w:r>
            </w:ins>
            <w:r>
              <w:rPr>
                <w:rFonts w:asciiTheme="minorHAnsi" w:hAnsiTheme="minorHAnsi" w:cstheme="minorHAnsi"/>
                <w:sz w:val="16"/>
                <w:szCs w:val="16"/>
              </w:rPr>
              <w:t>)</w:t>
            </w:r>
          </w:p>
        </w:tc>
        <w:tc>
          <w:tcPr>
            <w:tcW w:w="1134" w:type="dxa"/>
            <w:tcMar>
              <w:top w:w="50" w:type="dxa"/>
              <w:left w:w="80" w:type="dxa"/>
              <w:bottom w:w="50" w:type="dxa"/>
              <w:right w:w="80" w:type="dxa"/>
            </w:tcMar>
          </w:tcPr>
          <w:p w14:paraId="3071566D" w14:textId="00F494CE"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34" w:author="Stoycho Rusinov" w:date="2026-08-08T17:14:00Z">
              <w:r>
                <w:rPr>
                  <w:rFonts w:asciiTheme="minorHAnsi" w:hAnsiTheme="minorHAnsi" w:cstheme="minorHAnsi"/>
                  <w:sz w:val="16"/>
                  <w:szCs w:val="16"/>
                </w:rPr>
                <w:delText>30</w:delText>
              </w:r>
            </w:del>
            <w:ins w:id="3035" w:author="Stoycho Rusinov" w:date="2026-08-08T17:14:00Z">
              <w:r>
                <w:rPr>
                  <w:rFonts w:asciiTheme="minorHAnsi" w:hAnsiTheme="minorHAnsi" w:cstheme="minorHAnsi"/>
                  <w:sz w:val="16"/>
                  <w:szCs w:val="16"/>
                </w:rPr>
                <w:t>03</w:t>
              </w:r>
            </w:ins>
            <w:r>
              <w:rPr>
                <w:rFonts w:asciiTheme="minorHAnsi" w:hAnsiTheme="minorHAnsi" w:cstheme="minorHAnsi"/>
                <w:sz w:val="16"/>
                <w:szCs w:val="16"/>
              </w:rPr>
              <w:t>)</w:t>
            </w:r>
          </w:p>
        </w:tc>
      </w:tr>
      <w:tr w:rsidR="00236015" w:rsidRPr="00C3586C" w14:paraId="69A7E740" w14:textId="77777777" w:rsidTr="005A62A4">
        <w:trPr>
          <w:jc w:val="center"/>
        </w:trPr>
        <w:tc>
          <w:tcPr>
            <w:tcW w:w="1960" w:type="dxa"/>
            <w:tcMar>
              <w:top w:w="50" w:type="dxa"/>
              <w:left w:w="80" w:type="dxa"/>
              <w:bottom w:w="50" w:type="dxa"/>
              <w:right w:w="80" w:type="dxa"/>
            </w:tcMar>
            <w:vAlign w:val="center"/>
          </w:tcPr>
          <w:p w14:paraId="2751E8B3"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Finland</w:t>
            </w:r>
          </w:p>
        </w:tc>
        <w:tc>
          <w:tcPr>
            <w:tcW w:w="1154" w:type="dxa"/>
            <w:tcMar>
              <w:top w:w="50" w:type="dxa"/>
              <w:left w:w="80" w:type="dxa"/>
              <w:bottom w:w="50" w:type="dxa"/>
              <w:right w:w="80" w:type="dxa"/>
            </w:tcMar>
          </w:tcPr>
          <w:p w14:paraId="0C58E9DB" w14:textId="41FD4574"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3036" w:author="Stoycho Rusinov" w:date="2026-08-08T17:14:00Z">
              <w:r>
                <w:rPr>
                  <w:rFonts w:asciiTheme="minorHAnsi" w:hAnsiTheme="minorHAnsi" w:cstheme="minorHAnsi"/>
                  <w:sz w:val="16"/>
                  <w:szCs w:val="16"/>
                </w:rPr>
                <w:delText>42*</w:delText>
              </w:r>
            </w:del>
            <w:ins w:id="3037" w:author="Stoycho Rusinov" w:date="2026-08-08T17:14:00Z">
              <w:r>
                <w:rPr>
                  <w:rFonts w:asciiTheme="minorHAnsi" w:hAnsiTheme="minorHAnsi" w:cstheme="minorHAnsi"/>
                  <w:sz w:val="16"/>
                  <w:szCs w:val="16"/>
                </w:rPr>
                <w:t>57***</w:t>
              </w:r>
            </w:ins>
          </w:p>
        </w:tc>
        <w:tc>
          <w:tcPr>
            <w:tcW w:w="1134" w:type="dxa"/>
            <w:tcMar>
              <w:top w:w="50" w:type="dxa"/>
              <w:left w:w="80" w:type="dxa"/>
              <w:bottom w:w="50" w:type="dxa"/>
              <w:right w:w="80" w:type="dxa"/>
            </w:tcMar>
          </w:tcPr>
          <w:p w14:paraId="4A102D55" w14:textId="2C5E49D6"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w:t>
            </w:r>
            <w:del w:id="3038" w:author="Stoycho Rusinov" w:date="2026-08-08T17:14:00Z">
              <w:r>
                <w:rPr>
                  <w:rFonts w:asciiTheme="minorHAnsi" w:hAnsiTheme="minorHAnsi" w:cstheme="minorHAnsi"/>
                  <w:sz w:val="16"/>
                  <w:szCs w:val="16"/>
                </w:rPr>
                <w:delText>1.94</w:delText>
              </w:r>
            </w:del>
            <w:ins w:id="3039" w:author="Stoycho Rusinov" w:date="2026-08-08T17:14:00Z">
              <w:r>
                <w:rPr>
                  <w:rFonts w:asciiTheme="minorHAnsi" w:hAnsiTheme="minorHAnsi" w:cstheme="minorHAnsi"/>
                  <w:sz w:val="16"/>
                  <w:szCs w:val="16"/>
                </w:rPr>
                <w:t>2.03</w:t>
              </w:r>
            </w:ins>
            <w:r>
              <w:rPr>
                <w:rFonts w:asciiTheme="minorHAnsi" w:hAnsiTheme="minorHAnsi" w:cstheme="minorHAnsi"/>
                <w:sz w:val="16"/>
                <w:szCs w:val="16"/>
              </w:rPr>
              <w:t>***</w:t>
            </w:r>
          </w:p>
        </w:tc>
      </w:tr>
      <w:tr w:rsidR="00236015" w:rsidRPr="00C3586C" w14:paraId="19E2FB39" w14:textId="77777777" w:rsidTr="005A62A4">
        <w:trPr>
          <w:jc w:val="center"/>
        </w:trPr>
        <w:tc>
          <w:tcPr>
            <w:tcW w:w="1960" w:type="dxa"/>
            <w:tcMar>
              <w:top w:w="50" w:type="dxa"/>
              <w:left w:w="80" w:type="dxa"/>
              <w:bottom w:w="50" w:type="dxa"/>
              <w:right w:w="80" w:type="dxa"/>
            </w:tcMar>
            <w:vAlign w:val="center"/>
          </w:tcPr>
          <w:p w14:paraId="695F6621"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0BDDDEB3" w14:textId="38435BC0"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40" w:author="Stoycho Rusinov" w:date="2026-08-08T17:14:00Z">
              <w:r>
                <w:rPr>
                  <w:rFonts w:asciiTheme="minorHAnsi" w:hAnsiTheme="minorHAnsi" w:cstheme="minorHAnsi"/>
                  <w:sz w:val="16"/>
                  <w:szCs w:val="16"/>
                </w:rPr>
                <w:delText>45</w:delText>
              </w:r>
            </w:del>
            <w:ins w:id="3041" w:author="Stoycho Rusinov" w:date="2026-08-08T17:14:00Z">
              <w:r>
                <w:rPr>
                  <w:rFonts w:asciiTheme="minorHAnsi" w:hAnsiTheme="minorHAnsi" w:cstheme="minorHAnsi"/>
                  <w:sz w:val="16"/>
                  <w:szCs w:val="16"/>
                </w:rPr>
                <w:t>21</w:t>
              </w:r>
            </w:ins>
            <w:r>
              <w:rPr>
                <w:rFonts w:asciiTheme="minorHAnsi" w:hAnsiTheme="minorHAnsi" w:cstheme="minorHAnsi"/>
                <w:sz w:val="16"/>
                <w:szCs w:val="16"/>
              </w:rPr>
              <w:t>)</w:t>
            </w:r>
          </w:p>
        </w:tc>
        <w:tc>
          <w:tcPr>
            <w:tcW w:w="1134" w:type="dxa"/>
            <w:tcMar>
              <w:top w:w="50" w:type="dxa"/>
              <w:left w:w="80" w:type="dxa"/>
              <w:bottom w:w="50" w:type="dxa"/>
              <w:right w:w="80" w:type="dxa"/>
            </w:tcMar>
          </w:tcPr>
          <w:p w14:paraId="59B54348" w14:textId="0B23B9C2"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42" w:author="Stoycho Rusinov" w:date="2026-08-08T17:14:00Z">
              <w:r>
                <w:rPr>
                  <w:rFonts w:asciiTheme="minorHAnsi" w:hAnsiTheme="minorHAnsi" w:cstheme="minorHAnsi"/>
                  <w:sz w:val="16"/>
                  <w:szCs w:val="16"/>
                </w:rPr>
                <w:delText>34</w:delText>
              </w:r>
            </w:del>
            <w:ins w:id="3043" w:author="Stoycho Rusinov" w:date="2026-08-08T17:14:00Z">
              <w:r>
                <w:rPr>
                  <w:rFonts w:asciiTheme="minorHAnsi" w:hAnsiTheme="minorHAnsi" w:cstheme="minorHAnsi"/>
                  <w:sz w:val="16"/>
                  <w:szCs w:val="16"/>
                </w:rPr>
                <w:t>06</w:t>
              </w:r>
            </w:ins>
            <w:r>
              <w:rPr>
                <w:rFonts w:asciiTheme="minorHAnsi" w:hAnsiTheme="minorHAnsi" w:cstheme="minorHAnsi"/>
                <w:sz w:val="16"/>
                <w:szCs w:val="16"/>
              </w:rPr>
              <w:t>)</w:t>
            </w:r>
          </w:p>
        </w:tc>
      </w:tr>
      <w:tr w:rsidR="00236015" w:rsidRPr="00C3586C" w14:paraId="70E257FC" w14:textId="77777777" w:rsidTr="005A62A4">
        <w:trPr>
          <w:jc w:val="center"/>
        </w:trPr>
        <w:tc>
          <w:tcPr>
            <w:tcW w:w="1960" w:type="dxa"/>
            <w:tcMar>
              <w:top w:w="50" w:type="dxa"/>
              <w:left w:w="80" w:type="dxa"/>
              <w:bottom w:w="50" w:type="dxa"/>
              <w:right w:w="80" w:type="dxa"/>
            </w:tcMar>
            <w:vAlign w:val="center"/>
          </w:tcPr>
          <w:p w14:paraId="33CC79EC"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France</w:t>
            </w:r>
          </w:p>
        </w:tc>
        <w:tc>
          <w:tcPr>
            <w:tcW w:w="1154" w:type="dxa"/>
            <w:tcMar>
              <w:top w:w="50" w:type="dxa"/>
              <w:left w:w="80" w:type="dxa"/>
              <w:bottom w:w="50" w:type="dxa"/>
              <w:right w:w="80" w:type="dxa"/>
            </w:tcMar>
          </w:tcPr>
          <w:p w14:paraId="466E1FC3" w14:textId="7499F541"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44" w:author="Stoycho Rusinov" w:date="2026-08-08T17:14:00Z">
              <w:r>
                <w:rPr>
                  <w:rFonts w:asciiTheme="minorHAnsi" w:hAnsiTheme="minorHAnsi" w:cstheme="minorHAnsi"/>
                  <w:sz w:val="16"/>
                  <w:szCs w:val="16"/>
                </w:rPr>
                <w:delText>52*</w:delText>
              </w:r>
            </w:del>
            <w:ins w:id="3045" w:author="Stoycho Rusinov" w:date="2026-08-08T17:14:00Z">
              <w:r>
                <w:rPr>
                  <w:rFonts w:asciiTheme="minorHAnsi" w:hAnsiTheme="minorHAnsi" w:cstheme="minorHAnsi"/>
                  <w:sz w:val="16"/>
                  <w:szCs w:val="16"/>
                </w:rPr>
                <w:t>54***</w:t>
              </w:r>
            </w:ins>
          </w:p>
        </w:tc>
        <w:tc>
          <w:tcPr>
            <w:tcW w:w="1134" w:type="dxa"/>
            <w:tcMar>
              <w:top w:w="50" w:type="dxa"/>
              <w:left w:w="80" w:type="dxa"/>
              <w:bottom w:w="50" w:type="dxa"/>
              <w:right w:w="80" w:type="dxa"/>
            </w:tcMar>
          </w:tcPr>
          <w:p w14:paraId="09C54B31" w14:textId="5162BE24"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46" w:author="Stoycho Rusinov" w:date="2026-08-08T17:14:00Z">
              <w:r>
                <w:rPr>
                  <w:rFonts w:asciiTheme="minorHAnsi" w:hAnsiTheme="minorHAnsi" w:cstheme="minorHAnsi"/>
                  <w:sz w:val="16"/>
                  <w:szCs w:val="16"/>
                </w:rPr>
                <w:delText>74</w:delText>
              </w:r>
            </w:del>
            <w:ins w:id="3047" w:author="Stoycho Rusinov" w:date="2026-08-08T17:14:00Z">
              <w:r>
                <w:rPr>
                  <w:rFonts w:asciiTheme="minorHAnsi" w:hAnsiTheme="minorHAnsi" w:cstheme="minorHAnsi"/>
                  <w:sz w:val="16"/>
                  <w:szCs w:val="16"/>
                </w:rPr>
                <w:t>68</w:t>
              </w:r>
            </w:ins>
            <w:r>
              <w:rPr>
                <w:rFonts w:asciiTheme="minorHAnsi" w:hAnsiTheme="minorHAnsi" w:cstheme="minorHAnsi"/>
                <w:sz w:val="16"/>
                <w:szCs w:val="16"/>
              </w:rPr>
              <w:t>***</w:t>
            </w:r>
          </w:p>
        </w:tc>
      </w:tr>
      <w:tr w:rsidR="00236015" w:rsidRPr="00C3586C" w14:paraId="1495E215" w14:textId="77777777" w:rsidTr="005A62A4">
        <w:trPr>
          <w:jc w:val="center"/>
        </w:trPr>
        <w:tc>
          <w:tcPr>
            <w:tcW w:w="1960" w:type="dxa"/>
            <w:tcMar>
              <w:top w:w="50" w:type="dxa"/>
              <w:left w:w="80" w:type="dxa"/>
              <w:bottom w:w="50" w:type="dxa"/>
              <w:right w:w="80" w:type="dxa"/>
            </w:tcMar>
            <w:vAlign w:val="center"/>
          </w:tcPr>
          <w:p w14:paraId="36565FCD"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2AA5FBB0" w14:textId="54254AE9"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48" w:author="Stoycho Rusinov" w:date="2026-08-08T17:14:00Z">
              <w:r>
                <w:rPr>
                  <w:rFonts w:asciiTheme="minorHAnsi" w:hAnsiTheme="minorHAnsi" w:cstheme="minorHAnsi"/>
                  <w:sz w:val="16"/>
                  <w:szCs w:val="16"/>
                </w:rPr>
                <w:delText>19</w:delText>
              </w:r>
            </w:del>
            <w:ins w:id="3049" w:author="Stoycho Rusinov" w:date="2026-08-08T17:14:00Z">
              <w:r>
                <w:rPr>
                  <w:rFonts w:asciiTheme="minorHAnsi" w:hAnsiTheme="minorHAnsi" w:cstheme="minorHAnsi"/>
                  <w:sz w:val="16"/>
                  <w:szCs w:val="16"/>
                </w:rPr>
                <w:t>07</w:t>
              </w:r>
            </w:ins>
            <w:r>
              <w:rPr>
                <w:rFonts w:asciiTheme="minorHAnsi" w:hAnsiTheme="minorHAnsi" w:cstheme="minorHAnsi"/>
                <w:sz w:val="16"/>
                <w:szCs w:val="16"/>
              </w:rPr>
              <w:t>)</w:t>
            </w:r>
          </w:p>
        </w:tc>
        <w:tc>
          <w:tcPr>
            <w:tcW w:w="1134" w:type="dxa"/>
            <w:tcMar>
              <w:top w:w="50" w:type="dxa"/>
              <w:left w:w="80" w:type="dxa"/>
              <w:bottom w:w="50" w:type="dxa"/>
              <w:right w:w="80" w:type="dxa"/>
            </w:tcMar>
          </w:tcPr>
          <w:p w14:paraId="3CB55BF7" w14:textId="35B7B2B3"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50" w:author="Stoycho Rusinov" w:date="2026-08-08T17:14:00Z">
              <w:r>
                <w:rPr>
                  <w:rFonts w:asciiTheme="minorHAnsi" w:hAnsiTheme="minorHAnsi" w:cstheme="minorHAnsi"/>
                  <w:sz w:val="16"/>
                  <w:szCs w:val="16"/>
                </w:rPr>
                <w:delText>14</w:delText>
              </w:r>
            </w:del>
            <w:ins w:id="3051" w:author="Stoycho Rusinov" w:date="2026-08-08T17:14:00Z">
              <w:r>
                <w:rPr>
                  <w:rFonts w:asciiTheme="minorHAnsi" w:hAnsiTheme="minorHAnsi" w:cstheme="minorHAnsi"/>
                  <w:sz w:val="16"/>
                  <w:szCs w:val="16"/>
                </w:rPr>
                <w:t>01</w:t>
              </w:r>
            </w:ins>
            <w:r>
              <w:rPr>
                <w:rFonts w:asciiTheme="minorHAnsi" w:hAnsiTheme="minorHAnsi" w:cstheme="minorHAnsi"/>
                <w:sz w:val="16"/>
                <w:szCs w:val="16"/>
              </w:rPr>
              <w:t>)</w:t>
            </w:r>
          </w:p>
        </w:tc>
      </w:tr>
      <w:tr w:rsidR="00236015" w:rsidRPr="00C3586C" w14:paraId="2C33683C" w14:textId="77777777" w:rsidTr="005A62A4">
        <w:trPr>
          <w:jc w:val="center"/>
        </w:trPr>
        <w:tc>
          <w:tcPr>
            <w:tcW w:w="1960" w:type="dxa"/>
            <w:tcMar>
              <w:top w:w="50" w:type="dxa"/>
              <w:left w:w="80" w:type="dxa"/>
              <w:bottom w:w="50" w:type="dxa"/>
              <w:right w:w="80" w:type="dxa"/>
            </w:tcMar>
            <w:vAlign w:val="center"/>
          </w:tcPr>
          <w:p w14:paraId="550F00D1"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Germany</w:t>
            </w:r>
          </w:p>
        </w:tc>
        <w:tc>
          <w:tcPr>
            <w:tcW w:w="1154" w:type="dxa"/>
            <w:tcMar>
              <w:top w:w="50" w:type="dxa"/>
              <w:left w:w="80" w:type="dxa"/>
              <w:bottom w:w="50" w:type="dxa"/>
              <w:right w:w="80" w:type="dxa"/>
            </w:tcMar>
          </w:tcPr>
          <w:p w14:paraId="3B9F2CD0" w14:textId="634F3FA3"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52" w:author="Stoycho Rusinov" w:date="2026-08-08T17:14:00Z">
              <w:r>
                <w:rPr>
                  <w:rFonts w:asciiTheme="minorHAnsi" w:hAnsiTheme="minorHAnsi" w:cstheme="minorHAnsi"/>
                  <w:sz w:val="16"/>
                  <w:szCs w:val="16"/>
                </w:rPr>
                <w:delText>59*</w:delText>
              </w:r>
            </w:del>
            <w:ins w:id="3053" w:author="Stoycho Rusinov" w:date="2026-08-08T17:14:00Z">
              <w:r>
                <w:rPr>
                  <w:rFonts w:asciiTheme="minorHAnsi" w:hAnsiTheme="minorHAnsi" w:cstheme="minorHAnsi"/>
                  <w:sz w:val="16"/>
                  <w:szCs w:val="16"/>
                </w:rPr>
                <w:t>61***</w:t>
              </w:r>
            </w:ins>
          </w:p>
        </w:tc>
        <w:tc>
          <w:tcPr>
            <w:tcW w:w="1134" w:type="dxa"/>
            <w:tcMar>
              <w:top w:w="50" w:type="dxa"/>
              <w:left w:w="80" w:type="dxa"/>
              <w:bottom w:w="50" w:type="dxa"/>
              <w:right w:w="80" w:type="dxa"/>
            </w:tcMar>
          </w:tcPr>
          <w:p w14:paraId="64870E10" w14:textId="72493C69"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54" w:author="Stoycho Rusinov" w:date="2026-08-08T17:14:00Z">
              <w:r>
                <w:rPr>
                  <w:rFonts w:asciiTheme="minorHAnsi" w:hAnsiTheme="minorHAnsi" w:cstheme="minorHAnsi"/>
                  <w:sz w:val="16"/>
                  <w:szCs w:val="16"/>
                </w:rPr>
                <w:delText>84</w:delText>
              </w:r>
            </w:del>
            <w:ins w:id="3055" w:author="Stoycho Rusinov" w:date="2026-08-08T17:14:00Z">
              <w:r>
                <w:rPr>
                  <w:rFonts w:asciiTheme="minorHAnsi" w:hAnsiTheme="minorHAnsi" w:cstheme="minorHAnsi"/>
                  <w:sz w:val="16"/>
                  <w:szCs w:val="16"/>
                </w:rPr>
                <w:t>78</w:t>
              </w:r>
            </w:ins>
            <w:r>
              <w:rPr>
                <w:rFonts w:asciiTheme="minorHAnsi" w:hAnsiTheme="minorHAnsi" w:cstheme="minorHAnsi"/>
                <w:sz w:val="16"/>
                <w:szCs w:val="16"/>
              </w:rPr>
              <w:t>***</w:t>
            </w:r>
          </w:p>
        </w:tc>
      </w:tr>
      <w:tr w:rsidR="00236015" w:rsidRPr="00C3586C" w14:paraId="79E4108C" w14:textId="77777777" w:rsidTr="005A62A4">
        <w:trPr>
          <w:jc w:val="center"/>
        </w:trPr>
        <w:tc>
          <w:tcPr>
            <w:tcW w:w="1960" w:type="dxa"/>
            <w:tcMar>
              <w:top w:w="50" w:type="dxa"/>
              <w:left w:w="80" w:type="dxa"/>
              <w:bottom w:w="50" w:type="dxa"/>
              <w:right w:w="80" w:type="dxa"/>
            </w:tcMar>
            <w:vAlign w:val="center"/>
          </w:tcPr>
          <w:p w14:paraId="4B329944"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6F2EACE0" w14:textId="7E9F6D12"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56" w:author="Stoycho Rusinov" w:date="2026-08-08T17:14:00Z">
              <w:r>
                <w:rPr>
                  <w:rFonts w:asciiTheme="minorHAnsi" w:hAnsiTheme="minorHAnsi" w:cstheme="minorHAnsi"/>
                  <w:sz w:val="16"/>
                  <w:szCs w:val="16"/>
                </w:rPr>
                <w:delText>19</w:delText>
              </w:r>
            </w:del>
            <w:ins w:id="3057" w:author="Stoycho Rusinov" w:date="2026-08-08T17:14:00Z">
              <w:r>
                <w:rPr>
                  <w:rFonts w:asciiTheme="minorHAnsi" w:hAnsiTheme="minorHAnsi" w:cstheme="minorHAnsi"/>
                  <w:sz w:val="16"/>
                  <w:szCs w:val="16"/>
                </w:rPr>
                <w:t>07</w:t>
              </w:r>
            </w:ins>
            <w:r>
              <w:rPr>
                <w:rFonts w:asciiTheme="minorHAnsi" w:hAnsiTheme="minorHAnsi" w:cstheme="minorHAnsi"/>
                <w:sz w:val="16"/>
                <w:szCs w:val="16"/>
              </w:rPr>
              <w:t>)</w:t>
            </w:r>
          </w:p>
        </w:tc>
        <w:tc>
          <w:tcPr>
            <w:tcW w:w="1134" w:type="dxa"/>
            <w:tcMar>
              <w:top w:w="50" w:type="dxa"/>
              <w:left w:w="80" w:type="dxa"/>
              <w:bottom w:w="50" w:type="dxa"/>
              <w:right w:w="80" w:type="dxa"/>
            </w:tcMar>
          </w:tcPr>
          <w:p w14:paraId="6CAB1225" w14:textId="45283F2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58" w:author="Stoycho Rusinov" w:date="2026-08-08T17:14:00Z">
              <w:r>
                <w:rPr>
                  <w:rFonts w:asciiTheme="minorHAnsi" w:hAnsiTheme="minorHAnsi" w:cstheme="minorHAnsi"/>
                  <w:sz w:val="16"/>
                  <w:szCs w:val="16"/>
                </w:rPr>
                <w:delText>16</w:delText>
              </w:r>
            </w:del>
            <w:ins w:id="3059" w:author="Stoycho Rusinov" w:date="2026-08-08T17:14:00Z">
              <w:r>
                <w:rPr>
                  <w:rFonts w:asciiTheme="minorHAnsi" w:hAnsiTheme="minorHAnsi" w:cstheme="minorHAnsi"/>
                  <w:sz w:val="16"/>
                  <w:szCs w:val="16"/>
                </w:rPr>
                <w:t>03</w:t>
              </w:r>
            </w:ins>
            <w:r>
              <w:rPr>
                <w:rFonts w:asciiTheme="minorHAnsi" w:hAnsiTheme="minorHAnsi" w:cstheme="minorHAnsi"/>
                <w:sz w:val="16"/>
                <w:szCs w:val="16"/>
              </w:rPr>
              <w:t>)</w:t>
            </w:r>
          </w:p>
        </w:tc>
      </w:tr>
      <w:tr w:rsidR="00236015" w:rsidRPr="00C3586C" w14:paraId="1638E269" w14:textId="77777777" w:rsidTr="005A62A4">
        <w:trPr>
          <w:jc w:val="center"/>
        </w:trPr>
        <w:tc>
          <w:tcPr>
            <w:tcW w:w="1960" w:type="dxa"/>
            <w:tcMar>
              <w:top w:w="50" w:type="dxa"/>
              <w:left w:w="80" w:type="dxa"/>
              <w:bottom w:w="50" w:type="dxa"/>
              <w:right w:w="80" w:type="dxa"/>
            </w:tcMar>
            <w:vAlign w:val="center"/>
          </w:tcPr>
          <w:p w14:paraId="3D5BB57C"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Greece</w:t>
            </w:r>
          </w:p>
        </w:tc>
        <w:tc>
          <w:tcPr>
            <w:tcW w:w="1154" w:type="dxa"/>
            <w:tcMar>
              <w:top w:w="50" w:type="dxa"/>
              <w:left w:w="80" w:type="dxa"/>
              <w:bottom w:w="50" w:type="dxa"/>
              <w:right w:w="80" w:type="dxa"/>
            </w:tcMar>
          </w:tcPr>
          <w:p w14:paraId="024E1BCF" w14:textId="340B9F7F"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60" w:author="Stoycho Rusinov" w:date="2026-08-08T17:14:00Z">
              <w:r>
                <w:rPr>
                  <w:rFonts w:asciiTheme="minorHAnsi" w:hAnsiTheme="minorHAnsi" w:cstheme="minorHAnsi"/>
                  <w:sz w:val="16"/>
                  <w:szCs w:val="16"/>
                </w:rPr>
                <w:delText>72**</w:delText>
              </w:r>
            </w:del>
            <w:ins w:id="3061" w:author="Stoycho Rusinov" w:date="2026-08-08T17:14:00Z">
              <w:r>
                <w:rPr>
                  <w:rFonts w:asciiTheme="minorHAnsi" w:hAnsiTheme="minorHAnsi" w:cstheme="minorHAnsi"/>
                  <w:sz w:val="16"/>
                  <w:szCs w:val="16"/>
                </w:rPr>
                <w:t>78***</w:t>
              </w:r>
            </w:ins>
          </w:p>
        </w:tc>
        <w:tc>
          <w:tcPr>
            <w:tcW w:w="1134" w:type="dxa"/>
            <w:tcMar>
              <w:top w:w="50" w:type="dxa"/>
              <w:left w:w="80" w:type="dxa"/>
              <w:bottom w:w="50" w:type="dxa"/>
              <w:right w:w="80" w:type="dxa"/>
            </w:tcMar>
          </w:tcPr>
          <w:p w14:paraId="098D8BCD" w14:textId="3CF2AD4B"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3062" w:author="Stoycho Rusinov" w:date="2026-08-08T17:14:00Z">
              <w:r>
                <w:rPr>
                  <w:rFonts w:asciiTheme="minorHAnsi" w:hAnsiTheme="minorHAnsi" w:cstheme="minorHAnsi"/>
                  <w:sz w:val="16"/>
                  <w:szCs w:val="16"/>
                </w:rPr>
                <w:delText>02</w:delText>
              </w:r>
            </w:del>
            <w:ins w:id="3063" w:author="Stoycho Rusinov" w:date="2026-08-08T17:14:00Z">
              <w:r>
                <w:rPr>
                  <w:rFonts w:asciiTheme="minorHAnsi" w:hAnsiTheme="minorHAnsi" w:cstheme="minorHAnsi"/>
                  <w:sz w:val="16"/>
                  <w:szCs w:val="16"/>
                </w:rPr>
                <w:t>00</w:t>
              </w:r>
            </w:ins>
            <w:r>
              <w:rPr>
                <w:rFonts w:asciiTheme="minorHAnsi" w:hAnsiTheme="minorHAnsi" w:cstheme="minorHAnsi"/>
                <w:sz w:val="16"/>
                <w:szCs w:val="16"/>
              </w:rPr>
              <w:t>***</w:t>
            </w:r>
          </w:p>
        </w:tc>
      </w:tr>
      <w:tr w:rsidR="00236015" w:rsidRPr="00C3586C" w14:paraId="09776D72" w14:textId="77777777" w:rsidTr="005A62A4">
        <w:trPr>
          <w:jc w:val="center"/>
        </w:trPr>
        <w:tc>
          <w:tcPr>
            <w:tcW w:w="1960" w:type="dxa"/>
            <w:tcMar>
              <w:top w:w="50" w:type="dxa"/>
              <w:left w:w="80" w:type="dxa"/>
              <w:bottom w:w="50" w:type="dxa"/>
              <w:right w:w="80" w:type="dxa"/>
            </w:tcMar>
            <w:vAlign w:val="center"/>
          </w:tcPr>
          <w:p w14:paraId="1F52A3B0"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405E6174" w14:textId="44EEEE23"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64" w:author="Stoycho Rusinov" w:date="2026-08-08T17:14:00Z">
              <w:r>
                <w:rPr>
                  <w:rFonts w:asciiTheme="minorHAnsi" w:hAnsiTheme="minorHAnsi" w:cstheme="minorHAnsi"/>
                  <w:sz w:val="16"/>
                  <w:szCs w:val="16"/>
                </w:rPr>
                <w:delText>22</w:delText>
              </w:r>
            </w:del>
            <w:ins w:id="3065" w:author="Stoycho Rusinov" w:date="2026-08-08T17:14:00Z">
              <w:r>
                <w:rPr>
                  <w:rFonts w:asciiTheme="minorHAnsi" w:hAnsiTheme="minorHAnsi" w:cstheme="minorHAnsi"/>
                  <w:sz w:val="16"/>
                  <w:szCs w:val="16"/>
                </w:rPr>
                <w:t>06</w:t>
              </w:r>
            </w:ins>
            <w:r>
              <w:rPr>
                <w:rFonts w:asciiTheme="minorHAnsi" w:hAnsiTheme="minorHAnsi" w:cstheme="minorHAnsi"/>
                <w:sz w:val="16"/>
                <w:szCs w:val="16"/>
              </w:rPr>
              <w:t>)</w:t>
            </w:r>
          </w:p>
        </w:tc>
        <w:tc>
          <w:tcPr>
            <w:tcW w:w="1134" w:type="dxa"/>
            <w:tcMar>
              <w:top w:w="50" w:type="dxa"/>
              <w:left w:w="80" w:type="dxa"/>
              <w:bottom w:w="50" w:type="dxa"/>
              <w:right w:w="80" w:type="dxa"/>
            </w:tcMar>
          </w:tcPr>
          <w:p w14:paraId="7FCD7E69" w14:textId="1D32910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66" w:author="Stoycho Rusinov" w:date="2026-08-08T17:14:00Z">
              <w:r>
                <w:rPr>
                  <w:rFonts w:asciiTheme="minorHAnsi" w:hAnsiTheme="minorHAnsi" w:cstheme="minorHAnsi"/>
                  <w:sz w:val="16"/>
                  <w:szCs w:val="16"/>
                </w:rPr>
                <w:delText>19</w:delText>
              </w:r>
            </w:del>
            <w:ins w:id="3067" w:author="Stoycho Rusinov" w:date="2026-08-08T17:14:00Z">
              <w:r>
                <w:rPr>
                  <w:rFonts w:asciiTheme="minorHAnsi" w:hAnsiTheme="minorHAnsi" w:cstheme="minorHAnsi"/>
                  <w:sz w:val="16"/>
                  <w:szCs w:val="16"/>
                </w:rPr>
                <w:t>03</w:t>
              </w:r>
            </w:ins>
            <w:r>
              <w:rPr>
                <w:rFonts w:asciiTheme="minorHAnsi" w:hAnsiTheme="minorHAnsi" w:cstheme="minorHAnsi"/>
                <w:sz w:val="16"/>
                <w:szCs w:val="16"/>
              </w:rPr>
              <w:t>)</w:t>
            </w:r>
          </w:p>
        </w:tc>
      </w:tr>
      <w:tr w:rsidR="00236015" w:rsidRPr="00C3586C" w14:paraId="06ACD069" w14:textId="77777777" w:rsidTr="005A62A4">
        <w:trPr>
          <w:jc w:val="center"/>
        </w:trPr>
        <w:tc>
          <w:tcPr>
            <w:tcW w:w="1960" w:type="dxa"/>
            <w:tcMar>
              <w:top w:w="50" w:type="dxa"/>
              <w:left w:w="80" w:type="dxa"/>
              <w:bottom w:w="50" w:type="dxa"/>
              <w:right w:w="80" w:type="dxa"/>
            </w:tcMar>
            <w:vAlign w:val="center"/>
          </w:tcPr>
          <w:p w14:paraId="45AE6616"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Hungary</w:t>
            </w:r>
          </w:p>
        </w:tc>
        <w:tc>
          <w:tcPr>
            <w:tcW w:w="1154" w:type="dxa"/>
            <w:tcMar>
              <w:top w:w="50" w:type="dxa"/>
              <w:left w:w="80" w:type="dxa"/>
              <w:bottom w:w="50" w:type="dxa"/>
              <w:right w:w="80" w:type="dxa"/>
            </w:tcMar>
          </w:tcPr>
          <w:p w14:paraId="4E8F3242" w14:textId="37F28AFE"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w:t>
            </w:r>
            <w:del w:id="3068" w:author="Stoycho Rusinov" w:date="2026-08-08T17:14:00Z">
              <w:r>
                <w:rPr>
                  <w:rFonts w:asciiTheme="minorHAnsi" w:hAnsiTheme="minorHAnsi" w:cstheme="minorHAnsi"/>
                  <w:sz w:val="16"/>
                  <w:szCs w:val="16"/>
                </w:rPr>
                <w:delText>0.90*</w:delText>
              </w:r>
            </w:del>
            <w:ins w:id="3069" w:author="Stoycho Rusinov" w:date="2026-08-08T17:14:00Z">
              <w:r>
                <w:rPr>
                  <w:rFonts w:asciiTheme="minorHAnsi" w:hAnsiTheme="minorHAnsi" w:cstheme="minorHAnsi"/>
                  <w:sz w:val="16"/>
                  <w:szCs w:val="16"/>
                </w:rPr>
                <w:t>1.06***</w:t>
              </w:r>
            </w:ins>
          </w:p>
        </w:tc>
        <w:tc>
          <w:tcPr>
            <w:tcW w:w="1134" w:type="dxa"/>
            <w:tcMar>
              <w:top w:w="50" w:type="dxa"/>
              <w:left w:w="80" w:type="dxa"/>
              <w:bottom w:w="50" w:type="dxa"/>
              <w:right w:w="80" w:type="dxa"/>
            </w:tcMar>
          </w:tcPr>
          <w:p w14:paraId="6687E6C4" w14:textId="6ECAF6C1"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3070" w:author="Stoycho Rusinov" w:date="2026-08-08T17:14:00Z">
              <w:r>
                <w:rPr>
                  <w:rFonts w:asciiTheme="minorHAnsi" w:hAnsiTheme="minorHAnsi" w:cstheme="minorHAnsi"/>
                  <w:sz w:val="16"/>
                  <w:szCs w:val="16"/>
                </w:rPr>
                <w:delText>15**</w:delText>
              </w:r>
            </w:del>
            <w:ins w:id="3071" w:author="Stoycho Rusinov" w:date="2026-08-08T17:14:00Z">
              <w:r>
                <w:rPr>
                  <w:rFonts w:asciiTheme="minorHAnsi" w:hAnsiTheme="minorHAnsi" w:cstheme="minorHAnsi"/>
                  <w:sz w:val="16"/>
                  <w:szCs w:val="16"/>
                </w:rPr>
                <w:t>19***</w:t>
              </w:r>
            </w:ins>
          </w:p>
        </w:tc>
      </w:tr>
      <w:tr w:rsidR="00236015" w:rsidRPr="00C3586C" w14:paraId="42E164CE" w14:textId="77777777" w:rsidTr="005A62A4">
        <w:trPr>
          <w:jc w:val="center"/>
        </w:trPr>
        <w:tc>
          <w:tcPr>
            <w:tcW w:w="1960" w:type="dxa"/>
            <w:tcMar>
              <w:top w:w="50" w:type="dxa"/>
              <w:left w:w="80" w:type="dxa"/>
              <w:bottom w:w="50" w:type="dxa"/>
              <w:right w:w="80" w:type="dxa"/>
            </w:tcMar>
            <w:vAlign w:val="center"/>
          </w:tcPr>
          <w:p w14:paraId="2EC41281"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3306A7D8" w14:textId="7B694B10"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72" w:author="Stoycho Rusinov" w:date="2026-08-08T17:14:00Z">
              <w:r>
                <w:rPr>
                  <w:rFonts w:asciiTheme="minorHAnsi" w:hAnsiTheme="minorHAnsi" w:cstheme="minorHAnsi"/>
                  <w:sz w:val="16"/>
                  <w:szCs w:val="16"/>
                </w:rPr>
                <w:delText>31</w:delText>
              </w:r>
            </w:del>
            <w:ins w:id="3073" w:author="Stoycho Rusinov" w:date="2026-08-08T17:14:00Z">
              <w:r>
                <w:rPr>
                  <w:rFonts w:asciiTheme="minorHAnsi" w:hAnsiTheme="minorHAnsi" w:cstheme="minorHAnsi"/>
                  <w:sz w:val="16"/>
                  <w:szCs w:val="16"/>
                </w:rPr>
                <w:t>11</w:t>
              </w:r>
            </w:ins>
            <w:r>
              <w:rPr>
                <w:rFonts w:asciiTheme="minorHAnsi" w:hAnsiTheme="minorHAnsi" w:cstheme="minorHAnsi"/>
                <w:sz w:val="16"/>
                <w:szCs w:val="16"/>
              </w:rPr>
              <w:t>)</w:t>
            </w:r>
          </w:p>
        </w:tc>
        <w:tc>
          <w:tcPr>
            <w:tcW w:w="1134" w:type="dxa"/>
            <w:tcMar>
              <w:top w:w="50" w:type="dxa"/>
              <w:left w:w="80" w:type="dxa"/>
              <w:bottom w:w="50" w:type="dxa"/>
              <w:right w:w="80" w:type="dxa"/>
            </w:tcMar>
          </w:tcPr>
          <w:p w14:paraId="2161E02A" w14:textId="117195E2"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74" w:author="Stoycho Rusinov" w:date="2026-08-08T17:14:00Z">
              <w:r>
                <w:rPr>
                  <w:rFonts w:asciiTheme="minorHAnsi" w:hAnsiTheme="minorHAnsi" w:cstheme="minorHAnsi"/>
                  <w:sz w:val="16"/>
                  <w:szCs w:val="16"/>
                </w:rPr>
                <w:delText>27</w:delText>
              </w:r>
            </w:del>
            <w:ins w:id="3075" w:author="Stoycho Rusinov" w:date="2026-08-08T17:14:00Z">
              <w:r>
                <w:rPr>
                  <w:rFonts w:asciiTheme="minorHAnsi" w:hAnsiTheme="minorHAnsi" w:cstheme="minorHAnsi"/>
                  <w:sz w:val="16"/>
                  <w:szCs w:val="16"/>
                </w:rPr>
                <w:t>06</w:t>
              </w:r>
            </w:ins>
            <w:r>
              <w:rPr>
                <w:rFonts w:asciiTheme="minorHAnsi" w:hAnsiTheme="minorHAnsi" w:cstheme="minorHAnsi"/>
                <w:sz w:val="16"/>
                <w:szCs w:val="16"/>
              </w:rPr>
              <w:t>)</w:t>
            </w:r>
          </w:p>
        </w:tc>
      </w:tr>
      <w:tr w:rsidR="00236015" w:rsidRPr="00C3586C" w14:paraId="55D46F25" w14:textId="77777777" w:rsidTr="005A62A4">
        <w:trPr>
          <w:jc w:val="center"/>
        </w:trPr>
        <w:tc>
          <w:tcPr>
            <w:tcW w:w="1960" w:type="dxa"/>
            <w:tcMar>
              <w:top w:w="50" w:type="dxa"/>
              <w:left w:w="80" w:type="dxa"/>
              <w:bottom w:w="50" w:type="dxa"/>
              <w:right w:w="80" w:type="dxa"/>
            </w:tcMar>
            <w:vAlign w:val="center"/>
          </w:tcPr>
          <w:p w14:paraId="5BE4F97E"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Italy</w:t>
            </w:r>
          </w:p>
        </w:tc>
        <w:tc>
          <w:tcPr>
            <w:tcW w:w="1154" w:type="dxa"/>
            <w:tcMar>
              <w:top w:w="50" w:type="dxa"/>
              <w:left w:w="80" w:type="dxa"/>
              <w:bottom w:w="50" w:type="dxa"/>
              <w:right w:w="80" w:type="dxa"/>
            </w:tcMar>
          </w:tcPr>
          <w:p w14:paraId="7A443BA0" w14:textId="4D8FB653"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76" w:author="Stoycho Rusinov" w:date="2026-08-08T17:14:00Z">
              <w:r>
                <w:rPr>
                  <w:rFonts w:asciiTheme="minorHAnsi" w:hAnsiTheme="minorHAnsi" w:cstheme="minorHAnsi"/>
                  <w:sz w:val="16"/>
                  <w:szCs w:val="16"/>
                </w:rPr>
                <w:delText>75*</w:delText>
              </w:r>
            </w:del>
            <w:ins w:id="3077" w:author="Stoycho Rusinov" w:date="2026-08-08T17:14:00Z">
              <w:r>
                <w:rPr>
                  <w:rFonts w:asciiTheme="minorHAnsi" w:hAnsiTheme="minorHAnsi" w:cstheme="minorHAnsi"/>
                  <w:sz w:val="16"/>
                  <w:szCs w:val="16"/>
                </w:rPr>
                <w:t>81***</w:t>
              </w:r>
            </w:ins>
          </w:p>
        </w:tc>
        <w:tc>
          <w:tcPr>
            <w:tcW w:w="1134" w:type="dxa"/>
            <w:tcMar>
              <w:top w:w="50" w:type="dxa"/>
              <w:left w:w="80" w:type="dxa"/>
              <w:bottom w:w="50" w:type="dxa"/>
              <w:right w:w="80" w:type="dxa"/>
            </w:tcMar>
          </w:tcPr>
          <w:p w14:paraId="26B055B3" w14:textId="1D5262F9"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3078" w:author="Stoycho Rusinov" w:date="2026-08-08T17:14:00Z">
              <w:r>
                <w:rPr>
                  <w:rFonts w:asciiTheme="minorHAnsi" w:hAnsiTheme="minorHAnsi" w:cstheme="minorHAnsi"/>
                  <w:sz w:val="16"/>
                  <w:szCs w:val="16"/>
                </w:rPr>
                <w:delText>11</w:delText>
              </w:r>
            </w:del>
            <w:ins w:id="3079" w:author="Stoycho Rusinov" w:date="2026-08-08T17:14:00Z">
              <w:r>
                <w:rPr>
                  <w:rFonts w:asciiTheme="minorHAnsi" w:hAnsiTheme="minorHAnsi" w:cstheme="minorHAnsi"/>
                  <w:sz w:val="16"/>
                  <w:szCs w:val="16"/>
                </w:rPr>
                <w:t>09</w:t>
              </w:r>
            </w:ins>
            <w:r>
              <w:rPr>
                <w:rFonts w:asciiTheme="minorHAnsi" w:hAnsiTheme="minorHAnsi" w:cstheme="minorHAnsi"/>
                <w:sz w:val="16"/>
                <w:szCs w:val="16"/>
              </w:rPr>
              <w:t>***</w:t>
            </w:r>
          </w:p>
        </w:tc>
      </w:tr>
      <w:tr w:rsidR="00236015" w:rsidRPr="00C3586C" w14:paraId="151785A8" w14:textId="77777777" w:rsidTr="005A62A4">
        <w:trPr>
          <w:jc w:val="center"/>
        </w:trPr>
        <w:tc>
          <w:tcPr>
            <w:tcW w:w="1960" w:type="dxa"/>
            <w:tcMar>
              <w:top w:w="50" w:type="dxa"/>
              <w:left w:w="80" w:type="dxa"/>
              <w:bottom w:w="50" w:type="dxa"/>
              <w:right w:w="80" w:type="dxa"/>
            </w:tcMar>
            <w:vAlign w:val="center"/>
          </w:tcPr>
          <w:p w14:paraId="51B8C458"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38513F02" w14:textId="7CABB59B"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80" w:author="Stoycho Rusinov" w:date="2026-08-08T17:14:00Z">
              <w:r>
                <w:rPr>
                  <w:rFonts w:asciiTheme="minorHAnsi" w:hAnsiTheme="minorHAnsi" w:cstheme="minorHAnsi"/>
                  <w:sz w:val="16"/>
                  <w:szCs w:val="16"/>
                </w:rPr>
                <w:delText>25</w:delText>
              </w:r>
            </w:del>
            <w:ins w:id="3081" w:author="Stoycho Rusinov" w:date="2026-08-08T17:14:00Z">
              <w:r>
                <w:rPr>
                  <w:rFonts w:asciiTheme="minorHAnsi" w:hAnsiTheme="minorHAnsi" w:cstheme="minorHAnsi"/>
                  <w:sz w:val="16"/>
                  <w:szCs w:val="16"/>
                </w:rPr>
                <w:t>10</w:t>
              </w:r>
            </w:ins>
            <w:r>
              <w:rPr>
                <w:rFonts w:asciiTheme="minorHAnsi" w:hAnsiTheme="minorHAnsi" w:cstheme="minorHAnsi"/>
                <w:sz w:val="16"/>
                <w:szCs w:val="16"/>
              </w:rPr>
              <w:t>)</w:t>
            </w:r>
          </w:p>
        </w:tc>
        <w:tc>
          <w:tcPr>
            <w:tcW w:w="1134" w:type="dxa"/>
            <w:tcMar>
              <w:top w:w="50" w:type="dxa"/>
              <w:left w:w="80" w:type="dxa"/>
              <w:bottom w:w="50" w:type="dxa"/>
              <w:right w:w="80" w:type="dxa"/>
            </w:tcMar>
          </w:tcPr>
          <w:p w14:paraId="1FEAFDCE" w14:textId="626302A1"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82" w:author="Stoycho Rusinov" w:date="2026-08-08T17:14:00Z">
              <w:r>
                <w:rPr>
                  <w:rFonts w:asciiTheme="minorHAnsi" w:hAnsiTheme="minorHAnsi" w:cstheme="minorHAnsi"/>
                  <w:sz w:val="16"/>
                  <w:szCs w:val="16"/>
                </w:rPr>
                <w:delText>20</w:delText>
              </w:r>
            </w:del>
            <w:ins w:id="3083" w:author="Stoycho Rusinov" w:date="2026-08-08T17:14:00Z">
              <w:r>
                <w:rPr>
                  <w:rFonts w:asciiTheme="minorHAnsi" w:hAnsiTheme="minorHAnsi" w:cstheme="minorHAnsi"/>
                  <w:sz w:val="16"/>
                  <w:szCs w:val="16"/>
                </w:rPr>
                <w:t>03</w:t>
              </w:r>
            </w:ins>
            <w:r>
              <w:rPr>
                <w:rFonts w:asciiTheme="minorHAnsi" w:hAnsiTheme="minorHAnsi" w:cstheme="minorHAnsi"/>
                <w:sz w:val="16"/>
                <w:szCs w:val="16"/>
              </w:rPr>
              <w:t>)</w:t>
            </w:r>
          </w:p>
        </w:tc>
      </w:tr>
      <w:tr w:rsidR="00236015" w:rsidRPr="00C3586C" w14:paraId="6FD143EE" w14:textId="77777777" w:rsidTr="005A62A4">
        <w:trPr>
          <w:jc w:val="center"/>
        </w:trPr>
        <w:tc>
          <w:tcPr>
            <w:tcW w:w="1960" w:type="dxa"/>
            <w:tcMar>
              <w:top w:w="50" w:type="dxa"/>
              <w:left w:w="80" w:type="dxa"/>
              <w:bottom w:w="50" w:type="dxa"/>
              <w:right w:w="80" w:type="dxa"/>
            </w:tcMar>
            <w:vAlign w:val="center"/>
          </w:tcPr>
          <w:p w14:paraId="426F2BE3"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Latvia</w:t>
            </w:r>
          </w:p>
        </w:tc>
        <w:tc>
          <w:tcPr>
            <w:tcW w:w="1154" w:type="dxa"/>
            <w:tcMar>
              <w:top w:w="50" w:type="dxa"/>
              <w:left w:w="80" w:type="dxa"/>
              <w:bottom w:w="50" w:type="dxa"/>
              <w:right w:w="80" w:type="dxa"/>
            </w:tcMar>
          </w:tcPr>
          <w:p w14:paraId="3DF38399" w14:textId="0B68B621"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3084" w:author="Stoycho Rusinov" w:date="2026-08-08T17:14:00Z">
              <w:r>
                <w:rPr>
                  <w:rFonts w:asciiTheme="minorHAnsi" w:hAnsiTheme="minorHAnsi" w:cstheme="minorHAnsi"/>
                  <w:sz w:val="16"/>
                  <w:szCs w:val="16"/>
                </w:rPr>
                <w:delText>21*</w:delText>
              </w:r>
            </w:del>
            <w:ins w:id="3085" w:author="Stoycho Rusinov" w:date="2026-08-08T17:14:00Z">
              <w:r>
                <w:rPr>
                  <w:rFonts w:asciiTheme="minorHAnsi" w:hAnsiTheme="minorHAnsi" w:cstheme="minorHAnsi"/>
                  <w:sz w:val="16"/>
                  <w:szCs w:val="16"/>
                </w:rPr>
                <w:t>43***</w:t>
              </w:r>
            </w:ins>
          </w:p>
        </w:tc>
        <w:tc>
          <w:tcPr>
            <w:tcW w:w="1134" w:type="dxa"/>
            <w:tcMar>
              <w:top w:w="50" w:type="dxa"/>
              <w:left w:w="80" w:type="dxa"/>
              <w:bottom w:w="50" w:type="dxa"/>
              <w:right w:w="80" w:type="dxa"/>
            </w:tcMar>
          </w:tcPr>
          <w:p w14:paraId="420C6025" w14:textId="4B1FC915"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3086" w:author="Stoycho Rusinov" w:date="2026-08-08T17:14:00Z">
              <w:r>
                <w:rPr>
                  <w:rFonts w:asciiTheme="minorHAnsi" w:hAnsiTheme="minorHAnsi" w:cstheme="minorHAnsi"/>
                  <w:sz w:val="16"/>
                  <w:szCs w:val="16"/>
                </w:rPr>
                <w:delText>54**</w:delText>
              </w:r>
            </w:del>
            <w:ins w:id="3087" w:author="Stoycho Rusinov" w:date="2026-08-08T17:14:00Z">
              <w:r>
                <w:rPr>
                  <w:rFonts w:asciiTheme="minorHAnsi" w:hAnsiTheme="minorHAnsi" w:cstheme="minorHAnsi"/>
                  <w:sz w:val="16"/>
                  <w:szCs w:val="16"/>
                </w:rPr>
                <w:t>64***</w:t>
              </w:r>
            </w:ins>
          </w:p>
        </w:tc>
      </w:tr>
      <w:tr w:rsidR="00236015" w:rsidRPr="00C3586C" w14:paraId="32BEB1FD" w14:textId="77777777" w:rsidTr="005A62A4">
        <w:trPr>
          <w:jc w:val="center"/>
        </w:trPr>
        <w:tc>
          <w:tcPr>
            <w:tcW w:w="1960" w:type="dxa"/>
            <w:tcMar>
              <w:top w:w="50" w:type="dxa"/>
              <w:left w:w="80" w:type="dxa"/>
              <w:bottom w:w="50" w:type="dxa"/>
              <w:right w:w="80" w:type="dxa"/>
            </w:tcMar>
            <w:vAlign w:val="center"/>
          </w:tcPr>
          <w:p w14:paraId="4A27EF28"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790EA85F" w14:textId="1D721435"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88" w:author="Stoycho Rusinov" w:date="2026-08-08T17:14:00Z">
              <w:r>
                <w:rPr>
                  <w:rFonts w:asciiTheme="minorHAnsi" w:hAnsiTheme="minorHAnsi" w:cstheme="minorHAnsi"/>
                  <w:sz w:val="16"/>
                  <w:szCs w:val="16"/>
                </w:rPr>
                <w:delText>44</w:delText>
              </w:r>
            </w:del>
            <w:ins w:id="3089" w:author="Stoycho Rusinov" w:date="2026-08-08T17:14:00Z">
              <w:r>
                <w:rPr>
                  <w:rFonts w:asciiTheme="minorHAnsi" w:hAnsiTheme="minorHAnsi" w:cstheme="minorHAnsi"/>
                  <w:sz w:val="16"/>
                  <w:szCs w:val="16"/>
                </w:rPr>
                <w:t>19</w:t>
              </w:r>
            </w:ins>
            <w:r>
              <w:rPr>
                <w:rFonts w:asciiTheme="minorHAnsi" w:hAnsiTheme="minorHAnsi" w:cstheme="minorHAnsi"/>
                <w:sz w:val="16"/>
                <w:szCs w:val="16"/>
              </w:rPr>
              <w:t>)</w:t>
            </w:r>
          </w:p>
        </w:tc>
        <w:tc>
          <w:tcPr>
            <w:tcW w:w="1134" w:type="dxa"/>
            <w:tcMar>
              <w:top w:w="50" w:type="dxa"/>
              <w:left w:w="80" w:type="dxa"/>
              <w:bottom w:w="50" w:type="dxa"/>
              <w:right w:w="80" w:type="dxa"/>
            </w:tcMar>
          </w:tcPr>
          <w:p w14:paraId="425E325B" w14:textId="3C7DE61C"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90" w:author="Stoycho Rusinov" w:date="2026-08-08T17:14:00Z">
              <w:r>
                <w:rPr>
                  <w:rFonts w:asciiTheme="minorHAnsi" w:hAnsiTheme="minorHAnsi" w:cstheme="minorHAnsi"/>
                  <w:sz w:val="16"/>
                  <w:szCs w:val="16"/>
                </w:rPr>
                <w:delText>33</w:delText>
              </w:r>
            </w:del>
            <w:ins w:id="3091" w:author="Stoycho Rusinov" w:date="2026-08-08T17:14:00Z">
              <w:r>
                <w:rPr>
                  <w:rFonts w:asciiTheme="minorHAnsi" w:hAnsiTheme="minorHAnsi" w:cstheme="minorHAnsi"/>
                  <w:sz w:val="16"/>
                  <w:szCs w:val="16"/>
                </w:rPr>
                <w:t>03</w:t>
              </w:r>
            </w:ins>
            <w:r>
              <w:rPr>
                <w:rFonts w:asciiTheme="minorHAnsi" w:hAnsiTheme="minorHAnsi" w:cstheme="minorHAnsi"/>
                <w:sz w:val="16"/>
                <w:szCs w:val="16"/>
              </w:rPr>
              <w:t>)</w:t>
            </w:r>
          </w:p>
        </w:tc>
      </w:tr>
      <w:tr w:rsidR="00236015" w:rsidRPr="00C3586C" w14:paraId="77DD9D14" w14:textId="77777777" w:rsidTr="005A62A4">
        <w:trPr>
          <w:jc w:val="center"/>
        </w:trPr>
        <w:tc>
          <w:tcPr>
            <w:tcW w:w="1960" w:type="dxa"/>
            <w:tcMar>
              <w:top w:w="50" w:type="dxa"/>
              <w:left w:w="80" w:type="dxa"/>
              <w:bottom w:w="50" w:type="dxa"/>
              <w:right w:w="80" w:type="dxa"/>
            </w:tcMar>
            <w:vAlign w:val="center"/>
          </w:tcPr>
          <w:p w14:paraId="58BF0416"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Lithuania</w:t>
            </w:r>
          </w:p>
        </w:tc>
        <w:tc>
          <w:tcPr>
            <w:tcW w:w="1154" w:type="dxa"/>
            <w:tcMar>
              <w:top w:w="50" w:type="dxa"/>
              <w:left w:w="80" w:type="dxa"/>
              <w:bottom w:w="50" w:type="dxa"/>
              <w:right w:w="80" w:type="dxa"/>
            </w:tcMar>
          </w:tcPr>
          <w:p w14:paraId="330C9D47" w14:textId="44F18422"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w:t>
            </w:r>
            <w:del w:id="3092" w:author="Stoycho Rusinov" w:date="2026-08-08T17:14:00Z">
              <w:r>
                <w:rPr>
                  <w:rFonts w:asciiTheme="minorHAnsi" w:hAnsiTheme="minorHAnsi" w:cstheme="minorHAnsi"/>
                  <w:sz w:val="16"/>
                  <w:szCs w:val="16"/>
                </w:rPr>
                <w:delText>1.70*</w:delText>
              </w:r>
            </w:del>
            <w:ins w:id="3093" w:author="Stoycho Rusinov" w:date="2026-08-08T17:14:00Z">
              <w:r>
                <w:rPr>
                  <w:rFonts w:asciiTheme="minorHAnsi" w:hAnsiTheme="minorHAnsi" w:cstheme="minorHAnsi"/>
                  <w:sz w:val="16"/>
                  <w:szCs w:val="16"/>
                </w:rPr>
                <w:t>2.03***</w:t>
              </w:r>
            </w:ins>
          </w:p>
        </w:tc>
        <w:tc>
          <w:tcPr>
            <w:tcW w:w="1134" w:type="dxa"/>
            <w:tcMar>
              <w:top w:w="50" w:type="dxa"/>
              <w:left w:w="80" w:type="dxa"/>
              <w:bottom w:w="50" w:type="dxa"/>
              <w:right w:w="80" w:type="dxa"/>
            </w:tcMar>
          </w:tcPr>
          <w:p w14:paraId="05FA8C1B" w14:textId="0066DC8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-2.</w:t>
            </w:r>
            <w:del w:id="3094" w:author="Stoycho Rusinov" w:date="2026-08-08T17:14:00Z">
              <w:r>
                <w:rPr>
                  <w:rFonts w:asciiTheme="minorHAnsi" w:hAnsiTheme="minorHAnsi" w:cstheme="minorHAnsi"/>
                  <w:sz w:val="16"/>
                  <w:szCs w:val="16"/>
                </w:rPr>
                <w:delText>20**</w:delText>
              </w:r>
            </w:del>
            <w:ins w:id="3095" w:author="Stoycho Rusinov" w:date="2026-08-08T17:14:00Z">
              <w:r>
                <w:rPr>
                  <w:rFonts w:asciiTheme="minorHAnsi" w:hAnsiTheme="minorHAnsi" w:cstheme="minorHAnsi"/>
                  <w:sz w:val="16"/>
                  <w:szCs w:val="16"/>
                </w:rPr>
                <w:t>39***</w:t>
              </w:r>
            </w:ins>
          </w:p>
        </w:tc>
      </w:tr>
      <w:tr w:rsidR="00236015" w:rsidRPr="00C3586C" w14:paraId="06FB78F0" w14:textId="77777777" w:rsidTr="005A62A4">
        <w:trPr>
          <w:jc w:val="center"/>
        </w:trPr>
        <w:tc>
          <w:tcPr>
            <w:tcW w:w="1960" w:type="dxa"/>
            <w:tcMar>
              <w:top w:w="50" w:type="dxa"/>
              <w:left w:w="80" w:type="dxa"/>
              <w:bottom w:w="50" w:type="dxa"/>
              <w:right w:w="80" w:type="dxa"/>
            </w:tcMar>
            <w:vAlign w:val="center"/>
          </w:tcPr>
          <w:p w14:paraId="0BE00E17"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2D894BB8" w14:textId="0526E829"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96" w:author="Stoycho Rusinov" w:date="2026-08-08T17:14:00Z">
              <w:r>
                <w:rPr>
                  <w:rFonts w:asciiTheme="minorHAnsi" w:hAnsiTheme="minorHAnsi" w:cstheme="minorHAnsi"/>
                  <w:sz w:val="16"/>
                  <w:szCs w:val="16"/>
                </w:rPr>
                <w:delText>73</w:delText>
              </w:r>
            </w:del>
            <w:ins w:id="3097" w:author="Stoycho Rusinov" w:date="2026-08-08T17:14:00Z">
              <w:r>
                <w:rPr>
                  <w:rFonts w:asciiTheme="minorHAnsi" w:hAnsiTheme="minorHAnsi" w:cstheme="minorHAnsi"/>
                  <w:sz w:val="16"/>
                  <w:szCs w:val="16"/>
                </w:rPr>
                <w:t>39</w:t>
              </w:r>
            </w:ins>
            <w:r>
              <w:rPr>
                <w:rFonts w:asciiTheme="minorHAnsi" w:hAnsiTheme="minorHAnsi" w:cstheme="minorHAnsi"/>
                <w:sz w:val="16"/>
                <w:szCs w:val="16"/>
              </w:rPr>
              <w:t>)</w:t>
            </w:r>
          </w:p>
        </w:tc>
        <w:tc>
          <w:tcPr>
            <w:tcW w:w="1134" w:type="dxa"/>
            <w:tcMar>
              <w:top w:w="50" w:type="dxa"/>
              <w:left w:w="80" w:type="dxa"/>
              <w:bottom w:w="50" w:type="dxa"/>
              <w:right w:w="80" w:type="dxa"/>
            </w:tcMar>
          </w:tcPr>
          <w:p w14:paraId="072A90A3" w14:textId="40A51A74"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098" w:author="Stoycho Rusinov" w:date="2026-08-08T17:14:00Z">
              <w:r>
                <w:rPr>
                  <w:rFonts w:asciiTheme="minorHAnsi" w:hAnsiTheme="minorHAnsi" w:cstheme="minorHAnsi"/>
                  <w:sz w:val="16"/>
                  <w:szCs w:val="16"/>
                </w:rPr>
                <w:delText>46</w:delText>
              </w:r>
            </w:del>
            <w:ins w:id="3099" w:author="Stoycho Rusinov" w:date="2026-08-08T17:14:00Z">
              <w:r>
                <w:rPr>
                  <w:rFonts w:asciiTheme="minorHAnsi" w:hAnsiTheme="minorHAnsi" w:cstheme="minorHAnsi"/>
                  <w:sz w:val="16"/>
                  <w:szCs w:val="16"/>
                </w:rPr>
                <w:t>11</w:t>
              </w:r>
            </w:ins>
            <w:r>
              <w:rPr>
                <w:rFonts w:asciiTheme="minorHAnsi" w:hAnsiTheme="minorHAnsi" w:cstheme="minorHAnsi"/>
                <w:sz w:val="16"/>
                <w:szCs w:val="16"/>
              </w:rPr>
              <w:t>)</w:t>
            </w:r>
          </w:p>
        </w:tc>
      </w:tr>
      <w:tr w:rsidR="00236015" w:rsidRPr="00C3586C" w14:paraId="5DB1F0A9" w14:textId="77777777" w:rsidTr="005A62A4">
        <w:trPr>
          <w:jc w:val="center"/>
        </w:trPr>
        <w:tc>
          <w:tcPr>
            <w:tcW w:w="1960" w:type="dxa"/>
            <w:tcMar>
              <w:top w:w="50" w:type="dxa"/>
              <w:left w:w="80" w:type="dxa"/>
              <w:bottom w:w="50" w:type="dxa"/>
              <w:right w:w="80" w:type="dxa"/>
            </w:tcMar>
            <w:vAlign w:val="center"/>
          </w:tcPr>
          <w:p w14:paraId="785B39BE"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Luxembourg</w:t>
            </w:r>
          </w:p>
        </w:tc>
        <w:tc>
          <w:tcPr>
            <w:tcW w:w="1154" w:type="dxa"/>
            <w:tcMar>
              <w:top w:w="50" w:type="dxa"/>
              <w:left w:w="80" w:type="dxa"/>
              <w:bottom w:w="50" w:type="dxa"/>
              <w:right w:w="80" w:type="dxa"/>
            </w:tcMar>
          </w:tcPr>
          <w:p w14:paraId="5EC334D1" w14:textId="18F4A6C6"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00" w:author="Stoycho Rusinov" w:date="2026-08-08T17:14:00Z">
              <w:r>
                <w:rPr>
                  <w:rFonts w:asciiTheme="minorHAnsi" w:hAnsiTheme="minorHAnsi" w:cstheme="minorHAnsi"/>
                  <w:sz w:val="16"/>
                  <w:szCs w:val="16"/>
                </w:rPr>
                <w:delText>48*</w:delText>
              </w:r>
            </w:del>
            <w:ins w:id="3101" w:author="Stoycho Rusinov" w:date="2026-08-08T17:14:00Z">
              <w:r>
                <w:rPr>
                  <w:rFonts w:asciiTheme="minorHAnsi" w:hAnsiTheme="minorHAnsi" w:cstheme="minorHAnsi"/>
                  <w:sz w:val="16"/>
                  <w:szCs w:val="16"/>
                </w:rPr>
                <w:t>49***</w:t>
              </w:r>
            </w:ins>
          </w:p>
        </w:tc>
        <w:tc>
          <w:tcPr>
            <w:tcW w:w="1134" w:type="dxa"/>
            <w:tcMar>
              <w:top w:w="50" w:type="dxa"/>
              <w:left w:w="80" w:type="dxa"/>
              <w:bottom w:w="50" w:type="dxa"/>
              <w:right w:w="80" w:type="dxa"/>
            </w:tcMar>
          </w:tcPr>
          <w:p w14:paraId="01CE2D71" w14:textId="7CAECA53"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02" w:author="Stoycho Rusinov" w:date="2026-08-08T17:14:00Z">
              <w:r>
                <w:rPr>
                  <w:rFonts w:asciiTheme="minorHAnsi" w:hAnsiTheme="minorHAnsi" w:cstheme="minorHAnsi"/>
                  <w:sz w:val="16"/>
                  <w:szCs w:val="16"/>
                </w:rPr>
                <w:delText>57**</w:delText>
              </w:r>
            </w:del>
            <w:ins w:id="3103" w:author="Stoycho Rusinov" w:date="2026-08-08T17:14:00Z">
              <w:r>
                <w:rPr>
                  <w:rFonts w:asciiTheme="minorHAnsi" w:hAnsiTheme="minorHAnsi" w:cstheme="minorHAnsi"/>
                  <w:sz w:val="16"/>
                  <w:szCs w:val="16"/>
                </w:rPr>
                <w:t>50***</w:t>
              </w:r>
            </w:ins>
          </w:p>
        </w:tc>
      </w:tr>
      <w:tr w:rsidR="00236015" w:rsidRPr="00C3586C" w14:paraId="148CF8D8" w14:textId="77777777" w:rsidTr="005A62A4">
        <w:trPr>
          <w:jc w:val="center"/>
        </w:trPr>
        <w:tc>
          <w:tcPr>
            <w:tcW w:w="1960" w:type="dxa"/>
            <w:tcMar>
              <w:top w:w="50" w:type="dxa"/>
              <w:left w:w="80" w:type="dxa"/>
              <w:bottom w:w="50" w:type="dxa"/>
              <w:right w:w="80" w:type="dxa"/>
            </w:tcMar>
            <w:vAlign w:val="center"/>
          </w:tcPr>
          <w:p w14:paraId="0E6A6E79"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241CD1BB" w14:textId="5894CE88"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04" w:author="Stoycho Rusinov" w:date="2026-08-08T17:14:00Z">
              <w:r>
                <w:rPr>
                  <w:rFonts w:asciiTheme="minorHAnsi" w:hAnsiTheme="minorHAnsi" w:cstheme="minorHAnsi"/>
                  <w:sz w:val="16"/>
                  <w:szCs w:val="16"/>
                </w:rPr>
                <w:delText>17</w:delText>
              </w:r>
            </w:del>
            <w:ins w:id="3105" w:author="Stoycho Rusinov" w:date="2026-08-08T17:14:00Z">
              <w:r>
                <w:rPr>
                  <w:rFonts w:asciiTheme="minorHAnsi" w:hAnsiTheme="minorHAnsi" w:cstheme="minorHAnsi"/>
                  <w:sz w:val="16"/>
                  <w:szCs w:val="16"/>
                </w:rPr>
                <w:t>07</w:t>
              </w:r>
            </w:ins>
            <w:r>
              <w:rPr>
                <w:rFonts w:asciiTheme="minorHAnsi" w:hAnsiTheme="minorHAnsi" w:cstheme="minorHAnsi"/>
                <w:sz w:val="16"/>
                <w:szCs w:val="16"/>
              </w:rPr>
              <w:t>)</w:t>
            </w:r>
          </w:p>
        </w:tc>
        <w:tc>
          <w:tcPr>
            <w:tcW w:w="1134" w:type="dxa"/>
            <w:tcMar>
              <w:top w:w="50" w:type="dxa"/>
              <w:left w:w="80" w:type="dxa"/>
              <w:bottom w:w="50" w:type="dxa"/>
              <w:right w:w="80" w:type="dxa"/>
            </w:tcMar>
          </w:tcPr>
          <w:p w14:paraId="00A6A823" w14:textId="5FC42553"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06" w:author="Stoycho Rusinov" w:date="2026-08-08T17:14:00Z">
              <w:r>
                <w:rPr>
                  <w:rFonts w:asciiTheme="minorHAnsi" w:hAnsiTheme="minorHAnsi" w:cstheme="minorHAnsi"/>
                  <w:sz w:val="16"/>
                  <w:szCs w:val="16"/>
                </w:rPr>
                <w:delText>14</w:delText>
              </w:r>
            </w:del>
            <w:ins w:id="3107" w:author="Stoycho Rusinov" w:date="2026-08-08T17:14:00Z">
              <w:r>
                <w:rPr>
                  <w:rFonts w:asciiTheme="minorHAnsi" w:hAnsiTheme="minorHAnsi" w:cstheme="minorHAnsi"/>
                  <w:sz w:val="16"/>
                  <w:szCs w:val="16"/>
                </w:rPr>
                <w:t>04</w:t>
              </w:r>
            </w:ins>
            <w:r>
              <w:rPr>
                <w:rFonts w:asciiTheme="minorHAnsi" w:hAnsiTheme="minorHAnsi" w:cstheme="minorHAnsi"/>
                <w:sz w:val="16"/>
                <w:szCs w:val="16"/>
              </w:rPr>
              <w:t>)</w:t>
            </w:r>
          </w:p>
        </w:tc>
      </w:tr>
      <w:tr w:rsidR="00236015" w:rsidRPr="00C3586C" w14:paraId="3EA3F128" w14:textId="77777777" w:rsidTr="005A62A4">
        <w:trPr>
          <w:jc w:val="center"/>
        </w:trPr>
        <w:tc>
          <w:tcPr>
            <w:tcW w:w="1960" w:type="dxa"/>
            <w:tcMar>
              <w:top w:w="50" w:type="dxa"/>
              <w:left w:w="80" w:type="dxa"/>
              <w:bottom w:w="50" w:type="dxa"/>
              <w:right w:w="80" w:type="dxa"/>
            </w:tcMar>
            <w:vAlign w:val="center"/>
          </w:tcPr>
          <w:p w14:paraId="7F333DCC"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Malta</w:t>
            </w:r>
          </w:p>
        </w:tc>
        <w:tc>
          <w:tcPr>
            <w:tcW w:w="1154" w:type="dxa"/>
            <w:tcMar>
              <w:top w:w="50" w:type="dxa"/>
              <w:left w:w="80" w:type="dxa"/>
              <w:bottom w:w="50" w:type="dxa"/>
              <w:right w:w="80" w:type="dxa"/>
            </w:tcMar>
          </w:tcPr>
          <w:p w14:paraId="6BD6C3D0" w14:textId="02D8CCE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08" w:author="Stoycho Rusinov" w:date="2026-08-08T17:14:00Z">
              <w:r>
                <w:rPr>
                  <w:rFonts w:asciiTheme="minorHAnsi" w:hAnsiTheme="minorHAnsi" w:cstheme="minorHAnsi"/>
                  <w:sz w:val="16"/>
                  <w:szCs w:val="16"/>
                </w:rPr>
                <w:delText>34**</w:delText>
              </w:r>
            </w:del>
            <w:ins w:id="3109" w:author="Stoycho Rusinov" w:date="2026-08-08T17:14:00Z">
              <w:r>
                <w:rPr>
                  <w:rFonts w:asciiTheme="minorHAnsi" w:hAnsiTheme="minorHAnsi" w:cstheme="minorHAnsi"/>
                  <w:sz w:val="16"/>
                  <w:szCs w:val="16"/>
                </w:rPr>
                <w:t>32***</w:t>
              </w:r>
            </w:ins>
          </w:p>
        </w:tc>
        <w:tc>
          <w:tcPr>
            <w:tcW w:w="1134" w:type="dxa"/>
            <w:tcMar>
              <w:top w:w="50" w:type="dxa"/>
              <w:left w:w="80" w:type="dxa"/>
              <w:bottom w:w="50" w:type="dxa"/>
              <w:right w:w="80" w:type="dxa"/>
            </w:tcMar>
          </w:tcPr>
          <w:p w14:paraId="2922FF2C" w14:textId="52397509"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10" w:author="Stoycho Rusinov" w:date="2026-08-08T17:14:00Z">
              <w:r>
                <w:rPr>
                  <w:rFonts w:asciiTheme="minorHAnsi" w:hAnsiTheme="minorHAnsi" w:cstheme="minorHAnsi"/>
                  <w:sz w:val="16"/>
                  <w:szCs w:val="16"/>
                </w:rPr>
                <w:delText>52</w:delText>
              </w:r>
            </w:del>
            <w:ins w:id="3111" w:author="Stoycho Rusinov" w:date="2026-08-08T17:14:00Z">
              <w:r>
                <w:rPr>
                  <w:rFonts w:asciiTheme="minorHAnsi" w:hAnsiTheme="minorHAnsi" w:cstheme="minorHAnsi"/>
                  <w:sz w:val="16"/>
                  <w:szCs w:val="16"/>
                </w:rPr>
                <w:t>42</w:t>
              </w:r>
            </w:ins>
            <w:r>
              <w:rPr>
                <w:rFonts w:asciiTheme="minorHAnsi" w:hAnsiTheme="minorHAnsi" w:cstheme="minorHAnsi"/>
                <w:sz w:val="16"/>
                <w:szCs w:val="16"/>
              </w:rPr>
              <w:t>***</w:t>
            </w:r>
          </w:p>
        </w:tc>
      </w:tr>
      <w:tr w:rsidR="00236015" w:rsidRPr="00C3586C" w14:paraId="4179C051" w14:textId="77777777" w:rsidTr="005A62A4">
        <w:trPr>
          <w:jc w:val="center"/>
        </w:trPr>
        <w:tc>
          <w:tcPr>
            <w:tcW w:w="1960" w:type="dxa"/>
            <w:tcMar>
              <w:top w:w="50" w:type="dxa"/>
              <w:left w:w="80" w:type="dxa"/>
              <w:bottom w:w="50" w:type="dxa"/>
              <w:right w:w="80" w:type="dxa"/>
            </w:tcMar>
            <w:vAlign w:val="center"/>
          </w:tcPr>
          <w:p w14:paraId="326771E2"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4588C996" w14:textId="014BC02E"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12" w:author="Stoycho Rusinov" w:date="2026-08-08T17:14:00Z">
              <w:r>
                <w:rPr>
                  <w:rFonts w:asciiTheme="minorHAnsi" w:hAnsiTheme="minorHAnsi" w:cstheme="minorHAnsi"/>
                  <w:sz w:val="16"/>
                  <w:szCs w:val="16"/>
                </w:rPr>
                <w:delText>10</w:delText>
              </w:r>
            </w:del>
            <w:ins w:id="3113" w:author="Stoycho Rusinov" w:date="2026-08-08T17:14:00Z">
              <w:r>
                <w:rPr>
                  <w:rFonts w:asciiTheme="minorHAnsi" w:hAnsiTheme="minorHAnsi" w:cstheme="minorHAnsi"/>
                  <w:sz w:val="16"/>
                  <w:szCs w:val="16"/>
                </w:rPr>
                <w:t>04</w:t>
              </w:r>
            </w:ins>
            <w:r>
              <w:rPr>
                <w:rFonts w:asciiTheme="minorHAnsi" w:hAnsiTheme="minorHAnsi" w:cstheme="minorHAnsi"/>
                <w:sz w:val="16"/>
                <w:szCs w:val="16"/>
              </w:rPr>
              <w:t>)</w:t>
            </w:r>
          </w:p>
        </w:tc>
        <w:tc>
          <w:tcPr>
            <w:tcW w:w="1134" w:type="dxa"/>
            <w:tcMar>
              <w:top w:w="50" w:type="dxa"/>
              <w:left w:w="80" w:type="dxa"/>
              <w:bottom w:w="50" w:type="dxa"/>
              <w:right w:w="80" w:type="dxa"/>
            </w:tcMar>
          </w:tcPr>
          <w:p w14:paraId="2BAA5B35" w14:textId="52184A06"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14" w:author="Stoycho Rusinov" w:date="2026-08-08T17:14:00Z">
              <w:r>
                <w:rPr>
                  <w:rFonts w:asciiTheme="minorHAnsi" w:hAnsiTheme="minorHAnsi" w:cstheme="minorHAnsi"/>
                  <w:sz w:val="16"/>
                  <w:szCs w:val="16"/>
                </w:rPr>
                <w:delText>10</w:delText>
              </w:r>
            </w:del>
            <w:ins w:id="3115" w:author="Stoycho Rusinov" w:date="2026-08-08T17:14:00Z">
              <w:r>
                <w:rPr>
                  <w:rFonts w:asciiTheme="minorHAnsi" w:hAnsiTheme="minorHAnsi" w:cstheme="minorHAnsi"/>
                  <w:sz w:val="16"/>
                  <w:szCs w:val="16"/>
                </w:rPr>
                <w:t>04</w:t>
              </w:r>
            </w:ins>
            <w:r>
              <w:rPr>
                <w:rFonts w:asciiTheme="minorHAnsi" w:hAnsiTheme="minorHAnsi" w:cstheme="minorHAnsi"/>
                <w:sz w:val="16"/>
                <w:szCs w:val="16"/>
              </w:rPr>
              <w:t>)</w:t>
            </w:r>
          </w:p>
        </w:tc>
      </w:tr>
      <w:tr w:rsidR="00236015" w:rsidRPr="00C3586C" w14:paraId="42707D3A" w14:textId="77777777" w:rsidTr="005A62A4">
        <w:trPr>
          <w:jc w:val="center"/>
        </w:trPr>
        <w:tc>
          <w:tcPr>
            <w:tcW w:w="1960" w:type="dxa"/>
            <w:tcMar>
              <w:top w:w="50" w:type="dxa"/>
              <w:left w:w="80" w:type="dxa"/>
              <w:bottom w:w="50" w:type="dxa"/>
              <w:right w:w="80" w:type="dxa"/>
            </w:tcMar>
            <w:vAlign w:val="center"/>
          </w:tcPr>
          <w:p w14:paraId="76D3C8E0"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Netherlands</w:t>
            </w:r>
          </w:p>
        </w:tc>
        <w:tc>
          <w:tcPr>
            <w:tcW w:w="1154" w:type="dxa"/>
            <w:tcMar>
              <w:top w:w="50" w:type="dxa"/>
              <w:left w:w="80" w:type="dxa"/>
              <w:bottom w:w="50" w:type="dxa"/>
              <w:right w:w="80" w:type="dxa"/>
            </w:tcMar>
          </w:tcPr>
          <w:p w14:paraId="35CE3755" w14:textId="08DCB38F"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16" w:author="Stoycho Rusinov" w:date="2026-08-08T17:14:00Z">
              <w:r>
                <w:rPr>
                  <w:rFonts w:asciiTheme="minorHAnsi" w:hAnsiTheme="minorHAnsi" w:cstheme="minorHAnsi"/>
                  <w:sz w:val="16"/>
                  <w:szCs w:val="16"/>
                </w:rPr>
                <w:delText>49*</w:delText>
              </w:r>
            </w:del>
            <w:ins w:id="3117" w:author="Stoycho Rusinov" w:date="2026-08-08T17:14:00Z">
              <w:r>
                <w:rPr>
                  <w:rFonts w:asciiTheme="minorHAnsi" w:hAnsiTheme="minorHAnsi" w:cstheme="minorHAnsi"/>
                  <w:sz w:val="16"/>
                  <w:szCs w:val="16"/>
                </w:rPr>
                <w:t>52***</w:t>
              </w:r>
            </w:ins>
          </w:p>
        </w:tc>
        <w:tc>
          <w:tcPr>
            <w:tcW w:w="1134" w:type="dxa"/>
            <w:tcMar>
              <w:top w:w="50" w:type="dxa"/>
              <w:left w:w="80" w:type="dxa"/>
              <w:bottom w:w="50" w:type="dxa"/>
              <w:right w:w="80" w:type="dxa"/>
            </w:tcMar>
          </w:tcPr>
          <w:p w14:paraId="432D7864" w14:textId="15E118B1"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18" w:author="Stoycho Rusinov" w:date="2026-08-08T17:14:00Z">
              <w:r>
                <w:rPr>
                  <w:rFonts w:asciiTheme="minorHAnsi" w:hAnsiTheme="minorHAnsi" w:cstheme="minorHAnsi"/>
                  <w:sz w:val="16"/>
                  <w:szCs w:val="16"/>
                </w:rPr>
                <w:delText>63**</w:delText>
              </w:r>
            </w:del>
            <w:ins w:id="3119" w:author="Stoycho Rusinov" w:date="2026-08-08T17:14:00Z">
              <w:r>
                <w:rPr>
                  <w:rFonts w:asciiTheme="minorHAnsi" w:hAnsiTheme="minorHAnsi" w:cstheme="minorHAnsi"/>
                  <w:sz w:val="16"/>
                  <w:szCs w:val="16"/>
                </w:rPr>
                <w:t>56***</w:t>
              </w:r>
            </w:ins>
          </w:p>
        </w:tc>
      </w:tr>
      <w:tr w:rsidR="00236015" w:rsidRPr="00C3586C" w14:paraId="31A065B7" w14:textId="77777777" w:rsidTr="005A62A4">
        <w:trPr>
          <w:jc w:val="center"/>
        </w:trPr>
        <w:tc>
          <w:tcPr>
            <w:tcW w:w="1960" w:type="dxa"/>
            <w:tcMar>
              <w:top w:w="50" w:type="dxa"/>
              <w:left w:w="80" w:type="dxa"/>
              <w:bottom w:w="50" w:type="dxa"/>
              <w:right w:w="80" w:type="dxa"/>
            </w:tcMar>
            <w:vAlign w:val="center"/>
          </w:tcPr>
          <w:p w14:paraId="7080FF4C"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1FCEEFA9" w14:textId="777D0A6D"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20" w:author="Stoycho Rusinov" w:date="2026-08-08T17:14:00Z">
              <w:r>
                <w:rPr>
                  <w:rFonts w:asciiTheme="minorHAnsi" w:hAnsiTheme="minorHAnsi" w:cstheme="minorHAnsi"/>
                  <w:sz w:val="16"/>
                  <w:szCs w:val="16"/>
                </w:rPr>
                <w:delText>15</w:delText>
              </w:r>
            </w:del>
            <w:ins w:id="3121" w:author="Stoycho Rusinov" w:date="2026-08-08T17:14:00Z">
              <w:r>
                <w:rPr>
                  <w:rFonts w:asciiTheme="minorHAnsi" w:hAnsiTheme="minorHAnsi" w:cstheme="minorHAnsi"/>
                  <w:sz w:val="16"/>
                  <w:szCs w:val="16"/>
                </w:rPr>
                <w:t>03</w:t>
              </w:r>
            </w:ins>
            <w:r>
              <w:rPr>
                <w:rFonts w:asciiTheme="minorHAnsi" w:hAnsiTheme="minorHAnsi" w:cstheme="minorHAnsi"/>
                <w:sz w:val="16"/>
                <w:szCs w:val="16"/>
              </w:rPr>
              <w:t>)</w:t>
            </w:r>
          </w:p>
        </w:tc>
        <w:tc>
          <w:tcPr>
            <w:tcW w:w="1134" w:type="dxa"/>
            <w:tcMar>
              <w:top w:w="50" w:type="dxa"/>
              <w:left w:w="80" w:type="dxa"/>
              <w:bottom w:w="50" w:type="dxa"/>
              <w:right w:w="80" w:type="dxa"/>
            </w:tcMar>
          </w:tcPr>
          <w:p w14:paraId="60CCF358" w14:textId="1305E66B"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22" w:author="Stoycho Rusinov" w:date="2026-08-08T17:14:00Z">
              <w:r>
                <w:rPr>
                  <w:rFonts w:asciiTheme="minorHAnsi" w:hAnsiTheme="minorHAnsi" w:cstheme="minorHAnsi"/>
                  <w:sz w:val="16"/>
                  <w:szCs w:val="16"/>
                </w:rPr>
                <w:delText>15</w:delText>
              </w:r>
            </w:del>
            <w:ins w:id="3123" w:author="Stoycho Rusinov" w:date="2026-08-08T17:14:00Z">
              <w:r>
                <w:rPr>
                  <w:rFonts w:asciiTheme="minorHAnsi" w:hAnsiTheme="minorHAnsi" w:cstheme="minorHAnsi"/>
                  <w:sz w:val="16"/>
                  <w:szCs w:val="16"/>
                </w:rPr>
                <w:t>02</w:t>
              </w:r>
            </w:ins>
            <w:r>
              <w:rPr>
                <w:rFonts w:asciiTheme="minorHAnsi" w:hAnsiTheme="minorHAnsi" w:cstheme="minorHAnsi"/>
                <w:sz w:val="16"/>
                <w:szCs w:val="16"/>
              </w:rPr>
              <w:t>)</w:t>
            </w:r>
          </w:p>
        </w:tc>
      </w:tr>
      <w:tr w:rsidR="00236015" w:rsidRPr="00C3586C" w14:paraId="476448A5" w14:textId="77777777" w:rsidTr="005A62A4">
        <w:trPr>
          <w:jc w:val="center"/>
        </w:trPr>
        <w:tc>
          <w:tcPr>
            <w:tcW w:w="1960" w:type="dxa"/>
            <w:tcMar>
              <w:top w:w="50" w:type="dxa"/>
              <w:left w:w="80" w:type="dxa"/>
              <w:bottom w:w="50" w:type="dxa"/>
              <w:right w:w="80" w:type="dxa"/>
            </w:tcMar>
            <w:vAlign w:val="center"/>
          </w:tcPr>
          <w:p w14:paraId="716AE2C9"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Poland</w:t>
            </w:r>
          </w:p>
        </w:tc>
        <w:tc>
          <w:tcPr>
            <w:tcW w:w="1154" w:type="dxa"/>
            <w:tcMar>
              <w:top w:w="50" w:type="dxa"/>
              <w:left w:w="80" w:type="dxa"/>
              <w:bottom w:w="50" w:type="dxa"/>
              <w:right w:w="80" w:type="dxa"/>
            </w:tcMar>
          </w:tcPr>
          <w:p w14:paraId="2C8B39E6" w14:textId="64656339"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3124" w:author="Stoycho Rusinov" w:date="2026-08-08T17:14:00Z">
              <w:r>
                <w:rPr>
                  <w:rFonts w:asciiTheme="minorHAnsi" w:hAnsiTheme="minorHAnsi" w:cstheme="minorHAnsi"/>
                  <w:sz w:val="16"/>
                  <w:szCs w:val="16"/>
                </w:rPr>
                <w:delText>29*</w:delText>
              </w:r>
            </w:del>
            <w:ins w:id="3125" w:author="Stoycho Rusinov" w:date="2026-08-08T17:14:00Z">
              <w:r>
                <w:rPr>
                  <w:rFonts w:asciiTheme="minorHAnsi" w:hAnsiTheme="minorHAnsi" w:cstheme="minorHAnsi"/>
                  <w:sz w:val="16"/>
                  <w:szCs w:val="16"/>
                </w:rPr>
                <w:t>53***</w:t>
              </w:r>
            </w:ins>
          </w:p>
        </w:tc>
        <w:tc>
          <w:tcPr>
            <w:tcW w:w="1134" w:type="dxa"/>
            <w:tcMar>
              <w:top w:w="50" w:type="dxa"/>
              <w:left w:w="80" w:type="dxa"/>
              <w:bottom w:w="50" w:type="dxa"/>
              <w:right w:w="80" w:type="dxa"/>
            </w:tcMar>
          </w:tcPr>
          <w:p w14:paraId="7438F036" w14:textId="209C5F12"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3126" w:author="Stoycho Rusinov" w:date="2026-08-08T17:14:00Z">
              <w:r>
                <w:rPr>
                  <w:rFonts w:asciiTheme="minorHAnsi" w:hAnsiTheme="minorHAnsi" w:cstheme="minorHAnsi"/>
                  <w:sz w:val="16"/>
                  <w:szCs w:val="16"/>
                </w:rPr>
                <w:delText>76</w:delText>
              </w:r>
            </w:del>
            <w:ins w:id="3127" w:author="Stoycho Rusinov" w:date="2026-08-08T17:14:00Z">
              <w:r>
                <w:rPr>
                  <w:rFonts w:asciiTheme="minorHAnsi" w:hAnsiTheme="minorHAnsi" w:cstheme="minorHAnsi"/>
                  <w:sz w:val="16"/>
                  <w:szCs w:val="16"/>
                </w:rPr>
                <w:t>88</w:t>
              </w:r>
            </w:ins>
            <w:r>
              <w:rPr>
                <w:rFonts w:asciiTheme="minorHAnsi" w:hAnsiTheme="minorHAnsi" w:cstheme="minorHAnsi"/>
                <w:sz w:val="16"/>
                <w:szCs w:val="16"/>
              </w:rPr>
              <w:t>***</w:t>
            </w:r>
          </w:p>
        </w:tc>
      </w:tr>
      <w:tr w:rsidR="00236015" w:rsidRPr="00C3586C" w14:paraId="24E0105A" w14:textId="77777777" w:rsidTr="005A62A4">
        <w:trPr>
          <w:jc w:val="center"/>
        </w:trPr>
        <w:tc>
          <w:tcPr>
            <w:tcW w:w="1960" w:type="dxa"/>
            <w:tcMar>
              <w:top w:w="50" w:type="dxa"/>
              <w:left w:w="80" w:type="dxa"/>
              <w:bottom w:w="50" w:type="dxa"/>
              <w:right w:w="80" w:type="dxa"/>
            </w:tcMar>
            <w:vAlign w:val="center"/>
          </w:tcPr>
          <w:p w14:paraId="6D43B3B0"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5951474B" w14:textId="29F7F574"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28" w:author="Stoycho Rusinov" w:date="2026-08-08T17:14:00Z">
              <w:r>
                <w:rPr>
                  <w:rFonts w:asciiTheme="minorHAnsi" w:hAnsiTheme="minorHAnsi" w:cstheme="minorHAnsi"/>
                  <w:sz w:val="16"/>
                  <w:szCs w:val="16"/>
                </w:rPr>
                <w:delText>44</w:delText>
              </w:r>
            </w:del>
            <w:ins w:id="3129" w:author="Stoycho Rusinov" w:date="2026-08-08T17:14:00Z">
              <w:r>
                <w:rPr>
                  <w:rFonts w:asciiTheme="minorHAnsi" w:hAnsiTheme="minorHAnsi" w:cstheme="minorHAnsi"/>
                  <w:sz w:val="16"/>
                  <w:szCs w:val="16"/>
                </w:rPr>
                <w:t>18</w:t>
              </w:r>
            </w:ins>
            <w:r>
              <w:rPr>
                <w:rFonts w:asciiTheme="minorHAnsi" w:hAnsiTheme="minorHAnsi" w:cstheme="minorHAnsi"/>
                <w:sz w:val="16"/>
                <w:szCs w:val="16"/>
              </w:rPr>
              <w:t>)</w:t>
            </w:r>
          </w:p>
        </w:tc>
        <w:tc>
          <w:tcPr>
            <w:tcW w:w="1134" w:type="dxa"/>
            <w:tcMar>
              <w:top w:w="50" w:type="dxa"/>
              <w:left w:w="80" w:type="dxa"/>
              <w:bottom w:w="50" w:type="dxa"/>
              <w:right w:w="80" w:type="dxa"/>
            </w:tcMar>
          </w:tcPr>
          <w:p w14:paraId="1E28F8DE" w14:textId="28903AA9"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30" w:author="Stoycho Rusinov" w:date="2026-08-08T17:14:00Z">
              <w:r>
                <w:rPr>
                  <w:rFonts w:asciiTheme="minorHAnsi" w:hAnsiTheme="minorHAnsi" w:cstheme="minorHAnsi"/>
                  <w:sz w:val="16"/>
                  <w:szCs w:val="16"/>
                </w:rPr>
                <w:delText>35</w:delText>
              </w:r>
            </w:del>
            <w:ins w:id="3131" w:author="Stoycho Rusinov" w:date="2026-08-08T17:14:00Z">
              <w:r>
                <w:rPr>
                  <w:rFonts w:asciiTheme="minorHAnsi" w:hAnsiTheme="minorHAnsi" w:cstheme="minorHAnsi"/>
                  <w:sz w:val="16"/>
                  <w:szCs w:val="16"/>
                </w:rPr>
                <w:t>06</w:t>
              </w:r>
            </w:ins>
            <w:r>
              <w:rPr>
                <w:rFonts w:asciiTheme="minorHAnsi" w:hAnsiTheme="minorHAnsi" w:cstheme="minorHAnsi"/>
                <w:sz w:val="16"/>
                <w:szCs w:val="16"/>
              </w:rPr>
              <w:t>)</w:t>
            </w:r>
          </w:p>
        </w:tc>
      </w:tr>
      <w:tr w:rsidR="00236015" w:rsidRPr="00C3586C" w14:paraId="09A0DEEF" w14:textId="77777777" w:rsidTr="005A62A4">
        <w:trPr>
          <w:jc w:val="center"/>
        </w:trPr>
        <w:tc>
          <w:tcPr>
            <w:tcW w:w="1960" w:type="dxa"/>
            <w:tcMar>
              <w:top w:w="50" w:type="dxa"/>
              <w:left w:w="80" w:type="dxa"/>
              <w:bottom w:w="50" w:type="dxa"/>
              <w:right w:w="80" w:type="dxa"/>
            </w:tcMar>
            <w:vAlign w:val="center"/>
          </w:tcPr>
          <w:p w14:paraId="42E00CE9"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Portugal</w:t>
            </w:r>
          </w:p>
        </w:tc>
        <w:tc>
          <w:tcPr>
            <w:tcW w:w="1154" w:type="dxa"/>
            <w:tcMar>
              <w:top w:w="50" w:type="dxa"/>
              <w:left w:w="80" w:type="dxa"/>
              <w:bottom w:w="50" w:type="dxa"/>
              <w:right w:w="80" w:type="dxa"/>
            </w:tcMar>
          </w:tcPr>
          <w:p w14:paraId="285C13AC" w14:textId="40271EDD"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32" w:author="Stoycho Rusinov" w:date="2026-08-08T17:14:00Z">
              <w:r>
                <w:rPr>
                  <w:rFonts w:asciiTheme="minorHAnsi" w:hAnsiTheme="minorHAnsi" w:cstheme="minorHAnsi"/>
                  <w:sz w:val="16"/>
                  <w:szCs w:val="16"/>
                </w:rPr>
                <w:delText>37</w:delText>
              </w:r>
            </w:del>
            <w:ins w:id="3133" w:author="Stoycho Rusinov" w:date="2026-08-08T17:14:00Z">
              <w:r>
                <w:rPr>
                  <w:rFonts w:asciiTheme="minorHAnsi" w:hAnsiTheme="minorHAnsi" w:cstheme="minorHAnsi"/>
                  <w:sz w:val="16"/>
                  <w:szCs w:val="16"/>
                </w:rPr>
                <w:t>70</w:t>
              </w:r>
            </w:ins>
          </w:p>
        </w:tc>
        <w:tc>
          <w:tcPr>
            <w:tcW w:w="1134" w:type="dxa"/>
            <w:tcMar>
              <w:top w:w="50" w:type="dxa"/>
              <w:left w:w="80" w:type="dxa"/>
              <w:bottom w:w="50" w:type="dxa"/>
              <w:right w:w="80" w:type="dxa"/>
            </w:tcMar>
          </w:tcPr>
          <w:p w14:paraId="6F6B7CD5" w14:textId="37D7EA5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3134" w:author="Stoycho Rusinov" w:date="2026-08-08T17:14:00Z">
              <w:r>
                <w:rPr>
                  <w:rFonts w:asciiTheme="minorHAnsi" w:hAnsiTheme="minorHAnsi" w:cstheme="minorHAnsi"/>
                  <w:sz w:val="16"/>
                  <w:szCs w:val="16"/>
                </w:rPr>
                <w:delText>26**</w:delText>
              </w:r>
            </w:del>
            <w:ins w:id="3135" w:author="Stoycho Rusinov" w:date="2026-08-08T17:14:00Z">
              <w:r>
                <w:rPr>
                  <w:rFonts w:asciiTheme="minorHAnsi" w:hAnsiTheme="minorHAnsi" w:cstheme="minorHAnsi"/>
                  <w:sz w:val="16"/>
                  <w:szCs w:val="16"/>
                </w:rPr>
                <w:t>29***</w:t>
              </w:r>
            </w:ins>
          </w:p>
        </w:tc>
      </w:tr>
      <w:tr w:rsidR="00236015" w:rsidRPr="00C3586C" w14:paraId="7764FA16" w14:textId="77777777" w:rsidTr="005A62A4">
        <w:trPr>
          <w:jc w:val="center"/>
        </w:trPr>
        <w:tc>
          <w:tcPr>
            <w:tcW w:w="1960" w:type="dxa"/>
            <w:tcMar>
              <w:top w:w="50" w:type="dxa"/>
              <w:left w:w="80" w:type="dxa"/>
              <w:bottom w:w="50" w:type="dxa"/>
              <w:right w:w="80" w:type="dxa"/>
            </w:tcMar>
            <w:vAlign w:val="center"/>
          </w:tcPr>
          <w:p w14:paraId="7B952B7F"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24B29B94" w14:textId="7145CE3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36" w:author="Stoycho Rusinov" w:date="2026-08-08T17:14:00Z">
              <w:r>
                <w:rPr>
                  <w:rFonts w:asciiTheme="minorHAnsi" w:hAnsiTheme="minorHAnsi" w:cstheme="minorHAnsi"/>
                  <w:sz w:val="16"/>
                  <w:szCs w:val="16"/>
                </w:rPr>
                <w:delText>77</w:delText>
              </w:r>
            </w:del>
            <w:ins w:id="3137" w:author="Stoycho Rusinov" w:date="2026-08-08T17:14:00Z">
              <w:r>
                <w:rPr>
                  <w:rFonts w:asciiTheme="minorHAnsi" w:hAnsiTheme="minorHAnsi" w:cstheme="minorHAnsi"/>
                  <w:sz w:val="16"/>
                  <w:szCs w:val="16"/>
                </w:rPr>
                <w:t>50</w:t>
              </w:r>
            </w:ins>
            <w:r>
              <w:rPr>
                <w:rFonts w:asciiTheme="minorHAnsi" w:hAnsiTheme="minorHAnsi" w:cstheme="minorHAnsi"/>
                <w:sz w:val="16"/>
                <w:szCs w:val="16"/>
              </w:rPr>
              <w:t>)</w:t>
            </w:r>
          </w:p>
        </w:tc>
        <w:tc>
          <w:tcPr>
            <w:tcW w:w="1134" w:type="dxa"/>
            <w:tcMar>
              <w:top w:w="50" w:type="dxa"/>
              <w:left w:w="80" w:type="dxa"/>
              <w:bottom w:w="50" w:type="dxa"/>
              <w:right w:w="80" w:type="dxa"/>
            </w:tcMar>
          </w:tcPr>
          <w:p w14:paraId="73073ABB" w14:textId="1E05002E"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38" w:author="Stoycho Rusinov" w:date="2026-08-08T17:14:00Z">
              <w:r>
                <w:rPr>
                  <w:rFonts w:asciiTheme="minorHAnsi" w:hAnsiTheme="minorHAnsi" w:cstheme="minorHAnsi"/>
                  <w:sz w:val="16"/>
                  <w:szCs w:val="16"/>
                </w:rPr>
                <w:delText>28</w:delText>
              </w:r>
            </w:del>
            <w:ins w:id="3139" w:author="Stoycho Rusinov" w:date="2026-08-08T17:14:00Z">
              <w:r>
                <w:rPr>
                  <w:rFonts w:asciiTheme="minorHAnsi" w:hAnsiTheme="minorHAnsi" w:cstheme="minorHAnsi"/>
                  <w:sz w:val="16"/>
                  <w:szCs w:val="16"/>
                </w:rPr>
                <w:t>14</w:t>
              </w:r>
            </w:ins>
            <w:r>
              <w:rPr>
                <w:rFonts w:asciiTheme="minorHAnsi" w:hAnsiTheme="minorHAnsi" w:cstheme="minorHAnsi"/>
                <w:sz w:val="16"/>
                <w:szCs w:val="16"/>
              </w:rPr>
              <w:t>)</w:t>
            </w:r>
          </w:p>
        </w:tc>
      </w:tr>
      <w:tr w:rsidR="00236015" w:rsidRPr="00C3586C" w14:paraId="3763A779" w14:textId="77777777" w:rsidTr="005A62A4">
        <w:trPr>
          <w:jc w:val="center"/>
        </w:trPr>
        <w:tc>
          <w:tcPr>
            <w:tcW w:w="1960" w:type="dxa"/>
            <w:tcMar>
              <w:top w:w="50" w:type="dxa"/>
              <w:left w:w="80" w:type="dxa"/>
              <w:bottom w:w="50" w:type="dxa"/>
              <w:right w:w="80" w:type="dxa"/>
            </w:tcMar>
            <w:vAlign w:val="center"/>
          </w:tcPr>
          <w:p w14:paraId="77DB1C65"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Romania</w:t>
            </w:r>
          </w:p>
        </w:tc>
        <w:tc>
          <w:tcPr>
            <w:tcW w:w="1154" w:type="dxa"/>
            <w:tcMar>
              <w:top w:w="50" w:type="dxa"/>
              <w:left w:w="80" w:type="dxa"/>
              <w:bottom w:w="50" w:type="dxa"/>
              <w:right w:w="80" w:type="dxa"/>
            </w:tcMar>
          </w:tcPr>
          <w:p w14:paraId="2BDD3904" w14:textId="40E4A34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3140" w:author="Stoycho Rusinov" w:date="2026-08-08T17:14:00Z">
              <w:r>
                <w:rPr>
                  <w:rFonts w:asciiTheme="minorHAnsi" w:hAnsiTheme="minorHAnsi" w:cstheme="minorHAnsi"/>
                  <w:sz w:val="16"/>
                  <w:szCs w:val="16"/>
                </w:rPr>
                <w:delText>32*</w:delText>
              </w:r>
            </w:del>
            <w:ins w:id="3141" w:author="Stoycho Rusinov" w:date="2026-08-08T17:14:00Z">
              <w:r>
                <w:rPr>
                  <w:rFonts w:asciiTheme="minorHAnsi" w:hAnsiTheme="minorHAnsi" w:cstheme="minorHAnsi"/>
                  <w:sz w:val="16"/>
                  <w:szCs w:val="16"/>
                </w:rPr>
                <w:t>60***</w:t>
              </w:r>
            </w:ins>
          </w:p>
        </w:tc>
        <w:tc>
          <w:tcPr>
            <w:tcW w:w="1134" w:type="dxa"/>
            <w:tcMar>
              <w:top w:w="50" w:type="dxa"/>
              <w:left w:w="80" w:type="dxa"/>
              <w:bottom w:w="50" w:type="dxa"/>
              <w:right w:w="80" w:type="dxa"/>
            </w:tcMar>
          </w:tcPr>
          <w:p w14:paraId="60E11EB3" w14:textId="1E58A7F9"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3142" w:author="Stoycho Rusinov" w:date="2026-08-08T17:14:00Z">
              <w:r>
                <w:rPr>
                  <w:rFonts w:asciiTheme="minorHAnsi" w:hAnsiTheme="minorHAnsi" w:cstheme="minorHAnsi"/>
                  <w:sz w:val="16"/>
                  <w:szCs w:val="16"/>
                </w:rPr>
                <w:delText>74**</w:delText>
              </w:r>
            </w:del>
            <w:ins w:id="3143" w:author="Stoycho Rusinov" w:date="2026-08-08T17:14:00Z">
              <w:r>
                <w:rPr>
                  <w:rFonts w:asciiTheme="minorHAnsi" w:hAnsiTheme="minorHAnsi" w:cstheme="minorHAnsi"/>
                  <w:sz w:val="16"/>
                  <w:szCs w:val="16"/>
                </w:rPr>
                <w:t>87***</w:t>
              </w:r>
            </w:ins>
          </w:p>
        </w:tc>
      </w:tr>
      <w:tr w:rsidR="00236015" w:rsidRPr="00C3586C" w14:paraId="223DE26A" w14:textId="77777777" w:rsidTr="005A62A4">
        <w:trPr>
          <w:jc w:val="center"/>
        </w:trPr>
        <w:tc>
          <w:tcPr>
            <w:tcW w:w="1960" w:type="dxa"/>
            <w:tcMar>
              <w:top w:w="50" w:type="dxa"/>
              <w:left w:w="80" w:type="dxa"/>
              <w:bottom w:w="50" w:type="dxa"/>
              <w:right w:w="80" w:type="dxa"/>
            </w:tcMar>
            <w:vAlign w:val="center"/>
          </w:tcPr>
          <w:p w14:paraId="051C9CC2"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35B6831D" w14:textId="4A30B261"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44" w:author="Stoycho Rusinov" w:date="2026-08-08T17:14:00Z">
              <w:r>
                <w:rPr>
                  <w:rFonts w:asciiTheme="minorHAnsi" w:hAnsiTheme="minorHAnsi" w:cstheme="minorHAnsi"/>
                  <w:sz w:val="16"/>
                  <w:szCs w:val="16"/>
                </w:rPr>
                <w:delText>47</w:delText>
              </w:r>
            </w:del>
            <w:ins w:id="3145" w:author="Stoycho Rusinov" w:date="2026-08-08T17:14:00Z">
              <w:r>
                <w:rPr>
                  <w:rFonts w:asciiTheme="minorHAnsi" w:hAnsiTheme="minorHAnsi" w:cstheme="minorHAnsi"/>
                  <w:sz w:val="16"/>
                  <w:szCs w:val="16"/>
                </w:rPr>
                <w:t>19</w:t>
              </w:r>
            </w:ins>
            <w:r>
              <w:rPr>
                <w:rFonts w:asciiTheme="minorHAnsi" w:hAnsiTheme="minorHAnsi" w:cstheme="minorHAnsi"/>
                <w:sz w:val="16"/>
                <w:szCs w:val="16"/>
              </w:rPr>
              <w:t>)</w:t>
            </w:r>
          </w:p>
        </w:tc>
        <w:tc>
          <w:tcPr>
            <w:tcW w:w="1134" w:type="dxa"/>
            <w:tcMar>
              <w:top w:w="50" w:type="dxa"/>
              <w:left w:w="80" w:type="dxa"/>
              <w:bottom w:w="50" w:type="dxa"/>
              <w:right w:w="80" w:type="dxa"/>
            </w:tcMar>
          </w:tcPr>
          <w:p w14:paraId="35D0B1B3" w14:textId="4938128C"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46" w:author="Stoycho Rusinov" w:date="2026-08-08T17:14:00Z">
              <w:r>
                <w:rPr>
                  <w:rFonts w:asciiTheme="minorHAnsi" w:hAnsiTheme="minorHAnsi" w:cstheme="minorHAnsi"/>
                  <w:sz w:val="16"/>
                  <w:szCs w:val="16"/>
                </w:rPr>
                <w:delText>38</w:delText>
              </w:r>
            </w:del>
            <w:ins w:id="3147" w:author="Stoycho Rusinov" w:date="2026-08-08T17:14:00Z">
              <w:r>
                <w:rPr>
                  <w:rFonts w:asciiTheme="minorHAnsi" w:hAnsiTheme="minorHAnsi" w:cstheme="minorHAnsi"/>
                  <w:sz w:val="16"/>
                  <w:szCs w:val="16"/>
                </w:rPr>
                <w:t>05</w:t>
              </w:r>
            </w:ins>
            <w:r>
              <w:rPr>
                <w:rFonts w:asciiTheme="minorHAnsi" w:hAnsiTheme="minorHAnsi" w:cstheme="minorHAnsi"/>
                <w:sz w:val="16"/>
                <w:szCs w:val="16"/>
              </w:rPr>
              <w:t>)</w:t>
            </w:r>
          </w:p>
        </w:tc>
      </w:tr>
      <w:tr w:rsidR="00236015" w:rsidRPr="00C3586C" w14:paraId="648E4C71" w14:textId="77777777" w:rsidTr="005A62A4">
        <w:trPr>
          <w:jc w:val="center"/>
        </w:trPr>
        <w:tc>
          <w:tcPr>
            <w:tcW w:w="1960" w:type="dxa"/>
            <w:tcMar>
              <w:top w:w="50" w:type="dxa"/>
              <w:left w:w="80" w:type="dxa"/>
              <w:bottom w:w="50" w:type="dxa"/>
              <w:right w:w="80" w:type="dxa"/>
            </w:tcMar>
            <w:vAlign w:val="center"/>
          </w:tcPr>
          <w:p w14:paraId="3B23D3CD"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Slovakia</w:t>
            </w:r>
          </w:p>
        </w:tc>
        <w:tc>
          <w:tcPr>
            <w:tcW w:w="1154" w:type="dxa"/>
            <w:tcMar>
              <w:top w:w="50" w:type="dxa"/>
              <w:left w:w="80" w:type="dxa"/>
              <w:bottom w:w="50" w:type="dxa"/>
              <w:right w:w="80" w:type="dxa"/>
            </w:tcMar>
          </w:tcPr>
          <w:p w14:paraId="68812A66" w14:textId="072C6080"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3148" w:author="Stoycho Rusinov" w:date="2026-08-08T17:14:00Z">
              <w:r>
                <w:rPr>
                  <w:rFonts w:asciiTheme="minorHAnsi" w:hAnsiTheme="minorHAnsi" w:cstheme="minorHAnsi"/>
                  <w:sz w:val="16"/>
                  <w:szCs w:val="16"/>
                </w:rPr>
                <w:delText>15**</w:delText>
              </w:r>
            </w:del>
            <w:ins w:id="3149" w:author="Stoycho Rusinov" w:date="2026-08-08T17:14:00Z">
              <w:r>
                <w:rPr>
                  <w:rFonts w:asciiTheme="minorHAnsi" w:hAnsiTheme="minorHAnsi" w:cstheme="minorHAnsi"/>
                  <w:sz w:val="16"/>
                  <w:szCs w:val="16"/>
                </w:rPr>
                <w:t>40***</w:t>
              </w:r>
            </w:ins>
          </w:p>
        </w:tc>
        <w:tc>
          <w:tcPr>
            <w:tcW w:w="1134" w:type="dxa"/>
            <w:tcMar>
              <w:top w:w="50" w:type="dxa"/>
              <w:left w:w="80" w:type="dxa"/>
              <w:bottom w:w="50" w:type="dxa"/>
              <w:right w:w="80" w:type="dxa"/>
            </w:tcMar>
          </w:tcPr>
          <w:p w14:paraId="3E447D78" w14:textId="4C7EC798"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3150" w:author="Stoycho Rusinov" w:date="2026-08-08T17:14:00Z">
              <w:r>
                <w:rPr>
                  <w:rFonts w:asciiTheme="minorHAnsi" w:hAnsiTheme="minorHAnsi" w:cstheme="minorHAnsi"/>
                  <w:sz w:val="16"/>
                  <w:szCs w:val="16"/>
                </w:rPr>
                <w:delText>60**</w:delText>
              </w:r>
            </w:del>
            <w:ins w:id="3151" w:author="Stoycho Rusinov" w:date="2026-08-08T17:14:00Z">
              <w:r>
                <w:rPr>
                  <w:rFonts w:asciiTheme="minorHAnsi" w:hAnsiTheme="minorHAnsi" w:cstheme="minorHAnsi"/>
                  <w:sz w:val="16"/>
                  <w:szCs w:val="16"/>
                </w:rPr>
                <w:t>70***</w:t>
              </w:r>
            </w:ins>
          </w:p>
        </w:tc>
      </w:tr>
      <w:tr w:rsidR="00236015" w:rsidRPr="00C3586C" w14:paraId="38714252" w14:textId="77777777" w:rsidTr="005A62A4">
        <w:trPr>
          <w:jc w:val="center"/>
        </w:trPr>
        <w:tc>
          <w:tcPr>
            <w:tcW w:w="1960" w:type="dxa"/>
            <w:tcMar>
              <w:top w:w="50" w:type="dxa"/>
              <w:left w:w="80" w:type="dxa"/>
              <w:bottom w:w="50" w:type="dxa"/>
              <w:right w:w="80" w:type="dxa"/>
            </w:tcMar>
            <w:vAlign w:val="center"/>
          </w:tcPr>
          <w:p w14:paraId="421781D0"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1ADBDE95" w14:textId="36BBFBCB"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52" w:author="Stoycho Rusinov" w:date="2026-08-08T17:14:00Z">
              <w:r>
                <w:rPr>
                  <w:rFonts w:asciiTheme="minorHAnsi" w:hAnsiTheme="minorHAnsi" w:cstheme="minorHAnsi"/>
                  <w:sz w:val="16"/>
                  <w:szCs w:val="16"/>
                </w:rPr>
                <w:delText>35</w:delText>
              </w:r>
            </w:del>
            <w:ins w:id="3153" w:author="Stoycho Rusinov" w:date="2026-08-08T17:14:00Z">
              <w:r>
                <w:rPr>
                  <w:rFonts w:asciiTheme="minorHAnsi" w:hAnsiTheme="minorHAnsi" w:cstheme="minorHAnsi"/>
                  <w:sz w:val="16"/>
                  <w:szCs w:val="16"/>
                </w:rPr>
                <w:t>11</w:t>
              </w:r>
            </w:ins>
            <w:r>
              <w:rPr>
                <w:rFonts w:asciiTheme="minorHAnsi" w:hAnsiTheme="minorHAnsi" w:cstheme="minorHAnsi"/>
                <w:sz w:val="16"/>
                <w:szCs w:val="16"/>
              </w:rPr>
              <w:t>)</w:t>
            </w:r>
          </w:p>
        </w:tc>
        <w:tc>
          <w:tcPr>
            <w:tcW w:w="1134" w:type="dxa"/>
            <w:tcMar>
              <w:top w:w="50" w:type="dxa"/>
              <w:left w:w="80" w:type="dxa"/>
              <w:bottom w:w="50" w:type="dxa"/>
              <w:right w:w="80" w:type="dxa"/>
            </w:tcMar>
          </w:tcPr>
          <w:p w14:paraId="7FF6C1AF" w14:textId="64B771F6"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54" w:author="Stoycho Rusinov" w:date="2026-08-08T17:14:00Z">
              <w:r>
                <w:rPr>
                  <w:rFonts w:asciiTheme="minorHAnsi" w:hAnsiTheme="minorHAnsi" w:cstheme="minorHAnsi"/>
                  <w:sz w:val="16"/>
                  <w:szCs w:val="16"/>
                </w:rPr>
                <w:delText>33</w:delText>
              </w:r>
            </w:del>
            <w:ins w:id="3155" w:author="Stoycho Rusinov" w:date="2026-08-08T17:14:00Z">
              <w:r>
                <w:rPr>
                  <w:rFonts w:asciiTheme="minorHAnsi" w:hAnsiTheme="minorHAnsi" w:cstheme="minorHAnsi"/>
                  <w:sz w:val="16"/>
                  <w:szCs w:val="16"/>
                </w:rPr>
                <w:t>09</w:t>
              </w:r>
            </w:ins>
            <w:r>
              <w:rPr>
                <w:rFonts w:asciiTheme="minorHAnsi" w:hAnsiTheme="minorHAnsi" w:cstheme="minorHAnsi"/>
                <w:sz w:val="16"/>
                <w:szCs w:val="16"/>
              </w:rPr>
              <w:t>)</w:t>
            </w:r>
          </w:p>
        </w:tc>
      </w:tr>
      <w:tr w:rsidR="00236015" w:rsidRPr="00C3586C" w14:paraId="283EEC93" w14:textId="77777777" w:rsidTr="005A62A4">
        <w:trPr>
          <w:jc w:val="center"/>
        </w:trPr>
        <w:tc>
          <w:tcPr>
            <w:tcW w:w="1960" w:type="dxa"/>
            <w:tcMar>
              <w:top w:w="50" w:type="dxa"/>
              <w:left w:w="80" w:type="dxa"/>
              <w:bottom w:w="50" w:type="dxa"/>
              <w:right w:w="80" w:type="dxa"/>
            </w:tcMar>
            <w:vAlign w:val="center"/>
          </w:tcPr>
          <w:p w14:paraId="6C0A256B"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Slovenia</w:t>
            </w:r>
          </w:p>
        </w:tc>
        <w:tc>
          <w:tcPr>
            <w:tcW w:w="1154" w:type="dxa"/>
            <w:tcMar>
              <w:top w:w="50" w:type="dxa"/>
              <w:left w:w="80" w:type="dxa"/>
              <w:bottom w:w="50" w:type="dxa"/>
              <w:right w:w="80" w:type="dxa"/>
            </w:tcMar>
          </w:tcPr>
          <w:p w14:paraId="5C4A6DB5" w14:textId="6C9BD4B0"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3156" w:author="Stoycho Rusinov" w:date="2026-08-08T17:14:00Z">
              <w:r>
                <w:rPr>
                  <w:rFonts w:asciiTheme="minorHAnsi" w:hAnsiTheme="minorHAnsi" w:cstheme="minorHAnsi"/>
                  <w:sz w:val="16"/>
                  <w:szCs w:val="16"/>
                </w:rPr>
                <w:delText>14*</w:delText>
              </w:r>
            </w:del>
            <w:ins w:id="3157" w:author="Stoycho Rusinov" w:date="2026-08-08T17:14:00Z">
              <w:r>
                <w:rPr>
                  <w:rFonts w:asciiTheme="minorHAnsi" w:hAnsiTheme="minorHAnsi" w:cstheme="minorHAnsi"/>
                  <w:sz w:val="16"/>
                  <w:szCs w:val="16"/>
                </w:rPr>
                <w:t>23***</w:t>
              </w:r>
            </w:ins>
          </w:p>
        </w:tc>
        <w:tc>
          <w:tcPr>
            <w:tcW w:w="1134" w:type="dxa"/>
            <w:tcMar>
              <w:top w:w="50" w:type="dxa"/>
              <w:left w:w="80" w:type="dxa"/>
              <w:bottom w:w="50" w:type="dxa"/>
              <w:right w:w="80" w:type="dxa"/>
            </w:tcMar>
          </w:tcPr>
          <w:p w14:paraId="2E5FB210" w14:textId="313B5A7A"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3158" w:author="Stoycho Rusinov" w:date="2026-08-08T17:14:00Z">
              <w:r>
                <w:rPr>
                  <w:rFonts w:asciiTheme="minorHAnsi" w:hAnsiTheme="minorHAnsi" w:cstheme="minorHAnsi"/>
                  <w:sz w:val="16"/>
                  <w:szCs w:val="16"/>
                </w:rPr>
                <w:delText>32**</w:delText>
              </w:r>
            </w:del>
            <w:ins w:id="3159" w:author="Stoycho Rusinov" w:date="2026-08-08T17:14:00Z">
              <w:r>
                <w:rPr>
                  <w:rFonts w:asciiTheme="minorHAnsi" w:hAnsiTheme="minorHAnsi" w:cstheme="minorHAnsi"/>
                  <w:sz w:val="16"/>
                  <w:szCs w:val="16"/>
                </w:rPr>
                <w:t>35***</w:t>
              </w:r>
            </w:ins>
          </w:p>
        </w:tc>
      </w:tr>
      <w:tr w:rsidR="00236015" w:rsidRPr="00C3586C" w14:paraId="7E94106D" w14:textId="77777777" w:rsidTr="005A62A4">
        <w:trPr>
          <w:jc w:val="center"/>
        </w:trPr>
        <w:tc>
          <w:tcPr>
            <w:tcW w:w="1960" w:type="dxa"/>
            <w:tcMar>
              <w:top w:w="50" w:type="dxa"/>
              <w:left w:w="80" w:type="dxa"/>
              <w:bottom w:w="50" w:type="dxa"/>
              <w:right w:w="80" w:type="dxa"/>
            </w:tcMar>
            <w:vAlign w:val="center"/>
          </w:tcPr>
          <w:p w14:paraId="1106984D"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450D6DBB" w14:textId="4D0ABB95"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60" w:author="Stoycho Rusinov" w:date="2026-08-08T17:14:00Z">
              <w:r>
                <w:rPr>
                  <w:rFonts w:asciiTheme="minorHAnsi" w:hAnsiTheme="minorHAnsi" w:cstheme="minorHAnsi"/>
                  <w:sz w:val="16"/>
                  <w:szCs w:val="16"/>
                </w:rPr>
                <w:delText>36</w:delText>
              </w:r>
            </w:del>
            <w:ins w:id="3161" w:author="Stoycho Rusinov" w:date="2026-08-08T17:14:00Z">
              <w:r>
                <w:rPr>
                  <w:rFonts w:asciiTheme="minorHAnsi" w:hAnsiTheme="minorHAnsi" w:cstheme="minorHAnsi"/>
                  <w:sz w:val="16"/>
                  <w:szCs w:val="16"/>
                </w:rPr>
                <w:t>16</w:t>
              </w:r>
            </w:ins>
            <w:r>
              <w:rPr>
                <w:rFonts w:asciiTheme="minorHAnsi" w:hAnsiTheme="minorHAnsi" w:cstheme="minorHAnsi"/>
                <w:sz w:val="16"/>
                <w:szCs w:val="16"/>
              </w:rPr>
              <w:t>)</w:t>
            </w:r>
          </w:p>
        </w:tc>
        <w:tc>
          <w:tcPr>
            <w:tcW w:w="1134" w:type="dxa"/>
            <w:tcMar>
              <w:top w:w="50" w:type="dxa"/>
              <w:left w:w="80" w:type="dxa"/>
              <w:bottom w:w="50" w:type="dxa"/>
              <w:right w:w="80" w:type="dxa"/>
            </w:tcMar>
          </w:tcPr>
          <w:p w14:paraId="2F377BC5" w14:textId="2FCB24FD"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62" w:author="Stoycho Rusinov" w:date="2026-08-08T17:14:00Z">
              <w:r>
                <w:rPr>
                  <w:rFonts w:asciiTheme="minorHAnsi" w:hAnsiTheme="minorHAnsi" w:cstheme="minorHAnsi"/>
                  <w:sz w:val="16"/>
                  <w:szCs w:val="16"/>
                </w:rPr>
                <w:delText>31</w:delText>
              </w:r>
            </w:del>
            <w:ins w:id="3163" w:author="Stoycho Rusinov" w:date="2026-08-08T17:14:00Z">
              <w:r>
                <w:rPr>
                  <w:rFonts w:asciiTheme="minorHAnsi" w:hAnsiTheme="minorHAnsi" w:cstheme="minorHAnsi"/>
                  <w:sz w:val="16"/>
                  <w:szCs w:val="16"/>
                </w:rPr>
                <w:t>15</w:t>
              </w:r>
            </w:ins>
            <w:r>
              <w:rPr>
                <w:rFonts w:asciiTheme="minorHAnsi" w:hAnsiTheme="minorHAnsi" w:cstheme="minorHAnsi"/>
                <w:sz w:val="16"/>
                <w:szCs w:val="16"/>
              </w:rPr>
              <w:t>)</w:t>
            </w:r>
          </w:p>
        </w:tc>
      </w:tr>
      <w:tr w:rsidR="00236015" w:rsidRPr="00C3586C" w14:paraId="6B3D0A75" w14:textId="77777777" w:rsidTr="005A62A4">
        <w:trPr>
          <w:jc w:val="center"/>
        </w:trPr>
        <w:tc>
          <w:tcPr>
            <w:tcW w:w="1960" w:type="dxa"/>
            <w:tcMar>
              <w:top w:w="50" w:type="dxa"/>
              <w:left w:w="80" w:type="dxa"/>
              <w:bottom w:w="50" w:type="dxa"/>
              <w:right w:w="80" w:type="dxa"/>
            </w:tcMar>
            <w:vAlign w:val="center"/>
          </w:tcPr>
          <w:p w14:paraId="114719F7"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Spain</w:t>
            </w:r>
          </w:p>
        </w:tc>
        <w:tc>
          <w:tcPr>
            <w:tcW w:w="1154" w:type="dxa"/>
            <w:tcMar>
              <w:top w:w="50" w:type="dxa"/>
              <w:left w:w="80" w:type="dxa"/>
              <w:bottom w:w="50" w:type="dxa"/>
              <w:right w:w="80" w:type="dxa"/>
            </w:tcMar>
          </w:tcPr>
          <w:p w14:paraId="6FBBCFA6" w14:textId="1F56B9EE"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-0.46</w:t>
            </w:r>
            <w:del w:id="3164" w:author="Stoycho Rusinov" w:date="2026-08-08T17:14:00Z">
              <w:r>
                <w:rPr>
                  <w:rFonts w:asciiTheme="minorHAnsi" w:hAnsiTheme="minorHAnsi" w:cstheme="minorHAnsi"/>
                  <w:sz w:val="16"/>
                  <w:szCs w:val="16"/>
                </w:rPr>
                <w:delText>*</w:delText>
              </w:r>
            </w:del>
            <w:ins w:id="3165" w:author="Stoycho Rusinov" w:date="2026-08-08T17:14:00Z">
              <w:r>
                <w:rPr>
                  <w:rFonts w:asciiTheme="minorHAnsi" w:hAnsiTheme="minorHAnsi" w:cstheme="minorHAnsi"/>
                  <w:sz w:val="16"/>
                  <w:szCs w:val="16"/>
                </w:rPr>
                <w:t>**</w:t>
              </w:r>
            </w:ins>
          </w:p>
        </w:tc>
        <w:tc>
          <w:tcPr>
            <w:tcW w:w="1134" w:type="dxa"/>
            <w:tcMar>
              <w:top w:w="50" w:type="dxa"/>
              <w:left w:w="80" w:type="dxa"/>
              <w:bottom w:w="50" w:type="dxa"/>
              <w:right w:w="80" w:type="dxa"/>
            </w:tcMar>
          </w:tcPr>
          <w:p w14:paraId="131A18FB" w14:textId="5D27A5E4"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66" w:author="Stoycho Rusinov" w:date="2026-08-08T17:14:00Z">
              <w:r>
                <w:rPr>
                  <w:rFonts w:asciiTheme="minorHAnsi" w:hAnsiTheme="minorHAnsi" w:cstheme="minorHAnsi"/>
                  <w:sz w:val="16"/>
                  <w:szCs w:val="16"/>
                </w:rPr>
                <w:delText>65</w:delText>
              </w:r>
            </w:del>
            <w:ins w:id="3167" w:author="Stoycho Rusinov" w:date="2026-08-08T17:14:00Z">
              <w:r>
                <w:rPr>
                  <w:rFonts w:asciiTheme="minorHAnsi" w:hAnsiTheme="minorHAnsi" w:cstheme="minorHAnsi"/>
                  <w:sz w:val="16"/>
                  <w:szCs w:val="16"/>
                </w:rPr>
                <w:t>57</w:t>
              </w:r>
            </w:ins>
            <w:r>
              <w:rPr>
                <w:rFonts w:asciiTheme="minorHAnsi" w:hAnsiTheme="minorHAnsi" w:cstheme="minorHAnsi"/>
                <w:sz w:val="16"/>
                <w:szCs w:val="16"/>
              </w:rPr>
              <w:t>***</w:t>
            </w:r>
          </w:p>
        </w:tc>
      </w:tr>
      <w:tr w:rsidR="00236015" w:rsidRPr="00C3586C" w14:paraId="78E5644E" w14:textId="77777777" w:rsidTr="005A62A4">
        <w:trPr>
          <w:jc w:val="center"/>
        </w:trPr>
        <w:tc>
          <w:tcPr>
            <w:tcW w:w="1960" w:type="dxa"/>
            <w:tcMar>
              <w:top w:w="50" w:type="dxa"/>
              <w:left w:w="80" w:type="dxa"/>
              <w:bottom w:w="50" w:type="dxa"/>
              <w:right w:w="80" w:type="dxa"/>
            </w:tcMar>
            <w:vAlign w:val="center"/>
          </w:tcPr>
          <w:p w14:paraId="1FC709F7" w14:textId="77777777" w:rsidR="00236015" w:rsidRPr="00C3586C" w:rsidRDefault="00236015" w:rsidP="00C3586C">
            <w:pPr>
              <w:spacing w:line="360" w:lineRule="auto"/>
              <w:rPr>
                <w:rFonts w:asciiTheme="minorHAnsi" w:hAnsiTheme="minorHAnsi" w:cstheme="minorHAnsi"/>
              </w:rPr>
            </w:pPr>
          </w:p>
        </w:tc>
        <w:tc>
          <w:tcPr>
            <w:tcW w:w="1154" w:type="dxa"/>
            <w:tcMar>
              <w:top w:w="50" w:type="dxa"/>
              <w:left w:w="80" w:type="dxa"/>
              <w:bottom w:w="50" w:type="dxa"/>
              <w:right w:w="80" w:type="dxa"/>
            </w:tcMar>
          </w:tcPr>
          <w:p w14:paraId="31D60C18" w14:textId="55141224"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68" w:author="Stoycho Rusinov" w:date="2026-08-08T17:14:00Z">
              <w:r>
                <w:rPr>
                  <w:rFonts w:asciiTheme="minorHAnsi" w:hAnsiTheme="minorHAnsi" w:cstheme="minorHAnsi"/>
                  <w:sz w:val="16"/>
                  <w:szCs w:val="16"/>
                </w:rPr>
                <w:delText>20</w:delText>
              </w:r>
            </w:del>
            <w:ins w:id="3169" w:author="Stoycho Rusinov" w:date="2026-08-08T17:14:00Z">
              <w:r>
                <w:rPr>
                  <w:rFonts w:asciiTheme="minorHAnsi" w:hAnsiTheme="minorHAnsi" w:cstheme="minorHAnsi"/>
                  <w:sz w:val="16"/>
                  <w:szCs w:val="16"/>
                </w:rPr>
                <w:t>11</w:t>
              </w:r>
            </w:ins>
            <w:r>
              <w:rPr>
                <w:rFonts w:asciiTheme="minorHAnsi" w:hAnsiTheme="minorHAnsi" w:cstheme="minorHAnsi"/>
                <w:sz w:val="16"/>
                <w:szCs w:val="16"/>
              </w:rPr>
              <w:t>)</w:t>
            </w:r>
          </w:p>
        </w:tc>
        <w:tc>
          <w:tcPr>
            <w:tcW w:w="1134" w:type="dxa"/>
            <w:tcMar>
              <w:top w:w="50" w:type="dxa"/>
              <w:left w:w="80" w:type="dxa"/>
              <w:bottom w:w="50" w:type="dxa"/>
              <w:right w:w="80" w:type="dxa"/>
            </w:tcMar>
          </w:tcPr>
          <w:p w14:paraId="7B9AB381" w14:textId="7E08C1A5"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70" w:author="Stoycho Rusinov" w:date="2026-08-08T17:14:00Z">
              <w:r>
                <w:rPr>
                  <w:rFonts w:asciiTheme="minorHAnsi" w:hAnsiTheme="minorHAnsi" w:cstheme="minorHAnsi"/>
                  <w:sz w:val="16"/>
                  <w:szCs w:val="16"/>
                </w:rPr>
                <w:delText>13</w:delText>
              </w:r>
            </w:del>
            <w:ins w:id="3171" w:author="Stoycho Rusinov" w:date="2026-08-08T17:14:00Z">
              <w:r>
                <w:rPr>
                  <w:rFonts w:asciiTheme="minorHAnsi" w:hAnsiTheme="minorHAnsi" w:cstheme="minorHAnsi"/>
                  <w:sz w:val="16"/>
                  <w:szCs w:val="16"/>
                </w:rPr>
                <w:t>07</w:t>
              </w:r>
            </w:ins>
            <w:r>
              <w:rPr>
                <w:rFonts w:asciiTheme="minorHAnsi" w:hAnsiTheme="minorHAnsi" w:cstheme="minorHAnsi"/>
                <w:sz w:val="16"/>
                <w:szCs w:val="16"/>
              </w:rPr>
              <w:t>)</w:t>
            </w:r>
          </w:p>
        </w:tc>
      </w:tr>
      <w:tr w:rsidR="00236015" w:rsidRPr="00C3586C" w14:paraId="08EE9443" w14:textId="77777777" w:rsidTr="005A62A4">
        <w:trPr>
          <w:jc w:val="center"/>
        </w:trPr>
        <w:tc>
          <w:tcPr>
            <w:tcW w:w="1960" w:type="dxa"/>
            <w:tcMar>
              <w:top w:w="50" w:type="dxa"/>
              <w:left w:w="80" w:type="dxa"/>
              <w:bottom w:w="50" w:type="dxa"/>
              <w:right w:w="80" w:type="dxa"/>
            </w:tcMar>
            <w:vAlign w:val="center"/>
          </w:tcPr>
          <w:p w14:paraId="1345FBB3" w14:textId="7777777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Sweden</w:t>
            </w:r>
          </w:p>
        </w:tc>
        <w:tc>
          <w:tcPr>
            <w:tcW w:w="1154" w:type="dxa"/>
            <w:tcMar>
              <w:top w:w="50" w:type="dxa"/>
              <w:left w:w="80" w:type="dxa"/>
              <w:bottom w:w="50" w:type="dxa"/>
              <w:right w:w="80" w:type="dxa"/>
            </w:tcMar>
          </w:tcPr>
          <w:p w14:paraId="7ED5C323" w14:textId="30F9DD97"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72" w:author="Stoycho Rusinov" w:date="2026-08-08T17:14:00Z">
              <w:r>
                <w:rPr>
                  <w:rFonts w:asciiTheme="minorHAnsi" w:hAnsiTheme="minorHAnsi" w:cstheme="minorHAnsi"/>
                  <w:sz w:val="16"/>
                  <w:szCs w:val="16"/>
                </w:rPr>
                <w:delText>77*</w:delText>
              </w:r>
            </w:del>
            <w:ins w:id="3173" w:author="Stoycho Rusinov" w:date="2026-08-08T17:14:00Z">
              <w:r>
                <w:rPr>
                  <w:rFonts w:asciiTheme="minorHAnsi" w:hAnsiTheme="minorHAnsi" w:cstheme="minorHAnsi"/>
                  <w:sz w:val="16"/>
                  <w:szCs w:val="16"/>
                </w:rPr>
                <w:t>83***</w:t>
              </w:r>
            </w:ins>
          </w:p>
        </w:tc>
        <w:tc>
          <w:tcPr>
            <w:tcW w:w="1134" w:type="dxa"/>
            <w:tcMar>
              <w:top w:w="50" w:type="dxa"/>
              <w:left w:w="80" w:type="dxa"/>
              <w:bottom w:w="50" w:type="dxa"/>
              <w:right w:w="80" w:type="dxa"/>
            </w:tcMar>
          </w:tcPr>
          <w:p w14:paraId="69AC0FFF" w14:textId="7CB6AD10"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-1.</w:t>
            </w:r>
            <w:del w:id="3174" w:author="Stoycho Rusinov" w:date="2026-08-08T17:14:00Z">
              <w:r>
                <w:rPr>
                  <w:rFonts w:asciiTheme="minorHAnsi" w:hAnsiTheme="minorHAnsi" w:cstheme="minorHAnsi"/>
                  <w:sz w:val="16"/>
                  <w:szCs w:val="16"/>
                </w:rPr>
                <w:delText>20</w:delText>
              </w:r>
            </w:del>
            <w:ins w:id="3175" w:author="Stoycho Rusinov" w:date="2026-08-08T17:14:00Z">
              <w:r>
                <w:rPr>
                  <w:rFonts w:asciiTheme="minorHAnsi" w:hAnsiTheme="minorHAnsi" w:cstheme="minorHAnsi"/>
                  <w:sz w:val="16"/>
                  <w:szCs w:val="16"/>
                </w:rPr>
                <w:t>18</w:t>
              </w:r>
            </w:ins>
            <w:r>
              <w:rPr>
                <w:rFonts w:asciiTheme="minorHAnsi" w:hAnsiTheme="minorHAnsi" w:cstheme="minorHAnsi"/>
                <w:sz w:val="16"/>
                <w:szCs w:val="16"/>
              </w:rPr>
              <w:t>***</w:t>
            </w:r>
          </w:p>
        </w:tc>
      </w:tr>
      <w:tr w:rsidR="00236015" w:rsidRPr="00C3586C" w14:paraId="4AF02DF4" w14:textId="77777777" w:rsidTr="005A62A4">
        <w:trPr>
          <w:trHeight w:val="201"/>
          <w:jc w:val="center"/>
        </w:trPr>
        <w:tc>
          <w:tcPr>
            <w:tcW w:w="1960" w:type="dxa"/>
            <w:tcBorders>
              <w:bottom w:val="single" w:sz="4" w:space="0" w:color="auto"/>
            </w:tcBorders>
            <w:tcMar>
              <w:top w:w="50" w:type="dxa"/>
              <w:left w:w="80" w:type="dxa"/>
              <w:bottom w:w="50" w:type="dxa"/>
              <w:right w:w="80" w:type="dxa"/>
            </w:tcMar>
            <w:vAlign w:val="center"/>
          </w:tcPr>
          <w:p w14:paraId="43BA9406" w14:textId="77777777" w:rsidR="00236015" w:rsidRPr="00C3586C" w:rsidRDefault="00236015" w:rsidP="00C3586C">
            <w:pPr>
              <w:spacing w:line="360" w:lineRule="auto"/>
              <w:rPr>
                <w:rFonts w:asciiTheme="minorHAnsi" w:hAnsiTheme="minorHAnsi" w:cstheme="minorHAnsi"/>
              </w:rPr>
            </w:pPr>
          </w:p>
        </w:tc>
        <w:tc>
          <w:tcPr>
            <w:tcW w:w="1154" w:type="dxa"/>
            <w:tcBorders>
              <w:bottom w:val="single" w:sz="4" w:space="0" w:color="auto"/>
            </w:tcBorders>
            <w:tcMar>
              <w:top w:w="50" w:type="dxa"/>
              <w:left w:w="80" w:type="dxa"/>
              <w:bottom w:w="50" w:type="dxa"/>
              <w:right w:w="80" w:type="dxa"/>
            </w:tcMar>
          </w:tcPr>
          <w:p w14:paraId="67CD812B" w14:textId="071A3C65"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76" w:author="Stoycho Rusinov" w:date="2026-08-08T17:14:00Z">
              <w:r>
                <w:rPr>
                  <w:rFonts w:asciiTheme="minorHAnsi" w:hAnsiTheme="minorHAnsi" w:cstheme="minorHAnsi"/>
                  <w:sz w:val="16"/>
                  <w:szCs w:val="16"/>
                </w:rPr>
                <w:delText>28</w:delText>
              </w:r>
            </w:del>
            <w:ins w:id="3177" w:author="Stoycho Rusinov" w:date="2026-08-08T17:14:00Z">
              <w:r>
                <w:rPr>
                  <w:rFonts w:asciiTheme="minorHAnsi" w:hAnsiTheme="minorHAnsi" w:cstheme="minorHAnsi"/>
                  <w:sz w:val="16"/>
                  <w:szCs w:val="16"/>
                </w:rPr>
                <w:t>13</w:t>
              </w:r>
            </w:ins>
            <w:r>
              <w:rPr>
                <w:rFonts w:asciiTheme="minorHAnsi" w:hAnsiTheme="minorHAnsi" w:cstheme="minorHAnsi"/>
                <w:sz w:val="16"/>
                <w:szCs w:val="16"/>
              </w:rPr>
              <w:t>)</w:t>
            </w:r>
          </w:p>
        </w:tc>
        <w:tc>
          <w:tcPr>
            <w:tcW w:w="1134" w:type="dxa"/>
            <w:tcBorders>
              <w:bottom w:val="single" w:sz="4" w:space="0" w:color="auto"/>
            </w:tcBorders>
            <w:tcMar>
              <w:top w:w="50" w:type="dxa"/>
              <w:left w:w="80" w:type="dxa"/>
              <w:bottom w:w="50" w:type="dxa"/>
              <w:right w:w="80" w:type="dxa"/>
            </w:tcMar>
          </w:tcPr>
          <w:p w14:paraId="51E14A67" w14:textId="148BB2A8" w:rsidR="00236015" w:rsidRPr="00C3586C" w:rsidRDefault="008B0A6B" w:rsidP="00C3586C">
            <w:pPr>
              <w:spacing w:line="360" w:lineRule="auto"/>
              <w:rPr>
                <w:rFonts w:asciiTheme="minorHAnsi" w:hAnsiTheme="minorHAnsi" w:cstheme="minorHAnsi"/>
              </w:rPr>
            </w:pPr>
            <w:r>
              <w:rPr>
                <w:rFonts w:asciiTheme="minorHAnsi" w:hAnsiTheme="minorHAnsi" w:cstheme="minorHAnsi"/>
                <w:sz w:val="16"/>
                <w:szCs w:val="16"/>
              </w:rPr>
              <w:t>(0.</w:t>
            </w:r>
            <w:del w:id="3178" w:author="Stoycho Rusinov" w:date="2026-08-08T17:14:00Z">
              <w:r>
                <w:rPr>
                  <w:rFonts w:asciiTheme="minorHAnsi" w:hAnsiTheme="minorHAnsi" w:cstheme="minorHAnsi"/>
                  <w:sz w:val="16"/>
                  <w:szCs w:val="16"/>
                </w:rPr>
                <w:delText>20</w:delText>
              </w:r>
            </w:del>
            <w:ins w:id="3179" w:author="Stoycho Rusinov" w:date="2026-08-08T17:14:00Z">
              <w:r>
                <w:rPr>
                  <w:rFonts w:asciiTheme="minorHAnsi" w:hAnsiTheme="minorHAnsi" w:cstheme="minorHAnsi"/>
                  <w:sz w:val="16"/>
                  <w:szCs w:val="16"/>
                </w:rPr>
                <w:t>03</w:t>
              </w:r>
            </w:ins>
            <w:r>
              <w:rPr>
                <w:rFonts w:asciiTheme="minorHAnsi" w:hAnsiTheme="minorHAnsi" w:cstheme="minorHAnsi"/>
                <w:sz w:val="16"/>
                <w:szCs w:val="16"/>
              </w:rPr>
              <w:t>)</w:t>
            </w:r>
          </w:p>
        </w:tc>
      </w:tr>
      <w:tr w:rsidR="00236015" w:rsidRPr="00C3586C" w14:paraId="17B056BD" w14:textId="77777777" w:rsidTr="005A62A4">
        <w:trPr>
          <w:jc w:val="center"/>
        </w:trPr>
        <w:tc>
          <w:tcPr>
            <w:tcW w:w="1960" w:type="dxa"/>
            <w:tcBorders>
              <w:top w:val="single" w:sz="4" w:space="0" w:color="auto"/>
            </w:tcBorders>
            <w:tcMar>
              <w:top w:w="50" w:type="dxa"/>
              <w:left w:w="80" w:type="dxa"/>
              <w:bottom w:w="50" w:type="dxa"/>
              <w:right w:w="80" w:type="dxa"/>
            </w:tcMar>
            <w:vAlign w:val="center"/>
          </w:tcPr>
          <w:p w14:paraId="7B1FCFFD"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Country FE</w:t>
            </w:r>
          </w:p>
        </w:tc>
        <w:tc>
          <w:tcPr>
            <w:tcW w:w="1154" w:type="dxa"/>
            <w:tcBorders>
              <w:top w:val="single" w:sz="4" w:space="0" w:color="auto"/>
            </w:tcBorders>
            <w:tcMar>
              <w:top w:w="50" w:type="dxa"/>
              <w:left w:w="80" w:type="dxa"/>
              <w:bottom w:w="50" w:type="dxa"/>
              <w:right w:w="80" w:type="dxa"/>
            </w:tcMar>
          </w:tcPr>
          <w:p w14:paraId="0E7B21C3"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i/>
                <w:iCs/>
                <w:sz w:val="16"/>
                <w:szCs w:val="16"/>
              </w:rPr>
              <w:t>Yes</w:t>
            </w:r>
          </w:p>
        </w:tc>
        <w:tc>
          <w:tcPr>
            <w:tcW w:w="1134" w:type="dxa"/>
            <w:tcBorders>
              <w:top w:val="single" w:sz="4" w:space="0" w:color="auto"/>
            </w:tcBorders>
            <w:tcMar>
              <w:top w:w="50" w:type="dxa"/>
              <w:left w:w="80" w:type="dxa"/>
              <w:bottom w:w="50" w:type="dxa"/>
              <w:right w:w="80" w:type="dxa"/>
            </w:tcMar>
          </w:tcPr>
          <w:p w14:paraId="24CAEB44"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i/>
                <w:iCs/>
                <w:sz w:val="16"/>
                <w:szCs w:val="16"/>
              </w:rPr>
              <w:t>Yes</w:t>
            </w:r>
          </w:p>
        </w:tc>
      </w:tr>
      <w:tr w:rsidR="00236015" w:rsidRPr="00C3586C" w14:paraId="70FE3C8F" w14:textId="77777777" w:rsidTr="005A62A4">
        <w:trPr>
          <w:jc w:val="center"/>
        </w:trPr>
        <w:tc>
          <w:tcPr>
            <w:tcW w:w="1960" w:type="dxa"/>
            <w:tcMar>
              <w:top w:w="50" w:type="dxa"/>
              <w:left w:w="80" w:type="dxa"/>
              <w:bottom w:w="50" w:type="dxa"/>
              <w:right w:w="80" w:type="dxa"/>
            </w:tcMar>
            <w:vAlign w:val="center"/>
          </w:tcPr>
          <w:p w14:paraId="62FC4BA0"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Year FE</w:t>
            </w:r>
          </w:p>
        </w:tc>
        <w:tc>
          <w:tcPr>
            <w:tcW w:w="1154" w:type="dxa"/>
            <w:tcMar>
              <w:top w:w="50" w:type="dxa"/>
              <w:left w:w="80" w:type="dxa"/>
              <w:bottom w:w="50" w:type="dxa"/>
              <w:right w:w="80" w:type="dxa"/>
            </w:tcMar>
          </w:tcPr>
          <w:p w14:paraId="03EE3775"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i/>
                <w:iCs/>
                <w:sz w:val="16"/>
                <w:szCs w:val="16"/>
              </w:rPr>
              <w:t>Yes</w:t>
            </w:r>
          </w:p>
        </w:tc>
        <w:tc>
          <w:tcPr>
            <w:tcW w:w="1134" w:type="dxa"/>
            <w:tcMar>
              <w:top w:w="50" w:type="dxa"/>
              <w:left w:w="80" w:type="dxa"/>
              <w:bottom w:w="50" w:type="dxa"/>
              <w:right w:w="80" w:type="dxa"/>
            </w:tcMar>
          </w:tcPr>
          <w:p w14:paraId="64D2406B"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i/>
                <w:iCs/>
                <w:sz w:val="16"/>
                <w:szCs w:val="16"/>
              </w:rPr>
              <w:t>Yes</w:t>
            </w:r>
          </w:p>
        </w:tc>
      </w:tr>
      <w:tr w:rsidR="00236015" w:rsidRPr="00C3586C" w14:paraId="3E8E877A" w14:textId="77777777" w:rsidTr="005A62A4">
        <w:trPr>
          <w:jc w:val="center"/>
        </w:trPr>
        <w:tc>
          <w:tcPr>
            <w:tcW w:w="1960" w:type="dxa"/>
            <w:tcMar>
              <w:top w:w="50" w:type="dxa"/>
              <w:left w:w="80" w:type="dxa"/>
              <w:bottom w:w="50" w:type="dxa"/>
              <w:right w:w="80" w:type="dxa"/>
            </w:tcMar>
            <w:vAlign w:val="center"/>
          </w:tcPr>
          <w:p w14:paraId="6466252B"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Observations</w:t>
            </w:r>
          </w:p>
        </w:tc>
        <w:tc>
          <w:tcPr>
            <w:tcW w:w="1154" w:type="dxa"/>
            <w:tcMar>
              <w:top w:w="50" w:type="dxa"/>
              <w:left w:w="80" w:type="dxa"/>
              <w:bottom w:w="50" w:type="dxa"/>
              <w:right w:w="80" w:type="dxa"/>
            </w:tcMar>
          </w:tcPr>
          <w:p w14:paraId="3DACE020"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520</w:t>
            </w:r>
          </w:p>
        </w:tc>
        <w:tc>
          <w:tcPr>
            <w:tcW w:w="1134" w:type="dxa"/>
            <w:tcMar>
              <w:top w:w="50" w:type="dxa"/>
              <w:left w:w="80" w:type="dxa"/>
              <w:bottom w:w="50" w:type="dxa"/>
              <w:right w:w="80" w:type="dxa"/>
            </w:tcMar>
          </w:tcPr>
          <w:p w14:paraId="2C1F0EFB"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520</w:t>
            </w:r>
          </w:p>
        </w:tc>
      </w:tr>
      <w:tr w:rsidR="00236015" w:rsidRPr="00C3586C" w14:paraId="56B77929" w14:textId="77777777" w:rsidTr="005A62A4">
        <w:trPr>
          <w:jc w:val="center"/>
        </w:trPr>
        <w:tc>
          <w:tcPr>
            <w:tcW w:w="1960" w:type="dxa"/>
            <w:tcMar>
              <w:top w:w="50" w:type="dxa"/>
              <w:left w:w="80" w:type="dxa"/>
              <w:bottom w:w="50" w:type="dxa"/>
              <w:right w:w="80" w:type="dxa"/>
            </w:tcMar>
            <w:vAlign w:val="center"/>
          </w:tcPr>
          <w:p w14:paraId="7CF03A6B"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Adj. R²</w:t>
            </w:r>
          </w:p>
        </w:tc>
        <w:tc>
          <w:tcPr>
            <w:tcW w:w="1154" w:type="dxa"/>
            <w:tcMar>
              <w:top w:w="50" w:type="dxa"/>
              <w:left w:w="80" w:type="dxa"/>
              <w:bottom w:w="50" w:type="dxa"/>
              <w:right w:w="80" w:type="dxa"/>
            </w:tcMar>
          </w:tcPr>
          <w:p w14:paraId="26FE18AD"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0.93</w:t>
            </w:r>
          </w:p>
        </w:tc>
        <w:tc>
          <w:tcPr>
            <w:tcW w:w="1134" w:type="dxa"/>
            <w:tcMar>
              <w:top w:w="50" w:type="dxa"/>
              <w:left w:w="80" w:type="dxa"/>
              <w:bottom w:w="50" w:type="dxa"/>
              <w:right w:w="80" w:type="dxa"/>
            </w:tcMar>
          </w:tcPr>
          <w:p w14:paraId="7D057DC9"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0.93</w:t>
            </w:r>
          </w:p>
        </w:tc>
      </w:tr>
      <w:tr w:rsidR="00236015" w:rsidRPr="00C3586C" w14:paraId="11E8FB79" w14:textId="77777777" w:rsidTr="005A62A4">
        <w:trPr>
          <w:jc w:val="center"/>
        </w:trPr>
        <w:tc>
          <w:tcPr>
            <w:tcW w:w="1960" w:type="dxa"/>
            <w:tcBorders>
              <w:bottom w:val="single" w:sz="4" w:space="0" w:color="auto"/>
            </w:tcBorders>
            <w:tcMar>
              <w:top w:w="50" w:type="dxa"/>
              <w:left w:w="80" w:type="dxa"/>
              <w:bottom w:w="50" w:type="dxa"/>
              <w:right w:w="80" w:type="dxa"/>
            </w:tcMar>
            <w:vAlign w:val="center"/>
          </w:tcPr>
          <w:p w14:paraId="57AFFE86"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Within R²</w:t>
            </w:r>
          </w:p>
        </w:tc>
        <w:tc>
          <w:tcPr>
            <w:tcW w:w="1154" w:type="dxa"/>
            <w:tcBorders>
              <w:bottom w:val="single" w:sz="4" w:space="0" w:color="auto"/>
            </w:tcBorders>
            <w:tcMar>
              <w:top w:w="50" w:type="dxa"/>
              <w:left w:w="80" w:type="dxa"/>
              <w:bottom w:w="50" w:type="dxa"/>
              <w:right w:w="80" w:type="dxa"/>
            </w:tcMar>
          </w:tcPr>
          <w:p w14:paraId="15C43259"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0.56</w:t>
            </w:r>
          </w:p>
        </w:tc>
        <w:tc>
          <w:tcPr>
            <w:tcW w:w="1134" w:type="dxa"/>
            <w:tcBorders>
              <w:bottom w:val="single" w:sz="4" w:space="0" w:color="auto"/>
            </w:tcBorders>
            <w:tcMar>
              <w:top w:w="50" w:type="dxa"/>
              <w:left w:w="80" w:type="dxa"/>
              <w:bottom w:w="50" w:type="dxa"/>
              <w:right w:w="80" w:type="dxa"/>
            </w:tcMar>
          </w:tcPr>
          <w:p w14:paraId="22CC47BE" w14:textId="77777777" w:rsidR="00236015" w:rsidRPr="00C3586C" w:rsidRDefault="008B0A6B" w:rsidP="00C3586C">
            <w:pPr>
              <w:spacing w:line="360" w:lineRule="auto"/>
              <w:rPr>
                <w:rFonts w:asciiTheme="minorHAnsi" w:hAnsiTheme="minorHAnsi" w:cstheme="minorHAnsi"/>
                <w:b/>
              </w:rPr>
            </w:pPr>
            <w:r>
              <w:rPr>
                <w:rFonts w:asciiTheme="minorHAnsi" w:hAnsiTheme="minorHAnsi" w:cstheme="minorHAnsi"/>
                <w:b/>
                <w:sz w:val="16"/>
                <w:szCs w:val="16"/>
              </w:rPr>
              <w:t>0.56</w:t>
            </w:r>
          </w:p>
        </w:tc>
      </w:tr>
    </w:tbl>
    <w:p w14:paraId="32041452" w14:textId="6B64F06C" w:rsidR="00236015" w:rsidRPr="00C3586C" w:rsidRDefault="008B0A6B" w:rsidP="00C3586C">
      <w:pPr>
        <w:spacing w:before="120" w:line="360" w:lineRule="auto"/>
        <w:rPr>
          <w:rFonts w:asciiTheme="minorHAnsi" w:hAnsiTheme="minorHAnsi" w:cstheme="minorHAnsi"/>
        </w:rPr>
      </w:pPr>
      <w:del w:id="3180" w:author="Stoycho Rusinov" w:date="2026-08-08T17:14:00Z">
        <w:r>
          <w:rPr>
            <w:rFonts w:asciiTheme="minorHAnsi" w:hAnsiTheme="minorHAnsi" w:cstheme="minorHAnsi"/>
            <w:b/>
            <w:bCs/>
            <w:i/>
            <w:iCs/>
          </w:rPr>
          <w:lastRenderedPageBreak/>
          <w:delText>Notes</w:delText>
        </w:r>
        <w:r>
          <w:rPr>
            <w:rFonts w:asciiTheme="minorHAnsi" w:hAnsiTheme="minorHAnsi" w:cstheme="minorHAnsi"/>
            <w:i/>
            <w:iCs/>
          </w:rPr>
          <w:delText xml:space="preserve">: </w:delText>
        </w:r>
        <w:r>
          <w:rPr>
            <w:rFonts w:asciiTheme="minorHAnsi" w:hAnsiTheme="minorHAnsi" w:cstheme="minorHAnsi"/>
          </w:rPr>
          <w:delText>Heteroskedasticity- and autocorrelation-consistent (</w:delText>
        </w:r>
      </w:del>
      <w:ins w:id="3181" w:author="Stoycho Rusinov" w:date="2026-08-08T17:14:00Z">
        <w:r>
          <w:rPr>
            <w:rFonts w:asciiTheme="minorHAnsi" w:hAnsiTheme="minorHAnsi" w:cstheme="minorHAnsi"/>
            <w:b/>
            <w:bCs/>
            <w:i/>
            <w:iCs/>
          </w:rPr>
          <w:t xml:space="preserve">Note: </w:t>
        </w:r>
      </w:ins>
      <w:r>
        <w:rPr>
          <w:rFonts w:asciiTheme="minorHAnsi" w:hAnsiTheme="minorHAnsi"/>
          <w:b/>
          <w:i/>
          <w:rPrChange w:id="3182" w:author="Stoycho Rusinov" w:date="2026-08-08T17:14:00Z">
            <w:rPr>
              <w:rFonts w:asciiTheme="minorHAnsi" w:hAnsiTheme="minorHAnsi"/>
            </w:rPr>
          </w:rPrChange>
        </w:rPr>
        <w:t>Driscoll–</w:t>
      </w:r>
      <w:proofErr w:type="spellStart"/>
      <w:r>
        <w:rPr>
          <w:rFonts w:asciiTheme="minorHAnsi" w:hAnsiTheme="minorHAnsi"/>
          <w:b/>
          <w:i/>
          <w:rPrChange w:id="3183" w:author="Stoycho Rusinov" w:date="2026-08-08T17:14:00Z">
            <w:rPr>
              <w:rFonts w:asciiTheme="minorHAnsi" w:hAnsiTheme="minorHAnsi"/>
            </w:rPr>
          </w:rPrChange>
        </w:rPr>
        <w:t>Kraay</w:t>
      </w:r>
      <w:proofErr w:type="spellEnd"/>
      <w:del w:id="3184" w:author="Stoycho Rusinov" w:date="2026-08-08T17:14:00Z">
        <w:r>
          <w:rPr>
            <w:rFonts w:asciiTheme="minorHAnsi" w:hAnsiTheme="minorHAnsi" w:cstheme="minorHAnsi"/>
          </w:rPr>
          <w:delText>)</w:delText>
        </w:r>
      </w:del>
      <w:r>
        <w:rPr>
          <w:rFonts w:asciiTheme="minorHAnsi" w:hAnsiTheme="minorHAnsi"/>
          <w:b/>
          <w:i/>
          <w:rPrChange w:id="3185" w:author="Stoycho Rusinov" w:date="2026-08-08T17:14:00Z">
            <w:rPr>
              <w:rFonts w:asciiTheme="minorHAnsi" w:hAnsiTheme="minorHAnsi"/>
            </w:rPr>
          </w:rPrChange>
        </w:rPr>
        <w:t xml:space="preserve"> standard errors </w:t>
      </w:r>
      <w:ins w:id="3186" w:author="Stoycho Rusinov" w:date="2026-08-08T17:14:00Z">
        <w:r>
          <w:rPr>
            <w:rFonts w:asciiTheme="minorHAnsi" w:hAnsiTheme="minorHAnsi" w:cstheme="minorHAnsi"/>
            <w:b/>
            <w:bCs/>
            <w:i/>
            <w:iCs/>
          </w:rPr>
          <w:t xml:space="preserve">with one lag are </w:t>
        </w:r>
      </w:ins>
      <w:r>
        <w:rPr>
          <w:rFonts w:asciiTheme="minorHAnsi" w:hAnsiTheme="minorHAnsi"/>
          <w:b/>
          <w:i/>
          <w:rPrChange w:id="3187" w:author="Stoycho Rusinov" w:date="2026-08-08T17:14:00Z">
            <w:rPr>
              <w:rFonts w:asciiTheme="minorHAnsi" w:hAnsiTheme="minorHAnsi"/>
            </w:rPr>
          </w:rPrChange>
        </w:rPr>
        <w:t>in parentheses. + p</w:t>
      </w:r>
      <w:del w:id="3188" w:author="Stoycho Rusinov" w:date="2026-08-08T17:14:00Z">
        <w:r>
          <w:rPr>
            <w:rFonts w:asciiTheme="minorHAnsi" w:hAnsiTheme="minorHAnsi" w:cstheme="minorHAnsi"/>
          </w:rPr>
          <w:delText>&lt;0</w:delText>
        </w:r>
      </w:del>
      <w:ins w:id="3189" w:author="Stoycho Rusinov" w:date="2026-08-08T17:14:00Z">
        <w:r>
          <w:rPr>
            <w:rFonts w:asciiTheme="minorHAnsi" w:hAnsiTheme="minorHAnsi" w:cstheme="minorHAnsi"/>
            <w:b/>
            <w:bCs/>
            <w:i/>
            <w:iCs/>
          </w:rPr>
          <w:t xml:space="preserve"> &lt; </w:t>
        </w:r>
      </w:ins>
      <w:r>
        <w:rPr>
          <w:rFonts w:asciiTheme="minorHAnsi" w:hAnsiTheme="minorHAnsi"/>
          <w:b/>
          <w:i/>
          <w:rPrChange w:id="3190" w:author="Stoycho Rusinov" w:date="2026-08-08T17:14:00Z">
            <w:rPr>
              <w:rFonts w:asciiTheme="minorHAnsi" w:hAnsiTheme="minorHAnsi"/>
            </w:rPr>
          </w:rPrChange>
        </w:rPr>
        <w:t>.10, * p</w:t>
      </w:r>
      <w:del w:id="3191" w:author="Stoycho Rusinov" w:date="2026-08-08T17:14:00Z">
        <w:r>
          <w:rPr>
            <w:rFonts w:asciiTheme="minorHAnsi" w:hAnsiTheme="minorHAnsi" w:cstheme="minorHAnsi"/>
          </w:rPr>
          <w:delText>&lt;0</w:delText>
        </w:r>
      </w:del>
      <w:ins w:id="3192" w:author="Stoycho Rusinov" w:date="2026-08-08T17:14:00Z">
        <w:r>
          <w:rPr>
            <w:rFonts w:asciiTheme="minorHAnsi" w:hAnsiTheme="minorHAnsi" w:cstheme="minorHAnsi"/>
            <w:b/>
            <w:bCs/>
            <w:i/>
            <w:iCs/>
          </w:rPr>
          <w:t xml:space="preserve"> &lt; </w:t>
        </w:r>
      </w:ins>
      <w:r>
        <w:rPr>
          <w:rFonts w:asciiTheme="minorHAnsi" w:hAnsiTheme="minorHAnsi"/>
          <w:b/>
          <w:i/>
          <w:rPrChange w:id="3193" w:author="Stoycho Rusinov" w:date="2026-08-08T17:14:00Z">
            <w:rPr>
              <w:rFonts w:asciiTheme="minorHAnsi" w:hAnsiTheme="minorHAnsi"/>
            </w:rPr>
          </w:rPrChange>
        </w:rPr>
        <w:t>.05, ** p</w:t>
      </w:r>
      <w:del w:id="3194" w:author="Stoycho Rusinov" w:date="2026-08-08T17:14:00Z">
        <w:r>
          <w:rPr>
            <w:rFonts w:asciiTheme="minorHAnsi" w:hAnsiTheme="minorHAnsi" w:cstheme="minorHAnsi"/>
          </w:rPr>
          <w:delText>&lt;0</w:delText>
        </w:r>
      </w:del>
      <w:ins w:id="3195" w:author="Stoycho Rusinov" w:date="2026-08-08T17:14:00Z">
        <w:r>
          <w:rPr>
            <w:rFonts w:asciiTheme="minorHAnsi" w:hAnsiTheme="minorHAnsi" w:cstheme="minorHAnsi"/>
            <w:b/>
            <w:bCs/>
            <w:i/>
            <w:iCs/>
          </w:rPr>
          <w:t xml:space="preserve"> &lt; </w:t>
        </w:r>
      </w:ins>
      <w:r>
        <w:rPr>
          <w:rFonts w:asciiTheme="minorHAnsi" w:hAnsiTheme="minorHAnsi"/>
          <w:b/>
          <w:i/>
          <w:rPrChange w:id="3196" w:author="Stoycho Rusinov" w:date="2026-08-08T17:14:00Z">
            <w:rPr>
              <w:rFonts w:asciiTheme="minorHAnsi" w:hAnsiTheme="minorHAnsi"/>
            </w:rPr>
          </w:rPrChange>
        </w:rPr>
        <w:t>.01, *** p</w:t>
      </w:r>
      <w:del w:id="3197" w:author="Stoycho Rusinov" w:date="2026-08-08T17:14:00Z">
        <w:r>
          <w:rPr>
            <w:rFonts w:asciiTheme="minorHAnsi" w:hAnsiTheme="minorHAnsi" w:cstheme="minorHAnsi"/>
          </w:rPr>
          <w:delText>&lt;0</w:delText>
        </w:r>
      </w:del>
      <w:ins w:id="3198" w:author="Stoycho Rusinov" w:date="2026-08-08T17:14:00Z">
        <w:r>
          <w:rPr>
            <w:rFonts w:asciiTheme="minorHAnsi" w:hAnsiTheme="minorHAnsi" w:cstheme="minorHAnsi"/>
            <w:b/>
            <w:bCs/>
            <w:i/>
            <w:iCs/>
          </w:rPr>
          <w:t xml:space="preserve"> &lt; </w:t>
        </w:r>
      </w:ins>
      <w:r>
        <w:rPr>
          <w:rFonts w:asciiTheme="minorHAnsi" w:hAnsiTheme="minorHAnsi"/>
          <w:b/>
          <w:i/>
          <w:rPrChange w:id="3199" w:author="Stoycho Rusinov" w:date="2026-08-08T17:14:00Z">
            <w:rPr>
              <w:rFonts w:asciiTheme="minorHAnsi" w:hAnsiTheme="minorHAnsi"/>
            </w:rPr>
          </w:rPrChange>
        </w:rPr>
        <w:t>.001.</w:t>
      </w:r>
    </w:p>
    <w:p w14:paraId="618C4C94" w14:textId="77777777" w:rsidR="005A62A4" w:rsidRPr="00C3586C" w:rsidRDefault="005A62A4" w:rsidP="00C3586C">
      <w:pPr>
        <w:spacing w:before="360" w:line="360" w:lineRule="auto"/>
        <w:rPr>
          <w:rFonts w:asciiTheme="minorHAnsi" w:hAnsiTheme="minorHAnsi" w:cstheme="minorHAnsi"/>
          <w:b/>
          <w:bCs/>
          <w:sz w:val="26"/>
          <w:szCs w:val="26"/>
        </w:rPr>
      </w:pPr>
    </w:p>
    <w:p w14:paraId="5E62ABD8" w14:textId="77777777" w:rsidR="00236015" w:rsidRPr="00C3586C" w:rsidRDefault="008B0A6B" w:rsidP="00C3586C">
      <w:pPr>
        <w:spacing w:before="360" w:line="360" w:lineRule="auto"/>
        <w:rPr>
          <w:rFonts w:asciiTheme="minorHAnsi" w:hAnsiTheme="minorHAnsi" w:cstheme="minorHAnsi"/>
        </w:rPr>
      </w:pPr>
      <w:r>
        <w:rPr>
          <w:rFonts w:asciiTheme="minorHAnsi" w:hAnsiTheme="minorHAnsi" w:cstheme="minorHAnsi"/>
          <w:b/>
          <w:bCs/>
          <w:sz w:val="26"/>
          <w:szCs w:val="26"/>
        </w:rPr>
        <w:t>References</w:t>
      </w:r>
    </w:p>
    <w:p w14:paraId="0A6774C2"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Abadie, A., &amp; </w:t>
      </w:r>
      <w:proofErr w:type="spellStart"/>
      <w:r>
        <w:rPr>
          <w:rFonts w:asciiTheme="minorHAnsi" w:hAnsiTheme="minorHAnsi" w:cstheme="minorHAnsi"/>
        </w:rPr>
        <w:t>Cattaneo</w:t>
      </w:r>
      <w:proofErr w:type="spellEnd"/>
      <w:r>
        <w:rPr>
          <w:rFonts w:asciiTheme="minorHAnsi" w:hAnsiTheme="minorHAnsi" w:cstheme="minorHAnsi"/>
        </w:rPr>
        <w:t xml:space="preserve">, M. D. (2018). Econometric methods for program evaluation. Annual Review of Economics, 10, 465–503. </w:t>
      </w:r>
      <w:hyperlink r:id="rId10" w:history="1">
        <w:r>
          <w:rPr>
            <w:rStyle w:val="Hyperlink"/>
            <w:rFonts w:asciiTheme="minorHAnsi" w:hAnsiTheme="minorHAnsi" w:cstheme="minorHAnsi"/>
          </w:rPr>
          <w:t>https://doi.org/10.1146/annurev-economics-080217-053402</w:t>
        </w:r>
      </w:hyperlink>
      <w:r>
        <w:rPr>
          <w:rFonts w:asciiTheme="minorHAnsi" w:hAnsiTheme="minorHAnsi" w:cstheme="minorHAnsi"/>
        </w:rPr>
        <w:t xml:space="preserve"> </w:t>
      </w:r>
    </w:p>
    <w:p w14:paraId="3DF6F08C"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Abadie, A., Diamond, A., &amp; </w:t>
      </w:r>
      <w:proofErr w:type="spellStart"/>
      <w:r>
        <w:rPr>
          <w:rFonts w:asciiTheme="minorHAnsi" w:hAnsiTheme="minorHAnsi" w:cstheme="minorHAnsi"/>
        </w:rPr>
        <w:t>Hainmueller</w:t>
      </w:r>
      <w:proofErr w:type="spellEnd"/>
      <w:r>
        <w:rPr>
          <w:rFonts w:asciiTheme="minorHAnsi" w:hAnsiTheme="minorHAnsi" w:cstheme="minorHAnsi"/>
        </w:rPr>
        <w:t xml:space="preserve">, J. (2010). Synthetic control methods for comparative case studies: Estimating the effect of California’s tobacco control program. Journal of the American Statistical Association, 105(490), 493–505. </w:t>
      </w:r>
      <w:hyperlink w:history="1">
        <w:r>
          <w:rPr>
            <w:rStyle w:val="Hyperlink"/>
            <w:rFonts w:asciiTheme="minorHAnsi" w:hAnsiTheme="minorHAnsi" w:cstheme="minorHAnsi"/>
          </w:rPr>
          <w:t>https://doi.org/10.1198/jasa.2009.ap08746</w:t>
        </w:r>
      </w:hyperlink>
    </w:p>
    <w:p w14:paraId="5131C997" w14:textId="77777777" w:rsidR="00236015" w:rsidRPr="00C3586C" w:rsidRDefault="00236015" w:rsidP="00C3586C">
      <w:pPr>
        <w:spacing w:line="360" w:lineRule="auto"/>
        <w:ind w:left="720" w:hanging="720"/>
        <w:rPr>
          <w:ins w:id="3200" w:author="Stoycho Rusinov" w:date="2026-08-08T17:14:00Z"/>
          <w:rFonts w:asciiTheme="minorHAnsi" w:hAnsiTheme="minorHAnsi" w:cstheme="minorHAnsi"/>
        </w:rPr>
      </w:pPr>
    </w:p>
    <w:p w14:paraId="4576FBEF"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Clifton-</w:t>
      </w:r>
      <w:proofErr w:type="spellStart"/>
      <w:r>
        <w:rPr>
          <w:rFonts w:asciiTheme="minorHAnsi" w:hAnsiTheme="minorHAnsi" w:cstheme="minorHAnsi"/>
        </w:rPr>
        <w:t>Sprigg</w:t>
      </w:r>
      <w:proofErr w:type="spellEnd"/>
      <w:r>
        <w:rPr>
          <w:rFonts w:asciiTheme="minorHAnsi" w:hAnsiTheme="minorHAnsi" w:cstheme="minorHAnsi"/>
        </w:rPr>
        <w:t xml:space="preserve">, J., Homburg, I., </w:t>
      </w:r>
      <w:proofErr w:type="spellStart"/>
      <w:r>
        <w:rPr>
          <w:rFonts w:asciiTheme="minorHAnsi" w:hAnsiTheme="minorHAnsi" w:cstheme="minorHAnsi"/>
        </w:rPr>
        <w:t>Huyghe</w:t>
      </w:r>
      <w:proofErr w:type="spellEnd"/>
      <w:r>
        <w:rPr>
          <w:rFonts w:asciiTheme="minorHAnsi" w:hAnsiTheme="minorHAnsi" w:cstheme="minorHAnsi"/>
        </w:rPr>
        <w:t xml:space="preserve">, A., &amp; </w:t>
      </w:r>
      <w:proofErr w:type="spellStart"/>
      <w:r>
        <w:rPr>
          <w:rFonts w:asciiTheme="minorHAnsi" w:hAnsiTheme="minorHAnsi" w:cstheme="minorHAnsi"/>
        </w:rPr>
        <w:t>Vujić</w:t>
      </w:r>
      <w:proofErr w:type="spellEnd"/>
      <w:r>
        <w:rPr>
          <w:rFonts w:asciiTheme="minorHAnsi" w:hAnsiTheme="minorHAnsi" w:cstheme="minorHAnsi"/>
        </w:rPr>
        <w:t>, S. (2025). International student migration: Did Brexit close the door to EU students? (IZA Discussion Paper No. 18178). IZA Institute of Labor Economics.</w:t>
      </w:r>
    </w:p>
    <w:p w14:paraId="00ABC7D6"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Driscoll, J. C., &amp; </w:t>
      </w:r>
      <w:proofErr w:type="spellStart"/>
      <w:r>
        <w:rPr>
          <w:rFonts w:asciiTheme="minorHAnsi" w:hAnsiTheme="minorHAnsi" w:cstheme="minorHAnsi"/>
        </w:rPr>
        <w:t>Kraay</w:t>
      </w:r>
      <w:proofErr w:type="spellEnd"/>
      <w:r>
        <w:rPr>
          <w:rFonts w:asciiTheme="minorHAnsi" w:hAnsiTheme="minorHAnsi" w:cstheme="minorHAnsi"/>
        </w:rPr>
        <w:t xml:space="preserve">, A. C. (1998). Consistent covariance matrix estimation with spatially dependent panel data. Review of Economics and Statistics, 80(4), 549–560. </w:t>
      </w:r>
      <w:hyperlink r:id="rId11" w:history="1">
        <w:r>
          <w:rPr>
            <w:rStyle w:val="Hyperlink"/>
            <w:rFonts w:asciiTheme="minorHAnsi" w:hAnsiTheme="minorHAnsi" w:cstheme="minorHAnsi"/>
          </w:rPr>
          <w:t>https://doi.org/10.1162/003465398557825</w:t>
        </w:r>
      </w:hyperlink>
      <w:r>
        <w:rPr>
          <w:rFonts w:asciiTheme="minorHAnsi" w:hAnsiTheme="minorHAnsi" w:cstheme="minorHAnsi"/>
        </w:rPr>
        <w:t xml:space="preserve"> </w:t>
      </w:r>
    </w:p>
    <w:p w14:paraId="591DFF35" w14:textId="77777777" w:rsidR="00236015" w:rsidRPr="00C3586C" w:rsidRDefault="008B0A6B" w:rsidP="00C3586C">
      <w:pPr>
        <w:spacing w:line="360" w:lineRule="auto"/>
        <w:ind w:left="720" w:hanging="720"/>
        <w:rPr>
          <w:rFonts w:asciiTheme="minorHAnsi" w:hAnsiTheme="minorHAnsi" w:cstheme="minorHAnsi"/>
        </w:rPr>
      </w:pPr>
      <w:proofErr w:type="spellStart"/>
      <w:r>
        <w:rPr>
          <w:rFonts w:asciiTheme="minorHAnsi" w:hAnsiTheme="minorHAnsi" w:cstheme="minorHAnsi"/>
        </w:rPr>
        <w:t>Giorgino</w:t>
      </w:r>
      <w:proofErr w:type="spellEnd"/>
      <w:r>
        <w:rPr>
          <w:rFonts w:asciiTheme="minorHAnsi" w:hAnsiTheme="minorHAnsi" w:cstheme="minorHAnsi"/>
        </w:rPr>
        <w:t xml:space="preserve">, T. (2009). Computing and visualizing dynamic time warping alignments in R: The </w:t>
      </w:r>
      <w:proofErr w:type="spellStart"/>
      <w:r>
        <w:rPr>
          <w:rFonts w:asciiTheme="minorHAnsi" w:hAnsiTheme="minorHAnsi" w:cstheme="minorHAnsi"/>
        </w:rPr>
        <w:t>dtw</w:t>
      </w:r>
      <w:proofErr w:type="spellEnd"/>
      <w:r>
        <w:rPr>
          <w:rFonts w:asciiTheme="minorHAnsi" w:hAnsiTheme="minorHAnsi" w:cstheme="minorHAnsi"/>
        </w:rPr>
        <w:t xml:space="preserve"> package. Journal of Statistical Software, 31(7), 1–24. </w:t>
      </w:r>
      <w:hyperlink w:history="1">
        <w:r>
          <w:rPr>
            <w:rStyle w:val="Hyperlink"/>
            <w:rFonts w:asciiTheme="minorHAnsi" w:hAnsiTheme="minorHAnsi" w:cstheme="minorHAnsi"/>
          </w:rPr>
          <w:t>https://doi.org/10.18637/jss.v031.i07</w:t>
        </w:r>
      </w:hyperlink>
    </w:p>
    <w:p w14:paraId="6ED4835F"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Imai, K., &amp; Kim, I. S. (2020). When should we use unit fixed effects regression models for causal inference with longitudinal data? American Journal of Political Science, 64(3), 637–658. </w:t>
      </w:r>
      <w:hyperlink r:id="rId12" w:history="1">
        <w:r>
          <w:rPr>
            <w:rStyle w:val="Hyperlink"/>
            <w:rFonts w:asciiTheme="minorHAnsi" w:hAnsiTheme="minorHAnsi" w:cstheme="minorHAnsi"/>
          </w:rPr>
          <w:t>https://doi.org/10.1111/ajps.12417</w:t>
        </w:r>
      </w:hyperlink>
      <w:r>
        <w:rPr>
          <w:rFonts w:asciiTheme="minorHAnsi" w:hAnsiTheme="minorHAnsi" w:cstheme="minorHAnsi"/>
        </w:rPr>
        <w:t xml:space="preserve"> </w:t>
      </w:r>
    </w:p>
    <w:p w14:paraId="69C0C720"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Montero-</w:t>
      </w:r>
      <w:proofErr w:type="spellStart"/>
      <w:r>
        <w:rPr>
          <w:rFonts w:asciiTheme="minorHAnsi" w:hAnsiTheme="minorHAnsi" w:cstheme="minorHAnsi"/>
        </w:rPr>
        <w:t>Manso</w:t>
      </w:r>
      <w:proofErr w:type="spellEnd"/>
      <w:r>
        <w:rPr>
          <w:rFonts w:asciiTheme="minorHAnsi" w:hAnsiTheme="minorHAnsi" w:cstheme="minorHAnsi"/>
        </w:rPr>
        <w:t xml:space="preserve">, P., &amp; Hyndman, R. J. (2021). Principles and algorithms for forecasting groups of time series: Locality and globality. International Journal of Forecasting, 37(4), 1632–1653. </w:t>
      </w:r>
      <w:hyperlink r:id="rId13" w:history="1">
        <w:r>
          <w:rPr>
            <w:rStyle w:val="Hyperlink"/>
            <w:rFonts w:asciiTheme="minorHAnsi" w:hAnsiTheme="minorHAnsi" w:cstheme="minorHAnsi"/>
          </w:rPr>
          <w:t>https://doi.org/10.1016/j.ijforecast.2021.03.004</w:t>
        </w:r>
      </w:hyperlink>
      <w:r>
        <w:rPr>
          <w:rFonts w:asciiTheme="minorHAnsi" w:hAnsiTheme="minorHAnsi" w:cstheme="minorHAnsi"/>
        </w:rPr>
        <w:t xml:space="preserve"> </w:t>
      </w:r>
    </w:p>
    <w:p w14:paraId="23A3FAF5"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Rosenbaum, P. R., &amp; Rubin, D. B. (1985). Constructing a control group using multivariate matched sampling methods that incorporate the propensity score. The American Statistician, 39(1), 33–38. </w:t>
      </w:r>
      <w:hyperlink r:id="rId14" w:history="1">
        <w:r>
          <w:rPr>
            <w:rStyle w:val="Hyperlink"/>
            <w:rFonts w:asciiTheme="minorHAnsi" w:hAnsiTheme="minorHAnsi" w:cstheme="minorHAnsi"/>
          </w:rPr>
          <w:t>https://doi.org/10.1080/00031305.1985.10479383</w:t>
        </w:r>
      </w:hyperlink>
      <w:r>
        <w:rPr>
          <w:rFonts w:asciiTheme="minorHAnsi" w:hAnsiTheme="minorHAnsi" w:cstheme="minorHAnsi"/>
        </w:rPr>
        <w:t xml:space="preserve"> </w:t>
      </w:r>
    </w:p>
    <w:p w14:paraId="64DF44CB" w14:textId="77777777" w:rsidR="00236015" w:rsidRPr="00C3586C" w:rsidRDefault="008B0A6B" w:rsidP="00C3586C">
      <w:pPr>
        <w:spacing w:line="360" w:lineRule="auto"/>
        <w:ind w:left="720" w:hanging="720"/>
        <w:rPr>
          <w:rFonts w:asciiTheme="minorHAnsi" w:hAnsiTheme="minorHAnsi" w:cstheme="minorHAnsi"/>
        </w:rPr>
      </w:pPr>
      <w:proofErr w:type="spellStart"/>
      <w:r>
        <w:rPr>
          <w:rFonts w:asciiTheme="minorHAnsi" w:hAnsiTheme="minorHAnsi" w:cstheme="minorHAnsi"/>
        </w:rPr>
        <w:t>Sakoe</w:t>
      </w:r>
      <w:proofErr w:type="spellEnd"/>
      <w:r>
        <w:rPr>
          <w:rFonts w:asciiTheme="minorHAnsi" w:hAnsiTheme="minorHAnsi" w:cstheme="minorHAnsi"/>
        </w:rPr>
        <w:t xml:space="preserve">, H., &amp; Chiba, S. (1978). Dynamic programming algorithm optimization for spoken word recognition. IEEE Transactions on Acoustics, Speech, and Signal Processing, 26(1), 43–49. </w:t>
      </w:r>
      <w:hyperlink w:history="1">
        <w:r>
          <w:rPr>
            <w:rStyle w:val="Hyperlink"/>
            <w:rFonts w:asciiTheme="minorHAnsi" w:hAnsiTheme="minorHAnsi" w:cstheme="minorHAnsi"/>
          </w:rPr>
          <w:t>https://doi.org/10.1109/TASSP.1978.1163055</w:t>
        </w:r>
      </w:hyperlink>
    </w:p>
    <w:p w14:paraId="645F1E00"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lastRenderedPageBreak/>
        <w:t xml:space="preserve">Stuart, E. A. (2010). Matching methods for causal inference: A review and a look forward. Statistical Science, 25(1), 1–21. </w:t>
      </w:r>
      <w:hyperlink r:id="rId15" w:history="1">
        <w:r>
          <w:rPr>
            <w:rStyle w:val="Hyperlink"/>
            <w:rFonts w:asciiTheme="minorHAnsi" w:hAnsiTheme="minorHAnsi" w:cstheme="minorHAnsi"/>
          </w:rPr>
          <w:t>https://doi.org/10.1214/09-STS313</w:t>
        </w:r>
      </w:hyperlink>
      <w:r>
        <w:rPr>
          <w:rFonts w:asciiTheme="minorHAnsi" w:hAnsiTheme="minorHAnsi" w:cstheme="minorHAnsi"/>
        </w:rPr>
        <w:t xml:space="preserve"> </w:t>
      </w:r>
    </w:p>
    <w:p w14:paraId="300EC250"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UK Government. (n.d.-a). Repaying your student loan: What you pay. GOV.UK. </w:t>
      </w:r>
      <w:hyperlink r:id="rId16" w:history="1">
        <w:r>
          <w:rPr>
            <w:rStyle w:val="Hyperlink"/>
            <w:rFonts w:asciiTheme="minorHAnsi" w:hAnsiTheme="minorHAnsi" w:cstheme="minorHAnsi"/>
          </w:rPr>
          <w:t>https://www.gov.uk/repaying-your-student-loan/what-you-pay</w:t>
        </w:r>
      </w:hyperlink>
      <w:r>
        <w:rPr>
          <w:rFonts w:asciiTheme="minorHAnsi" w:hAnsiTheme="minorHAnsi" w:cstheme="minorHAnsi"/>
        </w:rPr>
        <w:t xml:space="preserve">  </w:t>
      </w:r>
    </w:p>
    <w:p w14:paraId="41414883"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UK Government. (n.d.-b). When your student loan gets written off or cancelled. GOV.UK. </w:t>
      </w:r>
      <w:hyperlink r:id="rId17" w:history="1">
        <w:r>
          <w:rPr>
            <w:rStyle w:val="Hyperlink"/>
            <w:rFonts w:asciiTheme="minorHAnsi" w:hAnsiTheme="minorHAnsi" w:cstheme="minorHAnsi"/>
          </w:rPr>
          <w:t>https://www.gov.uk/repaying-your-student-loan/when-your-student-loan-gets-written-off</w:t>
        </w:r>
      </w:hyperlink>
      <w:r>
        <w:rPr>
          <w:rFonts w:asciiTheme="minorHAnsi" w:hAnsiTheme="minorHAnsi" w:cstheme="minorHAnsi"/>
        </w:rPr>
        <w:t xml:space="preserve"> </w:t>
      </w:r>
    </w:p>
    <w:p w14:paraId="00878E14" w14:textId="77777777" w:rsidR="00236015" w:rsidRPr="00C3586C" w:rsidRDefault="008B0A6B" w:rsidP="00C3586C">
      <w:pPr>
        <w:spacing w:line="360" w:lineRule="auto"/>
        <w:ind w:left="720" w:hanging="720"/>
        <w:rPr>
          <w:rFonts w:asciiTheme="minorHAnsi" w:hAnsiTheme="minorHAnsi" w:cstheme="minorHAnsi"/>
        </w:rPr>
      </w:pPr>
      <w:r>
        <w:rPr>
          <w:rFonts w:asciiTheme="minorHAnsi" w:hAnsiTheme="minorHAnsi" w:cstheme="minorHAnsi"/>
        </w:rPr>
        <w:t xml:space="preserve">UK Government. (n.d.-c). How interest is calculated (Plan 2). GOV.UK. </w:t>
      </w:r>
      <w:hyperlink r:id="rId18" w:history="1">
        <w:r>
          <w:rPr>
            <w:rStyle w:val="Hyperlink"/>
            <w:rFonts w:asciiTheme="minorHAnsi" w:hAnsiTheme="minorHAnsi" w:cstheme="minorHAnsi"/>
          </w:rPr>
          <w:t>https://www.gov.uk/guidance/how-interest-is-calculated-plan-2</w:t>
        </w:r>
      </w:hyperlink>
      <w:r>
        <w:rPr>
          <w:rFonts w:asciiTheme="minorHAnsi" w:hAnsiTheme="minorHAnsi" w:cstheme="minorHAnsi"/>
        </w:rPr>
        <w:t xml:space="preserve"> </w:t>
      </w:r>
    </w:p>
    <w:sectPr w:rsidR="00236015" w:rsidRPr="00C3586C">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004" w:author="Claude (copyedit pass)" w:date="2026-08-08T11:45:00Z" w:initials="C">
    <w:p w14:paraId="4BBAA400" w14:textId="77777777" w:rsidR="006134A9" w:rsidRDefault="000E33CA">
      <w:r>
        <w:rPr>
          <w:rStyle w:val="CommentReference"/>
        </w:rPr>
        <w:annotationRef/>
      </w:r>
      <w:r>
        <w:rPr>
          <w:color w:val="000000"/>
          <w:sz w:val="20"/>
          <w:szCs w:val="20"/>
        </w:rPr>
        <w:t>Reconciliation check: this appendix derivation reports an ATE of beta = -1.28 (-&gt; -72.19%), but the main text's headline effect is -1.109 (TWFE, ~-67%) and -1.23 (synthetic DiD, ~-71%). Please confirm which estimand this appendix figure should report so the appendix and main text agree.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BBAA4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BBAA400" w16cid:durableId="6F8AA5E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A1AEFD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49E922F1"/>
    <w:multiLevelType w:val="hybridMultilevel"/>
    <w:tmpl w:val="45A2BE4E"/>
    <w:lvl w:ilvl="0" w:tplc="62DAA2BA">
      <w:start w:val="1"/>
      <w:numFmt w:val="bullet"/>
      <w:lvlText w:val="●"/>
      <w:lvlJc w:val="left"/>
      <w:pPr>
        <w:ind w:left="720" w:hanging="360"/>
      </w:pPr>
    </w:lvl>
    <w:lvl w:ilvl="1" w:tplc="4AF2A5C0">
      <w:start w:val="1"/>
      <w:numFmt w:val="bullet"/>
      <w:lvlText w:val="○"/>
      <w:lvlJc w:val="left"/>
      <w:pPr>
        <w:ind w:left="1440" w:hanging="360"/>
      </w:pPr>
    </w:lvl>
    <w:lvl w:ilvl="2" w:tplc="4EBAA2B2">
      <w:start w:val="1"/>
      <w:numFmt w:val="bullet"/>
      <w:lvlText w:val="■"/>
      <w:lvlJc w:val="left"/>
      <w:pPr>
        <w:ind w:left="2160" w:hanging="360"/>
      </w:pPr>
    </w:lvl>
    <w:lvl w:ilvl="3" w:tplc="08005684">
      <w:start w:val="1"/>
      <w:numFmt w:val="bullet"/>
      <w:lvlText w:val="●"/>
      <w:lvlJc w:val="left"/>
      <w:pPr>
        <w:ind w:left="2880" w:hanging="360"/>
      </w:pPr>
    </w:lvl>
    <w:lvl w:ilvl="4" w:tplc="6CAEC70A">
      <w:start w:val="1"/>
      <w:numFmt w:val="bullet"/>
      <w:lvlText w:val="○"/>
      <w:lvlJc w:val="left"/>
      <w:pPr>
        <w:ind w:left="3600" w:hanging="360"/>
      </w:pPr>
    </w:lvl>
    <w:lvl w:ilvl="5" w:tplc="46E2BAAE">
      <w:start w:val="1"/>
      <w:numFmt w:val="bullet"/>
      <w:lvlText w:val="■"/>
      <w:lvlJc w:val="left"/>
      <w:pPr>
        <w:ind w:left="4320" w:hanging="360"/>
      </w:pPr>
    </w:lvl>
    <w:lvl w:ilvl="6" w:tplc="154421D0">
      <w:start w:val="1"/>
      <w:numFmt w:val="bullet"/>
      <w:lvlText w:val="●"/>
      <w:lvlJc w:val="left"/>
      <w:pPr>
        <w:ind w:left="5040" w:hanging="360"/>
      </w:pPr>
    </w:lvl>
    <w:lvl w:ilvl="7" w:tplc="82AECD46">
      <w:start w:val="1"/>
      <w:numFmt w:val="bullet"/>
      <w:lvlText w:val="●"/>
      <w:lvlJc w:val="left"/>
      <w:pPr>
        <w:ind w:left="5760" w:hanging="360"/>
      </w:pPr>
    </w:lvl>
    <w:lvl w:ilvl="8" w:tplc="B1ACB2B0">
      <w:start w:val="1"/>
      <w:numFmt w:val="bullet"/>
      <w:lvlText w:val="●"/>
      <w:lvlJc w:val="left"/>
      <w:pPr>
        <w:ind w:left="6480" w:hanging="360"/>
      </w:pPr>
    </w:lvl>
  </w:abstractNum>
  <w:abstractNum w:abstractNumId="2" w15:restartNumberingAfterBreak="0">
    <w:nsid w:val="4E7B0E0D"/>
    <w:multiLevelType w:val="hybridMultilevel"/>
    <w:tmpl w:val="7A9E6292"/>
    <w:lvl w:ilvl="0" w:tplc="E26E2AF6">
      <w:start w:val="1"/>
      <w:numFmt w:val="bullet"/>
      <w:lvlText w:val="•"/>
      <w:lvlJc w:val="left"/>
      <w:pPr>
        <w:ind w:left="720" w:hanging="360"/>
      </w:pPr>
    </w:lvl>
    <w:lvl w:ilvl="1" w:tplc="92BA84EE">
      <w:numFmt w:val="decimal"/>
      <w:lvlText w:val=""/>
      <w:lvlJc w:val="left"/>
    </w:lvl>
    <w:lvl w:ilvl="2" w:tplc="258CF1CC">
      <w:numFmt w:val="decimal"/>
      <w:lvlText w:val=""/>
      <w:lvlJc w:val="left"/>
    </w:lvl>
    <w:lvl w:ilvl="3" w:tplc="AD622310">
      <w:numFmt w:val="decimal"/>
      <w:lvlText w:val=""/>
      <w:lvlJc w:val="left"/>
    </w:lvl>
    <w:lvl w:ilvl="4" w:tplc="7AFC8AFA">
      <w:numFmt w:val="decimal"/>
      <w:lvlText w:val=""/>
      <w:lvlJc w:val="left"/>
    </w:lvl>
    <w:lvl w:ilvl="5" w:tplc="3CDEA474">
      <w:numFmt w:val="decimal"/>
      <w:lvlText w:val=""/>
      <w:lvlJc w:val="left"/>
    </w:lvl>
    <w:lvl w:ilvl="6" w:tplc="8822ECC0">
      <w:numFmt w:val="decimal"/>
      <w:lvlText w:val=""/>
      <w:lvlJc w:val="left"/>
    </w:lvl>
    <w:lvl w:ilvl="7" w:tplc="33523A20">
      <w:numFmt w:val="decimal"/>
      <w:lvlText w:val=""/>
      <w:lvlJc w:val="left"/>
    </w:lvl>
    <w:lvl w:ilvl="8" w:tplc="5D0E5C28">
      <w:numFmt w:val="decimal"/>
      <w:lvlText w:val=""/>
      <w:lvlJc w:val="left"/>
    </w:lvl>
  </w:abstractNum>
  <w:num w:numId="1">
    <w:abstractNumId w:val="1"/>
    <w:lvlOverride w:ilvl="0">
      <w:startOverride w:val="1"/>
    </w:lvlOverride>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oycho Rusinov">
    <w15:presenceInfo w15:providerId="AD" w15:userId="S-1-5-21-969689788-1387863149-4200522736-18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015"/>
    <w:rsid w:val="000A19E0"/>
    <w:rsid w:val="000E33CA"/>
    <w:rsid w:val="001F394D"/>
    <w:rsid w:val="00236015"/>
    <w:rsid w:val="00382665"/>
    <w:rsid w:val="005063A7"/>
    <w:rsid w:val="005A62A4"/>
    <w:rsid w:val="005F5BF3"/>
    <w:rsid w:val="006134A9"/>
    <w:rsid w:val="00683078"/>
    <w:rsid w:val="00816EB1"/>
    <w:rsid w:val="00875DA6"/>
    <w:rsid w:val="008B0A6B"/>
    <w:rsid w:val="00B314A3"/>
    <w:rsid w:val="00B82976"/>
    <w:rsid w:val="00B97FC2"/>
    <w:rsid w:val="00BE47EC"/>
    <w:rsid w:val="00C3586C"/>
    <w:rsid w:val="00D22D75"/>
    <w:rsid w:val="00DD0CCB"/>
    <w:rsid w:val="00E806B3"/>
    <w:rsid w:val="00F97494"/>
    <w:rsid w:val="00FD5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E041B"/>
  <w15:docId w15:val="{DE31D402-0932-412D-83AD-506C15FB5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i/>
      <w:iCs/>
      <w:sz w:val="28"/>
      <w:szCs w:val="28"/>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B0A6B"/>
    <w:rPr>
      <w:color w:val="605E5C"/>
      <w:shd w:val="clear" w:color="auto" w:fill="E1DFDD"/>
    </w:rPr>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character" w:customStyle="1" w:styleId="SectionNumber">
    <w:name w:val="Section Number"/>
  </w:style>
  <w:style w:type="character" w:customStyle="1" w:styleId="VerbatimChar">
    <w:name w:val="Verbatim Char"/>
    <w:rPr>
      <w:rFonts w:ascii="Consolas" w:hAnsi="Consolas"/>
      <w:sz w:val="22"/>
    </w:rPr>
  </w:style>
  <w:style w:type="character" w:styleId="PlaceholderText">
    <w:name w:val="Placeholder Text"/>
    <w:basedOn w:val="DefaultParagraphFont"/>
    <w:uiPriority w:val="99"/>
    <w:semiHidden/>
    <w:rsid w:val="00C3586C"/>
    <w:rPr>
      <w:color w:val="808080"/>
    </w:rPr>
  </w:style>
  <w:style w:type="character" w:styleId="CommentReference">
    <w:name w:val="annotation reference"/>
    <w:basedOn w:val="DefaultParagraphFont"/>
    <w:uiPriority w:val="99"/>
    <w:semiHidden/>
    <w:unhideWhenUsed/>
    <w:rsid w:val="00E806B3"/>
    <w:rPr>
      <w:sz w:val="16"/>
      <w:szCs w:val="16"/>
    </w:rPr>
  </w:style>
  <w:style w:type="paragraph" w:styleId="CommentText">
    <w:name w:val="annotation text"/>
    <w:basedOn w:val="Normal"/>
    <w:link w:val="CommentTextChar"/>
    <w:uiPriority w:val="99"/>
    <w:semiHidden/>
    <w:unhideWhenUsed/>
    <w:rsid w:val="00E806B3"/>
    <w:rPr>
      <w:sz w:val="20"/>
      <w:szCs w:val="20"/>
    </w:rPr>
  </w:style>
  <w:style w:type="character" w:customStyle="1" w:styleId="CommentTextChar">
    <w:name w:val="Comment Text Char"/>
    <w:basedOn w:val="DefaultParagraphFont"/>
    <w:link w:val="CommentText"/>
    <w:uiPriority w:val="99"/>
    <w:semiHidden/>
    <w:rsid w:val="00E806B3"/>
    <w:rPr>
      <w:sz w:val="20"/>
      <w:szCs w:val="20"/>
    </w:rPr>
  </w:style>
  <w:style w:type="paragraph" w:styleId="CommentSubject">
    <w:name w:val="annotation subject"/>
    <w:basedOn w:val="CommentText"/>
    <w:next w:val="CommentText"/>
    <w:link w:val="CommentSubjectChar"/>
    <w:uiPriority w:val="99"/>
    <w:semiHidden/>
    <w:unhideWhenUsed/>
    <w:rsid w:val="00E806B3"/>
    <w:rPr>
      <w:b/>
      <w:bCs/>
    </w:rPr>
  </w:style>
  <w:style w:type="character" w:customStyle="1" w:styleId="CommentSubjectChar">
    <w:name w:val="Comment Subject Char"/>
    <w:basedOn w:val="CommentTextChar"/>
    <w:link w:val="CommentSubject"/>
    <w:uiPriority w:val="99"/>
    <w:semiHidden/>
    <w:rsid w:val="00E806B3"/>
    <w:rPr>
      <w:b/>
      <w:bCs/>
      <w:sz w:val="20"/>
      <w:szCs w:val="20"/>
    </w:rPr>
  </w:style>
  <w:style w:type="paragraph" w:styleId="BalloonText">
    <w:name w:val="Balloon Text"/>
    <w:basedOn w:val="Normal"/>
    <w:link w:val="BalloonTextChar"/>
    <w:uiPriority w:val="99"/>
    <w:semiHidden/>
    <w:unhideWhenUsed/>
    <w:rsid w:val="00E806B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06B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6783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doi.org/10.1016/j.ijforecast.2021.03.004" TargetMode="External"/><Relationship Id="rId18" Type="http://schemas.openxmlformats.org/officeDocument/2006/relationships/hyperlink" Target="https://www.gov.uk/guidance/how-interest-is-calculated-plan-2" TargetMode="External"/><Relationship Id="rId3" Type="http://schemas.openxmlformats.org/officeDocument/2006/relationships/styles" Target="styles.xml"/><Relationship Id="rId21"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hyperlink" Target="https://doi.org/10.1111/ajps.12417" TargetMode="External"/><Relationship Id="rId17" Type="http://schemas.openxmlformats.org/officeDocument/2006/relationships/hyperlink" Target="https://www.gov.uk/repaying-your-student-loan/when-your-student-loan-gets-written-off" TargetMode="External"/><Relationship Id="rId2" Type="http://schemas.openxmlformats.org/officeDocument/2006/relationships/numbering" Target="numbering.xml"/><Relationship Id="rId16" Type="http://schemas.openxmlformats.org/officeDocument/2006/relationships/hyperlink" Target="https://www.gov.uk/repaying-your-student-loan/what-you-pay"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doi.org/10.1162/003465398557825" TargetMode="External"/><Relationship Id="rId5" Type="http://schemas.openxmlformats.org/officeDocument/2006/relationships/webSettings" Target="webSettings.xml"/><Relationship Id="rId15" Type="http://schemas.openxmlformats.org/officeDocument/2006/relationships/hyperlink" Target="https://doi.org/10.1214/09-STS313" TargetMode="External"/><Relationship Id="rId10" Type="http://schemas.openxmlformats.org/officeDocument/2006/relationships/hyperlink" Target="https://doi.org/10.1146/annurev-economics-080217-053402"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080/00031305.1985.104793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FEB36-DAAE-4593-9CCA-9E78CFF5B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12</Pages>
  <Words>4641</Words>
  <Characters>26454</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Online appendix</vt:lpstr>
    </vt:vector>
  </TitlesOfParts>
  <Company/>
  <LinksUpToDate>false</LinksUpToDate>
  <CharactersWithSpaces>31033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appendix</dc:title>
  <dc:creator>Claude</dc:creator>
  <cp:lastModifiedBy>Stoycho Rusinov</cp:lastModifiedBy>
  <cp:revision>1</cp:revision>
  <dcterms:created xsi:type="dcterms:W3CDTF">2026-05-10T20:11:00Z</dcterms:created>
  <dcterms:modified xsi:type="dcterms:W3CDTF">2026-08-08T14:16:00Z</dcterms:modified>
</cp:coreProperties>
</file>