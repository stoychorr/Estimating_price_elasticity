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07CBE" w14:textId="77777777" w:rsidR="00D86F9C" w:rsidRDefault="00000000">
      <w:pPr>
        <w:spacing w:before="480" w:after="160"/>
        <w:jc w:val="center"/>
      </w:pPr>
      <w:r>
        <w:rPr>
          <w:rFonts w:eastAsia="Times New Roman" w:cs="Times New Roman"/>
          <w:b/>
          <w:color w:val="000000"/>
          <w:sz w:val="32"/>
        </w:rPr>
        <w:t>The Brexit Tuition Shock and the Price Elasticity of International Students</w:t>
      </w:r>
    </w:p>
    <w:p w14:paraId="7C7E58F1" w14:textId="77777777" w:rsidR="00D86F9C" w:rsidRDefault="00000000">
      <w:pPr>
        <w:spacing w:after="240"/>
        <w:jc w:val="center"/>
      </w:pPr>
      <w:r>
        <w:rPr>
          <w:rFonts w:eastAsia="Times New Roman" w:cs="Times New Roman"/>
          <w:i/>
          <w:color w:val="000000"/>
          <w:sz w:val="26"/>
        </w:rPr>
        <w:t>Evidence from a Natural Experiment</w:t>
      </w:r>
    </w:p>
    <w:p w14:paraId="1627002D" w14:textId="77777777" w:rsidR="00D86F9C" w:rsidRDefault="00000000">
      <w:pPr>
        <w:spacing w:after="120"/>
        <w:jc w:val="center"/>
      </w:pPr>
      <w:r>
        <w:rPr>
          <w:rFonts w:eastAsia="Times New Roman" w:cs="Times New Roman"/>
          <w:b/>
          <w:color w:val="000000"/>
          <w:sz w:val="24"/>
        </w:rPr>
        <w:t>Online appendix</w:t>
      </w:r>
    </w:p>
    <w:p w14:paraId="713E841A" w14:textId="77777777" w:rsidR="00D86F9C" w:rsidRDefault="00000000">
      <w:pPr>
        <w:spacing w:after="360"/>
        <w:jc w:val="center"/>
      </w:pPr>
      <w:r>
        <w:rPr>
          <w:rFonts w:eastAsia="Times New Roman" w:cs="Times New Roman"/>
          <w:color w:val="000000"/>
        </w:rPr>
        <w:t>Stoycho Rusinov and James Rafiki Aketch</w:t>
      </w:r>
    </w:p>
    <w:p w14:paraId="065EDDC6" w14:textId="77777777" w:rsidR="00D86F9C" w:rsidRDefault="00000000">
      <w:pPr>
        <w:pStyle w:val="Heading1"/>
      </w:pPr>
      <w:r>
        <w:t>A1. Control-group construction</w:t>
      </w:r>
    </w:p>
    <w:p w14:paraId="006E9FDE" w14:textId="77777777" w:rsidR="00D86F9C" w:rsidRDefault="00000000">
      <w:pPr>
        <w:ind w:firstLine="360"/>
        <w:jc w:val="both"/>
      </w:pPr>
      <w:r>
        <w:rPr>
          <w:rFonts w:eastAsia="Times New Roman" w:cs="Times New Roman"/>
          <w:color w:val="000000"/>
        </w:rPr>
        <w:t>The analysis uses UCAS applicant counts by origin country and application cycle. Treated origins are European Union countries excluding Ireland, and candidate donors are non-EU origins. For each country c, the outcome is the natural logarithm of the applicant count. The pre-reform window covers 2014-2020 and contains seven observations per country.</w:t>
      </w:r>
    </w:p>
    <w:p w14:paraId="2EF7BE33" w14:textId="77777777" w:rsidR="00D86F9C" w:rsidRDefault="00000000">
      <w:pPr>
        <w:keepLines/>
        <w:spacing w:before="60" w:after="120"/>
        <w:jc w:val="center"/>
      </w:pPr>
      <w:r>
        <w:rPr>
          <w:rFonts w:eastAsia="Times New Roman" w:cs="Times New Roman"/>
          <w:i/>
          <w:color w:val="000000"/>
        </w:rPr>
        <w:t>Y</w:t>
      </w:r>
      <w:r>
        <w:rPr>
          <w:rFonts w:eastAsia="Times New Roman" w:cs="Times New Roman"/>
          <w:i/>
          <w:color w:val="000000"/>
          <w:vertAlign w:val="subscript"/>
        </w:rPr>
        <w:t>ct</w:t>
      </w:r>
      <w:r>
        <w:rPr>
          <w:rFonts w:eastAsia="Times New Roman" w:cs="Times New Roman"/>
          <w:i/>
          <w:color w:val="000000"/>
        </w:rPr>
        <w:t xml:space="preserve"> = ln(App</w:t>
      </w:r>
      <w:r>
        <w:rPr>
          <w:rFonts w:eastAsia="Times New Roman" w:cs="Times New Roman"/>
          <w:i/>
          <w:color w:val="000000"/>
          <w:vertAlign w:val="subscript"/>
        </w:rPr>
        <w:t>ct</w:t>
      </w:r>
      <w:r>
        <w:rPr>
          <w:rFonts w:eastAsia="Times New Roman" w:cs="Times New Roman"/>
          <w:i/>
          <w:color w:val="000000"/>
        </w:rPr>
        <w:t>)</w:t>
      </w:r>
    </w:p>
    <w:p w14:paraId="714866FE" w14:textId="77777777" w:rsidR="00D86F9C" w:rsidRDefault="00000000">
      <w:pPr>
        <w:ind w:firstLine="360"/>
        <w:jc w:val="both"/>
      </w:pPr>
      <w:r>
        <w:rPr>
          <w:rFonts w:eastAsia="Times New Roman" w:cs="Times New Roman"/>
          <w:color w:val="000000"/>
        </w:rPr>
        <w:t>Donors are selected on the shape of the pre-reform trajectory instead of the level of applications. Each logged series is standardized within country over 2014-2020. Pairwise Euclidean distances are then calculated between the standardized paths, and every treated origin is matched to the three non-EU paths with the smallest distances. This step removes the mechanical influence of market size while retaining the timing and direction of pre-reform movements.</w:t>
      </w:r>
    </w:p>
    <w:p w14:paraId="01A41A06" w14:textId="77777777" w:rsidR="00D86F9C" w:rsidRDefault="00000000">
      <w:pPr>
        <w:keepLines/>
        <w:spacing w:before="60" w:after="120"/>
        <w:jc w:val="center"/>
      </w:pPr>
      <w:r>
        <w:rPr>
          <w:rFonts w:eastAsia="Times New Roman" w:cs="Times New Roman"/>
          <w:i/>
          <w:color w:val="000000"/>
        </w:rPr>
        <w:t>z</w:t>
      </w:r>
      <w:r>
        <w:rPr>
          <w:rFonts w:eastAsia="Times New Roman" w:cs="Times New Roman"/>
          <w:i/>
          <w:color w:val="000000"/>
          <w:vertAlign w:val="subscript"/>
        </w:rPr>
        <w:t>ct</w:t>
      </w:r>
      <w:r>
        <w:rPr>
          <w:rFonts w:eastAsia="Times New Roman" w:cs="Times New Roman"/>
          <w:i/>
          <w:color w:val="000000"/>
        </w:rPr>
        <w:t xml:space="preserve"> = (Y</w:t>
      </w:r>
      <w:r>
        <w:rPr>
          <w:rFonts w:eastAsia="Times New Roman" w:cs="Times New Roman"/>
          <w:i/>
          <w:color w:val="000000"/>
          <w:vertAlign w:val="subscript"/>
        </w:rPr>
        <w:t>ct</w:t>
      </w:r>
      <w:r>
        <w:rPr>
          <w:rFonts w:eastAsia="Times New Roman" w:cs="Times New Roman"/>
          <w:i/>
          <w:color w:val="000000"/>
        </w:rPr>
        <w:t xml:space="preserve"> - mean</w:t>
      </w:r>
      <w:r>
        <w:rPr>
          <w:rFonts w:eastAsia="Times New Roman" w:cs="Times New Roman"/>
          <w:i/>
          <w:color w:val="000000"/>
          <w:vertAlign w:val="subscript"/>
        </w:rPr>
        <w:t>c</w:t>
      </w:r>
      <w:r>
        <w:rPr>
          <w:rFonts w:eastAsia="Times New Roman" w:cs="Times New Roman"/>
          <w:i/>
          <w:color w:val="000000"/>
        </w:rPr>
        <w:t>) / s</w:t>
      </w:r>
      <w:r>
        <w:rPr>
          <w:rFonts w:eastAsia="Times New Roman" w:cs="Times New Roman"/>
          <w:i/>
          <w:color w:val="000000"/>
          <w:vertAlign w:val="subscript"/>
        </w:rPr>
        <w:t>c</w:t>
      </w:r>
    </w:p>
    <w:p w14:paraId="0F86F7BA" w14:textId="77777777" w:rsidR="00D86F9C" w:rsidRDefault="00000000">
      <w:pPr>
        <w:ind w:firstLine="360"/>
        <w:jc w:val="both"/>
      </w:pPr>
      <w:r>
        <w:rPr>
          <w:rFonts w:eastAsia="Times New Roman" w:cs="Times New Roman"/>
          <w:color w:val="000000"/>
        </w:rPr>
        <w:t>After donor selection, estimation returns to logged levels. For each treated origin j, nonnegative donor weights that sum to one minimize pre-reform squared prediction error. Country-specific weights are set to zero outside the relevant three-country pool, averaged across the 26 treated origins, and normalized. The final normalization changes the weights only up to floating-point precision. The procedure follows the synthetic-control principle of choosing a transparent weighted comparison path before estimating post-reform effects (Abadie et al., 2010; Abadie &amp; Cattaneo, 2018).</w:t>
      </w:r>
    </w:p>
    <w:p w14:paraId="47DA601B" w14:textId="77777777" w:rsidR="00D86F9C" w:rsidRDefault="00000000">
      <w:pPr>
        <w:ind w:firstLine="360"/>
        <w:jc w:val="both"/>
      </w:pPr>
      <w:r>
        <w:rPr>
          <w:rFonts w:eastAsia="Times New Roman" w:cs="Times New Roman"/>
          <w:color w:val="000000"/>
        </w:rPr>
        <w:t>The resulting global donor weights enter the saturated difference-in-differences regression as fixed observation weights. Treated observations receive unit weight, and donor weights are multiplied by 26 so that the treated and control sides carry equal total weight. The specification includes country and cycle fixed effects and the time-varying controls described in the manuscript. Donor selection and weighting use only pre-treatment outcomes.</w:t>
      </w:r>
    </w:p>
    <w:p w14:paraId="1FA5C05E" w14:textId="77777777" w:rsidR="00D86F9C" w:rsidRDefault="00000000">
      <w:pPr>
        <w:pStyle w:val="Heading1"/>
      </w:pPr>
      <w:r>
        <w:t>A2. From post-reform effects to price elasticities</w:t>
      </w:r>
    </w:p>
    <w:p w14:paraId="4B23DEEE" w14:textId="77777777" w:rsidR="00B73337" w:rsidRPr="00C3586C" w:rsidRDefault="00B73337" w:rsidP="00B73337">
      <w:pPr>
        <w:spacing w:line="360" w:lineRule="auto"/>
        <w:rPr>
          <w:del w:id="0" w:author="Stoycho Rusinov" w:date="2026-08-08T17:14:00Z"/>
          <w:rFonts w:asciiTheme="minorHAnsi" w:hAnsiTheme="minorHAnsi" w:cstheme="minorHAnsi"/>
        </w:rPr>
      </w:pPr>
      <w:r>
        <w:rPr>
          <w:rFonts w:asciiTheme="minorHAnsi" w:hAnsiTheme="minorHAnsi" w:cstheme="minorHAnsi"/>
        </w:rPr>
        <w:t xml:space="preserve">Clifton-Sprigg et al. (2025) </w:t>
      </w:r>
      <w:del w:id="1" w:author="Stoycho Rusinov" w:date="2026-08-08T17:14:00Z">
        <w:r>
          <w:rPr>
            <w:rFonts w:asciiTheme="minorHAnsi" w:hAnsiTheme="minorHAnsi" w:cstheme="minorHAnsi"/>
          </w:rPr>
          <w:delText xml:space="preserve">use the ATE in synthetic DiD to estimate the average collapse in applicant numbers for higher education in the UK and </w:delText>
        </w:r>
      </w:del>
      <w:r>
        <w:rPr>
          <w:rFonts w:asciiTheme="minorHAnsi" w:hAnsiTheme="minorHAnsi" w:cstheme="minorHAnsi"/>
        </w:rPr>
        <w:t xml:space="preserve">derive a mechanical elasticity from </w:t>
      </w:r>
      <w:del w:id="2" w:author="Stoycho Rusinov" w:date="2026-08-08T17:14:00Z">
        <w:r>
          <w:rPr>
            <w:rFonts w:asciiTheme="minorHAnsi" w:hAnsiTheme="minorHAnsi" w:cstheme="minorHAnsi"/>
          </w:rPr>
          <w:delText xml:space="preserve">that estimate. Their approach, however, lacks a robust theoretical foundation for the elasticity coefficients. In particular, no functional form or </w:delText>
        </w:r>
      </w:del>
      <w:ins w:id="3" w:author="Stoycho Rusinov" w:date="2026-08-08T17:14:00Z">
        <w:r>
          <w:rPr>
            <w:rFonts w:asciiTheme="minorHAnsi" w:hAnsiTheme="minorHAnsi" w:cstheme="minorHAnsi"/>
          </w:rPr>
          <w:t>a synthetic-</w:t>
        </w:r>
        <w:proofErr w:type="spellStart"/>
        <w:r>
          <w:rPr>
            <w:rFonts w:asciiTheme="minorHAnsi" w:hAnsiTheme="minorHAnsi" w:cstheme="minorHAnsi"/>
          </w:rPr>
          <w:t>DiD</w:t>
        </w:r>
        <w:proofErr w:type="spellEnd"/>
        <w:r>
          <w:rPr>
            <w:rFonts w:asciiTheme="minorHAnsi" w:hAnsiTheme="minorHAnsi" w:cstheme="minorHAnsi"/>
          </w:rPr>
          <w:t xml:space="preserve"> average treatment effect. To state the </w:t>
        </w:r>
      </w:ins>
      <w:r>
        <w:rPr>
          <w:rFonts w:asciiTheme="minorHAnsi" w:hAnsiTheme="minorHAnsi" w:cstheme="minorHAnsi"/>
        </w:rPr>
        <w:t xml:space="preserve">structural </w:t>
      </w:r>
      <w:del w:id="4" w:author="Stoycho Rusinov" w:date="2026-08-08T17:14:00Z">
        <w:r>
          <w:rPr>
            <w:rFonts w:asciiTheme="minorHAnsi" w:hAnsiTheme="minorHAnsi" w:cstheme="minorHAnsi"/>
          </w:rPr>
          <w:delText>assumption is invoked to ensure that the implied elasticity is interpretable as a true demand-side parameter. Their design also abstracts from the heterogeneity in demand elasticity across affected EU countries, a limitation we address directly.</w:delText>
        </w:r>
      </w:del>
    </w:p>
    <w:p w14:paraId="3A2C2954" w14:textId="77777777" w:rsidR="00B73337" w:rsidRPr="00C3586C" w:rsidRDefault="00B73337" w:rsidP="00B73337">
      <w:pPr>
        <w:spacing w:line="360" w:lineRule="auto"/>
        <w:rPr>
          <w:rFonts w:asciiTheme="minorHAnsi" w:hAnsiTheme="minorHAnsi" w:cstheme="minorHAnsi"/>
        </w:rPr>
        <w:pPrChange w:id="5" w:author="Stoycho Rusinov" w:date="2026-08-08T17:14:00Z">
          <w:pPr>
            <w:spacing w:line="360" w:lineRule="auto"/>
            <w:ind w:firstLine="720"/>
          </w:pPr>
        </w:pPrChange>
      </w:pPr>
      <w:del w:id="6" w:author="Stoycho Rusinov" w:date="2026-08-08T17:14:00Z">
        <w:r>
          <w:rPr>
            <w:rFonts w:asciiTheme="minorHAnsi" w:hAnsiTheme="minorHAnsi" w:cstheme="minorHAnsi"/>
          </w:rPr>
          <w:delText>To derive demand elasticities theoretically from a DiD (or DiD-adjacent) design</w:delText>
        </w:r>
      </w:del>
      <w:ins w:id="7" w:author="Stoycho Rusinov" w:date="2026-08-08T17:14:00Z">
        <w:r>
          <w:rPr>
            <w:rFonts w:asciiTheme="minorHAnsi" w:hAnsiTheme="minorHAnsi" w:cstheme="minorHAnsi"/>
          </w:rPr>
          <w:t>assumptions needed for the present transformation</w:t>
        </w:r>
      </w:ins>
      <w:r>
        <w:rPr>
          <w:rFonts w:asciiTheme="minorHAnsi" w:hAnsiTheme="minorHAnsi" w:cstheme="minorHAnsi"/>
        </w:rPr>
        <w:t xml:space="preserve">, consider a segmented </w:t>
      </w:r>
      <w:ins w:id="8" w:author="Stoycho Rusinov" w:date="2026-08-08T17:14:00Z">
        <w:r>
          <w:rPr>
            <w:rFonts w:asciiTheme="minorHAnsi" w:hAnsiTheme="minorHAnsi" w:cstheme="minorHAnsi"/>
          </w:rPr>
          <w:t xml:space="preserve">constant-elasticity </w:t>
        </w:r>
      </w:ins>
      <w:r>
        <w:rPr>
          <w:rFonts w:asciiTheme="minorHAnsi" w:hAnsiTheme="minorHAnsi" w:cstheme="minorHAnsi"/>
        </w:rPr>
        <w:t xml:space="preserve">demand system indexed by origin </w:t>
      </w:r>
      <w:del w:id="9" w:author="Stoycho Rusinov" w:date="2026-08-08T17:14:00Z">
        <w:r>
          <w:rPr>
            <w:rFonts w:asciiTheme="minorHAnsi" w:hAnsiTheme="minorHAnsi" w:cstheme="minorHAnsi"/>
          </w:rPr>
          <w:delText xml:space="preserve">country </w:delText>
        </w:r>
      </w:del>
      <m:oMath>
        <m:r>
          <w:del w:id="10" w:author="Stoycho Rusinov" w:date="2026-08-08T17:14:00Z">
            <w:rPr>
              <w:rFonts w:ascii="Cambria Math" w:hAnsi="Cambria Math" w:cstheme="minorHAnsi"/>
            </w:rPr>
            <m:t>j</m:t>
          </w:del>
        </m:r>
      </m:oMath>
      <w:ins w:id="11" w:author="Stoycho Rusinov" w:date="2026-08-08T17:14:00Z">
        <w:r>
          <w:rPr>
            <w:rFonts w:asciiTheme="minorHAnsi" w:hAnsiTheme="minorHAnsi" w:cstheme="minorHAnsi"/>
          </w:rPr>
          <w:t>j</w:t>
        </w:r>
      </w:ins>
      <w:r>
        <w:rPr>
          <w:rFonts w:asciiTheme="minorHAnsi" w:hAnsiTheme="minorHAnsi" w:cstheme="minorHAnsi"/>
        </w:rPr>
        <w:t xml:space="preserve"> and year </w:t>
      </w:r>
      <m:oMath>
        <m:r>
          <w:del w:id="12" w:author="Stoycho Rusinov" w:date="2026-08-08T17:14:00Z">
            <w:rPr>
              <w:rFonts w:ascii="Cambria Math" w:hAnsi="Cambria Math" w:cstheme="minorHAnsi"/>
            </w:rPr>
            <m:t>t</m:t>
          </w:del>
        </m:r>
      </m:oMath>
      <w:del w:id="13" w:author="Stoycho Rusinov" w:date="2026-08-08T17:14:00Z">
        <w:r>
          <w:rPr>
            <w:rFonts w:asciiTheme="minorHAnsi" w:hAnsiTheme="minorHAnsi" w:cstheme="minorHAnsi"/>
          </w:rPr>
          <w:delText xml:space="preserve">. Let </w:delText>
        </w:r>
      </w:del>
      <m:oMath>
        <m:sSub>
          <m:sSubPr>
            <m:ctrlPr>
              <w:del w:id="14" w:author="Stoycho Rusinov" w:date="2026-08-08T17:14:00Z">
                <w:rPr>
                  <w:rFonts w:ascii="Cambria Math" w:hAnsi="Cambria Math" w:cstheme="minorHAnsi"/>
                </w:rPr>
              </w:del>
            </m:ctrlPr>
          </m:sSubPr>
          <m:e>
            <m:r>
              <w:del w:id="15" w:author="Stoycho Rusinov" w:date="2026-08-08T17:14:00Z">
                <w:rPr>
                  <w:rFonts w:ascii="Cambria Math" w:hAnsi="Cambria Math" w:cstheme="minorHAnsi"/>
                </w:rPr>
                <m:t>Q</m:t>
              </w:del>
            </m:r>
          </m:e>
          <m:sub>
            <m:r>
              <w:del w:id="16" w:author="Stoycho Rusinov" w:date="2026-08-08T17:14:00Z">
                <w:rPr>
                  <w:rFonts w:ascii="Cambria Math" w:hAnsi="Cambria Math" w:cstheme="minorHAnsi"/>
                </w:rPr>
                <m:t>j,t</m:t>
              </w:del>
            </m:r>
          </m:sub>
        </m:sSub>
      </m:oMath>
      <w:del w:id="17" w:author="Stoycho Rusinov" w:date="2026-08-08T17:14:00Z">
        <w:r>
          <w:rPr>
            <w:rFonts w:asciiTheme="minorHAnsi" w:hAnsiTheme="minorHAnsi" w:cstheme="minorHAnsi"/>
          </w:rPr>
          <w:delText xml:space="preserve"> denote the applicant count from country </w:delText>
        </w:r>
      </w:del>
      <m:oMath>
        <m:r>
          <w:del w:id="18" w:author="Stoycho Rusinov" w:date="2026-08-08T17:14:00Z">
            <w:rPr>
              <w:rFonts w:ascii="Cambria Math" w:hAnsi="Cambria Math" w:cstheme="minorHAnsi"/>
            </w:rPr>
            <m:t>j</m:t>
          </w:del>
        </m:r>
      </m:oMath>
      <w:del w:id="19" w:author="Stoycho Rusinov" w:date="2026-08-08T17:14:00Z">
        <w:r>
          <w:rPr>
            <w:rFonts w:asciiTheme="minorHAnsi" w:hAnsiTheme="minorHAnsi" w:cstheme="minorHAnsi"/>
          </w:rPr>
          <w:delText xml:space="preserve"> to UK universities, and </w:delText>
        </w:r>
      </w:del>
      <m:oMath>
        <m:sSub>
          <m:sSubPr>
            <m:ctrlPr>
              <w:del w:id="20" w:author="Stoycho Rusinov" w:date="2026-08-08T17:14:00Z">
                <w:rPr>
                  <w:rFonts w:ascii="Cambria Math" w:hAnsi="Cambria Math" w:cstheme="minorHAnsi"/>
                </w:rPr>
              </w:del>
            </m:ctrlPr>
          </m:sSubPr>
          <m:e>
            <m:r>
              <w:del w:id="21" w:author="Stoycho Rusinov" w:date="2026-08-08T17:14:00Z">
                <w:rPr>
                  <w:rFonts w:ascii="Cambria Math" w:hAnsi="Cambria Math" w:cstheme="minorHAnsi"/>
                </w:rPr>
                <m:t>P</m:t>
              </w:del>
            </m:r>
          </m:e>
          <m:sub>
            <m:r>
              <w:del w:id="22" w:author="Stoycho Rusinov" w:date="2026-08-08T17:14:00Z">
                <w:rPr>
                  <w:rFonts w:ascii="Cambria Math" w:hAnsi="Cambria Math" w:cstheme="minorHAnsi"/>
                </w:rPr>
                <m:t>j,t</m:t>
              </w:del>
            </m:r>
          </m:sub>
        </m:sSub>
      </m:oMath>
      <w:del w:id="23" w:author="Stoycho Rusinov" w:date="2026-08-08T17:14:00Z">
        <w:r>
          <w:rPr>
            <w:rFonts w:asciiTheme="minorHAnsi" w:hAnsiTheme="minorHAnsi" w:cstheme="minorHAnsi"/>
          </w:rPr>
          <w:delText xml:space="preserve"> the effective tuition price faced by students from </w:delText>
        </w:r>
      </w:del>
      <m:oMath>
        <m:r>
          <w:del w:id="24" w:author="Stoycho Rusinov" w:date="2026-08-08T17:14:00Z">
            <w:rPr>
              <w:rFonts w:ascii="Cambria Math" w:hAnsi="Cambria Math" w:cstheme="minorHAnsi"/>
            </w:rPr>
            <m:t>j</m:t>
          </w:del>
        </m:r>
      </m:oMath>
      <w:del w:id="25" w:author="Stoycho Rusinov" w:date="2026-08-08T17:14:00Z">
        <w:r>
          <w:rPr>
            <w:rFonts w:asciiTheme="minorHAnsi" w:hAnsiTheme="minorHAnsi" w:cstheme="minorHAnsi"/>
          </w:rPr>
          <w:delText>. A standard log–linear (constant-elasticity) demand specification with heterogeneous elasticities can be written as:</w:delText>
        </w:r>
      </w:del>
      <w:ins w:id="26" w:author="Stoycho Rusinov" w:date="2026-08-08T17:14:00Z">
        <w:r>
          <w:rPr>
            <w:rFonts w:asciiTheme="minorHAnsi" w:hAnsiTheme="minorHAnsi" w:cstheme="minorHAnsi"/>
          </w:rPr>
          <w:t>t.</w:t>
        </w:r>
      </w:ins>
    </w:p>
    <w:p w14:paraId="4B3A3F53" w14:textId="77777777" w:rsidR="00B73337" w:rsidRPr="00C3586C" w:rsidRDefault="00B73337" w:rsidP="00B73337">
      <w:pPr>
        <w:spacing w:line="360" w:lineRule="auto"/>
        <w:ind w:firstLine="720"/>
        <w:rPr>
          <w:ins w:id="27" w:author="Stoycho Rusinov" w:date="2026-08-08T17:14:00Z"/>
          <w:rFonts w:asciiTheme="minorHAnsi" w:hAnsiTheme="minorHAnsi" w:cstheme="minorHAnsi"/>
        </w:rPr>
      </w:pPr>
      <w:del w:id="28" w:author="Stoycho Rusinov" w:date="2026-08-08T17:14:00Z">
        <w:r>
          <w:rPr>
            <w:rFonts w:asciiTheme="minorHAnsi" w:hAnsiTheme="minorHAnsi" w:cstheme="minorHAnsi"/>
          </w:rPr>
          <w:tab/>
        </w:r>
      </w:del>
      <m:oMath>
        <m:func>
          <m:funcPr>
            <m:ctrlPr>
              <w:del w:id="29" w:author="Stoycho Rusinov" w:date="2026-08-08T17:14:00Z">
                <w:rPr>
                  <w:rFonts w:ascii="Cambria Math" w:hAnsi="Cambria Math" w:cstheme="minorHAnsi"/>
                </w:rPr>
              </w:del>
            </m:ctrlPr>
          </m:funcPr>
          <m:fName>
            <m:r>
              <w:del w:id="30" w:author="Stoycho Rusinov" w:date="2026-08-08T17:14:00Z">
                <m:rPr>
                  <m:sty m:val="p"/>
                </m:rPr>
                <w:rPr>
                  <w:rFonts w:ascii="Cambria Math" w:hAnsi="Cambria Math" w:cstheme="minorHAnsi"/>
                </w:rPr>
                <m:t>log</m:t>
              </w:del>
            </m:r>
          </m:fName>
          <m:e>
            <m:sSub>
              <m:sSubPr>
                <m:ctrlPr>
                  <w:del w:id="31" w:author="Stoycho Rusinov" w:date="2026-08-08T17:14:00Z">
                    <w:rPr>
                      <w:rFonts w:ascii="Cambria Math" w:hAnsi="Cambria Math" w:cstheme="minorHAnsi"/>
                    </w:rPr>
                  </w:del>
                </m:ctrlPr>
              </m:sSubPr>
              <m:e>
                <m:r>
                  <w:del w:id="32" w:author="Stoycho Rusinov" w:date="2026-08-08T17:14:00Z">
                    <w:rPr>
                      <w:rFonts w:ascii="Cambria Math" w:hAnsi="Cambria Math" w:cstheme="minorHAnsi"/>
                    </w:rPr>
                    <m:t>Q</m:t>
                  </w:del>
                </m:r>
              </m:e>
              <m:sub>
                <m:r>
                  <w:del w:id="33" w:author="Stoycho Rusinov" w:date="2026-08-08T17:14:00Z">
                    <w:rPr>
                      <w:rFonts w:ascii="Cambria Math" w:hAnsi="Cambria Math" w:cstheme="minorHAnsi"/>
                    </w:rPr>
                    <m:t>j,t</m:t>
                  </w:del>
                </m:r>
              </m:sub>
            </m:sSub>
          </m:e>
        </m:func>
        <m:r>
          <w:del w:id="34" w:author="Stoycho Rusinov" w:date="2026-08-08T17:14:00Z">
            <w:rPr>
              <w:rFonts w:ascii="Cambria Math" w:hAnsi="Cambria Math" w:cstheme="minorHAnsi"/>
            </w:rPr>
            <m:t>=</m:t>
          </w:del>
        </m:r>
        <m:sSub>
          <m:sSubPr>
            <m:ctrlPr>
              <w:del w:id="35" w:author="Stoycho Rusinov" w:date="2026-08-08T17:14:00Z">
                <w:rPr>
                  <w:rFonts w:ascii="Cambria Math" w:hAnsi="Cambria Math" w:cstheme="minorHAnsi"/>
                </w:rPr>
              </w:del>
            </m:ctrlPr>
          </m:sSubPr>
          <m:e>
            <m:r>
              <w:del w:id="36" w:author="Stoycho Rusinov" w:date="2026-08-08T17:14:00Z">
                <w:rPr>
                  <w:rFonts w:ascii="Cambria Math" w:hAnsi="Cambria Math" w:cstheme="minorHAnsi"/>
                </w:rPr>
                <m:t>μ</m:t>
              </w:del>
            </m:r>
          </m:e>
          <m:sub>
            <m:r>
              <w:del w:id="37" w:author="Stoycho Rusinov" w:date="2026-08-08T17:14:00Z">
                <w:rPr>
                  <w:rFonts w:ascii="Cambria Math" w:hAnsi="Cambria Math" w:cstheme="minorHAnsi"/>
                </w:rPr>
                <m:t>j</m:t>
              </w:del>
            </m:r>
          </m:sub>
        </m:sSub>
      </m:oMath>
      <w:ins w:id="38" w:author="Stoycho Rusinov" w:date="2026-08-08T17:14:00Z">
        <w:r>
          <w:rPr>
            <w:rFonts w:asciiTheme="minorHAnsi" w:hAnsiTheme="minorHAnsi" w:cstheme="minorHAnsi"/>
          </w:rPr>
          <w:t xml:space="preserve">Let </w:t>
        </w:r>
        <w:proofErr w:type="spellStart"/>
        <w:r>
          <w:rPr>
            <w:rFonts w:asciiTheme="minorHAnsi" w:hAnsiTheme="minorHAnsi" w:cstheme="minorHAnsi"/>
          </w:rPr>
          <w:t>Qj,t</w:t>
        </w:r>
        <w:proofErr w:type="spellEnd"/>
        <w:r>
          <w:rPr>
            <w:rFonts w:asciiTheme="minorHAnsi" w:hAnsiTheme="minorHAnsi" w:cstheme="minorHAnsi"/>
          </w:rPr>
          <w:t xml:space="preserve"> denote applicants from origin j and </w:t>
        </w:r>
        <w:proofErr w:type="spellStart"/>
        <w:r>
          <w:rPr>
            <w:rFonts w:asciiTheme="minorHAnsi" w:hAnsiTheme="minorHAnsi" w:cstheme="minorHAnsi"/>
          </w:rPr>
          <w:t>Pj,t</w:t>
        </w:r>
        <w:proofErr w:type="spellEnd"/>
        <w:r>
          <w:rPr>
            <w:rFonts w:asciiTheme="minorHAnsi" w:hAnsiTheme="minorHAnsi" w:cstheme="minorHAnsi"/>
          </w:rPr>
          <w:t xml:space="preserve"> the effective price they face. A signed country-specific elasticity model is</w:t>
        </w:r>
      </w:ins>
    </w:p>
    <w:p w14:paraId="149C3BC1" w14:textId="77777777" w:rsidR="00B73337" w:rsidRPr="00683078" w:rsidRDefault="00B73337" w:rsidP="00B73337">
      <w:pPr>
        <w:tabs>
          <w:tab w:val="center" w:pos="4513"/>
          <w:tab w:val="right" w:pos="9026"/>
        </w:tabs>
        <w:spacing w:before="120" w:line="360" w:lineRule="auto"/>
        <w:jc w:val="center"/>
        <w:rPr>
          <w:rFonts w:asciiTheme="minorHAnsi" w:hAnsiTheme="minorHAnsi"/>
        </w:rPr>
        <w:pPrChange w:id="39" w:author="Stoycho Rusinov" w:date="2026-08-08T17:14:00Z">
          <w:pPr>
            <w:tabs>
              <w:tab w:val="center" w:pos="4513"/>
              <w:tab w:val="right" w:pos="9026"/>
            </w:tabs>
            <w:spacing w:before="120" w:line="360" w:lineRule="auto"/>
          </w:pPr>
        </w:pPrChange>
      </w:pPr>
      <m:oMath>
        <m:r>
          <w:ins w:id="40" w:author="Stoycho Rusinov" w:date="2026-08-08T17:14:00Z">
            <m:rPr>
              <m:sty m:val="p"/>
            </m:rPr>
            <w:rPr>
              <w:rFonts w:ascii="Cambria Math" w:hAnsi="Cambria Math"/>
            </w:rPr>
            <m:t>log</m:t>
          </w:ins>
        </m:r>
        <m:sSub>
          <m:sSubPr>
            <m:ctrlPr>
              <w:ins w:id="41" w:author="Stoycho Rusinov" w:date="2026-08-08T17:14:00Z">
                <w:rPr>
                  <w:rFonts w:ascii="Cambria Math" w:hAnsi="Cambria Math"/>
                </w:rPr>
              </w:ins>
            </m:ctrlPr>
          </m:sSubPr>
          <m:e>
            <m:r>
              <w:ins w:id="42" w:author="Stoycho Rusinov" w:date="2026-08-08T17:14:00Z">
                <w:rPr>
                  <w:rFonts w:ascii="Cambria Math" w:hAnsi="Cambria Math"/>
                </w:rPr>
                <m:t>Q</m:t>
              </w:ins>
            </m:r>
          </m:e>
          <m:sub>
            <m:r>
              <w:ins w:id="43" w:author="Stoycho Rusinov" w:date="2026-08-08T17:14:00Z">
                <w:rPr>
                  <w:rFonts w:ascii="Cambria Math" w:hAnsi="Cambria Math"/>
                </w:rPr>
                <m:t>j</m:t>
              </w:ins>
            </m:r>
            <m:r>
              <w:ins w:id="44" w:author="Stoycho Rusinov" w:date="2026-08-08T17:14:00Z">
                <m:rPr>
                  <m:sty m:val="p"/>
                </m:rPr>
                <w:rPr>
                  <w:rFonts w:ascii="Cambria Math" w:hAnsi="Cambria Math"/>
                </w:rPr>
                <m:t>,</m:t>
              </w:ins>
            </m:r>
            <m:r>
              <w:ins w:id="45" w:author="Stoycho Rusinov" w:date="2026-08-08T17:14:00Z">
                <w:rPr>
                  <w:rFonts w:ascii="Cambria Math" w:hAnsi="Cambria Math"/>
                </w:rPr>
                <m:t>t</m:t>
              </w:ins>
            </m:r>
          </m:sub>
        </m:sSub>
        <m:r>
          <w:ins w:id="46" w:author="Stoycho Rusinov" w:date="2026-08-08T17:14:00Z">
            <m:rPr>
              <m:sty m:val="p"/>
            </m:rPr>
            <w:rPr>
              <w:rFonts w:ascii="Cambria Math" w:hAnsi="Cambria Math"/>
            </w:rPr>
            <m:t>=</m:t>
          </w:ins>
        </m:r>
        <m:sSub>
          <m:sSubPr>
            <m:ctrlPr>
              <w:ins w:id="47" w:author="Stoycho Rusinov" w:date="2026-08-08T17:14:00Z">
                <w:rPr>
                  <w:rFonts w:ascii="Cambria Math" w:hAnsi="Cambria Math"/>
                </w:rPr>
              </w:ins>
            </m:ctrlPr>
          </m:sSubPr>
          <m:e>
            <m:r>
              <w:ins w:id="48" w:author="Stoycho Rusinov" w:date="2026-08-08T17:14:00Z">
                <w:rPr>
                  <w:rFonts w:ascii="Cambria Math" w:hAnsi="Cambria Math"/>
                </w:rPr>
                <m:t>μ</m:t>
              </w:ins>
            </m:r>
          </m:e>
          <m:sub>
            <m:r>
              <w:ins w:id="49"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del w:id="50" w:author="Stoycho Rusinov" w:date="2026-08-08T17:14:00Z">
            <w:rPr>
              <w:rFonts w:ascii="Cambria Math" w:hAnsi="Cambria Math" w:cstheme="minorHAnsi"/>
            </w:rPr>
            <m:t>-</m:t>
          </w:del>
        </m:r>
        <m:sSub>
          <m:sSubPr>
            <m:ctrlPr>
              <w:del w:id="51" w:author="Stoycho Rusinov" w:date="2026-08-08T17:14:00Z">
                <w:rPr>
                  <w:rFonts w:ascii="Cambria Math" w:hAnsi="Cambria Math" w:cstheme="minorHAnsi"/>
                </w:rPr>
              </w:del>
            </m:ctrlPr>
          </m:sSubPr>
          <m:e>
            <m:r>
              <w:del w:id="52" w:author="Stoycho Rusinov" w:date="2026-08-08T17:14:00Z">
                <w:rPr>
                  <w:rFonts w:ascii="Cambria Math" w:hAnsi="Cambria Math" w:cstheme="minorHAnsi"/>
                </w:rPr>
                <m:t>η</m:t>
              </w:del>
            </m:r>
          </m:e>
          <m:sub>
            <m:r>
              <w:del w:id="53" w:author="Stoycho Rusinov" w:date="2026-08-08T17:14:00Z">
                <w:rPr>
                  <w:rFonts w:ascii="Cambria Math" w:hAnsi="Cambria Math" w:cstheme="minorHAnsi"/>
                </w:rPr>
                <m:t>j</m:t>
              </w:del>
            </m:r>
          </m:sub>
        </m:sSub>
        <m:func>
          <m:funcPr>
            <m:ctrlPr>
              <w:del w:id="54" w:author="Stoycho Rusinov" w:date="2026-08-08T17:14:00Z">
                <w:rPr>
                  <w:rFonts w:ascii="Cambria Math" w:hAnsi="Cambria Math" w:cstheme="minorHAnsi"/>
                </w:rPr>
              </w:del>
            </m:ctrlPr>
          </m:funcPr>
          <m:fName>
            <m:r>
              <w:del w:id="55" w:author="Stoycho Rusinov" w:date="2026-08-08T17:14:00Z">
                <m:rPr>
                  <m:sty m:val="p"/>
                </m:rPr>
                <w:rPr>
                  <w:rFonts w:ascii="Cambria Math" w:hAnsi="Cambria Math" w:cstheme="minorHAnsi"/>
                </w:rPr>
                <m:t>log</m:t>
              </w:del>
            </m:r>
            <m:ctrlPr>
              <w:del w:id="56" w:author="Stoycho Rusinov" w:date="2026-08-08T17:14:00Z">
                <w:rPr>
                  <w:rFonts w:ascii="Cambria Math" w:hAnsi="Cambria Math" w:cstheme="minorHAnsi"/>
                  <w:i/>
                </w:rPr>
              </w:del>
            </m:ctrlPr>
          </m:fName>
          <m:e>
            <m:sSub>
              <m:sSubPr>
                <m:ctrlPr>
                  <w:del w:id="57" w:author="Stoycho Rusinov" w:date="2026-08-08T17:14:00Z">
                    <w:rPr>
                      <w:rFonts w:ascii="Cambria Math" w:hAnsi="Cambria Math" w:cstheme="minorHAnsi"/>
                    </w:rPr>
                  </w:del>
                </m:ctrlPr>
              </m:sSubPr>
              <m:e>
                <m:r>
                  <w:del w:id="58" w:author="Stoycho Rusinov" w:date="2026-08-08T17:14:00Z">
                    <w:rPr>
                      <w:rFonts w:ascii="Cambria Math" w:hAnsi="Cambria Math" w:cstheme="minorHAnsi"/>
                    </w:rPr>
                    <m:t>P</m:t>
                  </w:del>
                </m:r>
              </m:e>
              <m:sub>
                <m:r>
                  <w:del w:id="59" w:author="Stoycho Rusinov" w:date="2026-08-08T17:14:00Z">
                    <w:rPr>
                      <w:rFonts w:ascii="Cambria Math" w:hAnsi="Cambria Math" w:cstheme="minorHAnsi"/>
                    </w:rPr>
                    <m:t>j,t</m:t>
                  </w:del>
                </m:r>
              </m:sub>
            </m:sSub>
          </m:e>
        </m:func>
        <m:r>
          <w:del w:id="60" w:author="Stoycho Rusinov" w:date="2026-08-08T17:14:00Z">
            <w:rPr>
              <w:rFonts w:ascii="Cambria Math" w:hAnsi="Cambria Math" w:cstheme="minorHAnsi"/>
            </w:rPr>
            <m:t>+</m:t>
          </w:del>
        </m:r>
        <m:sSubSup>
          <m:sSubSupPr>
            <m:ctrlPr>
              <w:del w:id="61" w:author="Stoycho Rusinov" w:date="2026-08-08T17:14:00Z">
                <w:rPr>
                  <w:rFonts w:ascii="Cambria Math" w:hAnsi="Cambria Math" w:cstheme="minorHAnsi"/>
                  <w:i/>
                </w:rPr>
              </w:del>
            </m:ctrlPr>
          </m:sSubSupPr>
          <m:e>
            <m:r>
              <w:del w:id="62" w:author="Stoycho Rusinov" w:date="2026-08-08T17:14:00Z">
                <w:rPr>
                  <w:rFonts w:ascii="Cambria Math" w:hAnsi="Cambria Math" w:cstheme="minorHAnsi"/>
                </w:rPr>
                <m:t>X</m:t>
              </w:del>
            </m:r>
          </m:e>
          <m:sub>
            <m:r>
              <w:del w:id="63" w:author="Stoycho Rusinov" w:date="2026-08-08T17:14:00Z">
                <w:rPr>
                  <w:rFonts w:ascii="Cambria Math" w:hAnsi="Cambria Math" w:cstheme="minorHAnsi"/>
                </w:rPr>
                <m:t>j,t</m:t>
              </w:del>
            </m:r>
          </m:sub>
          <m:sup>
            <m:r>
              <w:del w:id="64" w:author="Stoycho Rusinov" w:date="2026-08-08T17:14:00Z">
                <w:rPr>
                  <w:rFonts w:ascii="Cambria Math" w:hAnsi="Cambria Math" w:cstheme="minorHAnsi"/>
                </w:rPr>
                <m:t>'</m:t>
              </w:del>
            </m:r>
          </m:sup>
        </m:sSubSup>
        <m:r>
          <w:del w:id="65" w:author="Stoycho Rusinov" w:date="2026-08-08T17:14:00Z">
            <w:rPr>
              <w:rFonts w:ascii="Cambria Math" w:hAnsi="Cambria Math" w:cstheme="minorHAnsi"/>
            </w:rPr>
            <m:t xml:space="preserve"> θ</m:t>
          </w:del>
        </m:r>
        <m:r>
          <w:ins w:id="66" w:author="Stoycho Rusinov" w:date="2026-08-08T17:14:00Z">
            <m:rPr>
              <m:sty m:val="p"/>
            </m:rPr>
            <w:rPr>
              <w:rFonts w:ascii="Cambria Math" w:hAnsi="Cambria Math"/>
            </w:rPr>
            <m:t>+</m:t>
          </w:ins>
        </m:r>
        <m:sSub>
          <m:sSubPr>
            <m:ctrlPr>
              <w:ins w:id="67" w:author="Stoycho Rusinov" w:date="2026-08-08T17:14:00Z">
                <w:rPr>
                  <w:rFonts w:ascii="Cambria Math" w:hAnsi="Cambria Math"/>
                </w:rPr>
              </w:ins>
            </m:ctrlPr>
          </m:sSubPr>
          <m:e>
            <m:r>
              <w:ins w:id="68" w:author="Stoycho Rusinov" w:date="2026-08-08T17:14:00Z">
                <w:rPr>
                  <w:rFonts w:ascii="Cambria Math" w:hAnsi="Cambria Math"/>
                </w:rPr>
                <m:t>η</m:t>
              </w:ins>
            </m:r>
          </m:e>
          <m:sub>
            <m:r>
              <w:ins w:id="69" w:author="Stoycho Rusinov" w:date="2026-08-08T17:14:00Z">
                <w:rPr>
                  <w:rFonts w:ascii="Cambria Math" w:hAnsi="Cambria Math"/>
                </w:rPr>
                <m:t>j</m:t>
              </w:ins>
            </m:r>
          </m:sub>
        </m:sSub>
        <m:r>
          <w:ins w:id="70" w:author="Stoycho Rusinov" w:date="2026-08-08T17:14:00Z">
            <m:rPr>
              <m:sty m:val="p"/>
            </m:rPr>
            <w:rPr>
              <w:rFonts w:ascii="Cambria Math" w:hAnsi="Cambria Math"/>
            </w:rPr>
            <m:t>log</m:t>
          </w:ins>
        </m:r>
        <m:sSub>
          <m:sSubPr>
            <m:ctrlPr>
              <w:ins w:id="71" w:author="Stoycho Rusinov" w:date="2026-08-08T17:14:00Z">
                <w:rPr>
                  <w:rFonts w:ascii="Cambria Math" w:hAnsi="Cambria Math"/>
                </w:rPr>
              </w:ins>
            </m:ctrlPr>
          </m:sSubPr>
          <m:e>
            <m:r>
              <w:ins w:id="72" w:author="Stoycho Rusinov" w:date="2026-08-08T17:14:00Z">
                <w:rPr>
                  <w:rFonts w:ascii="Cambria Math" w:hAnsi="Cambria Math"/>
                </w:rPr>
                <m:t>P</m:t>
              </w:ins>
            </m:r>
          </m:e>
          <m:sub>
            <m:r>
              <w:ins w:id="73" w:author="Stoycho Rusinov" w:date="2026-08-08T17:14:00Z">
                <w:rPr>
                  <w:rFonts w:ascii="Cambria Math" w:hAnsi="Cambria Math"/>
                </w:rPr>
                <m:t>j</m:t>
              </w:ins>
            </m:r>
            <m:r>
              <w:ins w:id="74" w:author="Stoycho Rusinov" w:date="2026-08-08T17:14:00Z">
                <m:rPr>
                  <m:sty m:val="p"/>
                </m:rPr>
                <w:rPr>
                  <w:rFonts w:ascii="Cambria Math" w:hAnsi="Cambria Math"/>
                </w:rPr>
                <m:t>,</m:t>
              </w:ins>
            </m:r>
            <m:r>
              <w:ins w:id="75" w:author="Stoycho Rusinov" w:date="2026-08-08T17:14:00Z">
                <w:rPr>
                  <w:rFonts w:ascii="Cambria Math" w:hAnsi="Cambria Math"/>
                </w:rPr>
                <m:t>t</m:t>
              </w:ins>
            </m:r>
          </m:sub>
        </m:sSub>
        <m:r>
          <w:ins w:id="76" w:author="Stoycho Rusinov" w:date="2026-08-08T17:14:00Z">
            <m:rPr>
              <m:sty m:val="p"/>
            </m:rPr>
            <w:rPr>
              <w:rFonts w:ascii="Cambria Math" w:hAnsi="Cambria Math"/>
            </w:rPr>
            <m:t>+</m:t>
          </w:ins>
        </m:r>
        <m:sSub>
          <m:sSubPr>
            <m:ctrlPr>
              <w:ins w:id="77" w:author="Stoycho Rusinov" w:date="2026-08-08T17:14:00Z">
                <w:rPr>
                  <w:rFonts w:ascii="Cambria Math" w:hAnsi="Cambria Math"/>
                </w:rPr>
              </w:ins>
            </m:ctrlPr>
          </m:sSubPr>
          <m:e>
            <m:r>
              <w:ins w:id="78" w:author="Stoycho Rusinov" w:date="2026-08-08T17:14:00Z">
                <m:rPr>
                  <m:sty m:val="b"/>
                </m:rPr>
                <w:rPr>
                  <w:rFonts w:ascii="Cambria Math" w:hAnsi="Cambria Math"/>
                </w:rPr>
                <m:t>X</m:t>
              </w:ins>
            </m:r>
          </m:e>
          <m:sub>
            <m:r>
              <w:ins w:id="79" w:author="Stoycho Rusinov" w:date="2026-08-08T17:14:00Z">
                <w:rPr>
                  <w:rFonts w:ascii="Cambria Math" w:hAnsi="Cambria Math"/>
                </w:rPr>
                <m:t>j</m:t>
              </w:ins>
            </m:r>
            <m:r>
              <w:ins w:id="80" w:author="Stoycho Rusinov" w:date="2026-08-08T17:14:00Z">
                <m:rPr>
                  <m:sty m:val="p"/>
                </m:rPr>
                <w:rPr>
                  <w:rFonts w:ascii="Cambria Math" w:hAnsi="Cambria Math"/>
                </w:rPr>
                <m:t>,</m:t>
              </w:ins>
            </m:r>
            <m:r>
              <w:ins w:id="81" w:author="Stoycho Rusinov" w:date="2026-08-08T17:14:00Z">
                <w:rPr>
                  <w:rFonts w:ascii="Cambria Math" w:hAnsi="Cambria Math"/>
                </w:rPr>
                <m:t>t</m:t>
              </w:ins>
            </m:r>
          </m:sub>
        </m:sSub>
        <m:r>
          <w:ins w:id="82" w:author="Stoycho Rusinov" w:date="2026-08-08T17:14:00Z">
            <m:rPr>
              <m:sty m:val="p"/>
            </m:rPr>
            <w:rPr>
              <w:rFonts w:ascii="Cambria Math" w:hAnsi="Cambria Math"/>
            </w:rPr>
            <m:t>'</m:t>
          </w:ins>
        </m:r>
        <m:r>
          <w:ins w:id="83" w:author="Stoycho Rusinov" w:date="2026-08-08T17:14:00Z">
            <m:rPr>
              <m:sty m:val="b"/>
            </m:rPr>
            <w:rPr>
              <w:rFonts w:ascii="Cambria Math" w:hAnsi="Cambria Math"/>
            </w:rPr>
            <m:t>θ</m:t>
          </w:ins>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j,t</m:t>
            </m:r>
          </m:sub>
        </m:sSub>
      </m:oMath>
      <w:del w:id="84" w:author="Stoycho Rusinov" w:date="2026-08-08T17:14:00Z">
        <w:r>
          <w:rPr>
            <w:rFonts w:asciiTheme="minorHAnsi" w:hAnsiTheme="minorHAnsi" w:cstheme="minorHAnsi"/>
          </w:rPr>
          <w:tab/>
          <w:delText>(1)</w:delText>
        </w:r>
      </w:del>
      <m:oMath>
        <m:r>
          <w:ins w:id="85" w:author="Stoycho Rusinov" w:date="2026-08-08T17:14:00Z">
            <m:rPr>
              <m:sty m:val="p"/>
            </m:rPr>
            <w:rPr>
              <w:rFonts w:ascii="Cambria Math" w:hAnsi="Cambria Math"/>
            </w:rPr>
            <m:t>.</m:t>
          </w:ins>
        </m:r>
      </m:oMath>
    </w:p>
    <w:p w14:paraId="48AD2478" w14:textId="77777777" w:rsidR="00B73337" w:rsidRPr="00C3586C" w:rsidRDefault="00B73337" w:rsidP="00B73337">
      <w:pPr>
        <w:spacing w:line="360" w:lineRule="auto"/>
        <w:rPr>
          <w:rFonts w:asciiTheme="minorHAnsi" w:hAnsiTheme="minorHAnsi" w:cstheme="minorHAnsi"/>
        </w:rPr>
      </w:pPr>
      <w:r>
        <w:rPr>
          <w:rFonts w:asciiTheme="minorHAnsi" w:hAnsiTheme="minorHAnsi" w:cstheme="minorHAnsi"/>
        </w:rPr>
        <w:t>where:</w:t>
      </w:r>
    </w:p>
    <w:p w14:paraId="355CE2C4"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86" w:author="Stoycho Rusinov" w:date="2026-08-08T17:14:00Z">
                <w:rPr>
                  <w:rFonts w:ascii="Cambria Math" w:hAnsi="Cambria Math" w:cstheme="minorHAnsi"/>
                </w:rPr>
              </w:del>
            </m:ctrlPr>
          </m:sSubPr>
          <m:e>
            <m:r>
              <w:del w:id="87" w:author="Stoycho Rusinov" w:date="2026-08-08T17:14:00Z">
                <w:rPr>
                  <w:rFonts w:ascii="Cambria Math" w:hAnsi="Cambria Math" w:cstheme="minorHAnsi"/>
                </w:rPr>
                <m:t>μ</m:t>
              </w:del>
            </m:r>
          </m:e>
          <m:sub>
            <m:r>
              <w:del w:id="88" w:author="Stoycho Rusinov" w:date="2026-08-08T17:14:00Z">
                <w:rPr>
                  <w:rFonts w:ascii="Cambria Math" w:hAnsi="Cambria Math" w:cstheme="minorHAnsi"/>
                </w:rPr>
                <m:t>j</m:t>
              </w:del>
            </m:r>
          </m:sub>
        </m:sSub>
      </m:oMath>
      <w:proofErr w:type="spellStart"/>
      <w:ins w:id="89" w:author="Stoycho Rusinov" w:date="2026-08-08T17:14:00Z">
        <w:r>
          <w:rPr>
            <w:rFonts w:asciiTheme="minorHAnsi" w:hAnsiTheme="minorHAnsi" w:cstheme="minorHAnsi"/>
          </w:rPr>
          <w:t>μj</w:t>
        </w:r>
      </w:ins>
      <w:proofErr w:type="spellEnd"/>
      <w:r>
        <w:rPr>
          <w:rFonts w:asciiTheme="minorHAnsi" w:hAnsiTheme="minorHAnsi" w:cstheme="minorHAnsi"/>
        </w:rPr>
        <w:t xml:space="preserve"> are country fixed effects</w:t>
      </w:r>
      <w:del w:id="90" w:author="Stoycho Rusinov" w:date="2026-08-08T17:14:00Z">
        <w:r>
          <w:rPr>
            <w:rFonts w:asciiTheme="minorHAnsi" w:hAnsiTheme="minorHAnsi" w:cstheme="minorHAnsi"/>
          </w:rPr>
          <w:delText xml:space="preserve"> (</w:delText>
        </w:r>
      </w:del>
      <w:ins w:id="91" w:author="Stoycho Rusinov" w:date="2026-08-08T17:14:00Z">
        <w:r>
          <w:rPr>
            <w:rFonts w:asciiTheme="minorHAnsi" w:hAnsiTheme="minorHAnsi" w:cstheme="minorHAnsi"/>
          </w:rPr>
          <w:t xml:space="preserve">, or </w:t>
        </w:r>
      </w:ins>
      <w:r>
        <w:rPr>
          <w:rFonts w:asciiTheme="minorHAnsi" w:hAnsiTheme="minorHAnsi" w:cstheme="minorHAnsi"/>
        </w:rPr>
        <w:t>time-invariant demand shifters</w:t>
      </w:r>
      <w:del w:id="92" w:author="Stoycho Rusinov" w:date="2026-08-08T17:14:00Z">
        <w:r>
          <w:rPr>
            <w:rFonts w:asciiTheme="minorHAnsi" w:hAnsiTheme="minorHAnsi" w:cstheme="minorHAnsi"/>
          </w:rPr>
          <w:delText>);</w:delText>
        </w:r>
      </w:del>
      <w:ins w:id="93" w:author="Stoycho Rusinov" w:date="2026-08-08T17:14:00Z">
        <w:r>
          <w:rPr>
            <w:rFonts w:asciiTheme="minorHAnsi" w:hAnsiTheme="minorHAnsi" w:cstheme="minorHAnsi"/>
          </w:rPr>
          <w:t>;</w:t>
        </w:r>
      </w:ins>
    </w:p>
    <w:p w14:paraId="47744482"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94" w:author="Stoycho Rusinov" w:date="2026-08-08T17:14:00Z">
                <w:rPr>
                  <w:rFonts w:ascii="Cambria Math" w:hAnsi="Cambria Math" w:cstheme="minorHAnsi"/>
                </w:rPr>
              </w:del>
            </m:ctrlPr>
          </m:sSubPr>
          <m:e>
            <m:r>
              <w:del w:id="95" w:author="Stoycho Rusinov" w:date="2026-08-08T17:14:00Z">
                <w:rPr>
                  <w:rFonts w:ascii="Cambria Math" w:hAnsi="Cambria Math" w:cstheme="minorHAnsi"/>
                </w:rPr>
                <m:t>δ</m:t>
              </w:del>
            </m:r>
          </m:e>
          <m:sub>
            <m:r>
              <w:del w:id="96" w:author="Stoycho Rusinov" w:date="2026-08-08T17:14:00Z">
                <w:rPr>
                  <w:rFonts w:ascii="Cambria Math" w:hAnsi="Cambria Math" w:cstheme="minorHAnsi"/>
                </w:rPr>
                <m:t>t</m:t>
              </w:del>
            </m:r>
          </m:sub>
        </m:sSub>
      </m:oMath>
      <w:proofErr w:type="spellStart"/>
      <w:ins w:id="97" w:author="Stoycho Rusinov" w:date="2026-08-08T17:14:00Z">
        <w:r>
          <w:rPr>
            <w:rFonts w:asciiTheme="minorHAnsi" w:hAnsiTheme="minorHAnsi" w:cstheme="minorHAnsi"/>
          </w:rPr>
          <w:t>δt</w:t>
        </w:r>
      </w:ins>
      <w:proofErr w:type="spellEnd"/>
      <w:r>
        <w:rPr>
          <w:rFonts w:asciiTheme="minorHAnsi" w:hAnsiTheme="minorHAnsi" w:cstheme="minorHAnsi"/>
        </w:rPr>
        <w:t xml:space="preserve"> are year fixed effects</w:t>
      </w:r>
      <w:del w:id="98" w:author="Stoycho Rusinov" w:date="2026-08-08T17:14:00Z">
        <w:r>
          <w:rPr>
            <w:rFonts w:asciiTheme="minorHAnsi" w:hAnsiTheme="minorHAnsi" w:cstheme="minorHAnsi"/>
          </w:rPr>
          <w:delText xml:space="preserve"> (</w:delText>
        </w:r>
      </w:del>
      <w:ins w:id="99" w:author="Stoycho Rusinov" w:date="2026-08-08T17:14:00Z">
        <w:r>
          <w:rPr>
            <w:rFonts w:asciiTheme="minorHAnsi" w:hAnsiTheme="minorHAnsi" w:cstheme="minorHAnsi"/>
          </w:rPr>
          <w:t xml:space="preserve">, including </w:t>
        </w:r>
      </w:ins>
      <w:r>
        <w:rPr>
          <w:rFonts w:asciiTheme="minorHAnsi" w:hAnsiTheme="minorHAnsi" w:cstheme="minorHAnsi"/>
        </w:rPr>
        <w:t>common shocks</w:t>
      </w:r>
      <w:del w:id="100" w:author="Stoycho Rusinov" w:date="2026-08-08T17:14:00Z">
        <w:r>
          <w:rPr>
            <w:rFonts w:asciiTheme="minorHAnsi" w:hAnsiTheme="minorHAnsi" w:cstheme="minorHAnsi"/>
          </w:rPr>
          <w:delText>, e.g., COVID);</w:delText>
        </w:r>
      </w:del>
      <w:ins w:id="101" w:author="Stoycho Rusinov" w:date="2026-08-08T17:14:00Z">
        <w:r>
          <w:rPr>
            <w:rFonts w:asciiTheme="minorHAnsi" w:hAnsiTheme="minorHAnsi" w:cstheme="minorHAnsi"/>
          </w:rPr>
          <w:t>;</w:t>
        </w:r>
      </w:ins>
    </w:p>
    <w:p w14:paraId="5274F7C2"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p>
          <m:sSupPr>
            <m:ctrlPr>
              <w:del w:id="102" w:author="Stoycho Rusinov" w:date="2026-08-08T17:14:00Z">
                <w:rPr>
                  <w:rFonts w:ascii="Cambria Math" w:hAnsi="Cambria Math" w:cstheme="minorHAnsi"/>
                </w:rPr>
              </w:del>
            </m:ctrlPr>
          </m:sSupPr>
          <m:e>
            <m:sSub>
              <m:sSubPr>
                <m:ctrlPr>
                  <w:del w:id="103" w:author="Stoycho Rusinov" w:date="2026-08-08T17:14:00Z">
                    <w:rPr>
                      <w:rFonts w:ascii="Cambria Math" w:hAnsi="Cambria Math" w:cstheme="minorHAnsi"/>
                    </w:rPr>
                  </w:del>
                </m:ctrlPr>
              </m:sSubPr>
              <m:e>
                <m:r>
                  <w:del w:id="104" w:author="Stoycho Rusinov" w:date="2026-08-08T17:14:00Z">
                    <w:rPr>
                      <w:rFonts w:ascii="Cambria Math" w:hAnsi="Cambria Math" w:cstheme="minorHAnsi"/>
                    </w:rPr>
                    <m:t>X</m:t>
                  </w:del>
                </m:r>
              </m:e>
              <m:sub>
                <m:r>
                  <w:del w:id="105" w:author="Stoycho Rusinov" w:date="2026-08-08T17:14:00Z">
                    <w:rPr>
                      <w:rFonts w:ascii="Cambria Math" w:hAnsi="Cambria Math" w:cstheme="minorHAnsi"/>
                    </w:rPr>
                    <m:t>j,t</m:t>
                  </w:del>
                </m:r>
              </m:sub>
            </m:sSub>
          </m:e>
          <m:sup>
            <m:r>
              <w:del w:id="106" w:author="Stoycho Rusinov" w:date="2026-08-08T17:14:00Z">
                <w:rPr>
                  <w:rFonts w:ascii="Cambria Math" w:hAnsi="Cambria Math" w:cstheme="minorHAnsi"/>
                </w:rPr>
                <m:t>'</m:t>
              </w:del>
            </m:r>
          </m:sup>
        </m:sSup>
      </m:oMath>
      <w:proofErr w:type="spellStart"/>
      <w:ins w:id="107" w:author="Stoycho Rusinov" w:date="2026-08-08T17:14:00Z">
        <w:r>
          <w:rPr>
            <w:rFonts w:asciiTheme="minorHAnsi" w:hAnsiTheme="minorHAnsi" w:cstheme="minorHAnsi"/>
          </w:rPr>
          <w:t>X′j,t</w:t>
        </w:r>
      </w:ins>
      <w:proofErr w:type="spellEnd"/>
      <w:r>
        <w:rPr>
          <w:rFonts w:asciiTheme="minorHAnsi" w:hAnsiTheme="minorHAnsi" w:cstheme="minorHAnsi"/>
        </w:rPr>
        <w:t xml:space="preserve"> is a vector of </w:t>
      </w:r>
      <w:del w:id="108" w:author="Stoycho Rusinov" w:date="2026-08-08T17:14:00Z">
        <w:r>
          <w:rPr>
            <w:rFonts w:asciiTheme="minorHAnsi" w:hAnsiTheme="minorHAnsi" w:cstheme="minorHAnsi"/>
          </w:rPr>
          <w:delText>additional observables</w:delText>
        </w:r>
      </w:del>
      <w:ins w:id="109" w:author="Stoycho Rusinov" w:date="2026-08-08T17:14:00Z">
        <w:r>
          <w:rPr>
            <w:rFonts w:asciiTheme="minorHAnsi" w:hAnsiTheme="minorHAnsi" w:cstheme="minorHAnsi"/>
          </w:rPr>
          <w:t>observed controls</w:t>
        </w:r>
      </w:ins>
      <w:r>
        <w:rPr>
          <w:rFonts w:asciiTheme="minorHAnsi" w:hAnsiTheme="minorHAnsi" w:cstheme="minorHAnsi"/>
        </w:rPr>
        <w:t>;</w:t>
      </w:r>
    </w:p>
    <w:p w14:paraId="6C51A0B8" w14:textId="77777777" w:rsidR="00B73337" w:rsidRPr="00C3586C" w:rsidRDefault="00B73337" w:rsidP="00B73337">
      <w:pPr>
        <w:pStyle w:val="ListParagraph"/>
        <w:numPr>
          <w:ilvl w:val="0"/>
          <w:numId w:val="10"/>
        </w:numPr>
        <w:spacing w:after="0" w:line="360" w:lineRule="auto"/>
        <w:contextualSpacing w:val="0"/>
        <w:rPr>
          <w:ins w:id="110" w:author="Stoycho Rusinov" w:date="2026-08-08T17:14:00Z"/>
          <w:rFonts w:asciiTheme="minorHAnsi" w:hAnsiTheme="minorHAnsi" w:cstheme="minorHAnsi"/>
        </w:rPr>
      </w:pPr>
      <m:oMath>
        <m:sSub>
          <m:sSubPr>
            <m:ctrlPr>
              <w:del w:id="111" w:author="Stoycho Rusinov" w:date="2026-08-08T17:14:00Z">
                <w:rPr>
                  <w:rFonts w:ascii="Cambria Math" w:hAnsi="Cambria Math" w:cstheme="minorHAnsi"/>
                </w:rPr>
              </w:del>
            </m:ctrlPr>
          </m:sSubPr>
          <m:e>
            <m:r>
              <w:del w:id="112" w:author="Stoycho Rusinov" w:date="2026-08-08T17:14:00Z">
                <w:rPr>
                  <w:rFonts w:ascii="Cambria Math" w:hAnsi="Cambria Math" w:cstheme="minorHAnsi"/>
                </w:rPr>
                <m:t>η</m:t>
              </w:del>
            </m:r>
          </m:e>
          <m:sub>
            <m:r>
              <w:del w:id="113" w:author="Stoycho Rusinov" w:date="2026-08-08T17:14:00Z">
                <w:rPr>
                  <w:rFonts w:ascii="Cambria Math" w:hAnsi="Cambria Math" w:cstheme="minorHAnsi"/>
                </w:rPr>
                <m:t>j</m:t>
              </w:del>
            </m:r>
          </m:sub>
        </m:sSub>
      </m:oMath>
      <w:proofErr w:type="spellStart"/>
      <w:ins w:id="114" w:author="Stoycho Rusinov" w:date="2026-08-08T17:14:00Z">
        <w:r>
          <w:rPr>
            <w:rFonts w:asciiTheme="minorHAnsi" w:hAnsiTheme="minorHAnsi" w:cstheme="minorHAnsi"/>
          </w:rPr>
          <w:t>ηj</w:t>
        </w:r>
        <w:proofErr w:type="spellEnd"/>
        <w:r>
          <w:rPr>
            <w:rFonts w:asciiTheme="minorHAnsi" w:hAnsiTheme="minorHAnsi" w:cstheme="minorHAnsi"/>
          </w:rPr>
          <w:t xml:space="preserve"> &lt; 0 is the signed demand elasticity for origin j;</w:t>
        </w:r>
      </w:ins>
    </w:p>
    <w:p w14:paraId="128FAB7B" w14:textId="77777777" w:rsidR="00B73337" w:rsidRPr="00C3586C" w:rsidRDefault="00B73337" w:rsidP="00B73337">
      <w:pPr>
        <w:pStyle w:val="ListParagraph"/>
        <w:numPr>
          <w:ilvl w:val="0"/>
          <w:numId w:val="10"/>
        </w:numPr>
        <w:spacing w:line="360" w:lineRule="auto"/>
        <w:rPr>
          <w:del w:id="115" w:author="Stoycho Rusinov" w:date="2026-08-08T17:14:00Z"/>
          <w:rFonts w:asciiTheme="minorHAnsi" w:hAnsiTheme="minorHAnsi" w:cstheme="minorHAnsi"/>
        </w:rPr>
      </w:pPr>
      <w:proofErr w:type="spellStart"/>
      <w:ins w:id="116" w:author="Stoycho Rusinov" w:date="2026-08-08T17:14:00Z">
        <w:r>
          <w:rPr>
            <w:rFonts w:asciiTheme="minorHAnsi" w:hAnsiTheme="minorHAnsi" w:cstheme="minorHAnsi"/>
          </w:rPr>
          <w:t>εj,t</w:t>
        </w:r>
      </w:ins>
      <w:proofErr w:type="spellEnd"/>
      <w:r>
        <w:rPr>
          <w:rFonts w:asciiTheme="minorHAnsi" w:hAnsiTheme="minorHAnsi" w:cstheme="minorHAnsi"/>
        </w:rPr>
        <w:t xml:space="preserve"> is </w:t>
      </w:r>
      <w:del w:id="117" w:author="Stoycho Rusinov" w:date="2026-08-08T17:14:00Z">
        <w:r>
          <w:rPr>
            <w:rFonts w:asciiTheme="minorHAnsi" w:hAnsiTheme="minorHAnsi" w:cstheme="minorHAnsi"/>
          </w:rPr>
          <w:delText xml:space="preserve">the demand elasticity for country </w:delText>
        </w:r>
      </w:del>
      <m:oMath>
        <m:r>
          <w:del w:id="118" w:author="Stoycho Rusinov" w:date="2026-08-08T17:14:00Z">
            <w:rPr>
              <w:rFonts w:ascii="Cambria Math" w:hAnsi="Cambria Math" w:cstheme="minorHAnsi"/>
            </w:rPr>
            <m:t>j</m:t>
          </w:del>
        </m:r>
      </m:oMath>
      <w:del w:id="119" w:author="Stoycho Rusinov" w:date="2026-08-08T17:14:00Z">
        <w:r>
          <w:rPr>
            <w:rFonts w:asciiTheme="minorHAnsi" w:hAnsiTheme="minorHAnsi" w:cstheme="minorHAnsi"/>
          </w:rPr>
          <w:delText>;</w:delText>
        </w:r>
      </w:del>
    </w:p>
    <w:p w14:paraId="2CB25218"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120" w:author="Stoycho Rusinov" w:date="2026-08-08T17:14:00Z">
                <w:rPr>
                  <w:rFonts w:ascii="Cambria Math" w:hAnsi="Cambria Math" w:cstheme="minorHAnsi"/>
                </w:rPr>
              </w:del>
            </m:ctrlPr>
          </m:sSubPr>
          <m:e>
            <m:r>
              <w:del w:id="121" w:author="Stoycho Rusinov" w:date="2026-08-08T17:14:00Z">
                <w:rPr>
                  <w:rFonts w:ascii="Cambria Math" w:hAnsi="Cambria Math" w:cstheme="minorHAnsi"/>
                </w:rPr>
                <m:t>ε</m:t>
              </w:del>
            </m:r>
          </m:e>
          <m:sub>
            <m:r>
              <w:del w:id="122" w:author="Stoycho Rusinov" w:date="2026-08-08T17:14:00Z">
                <w:rPr>
                  <w:rFonts w:ascii="Cambria Math" w:hAnsi="Cambria Math" w:cstheme="minorHAnsi"/>
                </w:rPr>
                <m:t>j,t</m:t>
              </w:del>
            </m:r>
          </m:sub>
        </m:sSub>
      </m:oMath>
      <w:del w:id="123" w:author="Stoycho Rusinov" w:date="2026-08-08T17:14:00Z">
        <w:r>
          <w:rPr>
            <w:rFonts w:asciiTheme="minorHAnsi" w:hAnsiTheme="minorHAnsi" w:cstheme="minorHAnsi"/>
          </w:rPr>
          <w:delText xml:space="preserve"> is an error term assumed to be normally distributed with </w:delText>
        </w:r>
      </w:del>
      <w:ins w:id="124" w:author="Stoycho Rusinov" w:date="2026-08-08T17:14:00Z">
        <w:r>
          <w:rPr>
            <w:rFonts w:asciiTheme="minorHAnsi" w:hAnsiTheme="minorHAnsi" w:cstheme="minorHAnsi"/>
          </w:rPr>
          <w:t xml:space="preserve">a </w:t>
        </w:r>
      </w:ins>
      <w:r>
        <w:rPr>
          <w:rFonts w:asciiTheme="minorHAnsi" w:hAnsiTheme="minorHAnsi" w:cstheme="minorHAnsi"/>
        </w:rPr>
        <w:t>mean</w:t>
      </w:r>
      <w:del w:id="125" w:author="Stoycho Rusinov" w:date="2026-08-08T17:14:00Z">
        <w:r>
          <w:rPr>
            <w:rFonts w:asciiTheme="minorHAnsi" w:hAnsiTheme="minorHAnsi" w:cstheme="minorHAnsi"/>
          </w:rPr>
          <w:delText xml:space="preserve"> </w:delText>
        </w:r>
      </w:del>
      <w:ins w:id="126" w:author="Stoycho Rusinov" w:date="2026-08-08T17:14:00Z">
        <w:r>
          <w:rPr>
            <w:rFonts w:asciiTheme="minorHAnsi" w:hAnsiTheme="minorHAnsi" w:cstheme="minorHAnsi"/>
          </w:rPr>
          <w:t>-</w:t>
        </w:r>
      </w:ins>
      <w:r>
        <w:rPr>
          <w:rFonts w:asciiTheme="minorHAnsi" w:hAnsiTheme="minorHAnsi" w:cstheme="minorHAnsi"/>
        </w:rPr>
        <w:t>zero</w:t>
      </w:r>
      <w:ins w:id="127" w:author="Stoycho Rusinov" w:date="2026-08-08T17:14:00Z">
        <w:r>
          <w:rPr>
            <w:rFonts w:asciiTheme="minorHAnsi" w:hAnsiTheme="minorHAnsi" w:cstheme="minorHAnsi"/>
          </w:rPr>
          <w:t xml:space="preserve"> demand disturbance</w:t>
        </w:r>
      </w:ins>
      <w:r>
        <w:rPr>
          <w:rFonts w:asciiTheme="minorHAnsi" w:hAnsiTheme="minorHAnsi" w:cstheme="minorHAnsi"/>
        </w:rPr>
        <w:t>.</w:t>
      </w:r>
    </w:p>
    <w:p w14:paraId="4CA5765B" w14:textId="2484F198" w:rsidR="00B73337" w:rsidRPr="00C3586C" w:rsidRDefault="00B73337" w:rsidP="00B73337">
      <w:pPr>
        <w:spacing w:line="360" w:lineRule="auto"/>
        <w:rPr>
          <w:rFonts w:asciiTheme="minorHAnsi" w:hAnsiTheme="minorHAnsi" w:cstheme="minorHAnsi"/>
        </w:rPr>
      </w:pPr>
      <w:del w:id="128" w:author="Stoycho Rusinov" w:date="2026-08-08T17:14:00Z">
        <w:r>
          <w:rPr>
            <w:rFonts w:asciiTheme="minorHAnsi" w:hAnsiTheme="minorHAnsi" w:cstheme="minorHAnsi"/>
          </w:rPr>
          <w:delText>In this specification, the (absolute) price</w:delText>
        </w:r>
      </w:del>
      <w:ins w:id="129" w:author="Stoycho Rusinov" w:date="2026-08-08T17:14:00Z">
        <w:r>
          <w:rPr>
            <w:rFonts w:asciiTheme="minorHAnsi" w:hAnsiTheme="minorHAnsi" w:cstheme="minorHAnsi"/>
          </w:rPr>
          <w:t>The signed</w:t>
        </w:r>
      </w:ins>
      <w:r>
        <w:rPr>
          <w:rFonts w:asciiTheme="minorHAnsi" w:hAnsiTheme="minorHAnsi" w:cstheme="minorHAnsi"/>
        </w:rPr>
        <w:t xml:space="preserve"> elasticity </w:t>
      </w:r>
      <w:del w:id="130" w:author="Stoycho Rusinov" w:date="2026-08-08T17:14:00Z">
        <w:r>
          <w:rPr>
            <w:rFonts w:asciiTheme="minorHAnsi" w:hAnsiTheme="minorHAnsi" w:cstheme="minorHAnsi"/>
          </w:rPr>
          <w:delText xml:space="preserve">of demand </w:delText>
        </w:r>
      </w:del>
      <w:r>
        <w:rPr>
          <w:rFonts w:asciiTheme="minorHAnsi" w:hAnsiTheme="minorHAnsi" w:cstheme="minorHAnsi"/>
        </w:rPr>
        <w:t xml:space="preserve">is </w:t>
      </w:r>
      <m:oMath>
        <m:sSub>
          <m:sSubPr>
            <m:ctrlPr>
              <w:del w:id="131" w:author="Stoycho Rusinov" w:date="2026-08-08T17:14:00Z">
                <w:rPr>
                  <w:rFonts w:ascii="Cambria Math" w:hAnsi="Cambria Math" w:cstheme="minorHAnsi"/>
                </w:rPr>
              </w:del>
            </m:ctrlPr>
          </m:sSubPr>
          <m:e>
            <m:r>
              <w:del w:id="132" w:author="Stoycho Rusinov" w:date="2026-08-08T17:14:00Z">
                <w:rPr>
                  <w:rFonts w:ascii="Cambria Math" w:hAnsi="Cambria Math" w:cstheme="minorHAnsi"/>
                </w:rPr>
                <m:t>η</m:t>
              </w:del>
            </m:r>
          </m:e>
          <m:sub>
            <m:r>
              <w:del w:id="133" w:author="Stoycho Rusinov" w:date="2026-08-08T17:14:00Z">
                <w:rPr>
                  <w:rFonts w:ascii="Cambria Math" w:hAnsi="Cambria Math" w:cstheme="minorHAnsi"/>
                </w:rPr>
                <m:t>j</m:t>
              </w:del>
            </m:r>
          </m:sub>
        </m:sSub>
        <m:r>
          <w:del w:id="134" w:author="Stoycho Rusinov" w:date="2026-08-08T17:14:00Z">
            <w:rPr>
              <w:rFonts w:ascii="Cambria Math" w:hAnsi="Cambria Math" w:cstheme="minorHAnsi"/>
            </w:rPr>
            <m:t>=-</m:t>
          </w:del>
        </m:r>
        <m:f>
          <m:fPr>
            <m:ctrlPr>
              <w:del w:id="135" w:author="Stoycho Rusinov" w:date="2026-08-08T17:14:00Z">
                <w:rPr>
                  <w:rFonts w:ascii="Cambria Math" w:hAnsi="Cambria Math" w:cstheme="minorHAnsi"/>
                </w:rPr>
              </w:del>
            </m:ctrlPr>
          </m:fPr>
          <m:num>
            <m:r>
              <w:del w:id="136" w:author="Stoycho Rusinov" w:date="2026-08-08T17:14:00Z">
                <w:rPr>
                  <w:rFonts w:ascii="Cambria Math" w:hAnsi="Cambria Math" w:cstheme="minorHAnsi"/>
                </w:rPr>
                <m:t>∂</m:t>
              </w:del>
            </m:r>
            <m:func>
              <m:funcPr>
                <m:ctrlPr>
                  <w:del w:id="137" w:author="Stoycho Rusinov" w:date="2026-08-08T17:14:00Z">
                    <w:rPr>
                      <w:rFonts w:ascii="Cambria Math" w:hAnsi="Cambria Math" w:cstheme="minorHAnsi"/>
                    </w:rPr>
                  </w:del>
                </m:ctrlPr>
              </m:funcPr>
              <m:fName>
                <m:r>
                  <w:del w:id="138" w:author="Stoycho Rusinov" w:date="2026-08-08T17:14:00Z">
                    <w:rPr>
                      <w:rFonts w:ascii="Cambria Math" w:hAnsi="Cambria Math" w:cstheme="minorHAnsi"/>
                    </w:rPr>
                    <m:t>log</m:t>
                  </w:del>
                </m:r>
              </m:fName>
              <m:e>
                <m:sSub>
                  <m:sSubPr>
                    <m:ctrlPr>
                      <w:del w:id="139" w:author="Stoycho Rusinov" w:date="2026-08-08T17:14:00Z">
                        <w:rPr>
                          <w:rFonts w:ascii="Cambria Math" w:hAnsi="Cambria Math" w:cstheme="minorHAnsi"/>
                        </w:rPr>
                      </w:del>
                    </m:ctrlPr>
                  </m:sSubPr>
                  <m:e>
                    <m:r>
                      <w:del w:id="140" w:author="Stoycho Rusinov" w:date="2026-08-08T17:14:00Z">
                        <w:rPr>
                          <w:rFonts w:ascii="Cambria Math" w:hAnsi="Cambria Math" w:cstheme="minorHAnsi"/>
                        </w:rPr>
                        <m:t>Q</m:t>
                      </w:del>
                    </m:r>
                  </m:e>
                  <m:sub>
                    <m:r>
                      <w:del w:id="141" w:author="Stoycho Rusinov" w:date="2026-08-08T17:14:00Z">
                        <w:rPr>
                          <w:rFonts w:ascii="Cambria Math" w:hAnsi="Cambria Math" w:cstheme="minorHAnsi"/>
                        </w:rPr>
                        <m:t>j,t</m:t>
                      </w:del>
                    </m:r>
                  </m:sub>
                </m:sSub>
              </m:e>
            </m:func>
          </m:num>
          <m:den>
            <m:r>
              <w:del w:id="142" w:author="Stoycho Rusinov" w:date="2026-08-08T17:14:00Z">
                <w:rPr>
                  <w:rFonts w:ascii="Cambria Math" w:hAnsi="Cambria Math" w:cstheme="minorHAnsi"/>
                </w:rPr>
                <m:t>∂</m:t>
              </w:del>
            </m:r>
            <m:func>
              <m:funcPr>
                <m:ctrlPr>
                  <w:del w:id="143" w:author="Stoycho Rusinov" w:date="2026-08-08T17:14:00Z">
                    <w:rPr>
                      <w:rFonts w:ascii="Cambria Math" w:hAnsi="Cambria Math" w:cstheme="minorHAnsi"/>
                    </w:rPr>
                  </w:del>
                </m:ctrlPr>
              </m:funcPr>
              <m:fName>
                <m:r>
                  <w:del w:id="144" w:author="Stoycho Rusinov" w:date="2026-08-08T17:14:00Z">
                    <w:rPr>
                      <w:rFonts w:ascii="Cambria Math" w:hAnsi="Cambria Math" w:cstheme="minorHAnsi"/>
                    </w:rPr>
                    <m:t>log</m:t>
                  </w:del>
                </m:r>
              </m:fName>
              <m:e>
                <m:sSub>
                  <m:sSubPr>
                    <m:ctrlPr>
                      <w:del w:id="145" w:author="Stoycho Rusinov" w:date="2026-08-08T17:14:00Z">
                        <w:rPr>
                          <w:rFonts w:ascii="Cambria Math" w:hAnsi="Cambria Math" w:cstheme="minorHAnsi"/>
                        </w:rPr>
                      </w:del>
                    </m:ctrlPr>
                  </m:sSubPr>
                  <m:e>
                    <m:r>
                      <w:del w:id="146" w:author="Stoycho Rusinov" w:date="2026-08-08T17:14:00Z">
                        <w:rPr>
                          <w:rFonts w:ascii="Cambria Math" w:hAnsi="Cambria Math" w:cstheme="minorHAnsi"/>
                        </w:rPr>
                        <m:t>P</m:t>
                      </w:del>
                    </m:r>
                  </m:e>
                  <m:sub>
                    <m:r>
                      <w:del w:id="147" w:author="Stoycho Rusinov" w:date="2026-08-08T17:14:00Z">
                        <w:rPr>
                          <w:rFonts w:ascii="Cambria Math" w:hAnsi="Cambria Math" w:cstheme="minorHAnsi"/>
                        </w:rPr>
                        <m:t>j,t</m:t>
                      </w:del>
                    </m:r>
                  </m:sub>
                </m:sSub>
              </m:e>
            </m:func>
          </m:den>
        </m:f>
      </m:oMath>
      <w:del w:id="148" w:author="Stoycho Rusinov" w:date="2026-08-08T17:14:00Z">
        <w:r>
          <w:rPr>
            <w:rFonts w:asciiTheme="minorHAnsi" w:hAnsiTheme="minorHAnsi" w:cstheme="minorHAnsi"/>
          </w:rPr>
          <w:delText>, which represents the local derivative of an isoelastic demand curve. We do not add a</w:delText>
        </w:r>
      </w:del>
      <w:proofErr w:type="spellStart"/>
      <w:ins w:id="149" w:author="Stoycho Rusinov" w:date="2026-08-08T17:14:00Z">
        <w:r>
          <w:rPr>
            <w:rFonts w:asciiTheme="minorHAnsi" w:hAnsiTheme="minorHAnsi" w:cstheme="minorHAnsi"/>
          </w:rPr>
          <w:t>ηj</w:t>
        </w:r>
        <w:proofErr w:type="spellEnd"/>
        <w:r>
          <w:rPr>
            <w:rFonts w:asciiTheme="minorHAnsi" w:hAnsiTheme="minorHAnsi" w:cstheme="minorHAnsi"/>
          </w:rPr>
          <w:t xml:space="preserve"> = ∂ log </w:t>
        </w:r>
        <w:proofErr w:type="spellStart"/>
        <w:r>
          <w:rPr>
            <w:rFonts w:asciiTheme="minorHAnsi" w:hAnsiTheme="minorHAnsi" w:cstheme="minorHAnsi"/>
          </w:rPr>
          <w:t>Qj,t</w:t>
        </w:r>
        <w:proofErr w:type="spellEnd"/>
        <w:r>
          <w:rPr>
            <w:rFonts w:asciiTheme="minorHAnsi" w:hAnsiTheme="minorHAnsi" w:cstheme="minorHAnsi"/>
          </w:rPr>
          <w:t xml:space="preserve">/∂ log </w:t>
        </w:r>
        <w:proofErr w:type="spellStart"/>
        <w:r>
          <w:rPr>
            <w:rFonts w:asciiTheme="minorHAnsi" w:hAnsiTheme="minorHAnsi" w:cstheme="minorHAnsi"/>
          </w:rPr>
          <w:t>Pj,t</w:t>
        </w:r>
        <w:proofErr w:type="spellEnd"/>
        <w:r>
          <w:rPr>
            <w:rFonts w:asciiTheme="minorHAnsi" w:hAnsiTheme="minorHAnsi" w:cstheme="minorHAnsi"/>
          </w:rPr>
          <w:t>. No</w:t>
        </w:r>
      </w:ins>
      <w:r>
        <w:rPr>
          <w:rFonts w:asciiTheme="minorHAnsi" w:hAnsiTheme="minorHAnsi" w:cstheme="minorHAnsi"/>
        </w:rPr>
        <w:t xml:space="preserve"> constant </w:t>
      </w:r>
      <w:ins w:id="150" w:author="Stoycho Rusinov" w:date="2026-08-08T17:14:00Z">
        <w:r>
          <w:rPr>
            <w:rFonts w:asciiTheme="minorHAnsi" w:hAnsiTheme="minorHAnsi" w:cstheme="minorHAnsi"/>
          </w:rPr>
          <w:t xml:space="preserve">is added </w:t>
        </w:r>
      </w:ins>
      <w:r>
        <w:rPr>
          <w:rFonts w:asciiTheme="minorHAnsi" w:hAnsiTheme="minorHAnsi" w:cstheme="minorHAnsi"/>
        </w:rPr>
        <w:t xml:space="preserve">inside the </w:t>
      </w:r>
      <w:ins w:id="151" w:author="Stoycho Rusinov" w:date="2026-08-08T17:14:00Z">
        <w:r>
          <w:rPr>
            <w:rFonts w:asciiTheme="minorHAnsi" w:hAnsiTheme="minorHAnsi" w:cstheme="minorHAnsi"/>
          </w:rPr>
          <w:t xml:space="preserve">applicant </w:t>
        </w:r>
      </w:ins>
      <w:r>
        <w:rPr>
          <w:rFonts w:asciiTheme="minorHAnsi" w:hAnsiTheme="minorHAnsi" w:cstheme="minorHAnsi"/>
        </w:rPr>
        <w:t xml:space="preserve">logarithm because </w:t>
      </w:r>
      <w:del w:id="152" w:author="Stoycho Rusinov" w:date="2026-08-08T17:14:00Z">
        <w:r>
          <w:rPr>
            <w:rFonts w:asciiTheme="minorHAnsi" w:hAnsiTheme="minorHAnsi" w:cstheme="minorHAnsi"/>
          </w:rPr>
          <w:delText>no country in the</w:delText>
        </w:r>
      </w:del>
      <w:ins w:id="153" w:author="Stoycho Rusinov" w:date="2026-08-08T17:14:00Z">
        <w:r>
          <w:rPr>
            <w:rFonts w:asciiTheme="minorHAnsi" w:hAnsiTheme="minorHAnsi" w:cstheme="minorHAnsi"/>
          </w:rPr>
          <w:t>every</w:t>
        </w:r>
      </w:ins>
      <w:r>
        <w:rPr>
          <w:rFonts w:asciiTheme="minorHAnsi" w:hAnsiTheme="minorHAnsi" w:cstheme="minorHAnsi"/>
        </w:rPr>
        <w:t xml:space="preserve"> sample </w:t>
      </w:r>
      <w:del w:id="154" w:author="Stoycho Rusinov" w:date="2026-08-08T17:14:00Z">
        <w:r>
          <w:rPr>
            <w:rFonts w:asciiTheme="minorHAnsi" w:hAnsiTheme="minorHAnsi" w:cstheme="minorHAnsi"/>
          </w:rPr>
          <w:delText>ever records zero applicants; taking the</w:delText>
        </w:r>
      </w:del>
      <w:ins w:id="155" w:author="Stoycho Rusinov" w:date="2026-08-08T17:14:00Z">
        <w:r>
          <w:rPr>
            <w:rFonts w:asciiTheme="minorHAnsi" w:hAnsiTheme="minorHAnsi" w:cstheme="minorHAnsi"/>
          </w:rPr>
          <w:t>count is strictly positive; this is the same</w:t>
        </w:r>
      </w:ins>
      <w:r>
        <w:rPr>
          <w:rFonts w:asciiTheme="minorHAnsi" w:hAnsiTheme="minorHAnsi" w:cstheme="minorHAnsi"/>
        </w:rPr>
        <w:t xml:space="preserve"> direct</w:t>
      </w:r>
      <w:del w:id="156" w:author="Stoycho Rusinov" w:date="2026-08-08T17:14:00Z">
        <w:r>
          <w:rPr>
            <w:rFonts w:asciiTheme="minorHAnsi" w:hAnsiTheme="minorHAnsi" w:cstheme="minorHAnsi"/>
          </w:rPr>
          <w:delText xml:space="preserve"> log of demand is also more directly tied to the isoelastic curve we estimate</w:delText>
        </w:r>
      </w:del>
      <w:ins w:id="157" w:author="Stoycho Rusinov" w:date="2026-08-08T17:14:00Z">
        <w:r>
          <w:rPr>
            <w:rFonts w:asciiTheme="minorHAnsi" w:hAnsiTheme="minorHAnsi" w:cstheme="minorHAnsi"/>
          </w:rPr>
          <w:t>-log convention used in all three code files</w:t>
        </w:r>
      </w:ins>
      <w:r>
        <w:rPr>
          <w:rFonts w:asciiTheme="minorHAnsi" w:hAnsiTheme="minorHAnsi" w:cstheme="minorHAnsi"/>
        </w:rPr>
        <w:t>.</w:t>
      </w:r>
      <w:r>
        <w:rPr>
          <w:rFonts w:asciiTheme="minorHAnsi" w:hAnsiTheme="minorHAnsi" w:cstheme="minorHAnsi"/>
        </w:rPr>
        <w:t xml:space="preserve"> </w:t>
      </w:r>
      <w:r>
        <w:rPr>
          <w:rFonts w:asciiTheme="minorHAnsi" w:hAnsiTheme="minorHAnsi" w:cstheme="minorHAnsi"/>
        </w:rPr>
        <w:t xml:space="preserve">Let </w:t>
      </w:r>
      <m:oMath>
        <m:sSub>
          <m:sSubPr>
            <m:ctrlPr>
              <w:rPr>
                <w:rFonts w:ascii="Cambria Math" w:hAnsi="Cambria Math" w:cstheme="minorHAnsi"/>
              </w:rPr>
            </m:ctrlPr>
          </m:sSubPr>
          <m:e>
            <m:r>
              <w:rPr>
                <w:rFonts w:ascii="Cambria Math" w:hAnsi="Cambria Math" w:cstheme="minorHAnsi"/>
              </w:rPr>
              <m:t>Post</m:t>
            </m:r>
          </m:e>
          <m:sub>
            <m:r>
              <w:rPr>
                <w:rFonts w:ascii="Cambria Math" w:hAnsi="Cambria Math" w:cstheme="minorHAnsi"/>
              </w:rPr>
              <m:t>t</m:t>
            </m:r>
          </m:sub>
        </m:sSub>
      </m:oMath>
      <w:r>
        <w:rPr>
          <w:rFonts w:asciiTheme="minorHAnsi" w:hAnsiTheme="minorHAnsi" w:cstheme="minorHAnsi"/>
        </w:rPr>
        <w:t xml:space="preserve"> be an indicator equal to 1 in years after the new fee regime is introduced (post-2020) and 0 otherwise, and let </w:t>
      </w:r>
      <m:oMath>
        <m:r>
          <w:rPr>
            <w:rFonts w:ascii="Cambria Math" w:hAnsi="Cambria Math" w:cstheme="minorHAnsi"/>
          </w:rPr>
          <m:t>1</m:t>
        </m:r>
        <m:d>
          <m:dPr>
            <m:begChr m:val="["/>
            <m:endChr m:val="]"/>
            <m:ctrlPr>
              <w:rPr>
                <w:rFonts w:ascii="Cambria Math" w:hAnsi="Cambria Math" w:cstheme="minorHAnsi"/>
              </w:rPr>
            </m:ctrlPr>
          </m:dPr>
          <m:e>
            <m:r>
              <w:rPr>
                <w:rFonts w:ascii="Cambria Math" w:hAnsi="Cambria Math" w:cstheme="minorHAnsi"/>
              </w:rPr>
              <m:t>Country j in EU</m:t>
            </m:r>
          </m:e>
        </m:d>
      </m:oMath>
      <w:r>
        <w:rPr>
          <w:rFonts w:asciiTheme="minorHAnsi" w:hAnsiTheme="minorHAnsi" w:cstheme="minorHAnsi"/>
        </w:rPr>
        <w:t xml:space="preserve"> indicate EU origin countries (excluding Ireland). The Brexit shock enters the price equation as the system of simultaneous equations defining the country-specific reaction to the exogenous tuition shock:</w:t>
      </w:r>
    </w:p>
    <w:p w14:paraId="02BA573B" w14:textId="77777777" w:rsidR="00B73337" w:rsidRPr="00683078" w:rsidRDefault="00B73337" w:rsidP="00B73337">
      <w:pPr>
        <w:tabs>
          <w:tab w:val="center" w:pos="4513"/>
          <w:tab w:val="right" w:pos="9026"/>
        </w:tabs>
        <w:spacing w:before="120" w:line="360" w:lineRule="auto"/>
        <w:jc w:val="center"/>
        <w:rPr>
          <w:rFonts w:asciiTheme="minorHAnsi" w:hAnsiTheme="minorHAnsi"/>
        </w:rPr>
        <w:pPrChange w:id="158" w:author="Stoycho Rusinov" w:date="2026-08-08T17:14:00Z">
          <w:pPr>
            <w:tabs>
              <w:tab w:val="center" w:pos="4513"/>
              <w:tab w:val="right" w:pos="9026"/>
            </w:tabs>
            <w:spacing w:before="120" w:line="360" w:lineRule="auto"/>
          </w:pPr>
        </w:pPrChange>
      </w:pPr>
      <w:del w:id="159" w:author="Stoycho Rusinov" w:date="2026-08-08T17:14:00Z">
        <w:r>
          <w:rPr>
            <w:rFonts w:asciiTheme="minorHAnsi" w:hAnsiTheme="minorHAnsi" w:cstheme="minorHAnsi"/>
          </w:rPr>
          <w:tab/>
        </w:r>
      </w:del>
      <m:oMath>
        <m:func>
          <m:funcPr>
            <m:ctrlPr>
              <w:del w:id="160" w:author="Stoycho Rusinov" w:date="2026-08-08T17:14:00Z">
                <w:rPr>
                  <w:rFonts w:ascii="Cambria Math" w:hAnsi="Cambria Math" w:cstheme="minorHAnsi"/>
                </w:rPr>
              </w:del>
            </m:ctrlPr>
          </m:funcPr>
          <m:fName>
            <m:r>
              <w:del w:id="161" w:author="Stoycho Rusinov" w:date="2026-08-08T17:14:00Z">
                <w:rPr>
                  <w:rFonts w:ascii="Cambria Math" w:hAnsi="Cambria Math" w:cstheme="minorHAnsi"/>
                </w:rPr>
                <m:t>log</m:t>
              </w:del>
            </m:r>
          </m:fName>
          <m:e>
            <m:sSub>
              <m:sSubPr>
                <m:ctrlPr>
                  <w:del w:id="162" w:author="Stoycho Rusinov" w:date="2026-08-08T17:14:00Z">
                    <w:rPr>
                      <w:rFonts w:ascii="Cambria Math" w:hAnsi="Cambria Math" w:cstheme="minorHAnsi"/>
                    </w:rPr>
                  </w:del>
                </m:ctrlPr>
              </m:sSubPr>
              <m:e>
                <m:r>
                  <w:del w:id="163" w:author="Stoycho Rusinov" w:date="2026-08-08T17:14:00Z">
                    <w:rPr>
                      <w:rFonts w:ascii="Cambria Math" w:hAnsi="Cambria Math" w:cstheme="minorHAnsi"/>
                    </w:rPr>
                    <m:t>P</m:t>
                  </w:del>
                </m:r>
              </m:e>
              <m:sub>
                <m:r>
                  <w:del w:id="164" w:author="Stoycho Rusinov" w:date="2026-08-08T17:14:00Z">
                    <w:rPr>
                      <w:rFonts w:ascii="Cambria Math" w:hAnsi="Cambria Math" w:cstheme="minorHAnsi"/>
                    </w:rPr>
                    <m:t>j,t</m:t>
                  </w:del>
                </m:r>
              </m:sub>
            </m:sSub>
          </m:e>
        </m:func>
        <m:r>
          <w:del w:id="165" w:author="Stoycho Rusinov" w:date="2026-08-08T17:14:00Z">
            <w:rPr>
              <w:rFonts w:ascii="Cambria Math" w:hAnsi="Cambria Math" w:cstheme="minorHAnsi"/>
            </w:rPr>
            <m:t>=</m:t>
          </w:del>
        </m:r>
        <m:sSub>
          <m:sSubPr>
            <m:ctrlPr>
              <w:del w:id="166" w:author="Stoycho Rusinov" w:date="2026-08-08T17:14:00Z">
                <w:rPr>
                  <w:rFonts w:ascii="Cambria Math" w:hAnsi="Cambria Math" w:cstheme="minorHAnsi"/>
                </w:rPr>
              </w:del>
            </m:ctrlPr>
          </m:sSubPr>
          <m:e>
            <m:r>
              <w:del w:id="167" w:author="Stoycho Rusinov" w:date="2026-08-08T17:14:00Z">
                <w:rPr>
                  <w:rFonts w:ascii="Cambria Math" w:hAnsi="Cambria Math" w:cstheme="minorHAnsi"/>
                </w:rPr>
                <m:t>ϕ</m:t>
              </w:del>
            </m:r>
          </m:e>
          <m:sub>
            <m:r>
              <w:del w:id="168" w:author="Stoycho Rusinov" w:date="2026-08-08T17:14:00Z">
                <w:rPr>
                  <w:rFonts w:ascii="Cambria Math" w:hAnsi="Cambria Math" w:cstheme="minorHAnsi"/>
                </w:rPr>
                <m:t>j</m:t>
              </w:del>
            </m:r>
          </m:sub>
        </m:sSub>
        <m:r>
          <w:ins w:id="169" w:author="Stoycho Rusinov" w:date="2026-08-08T17:14:00Z">
            <m:rPr>
              <m:sty m:val="p"/>
            </m:rPr>
            <w:rPr>
              <w:rFonts w:ascii="Cambria Math" w:hAnsi="Cambria Math"/>
            </w:rPr>
            <m:t>log</m:t>
          </w:ins>
        </m:r>
        <m:sSub>
          <m:sSubPr>
            <m:ctrlPr>
              <w:ins w:id="170" w:author="Stoycho Rusinov" w:date="2026-08-08T17:14:00Z">
                <w:rPr>
                  <w:rFonts w:ascii="Cambria Math" w:hAnsi="Cambria Math"/>
                </w:rPr>
              </w:ins>
            </m:ctrlPr>
          </m:sSubPr>
          <m:e>
            <m:r>
              <w:ins w:id="171" w:author="Stoycho Rusinov" w:date="2026-08-08T17:14:00Z">
                <w:rPr>
                  <w:rFonts w:ascii="Cambria Math" w:hAnsi="Cambria Math"/>
                </w:rPr>
                <m:t>P</m:t>
              </w:ins>
            </m:r>
          </m:e>
          <m:sub>
            <m:r>
              <w:ins w:id="172" w:author="Stoycho Rusinov" w:date="2026-08-08T17:14:00Z">
                <w:rPr>
                  <w:rFonts w:ascii="Cambria Math" w:hAnsi="Cambria Math"/>
                </w:rPr>
                <m:t>j</m:t>
              </w:ins>
            </m:r>
            <m:r>
              <w:ins w:id="173" w:author="Stoycho Rusinov" w:date="2026-08-08T17:14:00Z">
                <m:rPr>
                  <m:sty m:val="p"/>
                </m:rPr>
                <w:rPr>
                  <w:rFonts w:ascii="Cambria Math" w:hAnsi="Cambria Math"/>
                </w:rPr>
                <m:t>,</m:t>
              </w:ins>
            </m:r>
            <m:r>
              <w:ins w:id="174" w:author="Stoycho Rusinov" w:date="2026-08-08T17:14:00Z">
                <w:rPr>
                  <w:rFonts w:ascii="Cambria Math" w:hAnsi="Cambria Math"/>
                </w:rPr>
                <m:t>t</m:t>
              </w:ins>
            </m:r>
          </m:sub>
        </m:sSub>
        <m:r>
          <w:ins w:id="175" w:author="Stoycho Rusinov" w:date="2026-08-08T17:14:00Z">
            <m:rPr>
              <m:sty m:val="p"/>
            </m:rPr>
            <w:rPr>
              <w:rFonts w:ascii="Cambria Math" w:hAnsi="Cambria Math"/>
            </w:rPr>
            <m:t>=</m:t>
          </w:ins>
        </m:r>
        <m:sSub>
          <m:sSubPr>
            <m:ctrlPr>
              <w:ins w:id="176" w:author="Stoycho Rusinov" w:date="2026-08-08T17:14:00Z">
                <w:rPr>
                  <w:rFonts w:ascii="Cambria Math" w:hAnsi="Cambria Math"/>
                </w:rPr>
              </w:ins>
            </m:ctrlPr>
          </m:sSubPr>
          <m:e>
            <m:r>
              <w:ins w:id="177" w:author="Stoycho Rusinov" w:date="2026-08-08T17:14:00Z">
                <w:rPr>
                  <w:rFonts w:ascii="Cambria Math" w:hAnsi="Cambria Math"/>
                </w:rPr>
                <m:t>ϕ</m:t>
              </w:ins>
            </m:r>
          </m:e>
          <m:sub>
            <m:r>
              <w:ins w:id="178"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del w:id="179" w:author="Stoycho Rusinov" w:date="2026-08-08T17:14:00Z">
            <w:rPr>
              <w:rFonts w:ascii="Cambria Math" w:hAnsi="Cambria Math" w:cstheme="minorHAnsi"/>
            </w:rPr>
            <m:t xml:space="preserve"> 1</m:t>
          </w:del>
        </m:r>
        <m:d>
          <m:dPr>
            <m:begChr m:val="["/>
            <m:endChr m:val="]"/>
            <m:ctrlPr>
              <w:del w:id="180" w:author="Stoycho Rusinov" w:date="2026-08-08T17:14:00Z">
                <w:rPr>
                  <w:rFonts w:ascii="Cambria Math" w:hAnsi="Cambria Math" w:cstheme="minorHAnsi"/>
                </w:rPr>
              </w:del>
            </m:ctrlPr>
          </m:dPr>
          <m:e>
            <m:r>
              <w:del w:id="181" w:author="Stoycho Rusinov" w:date="2026-08-08T17:14:00Z">
                <w:rPr>
                  <w:rFonts w:ascii="Cambria Math" w:hAnsi="Cambria Math" w:cstheme="minorHAnsi"/>
                </w:rPr>
                <m:t>Country j in EU</m:t>
              </w:del>
            </m:r>
          </m:e>
        </m:d>
        <m:r>
          <w:del w:id="182" w:author="Stoycho Rusinov" w:date="2026-08-08T17:14:00Z">
            <w:rPr>
              <w:rFonts w:ascii="Cambria Math" w:hAnsi="Cambria Math" w:cstheme="minorHAnsi"/>
            </w:rPr>
            <m:t xml:space="preserve"> </m:t>
          </w:del>
        </m:r>
        <m:sSub>
          <m:sSubPr>
            <m:ctrlPr>
              <w:del w:id="183" w:author="Stoycho Rusinov" w:date="2026-08-08T17:14:00Z">
                <w:rPr>
                  <w:rFonts w:ascii="Cambria Math" w:hAnsi="Cambria Math" w:cstheme="minorHAnsi"/>
                </w:rPr>
              </w:del>
            </m:ctrlPr>
          </m:sSubPr>
          <m:e>
            <m:r>
              <w:del w:id="184" w:author="Stoycho Rusinov" w:date="2026-08-08T17:14:00Z">
                <w:rPr>
                  <w:rFonts w:ascii="Cambria Math" w:hAnsi="Cambria Math" w:cstheme="minorHAnsi"/>
                </w:rPr>
                <m:t>Post</m:t>
              </w:del>
            </m:r>
          </m:e>
          <m:sub>
            <m:r>
              <w:del w:id="185" w:author="Stoycho Rusinov" w:date="2026-08-08T17:14:00Z">
                <w:rPr>
                  <w:rFonts w:ascii="Cambria Math" w:hAnsi="Cambria Math" w:cstheme="minorHAnsi"/>
                </w:rPr>
                <m:t>t</m:t>
              </w:del>
            </m:r>
          </m:sub>
        </m:sSub>
        <m:r>
          <w:ins w:id="186" w:author="Stoycho Rusinov" w:date="2026-08-08T17:14:00Z">
            <w:rPr>
              <w:rFonts w:ascii="Cambria Math" w:hAnsi="Cambria Math"/>
            </w:rPr>
            <m:t> </m:t>
          </w:ins>
        </m:r>
        <m:r>
          <w:ins w:id="187" w:author="Stoycho Rusinov" w:date="2026-08-08T17:14:00Z">
            <m:rPr>
              <m:sty m:val="b"/>
            </m:rPr>
            <w:rPr>
              <w:rFonts w:ascii="Cambria Math" w:hAnsi="Cambria Math"/>
            </w:rPr>
            <m:t>1</m:t>
          </w:ins>
        </m:r>
        <m:r>
          <w:ins w:id="188" w:author="Stoycho Rusinov" w:date="2026-08-08T17:14:00Z">
            <m:rPr>
              <m:sty m:val="p"/>
            </m:rPr>
            <w:rPr>
              <w:rFonts w:ascii="Cambria Math" w:hAnsi="Cambria Math"/>
            </w:rPr>
            <m:t>{</m:t>
          </w:ins>
        </m:r>
        <m:r>
          <w:ins w:id="189" w:author="Stoycho Rusinov" w:date="2026-08-08T17:14:00Z">
            <w:rPr>
              <w:rFonts w:ascii="Cambria Math" w:hAnsi="Cambria Math"/>
            </w:rPr>
            <m:t>j</m:t>
          </w:ins>
        </m:r>
        <m:r>
          <w:ins w:id="190" w:author="Stoycho Rusinov" w:date="2026-08-08T17:14:00Z">
            <m:rPr>
              <m:sty m:val="p"/>
            </m:rPr>
            <w:rPr>
              <w:rFonts w:ascii="Cambria Math" w:hAnsi="Cambria Math"/>
            </w:rPr>
            <m:t>∈EU}</m:t>
          </w:ins>
        </m:r>
        <m:sSub>
          <m:sSubPr>
            <m:ctrlPr>
              <w:ins w:id="191" w:author="Stoycho Rusinov" w:date="2026-08-08T17:14:00Z">
                <w:rPr>
                  <w:rFonts w:ascii="Cambria Math" w:hAnsi="Cambria Math"/>
                </w:rPr>
              </w:ins>
            </m:ctrlPr>
          </m:sSubPr>
          <m:e>
            <m:r>
              <w:ins w:id="192" w:author="Stoycho Rusinov" w:date="2026-08-08T17:14:00Z">
                <m:rPr>
                  <m:sty m:val="p"/>
                </m:rPr>
                <w:rPr>
                  <w:rFonts w:ascii="Cambria Math" w:hAnsi="Cambria Math"/>
                </w:rPr>
                <m:t>Post</m:t>
              </w:ins>
            </m:r>
          </m:e>
          <m:sub>
            <m:r>
              <w:ins w:id="193" w:author="Stoycho Rusinov" w:date="2026-08-08T17:14:00Z">
                <w:rPr>
                  <w:rFonts w:ascii="Cambria Math" w:hAnsi="Cambria Math"/>
                </w:rPr>
                <m:t>t</m:t>
              </w:ins>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j,t</m:t>
            </m:r>
          </m:sub>
        </m:sSub>
      </m:oMath>
      <w:del w:id="194" w:author="Stoycho Rusinov" w:date="2026-08-08T17:14:00Z">
        <w:r>
          <w:rPr>
            <w:rFonts w:asciiTheme="minorHAnsi" w:hAnsiTheme="minorHAnsi" w:cstheme="minorHAnsi"/>
          </w:rPr>
          <w:tab/>
          <w:delText>(2)</w:delText>
        </w:r>
      </w:del>
      <m:oMath>
        <m:r>
          <w:ins w:id="195" w:author="Stoycho Rusinov" w:date="2026-08-08T17:14:00Z">
            <m:rPr>
              <m:sty m:val="p"/>
            </m:rPr>
            <w:rPr>
              <w:rFonts w:ascii="Cambria Math" w:hAnsi="Cambria Math"/>
            </w:rPr>
            <m:t>.</m:t>
          </w:ins>
        </m:r>
      </m:oMath>
    </w:p>
    <w:p w14:paraId="41B12190"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196" w:author="Stoycho Rusinov" w:date="2026-08-08T17:14:00Z">
                <w:rPr>
                  <w:rFonts w:ascii="Cambria Math" w:hAnsi="Cambria Math" w:cstheme="minorHAnsi"/>
                </w:rPr>
              </w:del>
            </m:ctrlPr>
          </m:sSubPr>
          <m:e>
            <m:r>
              <w:del w:id="197" w:author="Stoycho Rusinov" w:date="2026-08-08T17:14:00Z">
                <w:rPr>
                  <w:rFonts w:ascii="Cambria Math" w:hAnsi="Cambria Math" w:cstheme="minorHAnsi"/>
                </w:rPr>
                <m:t>ϕ</m:t>
              </w:del>
            </m:r>
          </m:e>
          <m:sub>
            <m:r>
              <w:del w:id="198" w:author="Stoycho Rusinov" w:date="2026-08-08T17:14:00Z">
                <w:rPr>
                  <w:rFonts w:ascii="Cambria Math" w:hAnsi="Cambria Math" w:cstheme="minorHAnsi"/>
                </w:rPr>
                <m:t>j</m:t>
              </w:del>
            </m:r>
          </m:sub>
        </m:sSub>
      </m:oMath>
      <w:del w:id="199" w:author="Stoycho Rusinov" w:date="2026-08-08T17:14:00Z">
        <w:r>
          <w:rPr>
            <w:rFonts w:asciiTheme="minorHAnsi" w:hAnsiTheme="minorHAnsi" w:cstheme="minorHAnsi"/>
          </w:rPr>
          <w:delText xml:space="preserve"> are country-specific intercepts identifying</w:delText>
        </w:r>
      </w:del>
      <w:proofErr w:type="spellStart"/>
      <w:ins w:id="200" w:author="Stoycho Rusinov" w:date="2026-08-08T17:14:00Z">
        <w:r>
          <w:rPr>
            <w:rFonts w:asciiTheme="minorHAnsi" w:hAnsiTheme="minorHAnsi" w:cstheme="minorHAnsi"/>
          </w:rPr>
          <w:t>ϕj</w:t>
        </w:r>
        <w:proofErr w:type="spellEnd"/>
        <w:r>
          <w:rPr>
            <w:rFonts w:asciiTheme="minorHAnsi" w:hAnsiTheme="minorHAnsi" w:cstheme="minorHAnsi"/>
          </w:rPr>
          <w:t xml:space="preserve"> is</w:t>
        </w:r>
      </w:ins>
      <w:r>
        <w:rPr>
          <w:rFonts w:asciiTheme="minorHAnsi" w:hAnsiTheme="minorHAnsi" w:cstheme="minorHAnsi"/>
        </w:rPr>
        <w:t xml:space="preserve"> the </w:t>
      </w:r>
      <w:ins w:id="201" w:author="Stoycho Rusinov" w:date="2026-08-08T17:14:00Z">
        <w:r>
          <w:rPr>
            <w:rFonts w:asciiTheme="minorHAnsi" w:hAnsiTheme="minorHAnsi" w:cstheme="minorHAnsi"/>
          </w:rPr>
          <w:t xml:space="preserve">pre-reform log </w:t>
        </w:r>
      </w:ins>
      <w:r>
        <w:rPr>
          <w:rFonts w:asciiTheme="minorHAnsi" w:hAnsiTheme="minorHAnsi" w:cstheme="minorHAnsi"/>
        </w:rPr>
        <w:t>price level</w:t>
      </w:r>
      <w:del w:id="202" w:author="Stoycho Rusinov" w:date="2026-08-08T17:14:00Z">
        <w:r>
          <w:rPr>
            <w:rFonts w:asciiTheme="minorHAnsi" w:hAnsiTheme="minorHAnsi" w:cstheme="minorHAnsi"/>
          </w:rPr>
          <w:delText>-maintained pre-Brexit</w:delText>
        </w:r>
      </w:del>
      <w:ins w:id="203" w:author="Stoycho Rusinov" w:date="2026-08-08T17:14:00Z">
        <w:r>
          <w:rPr>
            <w:rFonts w:asciiTheme="minorHAnsi" w:hAnsiTheme="minorHAnsi" w:cstheme="minorHAnsi"/>
          </w:rPr>
          <w:t xml:space="preserve"> for origin j</w:t>
        </w:r>
      </w:ins>
      <w:r>
        <w:rPr>
          <w:rFonts w:asciiTheme="minorHAnsi" w:hAnsiTheme="minorHAnsi" w:cstheme="minorHAnsi"/>
        </w:rPr>
        <w:t>;</w:t>
      </w:r>
    </w:p>
    <w:p w14:paraId="436174D2"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204" w:author="Stoycho Rusinov" w:date="2026-08-08T17:14:00Z">
                <w:rPr>
                  <w:rFonts w:ascii="Cambria Math" w:hAnsi="Cambria Math" w:cstheme="minorHAnsi"/>
                </w:rPr>
              </w:del>
            </m:ctrlPr>
          </m:sSubPr>
          <m:e>
            <m:r>
              <w:del w:id="205" w:author="Stoycho Rusinov" w:date="2026-08-08T17:14:00Z">
                <w:rPr>
                  <w:rFonts w:ascii="Cambria Math" w:hAnsi="Cambria Math" w:cstheme="minorHAnsi"/>
                </w:rPr>
                <m:t>k</m:t>
              </w:del>
            </m:r>
          </m:e>
          <m:sub>
            <m:r>
              <w:del w:id="206" w:author="Stoycho Rusinov" w:date="2026-08-08T17:14:00Z">
                <w:rPr>
                  <w:rFonts w:ascii="Cambria Math" w:hAnsi="Cambria Math" w:cstheme="minorHAnsi"/>
                </w:rPr>
                <m:t>j</m:t>
              </w:del>
            </m:r>
          </m:sub>
        </m:sSub>
      </m:oMath>
      <w:proofErr w:type="spellStart"/>
      <w:ins w:id="207" w:author="Stoycho Rusinov" w:date="2026-08-08T17:14:00Z">
        <w:r>
          <w:rPr>
            <w:rFonts w:asciiTheme="minorHAnsi" w:hAnsiTheme="minorHAnsi" w:cstheme="minorHAnsi"/>
          </w:rPr>
          <w:t>kj</w:t>
        </w:r>
      </w:ins>
      <w:proofErr w:type="spellEnd"/>
      <w:r>
        <w:rPr>
          <w:rFonts w:asciiTheme="minorHAnsi" w:hAnsiTheme="minorHAnsi" w:cstheme="minorHAnsi"/>
        </w:rPr>
        <w:t xml:space="preserve"> is the </w:t>
      </w:r>
      <w:ins w:id="208" w:author="Stoycho Rusinov" w:date="2026-08-08T17:14:00Z">
        <w:r>
          <w:rPr>
            <w:rFonts w:asciiTheme="minorHAnsi" w:hAnsiTheme="minorHAnsi" w:cstheme="minorHAnsi"/>
          </w:rPr>
          <w:t xml:space="preserve">Brexit-induced </w:t>
        </w:r>
      </w:ins>
      <w:r>
        <w:rPr>
          <w:rFonts w:asciiTheme="minorHAnsi" w:hAnsiTheme="minorHAnsi" w:cstheme="minorHAnsi"/>
        </w:rPr>
        <w:t xml:space="preserve">log price change </w:t>
      </w:r>
      <w:del w:id="209" w:author="Stoycho Rusinov" w:date="2026-08-08T17:14:00Z">
        <w:r>
          <w:rPr>
            <w:rFonts w:asciiTheme="minorHAnsi" w:hAnsiTheme="minorHAnsi" w:cstheme="minorHAnsi"/>
          </w:rPr>
          <w:delText xml:space="preserve">induced by Brexit for origin </w:delText>
        </w:r>
      </w:del>
      <m:oMath>
        <m:r>
          <w:del w:id="210" w:author="Stoycho Rusinov" w:date="2026-08-08T17:14:00Z">
            <w:rPr>
              <w:rFonts w:ascii="Cambria Math" w:hAnsi="Cambria Math" w:cstheme="minorHAnsi"/>
            </w:rPr>
            <m:t>j</m:t>
          </w:del>
        </m:r>
      </m:oMath>
      <w:del w:id="211" w:author="Stoycho Rusinov" w:date="2026-08-08T17:14:00Z">
        <w:r>
          <w:rPr>
            <w:rFonts w:asciiTheme="minorHAnsi" w:hAnsiTheme="minorHAnsi" w:cstheme="minorHAnsi"/>
          </w:rPr>
          <w:delText xml:space="preserve"> (assumed fixed </w:delText>
        </w:r>
      </w:del>
      <w:r>
        <w:rPr>
          <w:rFonts w:asciiTheme="minorHAnsi" w:hAnsiTheme="minorHAnsi" w:cstheme="minorHAnsi"/>
        </w:rPr>
        <w:t xml:space="preserve">for </w:t>
      </w:r>
      <w:del w:id="212" w:author="Stoycho Rusinov" w:date="2026-08-08T17:14:00Z">
        <w:r>
          <w:rPr>
            <w:rFonts w:asciiTheme="minorHAnsi" w:hAnsiTheme="minorHAnsi" w:cstheme="minorHAnsi"/>
          </w:rPr>
          <w:delText>now; we relax this assumption later to expose an alternative source of heterogeneity in elasticities);</w:delText>
        </w:r>
      </w:del>
      <w:ins w:id="213" w:author="Stoycho Rusinov" w:date="2026-08-08T17:14:00Z">
        <w:r>
          <w:rPr>
            <w:rFonts w:asciiTheme="minorHAnsi" w:hAnsiTheme="minorHAnsi" w:cstheme="minorHAnsi"/>
          </w:rPr>
          <w:t>origin j;</w:t>
        </w:r>
      </w:ins>
    </w:p>
    <w:p w14:paraId="0CCB6F2A" w14:textId="77777777" w:rsidR="00B73337" w:rsidRPr="00C3586C" w:rsidRDefault="00B73337" w:rsidP="00B73337">
      <w:pPr>
        <w:pStyle w:val="ListParagraph"/>
        <w:numPr>
          <w:ilvl w:val="0"/>
          <w:numId w:val="10"/>
        </w:numPr>
        <w:spacing w:after="0" w:line="360" w:lineRule="auto"/>
        <w:contextualSpacing w:val="0"/>
        <w:rPr>
          <w:rFonts w:asciiTheme="minorHAnsi" w:hAnsiTheme="minorHAnsi" w:cstheme="minorHAnsi"/>
        </w:rPr>
      </w:pPr>
      <m:oMath>
        <m:sSub>
          <m:sSubPr>
            <m:ctrlPr>
              <w:del w:id="214" w:author="Stoycho Rusinov" w:date="2026-08-08T17:14:00Z">
                <w:rPr>
                  <w:rFonts w:ascii="Cambria Math" w:hAnsi="Cambria Math" w:cstheme="minorHAnsi"/>
                </w:rPr>
              </w:del>
            </m:ctrlPr>
          </m:sSubPr>
          <m:e>
            <m:r>
              <w:del w:id="215" w:author="Stoycho Rusinov" w:date="2026-08-08T17:14:00Z">
                <w:rPr>
                  <w:rFonts w:ascii="Cambria Math" w:hAnsi="Cambria Math" w:cstheme="minorHAnsi"/>
                </w:rPr>
                <m:t>ν</m:t>
              </w:del>
            </m:r>
          </m:e>
          <m:sub>
            <m:r>
              <w:del w:id="216" w:author="Stoycho Rusinov" w:date="2026-08-08T17:14:00Z">
                <w:rPr>
                  <w:rFonts w:ascii="Cambria Math" w:hAnsi="Cambria Math" w:cstheme="minorHAnsi"/>
                </w:rPr>
                <m:t>j,t</m:t>
              </w:del>
            </m:r>
          </m:sub>
        </m:sSub>
      </m:oMath>
      <w:proofErr w:type="spellStart"/>
      <w:ins w:id="217" w:author="Stoycho Rusinov" w:date="2026-08-08T17:14:00Z">
        <w:r>
          <w:rPr>
            <w:rFonts w:asciiTheme="minorHAnsi" w:hAnsiTheme="minorHAnsi" w:cstheme="minorHAnsi"/>
          </w:rPr>
          <w:t>νj,t</w:t>
        </w:r>
      </w:ins>
      <w:proofErr w:type="spellEnd"/>
      <w:r>
        <w:rPr>
          <w:rFonts w:asciiTheme="minorHAnsi" w:hAnsiTheme="minorHAnsi" w:cstheme="minorHAnsi"/>
        </w:rPr>
        <w:t xml:space="preserve"> is a </w:t>
      </w:r>
      <w:del w:id="218" w:author="Stoycho Rusinov" w:date="2026-08-08T17:14:00Z">
        <w:r>
          <w:rPr>
            <w:rFonts w:asciiTheme="minorHAnsi" w:hAnsiTheme="minorHAnsi" w:cstheme="minorHAnsi"/>
          </w:rPr>
          <w:delText xml:space="preserve">pricing error term assumed to be normally distributed with </w:delText>
        </w:r>
      </w:del>
      <w:r>
        <w:rPr>
          <w:rFonts w:asciiTheme="minorHAnsi" w:hAnsiTheme="minorHAnsi" w:cstheme="minorHAnsi"/>
        </w:rPr>
        <w:t>mean</w:t>
      </w:r>
      <w:del w:id="219" w:author="Stoycho Rusinov" w:date="2026-08-08T17:14:00Z">
        <w:r>
          <w:rPr>
            <w:rFonts w:asciiTheme="minorHAnsi" w:hAnsiTheme="minorHAnsi" w:cstheme="minorHAnsi"/>
          </w:rPr>
          <w:delText xml:space="preserve"> </w:delText>
        </w:r>
      </w:del>
      <w:ins w:id="220" w:author="Stoycho Rusinov" w:date="2026-08-08T17:14:00Z">
        <w:r>
          <w:rPr>
            <w:rFonts w:asciiTheme="minorHAnsi" w:hAnsiTheme="minorHAnsi" w:cstheme="minorHAnsi"/>
          </w:rPr>
          <w:t>-</w:t>
        </w:r>
      </w:ins>
      <w:r>
        <w:rPr>
          <w:rFonts w:asciiTheme="minorHAnsi" w:hAnsiTheme="minorHAnsi" w:cstheme="minorHAnsi"/>
        </w:rPr>
        <w:t>zero</w:t>
      </w:r>
      <w:ins w:id="221" w:author="Stoycho Rusinov" w:date="2026-08-08T17:14:00Z">
        <w:r>
          <w:rPr>
            <w:rFonts w:asciiTheme="minorHAnsi" w:hAnsiTheme="minorHAnsi" w:cstheme="minorHAnsi"/>
          </w:rPr>
          <w:t xml:space="preserve"> price disturbance</w:t>
        </w:r>
      </w:ins>
      <w:r>
        <w:rPr>
          <w:rFonts w:asciiTheme="minorHAnsi" w:hAnsiTheme="minorHAnsi" w:cstheme="minorHAnsi"/>
        </w:rPr>
        <w:t>.</w:t>
      </w:r>
    </w:p>
    <w:p w14:paraId="73744DAF" w14:textId="77777777" w:rsidR="00B73337" w:rsidRPr="00C3586C" w:rsidRDefault="00B73337" w:rsidP="00B73337">
      <w:pPr>
        <w:spacing w:line="360" w:lineRule="auto"/>
        <w:rPr>
          <w:rFonts w:asciiTheme="minorHAnsi" w:hAnsiTheme="minorHAnsi" w:cstheme="minorHAnsi"/>
        </w:rPr>
      </w:pPr>
      <w:r>
        <w:rPr>
          <w:rFonts w:asciiTheme="minorHAnsi" w:hAnsiTheme="minorHAnsi" w:cstheme="minorHAnsi"/>
        </w:rPr>
        <w:t>Combining equations (1) and (2) yields:</w:t>
      </w:r>
    </w:p>
    <w:p w14:paraId="4FD531F4" w14:textId="77777777" w:rsidR="00B73337" w:rsidRPr="00C3586C" w:rsidRDefault="00B73337" w:rsidP="00B73337">
      <w:pPr>
        <w:spacing w:before="120" w:line="360" w:lineRule="auto"/>
        <w:rPr>
          <w:del w:id="222" w:author="Stoycho Rusinov" w:date="2026-08-08T17:14:00Z"/>
          <w:rFonts w:asciiTheme="minorHAnsi" w:hAnsiTheme="minorHAnsi" w:cstheme="minorHAnsi"/>
        </w:rPr>
      </w:pPr>
      <m:oMathPara>
        <m:oMath>
          <m:func>
            <m:funcPr>
              <m:ctrlPr>
                <w:del w:id="223" w:author="Stoycho Rusinov" w:date="2026-08-08T17:14:00Z">
                  <w:rPr>
                    <w:rFonts w:ascii="Cambria Math" w:hAnsi="Cambria Math" w:cstheme="minorHAnsi"/>
                  </w:rPr>
                </w:del>
              </m:ctrlPr>
            </m:funcPr>
            <m:fName>
              <m:r>
                <w:del w:id="224" w:author="Stoycho Rusinov" w:date="2026-08-08T17:14:00Z">
                  <w:rPr>
                    <w:rFonts w:ascii="Cambria Math" w:hAnsi="Cambria Math" w:cstheme="minorHAnsi"/>
                  </w:rPr>
                  <m:t>log</m:t>
                </w:del>
              </m:r>
            </m:fName>
            <m:e>
              <m:sSub>
                <m:sSubPr>
                  <m:ctrlPr>
                    <w:del w:id="225" w:author="Stoycho Rusinov" w:date="2026-08-08T17:14:00Z">
                      <w:rPr>
                        <w:rFonts w:ascii="Cambria Math" w:hAnsi="Cambria Math" w:cstheme="minorHAnsi"/>
                      </w:rPr>
                    </w:del>
                  </m:ctrlPr>
                </m:sSubPr>
                <m:e>
                  <m:r>
                    <w:del w:id="226" w:author="Stoycho Rusinov" w:date="2026-08-08T17:14:00Z">
                      <w:rPr>
                        <w:rFonts w:ascii="Cambria Math" w:hAnsi="Cambria Math" w:cstheme="minorHAnsi"/>
                      </w:rPr>
                      <m:t>Q</m:t>
                    </w:del>
                  </m:r>
                </m:e>
                <m:sub>
                  <m:r>
                    <w:del w:id="227" w:author="Stoycho Rusinov" w:date="2026-08-08T17:14:00Z">
                      <w:rPr>
                        <w:rFonts w:ascii="Cambria Math" w:hAnsi="Cambria Math" w:cstheme="minorHAnsi"/>
                      </w:rPr>
                      <m:t>j,t</m:t>
                    </w:del>
                  </m:r>
                </m:sub>
              </m:sSub>
            </m:e>
          </m:func>
          <m:r>
            <w:del w:id="228" w:author="Stoycho Rusinov" w:date="2026-08-08T17:14:00Z">
              <w:rPr>
                <w:rFonts w:ascii="Cambria Math" w:hAnsi="Cambria Math" w:cstheme="minorHAnsi"/>
              </w:rPr>
              <m:t>=</m:t>
            </w:del>
          </m:r>
          <m:sSub>
            <m:sSubPr>
              <m:ctrlPr>
                <w:del w:id="229" w:author="Stoycho Rusinov" w:date="2026-08-08T17:14:00Z">
                  <w:rPr>
                    <w:rFonts w:ascii="Cambria Math" w:hAnsi="Cambria Math" w:cstheme="minorHAnsi"/>
                  </w:rPr>
                </w:del>
              </m:ctrlPr>
            </m:sSubPr>
            <m:e>
              <m:r>
                <w:del w:id="230" w:author="Stoycho Rusinov" w:date="2026-08-08T17:14:00Z">
                  <w:rPr>
                    <w:rFonts w:ascii="Cambria Math" w:hAnsi="Cambria Math" w:cstheme="minorHAnsi"/>
                  </w:rPr>
                  <m:t>μ</m:t>
                </w:del>
              </m:r>
            </m:e>
            <m:sub>
              <m:r>
                <w:del w:id="231" w:author="Stoycho Rusinov" w:date="2026-08-08T17:14:00Z">
                  <w:rPr>
                    <w:rFonts w:ascii="Cambria Math" w:hAnsi="Cambria Math" w:cstheme="minorHAnsi"/>
                  </w:rPr>
                  <m:t>j</m:t>
                </w:del>
              </m:r>
            </m:sub>
          </m:sSub>
          <m:r>
            <w:del w:id="232" w:author="Stoycho Rusinov" w:date="2026-08-08T17:14:00Z">
              <w:rPr>
                <w:rFonts w:ascii="Cambria Math" w:hAnsi="Cambria Math" w:cstheme="minorHAnsi"/>
              </w:rPr>
              <m:t>+</m:t>
            </w:del>
          </m:r>
          <m:sSub>
            <m:sSubPr>
              <m:ctrlPr>
                <w:del w:id="233" w:author="Stoycho Rusinov" w:date="2026-08-08T17:14:00Z">
                  <w:rPr>
                    <w:rFonts w:ascii="Cambria Math" w:hAnsi="Cambria Math" w:cstheme="minorHAnsi"/>
                  </w:rPr>
                </w:del>
              </m:ctrlPr>
            </m:sSubPr>
            <m:e>
              <m:r>
                <w:del w:id="234" w:author="Stoycho Rusinov" w:date="2026-08-08T17:14:00Z">
                  <w:rPr>
                    <w:rFonts w:ascii="Cambria Math" w:hAnsi="Cambria Math" w:cstheme="minorHAnsi"/>
                  </w:rPr>
                  <m:t>δ</m:t>
                </w:del>
              </m:r>
            </m:e>
            <m:sub>
              <m:r>
                <w:del w:id="235" w:author="Stoycho Rusinov" w:date="2026-08-08T17:14:00Z">
                  <w:rPr>
                    <w:rFonts w:ascii="Cambria Math" w:hAnsi="Cambria Math" w:cstheme="minorHAnsi"/>
                  </w:rPr>
                  <m:t>t</m:t>
                </w:del>
              </m:r>
            </m:sub>
          </m:sSub>
          <m:r>
            <w:del w:id="236" w:author="Stoycho Rusinov" w:date="2026-08-08T17:14:00Z">
              <w:rPr>
                <w:rFonts w:ascii="Cambria Math" w:hAnsi="Cambria Math" w:cstheme="minorHAnsi"/>
              </w:rPr>
              <m:t>-</m:t>
            </w:del>
          </m:r>
          <m:sSub>
            <m:sSubPr>
              <m:ctrlPr>
                <w:del w:id="237" w:author="Stoycho Rusinov" w:date="2026-08-08T17:14:00Z">
                  <w:rPr>
                    <w:rFonts w:ascii="Cambria Math" w:hAnsi="Cambria Math" w:cstheme="minorHAnsi"/>
                  </w:rPr>
                </w:del>
              </m:ctrlPr>
            </m:sSubPr>
            <m:e>
              <m:r>
                <w:del w:id="238" w:author="Stoycho Rusinov" w:date="2026-08-08T17:14:00Z">
                  <w:rPr>
                    <w:rFonts w:ascii="Cambria Math" w:hAnsi="Cambria Math" w:cstheme="minorHAnsi"/>
                  </w:rPr>
                  <m:t>η</m:t>
                </w:del>
              </m:r>
            </m:e>
            <m:sub>
              <m:r>
                <w:del w:id="239" w:author="Stoycho Rusinov" w:date="2026-08-08T17:14:00Z">
                  <w:rPr>
                    <w:rFonts w:ascii="Cambria Math" w:hAnsi="Cambria Math" w:cstheme="minorHAnsi"/>
                  </w:rPr>
                  <m:t>j</m:t>
                </w:del>
              </m:r>
            </m:sub>
          </m:sSub>
          <m:r>
            <w:del w:id="240" w:author="Stoycho Rusinov" w:date="2026-08-08T17:14:00Z">
              <w:rPr>
                <w:rFonts w:ascii="Cambria Math" w:hAnsi="Cambria Math" w:cstheme="minorHAnsi"/>
              </w:rPr>
              <m:t xml:space="preserve"> </m:t>
            </w:del>
          </m:r>
          <m:d>
            <m:dPr>
              <m:ctrlPr>
                <w:del w:id="241" w:author="Stoycho Rusinov" w:date="2026-08-08T17:14:00Z">
                  <w:rPr>
                    <w:rFonts w:ascii="Cambria Math" w:hAnsi="Cambria Math" w:cstheme="minorHAnsi"/>
                  </w:rPr>
                </w:del>
              </m:ctrlPr>
            </m:dPr>
            <m:e>
              <m:sSub>
                <m:sSubPr>
                  <m:ctrlPr>
                    <w:del w:id="242" w:author="Stoycho Rusinov" w:date="2026-08-08T17:14:00Z">
                      <w:rPr>
                        <w:rFonts w:ascii="Cambria Math" w:hAnsi="Cambria Math" w:cstheme="minorHAnsi"/>
                      </w:rPr>
                    </w:del>
                  </m:ctrlPr>
                </m:sSubPr>
                <m:e>
                  <m:r>
                    <w:del w:id="243" w:author="Stoycho Rusinov" w:date="2026-08-08T17:14:00Z">
                      <w:rPr>
                        <w:rFonts w:ascii="Cambria Math" w:hAnsi="Cambria Math" w:cstheme="minorHAnsi"/>
                      </w:rPr>
                      <m:t>ϕ</m:t>
                    </w:del>
                  </m:r>
                </m:e>
                <m:sub>
                  <m:r>
                    <w:del w:id="244" w:author="Stoycho Rusinov" w:date="2026-08-08T17:14:00Z">
                      <w:rPr>
                        <w:rFonts w:ascii="Cambria Math" w:hAnsi="Cambria Math" w:cstheme="minorHAnsi"/>
                      </w:rPr>
                      <m:t>j</m:t>
                    </w:del>
                  </m:r>
                </m:sub>
              </m:sSub>
              <m:r>
                <w:del w:id="245" w:author="Stoycho Rusinov" w:date="2026-08-08T17:14:00Z">
                  <w:rPr>
                    <w:rFonts w:ascii="Cambria Math" w:hAnsi="Cambria Math" w:cstheme="minorHAnsi"/>
                  </w:rPr>
                  <m:t>+</m:t>
                </w:del>
              </m:r>
              <m:sSub>
                <m:sSubPr>
                  <m:ctrlPr>
                    <w:del w:id="246" w:author="Stoycho Rusinov" w:date="2026-08-08T17:14:00Z">
                      <w:rPr>
                        <w:rFonts w:ascii="Cambria Math" w:hAnsi="Cambria Math" w:cstheme="minorHAnsi"/>
                      </w:rPr>
                    </w:del>
                  </m:ctrlPr>
                </m:sSubPr>
                <m:e>
                  <m:r>
                    <w:del w:id="247" w:author="Stoycho Rusinov" w:date="2026-08-08T17:14:00Z">
                      <w:rPr>
                        <w:rFonts w:ascii="Cambria Math" w:hAnsi="Cambria Math" w:cstheme="minorHAnsi"/>
                      </w:rPr>
                      <m:t>k</m:t>
                    </w:del>
                  </m:r>
                </m:e>
                <m:sub>
                  <m:r>
                    <w:del w:id="248" w:author="Stoycho Rusinov" w:date="2026-08-08T17:14:00Z">
                      <w:rPr>
                        <w:rFonts w:ascii="Cambria Math" w:hAnsi="Cambria Math" w:cstheme="minorHAnsi"/>
                      </w:rPr>
                      <m:t>j</m:t>
                    </w:del>
                  </m:r>
                </m:sub>
              </m:sSub>
              <m:r>
                <w:del w:id="249" w:author="Stoycho Rusinov" w:date="2026-08-08T17:14:00Z">
                  <w:rPr>
                    <w:rFonts w:ascii="Cambria Math" w:hAnsi="Cambria Math" w:cstheme="minorHAnsi"/>
                  </w:rPr>
                  <m:t xml:space="preserve"> </m:t>
                </w:del>
              </m:r>
              <m:r>
                <w:del w:id="250" w:author="Stoycho Rusinov" w:date="2026-08-08T17:14:00Z">
                  <m:rPr>
                    <m:sty m:val="bi"/>
                  </m:rPr>
                  <w:rPr>
                    <w:rFonts w:ascii="Cambria Math" w:hAnsi="Cambria Math" w:cstheme="minorHAnsi"/>
                  </w:rPr>
                  <m:t>1</m:t>
                </w:del>
              </m:r>
              <m:d>
                <m:dPr>
                  <m:begChr m:val="["/>
                  <m:endChr m:val="]"/>
                  <m:ctrlPr>
                    <w:del w:id="251" w:author="Stoycho Rusinov" w:date="2026-08-08T17:14:00Z">
                      <w:rPr>
                        <w:rFonts w:ascii="Cambria Math" w:hAnsi="Cambria Math" w:cstheme="minorHAnsi"/>
                      </w:rPr>
                    </w:del>
                  </m:ctrlPr>
                </m:dPr>
                <m:e>
                  <m:r>
                    <w:del w:id="252" w:author="Stoycho Rusinov" w:date="2026-08-08T17:14:00Z">
                      <w:rPr>
                        <w:rFonts w:ascii="Cambria Math" w:hAnsi="Cambria Math" w:cstheme="minorHAnsi"/>
                      </w:rPr>
                      <m:t>Country j in EU</m:t>
                    </w:del>
                  </m:r>
                </m:e>
              </m:d>
              <m:r>
                <w:del w:id="253" w:author="Stoycho Rusinov" w:date="2026-08-08T17:14:00Z">
                  <w:rPr>
                    <w:rFonts w:ascii="Cambria Math" w:hAnsi="Cambria Math" w:cstheme="minorHAnsi"/>
                  </w:rPr>
                  <m:t xml:space="preserve"> </m:t>
                </w:del>
              </m:r>
              <m:sSub>
                <m:sSubPr>
                  <m:ctrlPr>
                    <w:del w:id="254" w:author="Stoycho Rusinov" w:date="2026-08-08T17:14:00Z">
                      <w:rPr>
                        <w:rFonts w:ascii="Cambria Math" w:hAnsi="Cambria Math" w:cstheme="minorHAnsi"/>
                      </w:rPr>
                    </w:del>
                  </m:ctrlPr>
                </m:sSubPr>
                <m:e>
                  <m:r>
                    <w:del w:id="255" w:author="Stoycho Rusinov" w:date="2026-08-08T17:14:00Z">
                      <w:rPr>
                        <w:rFonts w:ascii="Cambria Math" w:hAnsi="Cambria Math" w:cstheme="minorHAnsi"/>
                      </w:rPr>
                      <m:t>Post</m:t>
                    </w:del>
                  </m:r>
                </m:e>
                <m:sub>
                  <m:r>
                    <w:del w:id="256" w:author="Stoycho Rusinov" w:date="2026-08-08T17:14:00Z">
                      <w:rPr>
                        <w:rFonts w:ascii="Cambria Math" w:hAnsi="Cambria Math" w:cstheme="minorHAnsi"/>
                      </w:rPr>
                      <m:t>t</m:t>
                    </w:del>
                  </m:r>
                </m:sub>
              </m:sSub>
              <m:r>
                <w:del w:id="257" w:author="Stoycho Rusinov" w:date="2026-08-08T17:14:00Z">
                  <w:rPr>
                    <w:rFonts w:ascii="Cambria Math" w:hAnsi="Cambria Math" w:cstheme="minorHAnsi"/>
                  </w:rPr>
                  <m:t>+</m:t>
                </w:del>
              </m:r>
              <m:sSub>
                <m:sSubPr>
                  <m:ctrlPr>
                    <w:del w:id="258" w:author="Stoycho Rusinov" w:date="2026-08-08T17:14:00Z">
                      <w:rPr>
                        <w:rFonts w:ascii="Cambria Math" w:hAnsi="Cambria Math" w:cstheme="minorHAnsi"/>
                      </w:rPr>
                    </w:del>
                  </m:ctrlPr>
                </m:sSubPr>
                <m:e>
                  <m:r>
                    <w:del w:id="259" w:author="Stoycho Rusinov" w:date="2026-08-08T17:14:00Z">
                      <w:rPr>
                        <w:rFonts w:ascii="Cambria Math" w:hAnsi="Cambria Math" w:cstheme="minorHAnsi"/>
                      </w:rPr>
                      <m:t>ν</m:t>
                    </w:del>
                  </m:r>
                </m:e>
                <m:sub>
                  <m:r>
                    <w:del w:id="260" w:author="Stoycho Rusinov" w:date="2026-08-08T17:14:00Z">
                      <w:rPr>
                        <w:rFonts w:ascii="Cambria Math" w:hAnsi="Cambria Math" w:cstheme="minorHAnsi"/>
                      </w:rPr>
                      <m:t>j,t</m:t>
                    </w:del>
                  </m:r>
                </m:sub>
              </m:sSub>
            </m:e>
          </m:d>
          <m:r>
            <w:del w:id="261" w:author="Stoycho Rusinov" w:date="2026-08-08T17:14:00Z">
              <w:rPr>
                <w:rFonts w:ascii="Cambria Math" w:hAnsi="Cambria Math" w:cstheme="minorHAnsi"/>
              </w:rPr>
              <m:t>+</m:t>
            </w:del>
          </m:r>
          <m:sSup>
            <m:sSupPr>
              <m:ctrlPr>
                <w:del w:id="262" w:author="Stoycho Rusinov" w:date="2026-08-08T17:14:00Z">
                  <w:rPr>
                    <w:rFonts w:ascii="Cambria Math" w:hAnsi="Cambria Math" w:cstheme="minorHAnsi"/>
                  </w:rPr>
                </w:del>
              </m:ctrlPr>
            </m:sSupPr>
            <m:e>
              <m:sSub>
                <m:sSubPr>
                  <m:ctrlPr>
                    <w:del w:id="263" w:author="Stoycho Rusinov" w:date="2026-08-08T17:14:00Z">
                      <w:rPr>
                        <w:rFonts w:ascii="Cambria Math" w:hAnsi="Cambria Math" w:cstheme="minorHAnsi"/>
                      </w:rPr>
                    </w:del>
                  </m:ctrlPr>
                </m:sSubPr>
                <m:e>
                  <m:r>
                    <w:del w:id="264" w:author="Stoycho Rusinov" w:date="2026-08-08T17:14:00Z">
                      <w:rPr>
                        <w:rFonts w:ascii="Cambria Math" w:hAnsi="Cambria Math" w:cstheme="minorHAnsi"/>
                      </w:rPr>
                      <m:t>X</m:t>
                    </w:del>
                  </m:r>
                </m:e>
                <m:sub>
                  <m:r>
                    <w:del w:id="265" w:author="Stoycho Rusinov" w:date="2026-08-08T17:14:00Z">
                      <w:rPr>
                        <w:rFonts w:ascii="Cambria Math" w:hAnsi="Cambria Math" w:cstheme="minorHAnsi"/>
                      </w:rPr>
                      <m:t>j,t</m:t>
                    </w:del>
                  </m:r>
                </m:sub>
              </m:sSub>
            </m:e>
            <m:sup>
              <m:r>
                <w:del w:id="266" w:author="Stoycho Rusinov" w:date="2026-08-08T17:14:00Z">
                  <w:rPr>
                    <w:rFonts w:ascii="Cambria Math" w:hAnsi="Cambria Math" w:cstheme="minorHAnsi"/>
                  </w:rPr>
                  <m:t>'</m:t>
                </w:del>
              </m:r>
            </m:sup>
          </m:sSup>
          <m:r>
            <w:del w:id="267" w:author="Stoycho Rusinov" w:date="2026-08-08T17:14:00Z">
              <w:rPr>
                <w:rFonts w:ascii="Cambria Math" w:hAnsi="Cambria Math" w:cstheme="minorHAnsi"/>
              </w:rPr>
              <m:t>θ+</m:t>
            </w:del>
          </m:r>
          <m:sSub>
            <m:sSubPr>
              <m:ctrlPr>
                <w:del w:id="268" w:author="Stoycho Rusinov" w:date="2026-08-08T17:14:00Z">
                  <w:rPr>
                    <w:rFonts w:ascii="Cambria Math" w:hAnsi="Cambria Math" w:cstheme="minorHAnsi"/>
                  </w:rPr>
                </w:del>
              </m:ctrlPr>
            </m:sSubPr>
            <m:e>
              <m:r>
                <w:del w:id="269" w:author="Stoycho Rusinov" w:date="2026-08-08T17:14:00Z">
                  <w:rPr>
                    <w:rFonts w:ascii="Cambria Math" w:hAnsi="Cambria Math" w:cstheme="minorHAnsi"/>
                  </w:rPr>
                  <m:t>ε</m:t>
                </w:del>
              </m:r>
            </m:e>
            <m:sub>
              <m:r>
                <w:del w:id="270" w:author="Stoycho Rusinov" w:date="2026-08-08T17:14:00Z">
                  <w:rPr>
                    <w:rFonts w:ascii="Cambria Math" w:hAnsi="Cambria Math" w:cstheme="minorHAnsi"/>
                  </w:rPr>
                  <m:t>j,t</m:t>
                </w:del>
              </m:r>
            </m:sub>
          </m:sSub>
        </m:oMath>
      </m:oMathPara>
    </w:p>
    <w:p w14:paraId="40EA2F63" w14:textId="77777777" w:rsidR="00B73337" w:rsidRPr="00C3586C" w:rsidRDefault="00B73337" w:rsidP="00B73337">
      <w:pPr>
        <w:spacing w:before="120" w:line="360" w:lineRule="auto"/>
        <w:rPr>
          <w:del w:id="271" w:author="Stoycho Rusinov" w:date="2026-08-08T17:14:00Z"/>
          <w:rFonts w:asciiTheme="minorHAnsi" w:hAnsiTheme="minorHAnsi" w:cstheme="minorHAnsi"/>
        </w:rPr>
      </w:pPr>
      <m:oMathPara>
        <m:oMath>
          <m:r>
            <w:del w:id="272" w:author="Stoycho Rusinov" w:date="2026-08-08T17:14:00Z">
              <w:rPr>
                <w:rFonts w:ascii="Cambria Math" w:hAnsi="Cambria Math" w:cstheme="minorHAnsi"/>
              </w:rPr>
              <m:t xml:space="preserve">                  =</m:t>
            </w:del>
          </m:r>
          <m:sSub>
            <m:sSubPr>
              <m:ctrlPr>
                <w:del w:id="273" w:author="Stoycho Rusinov" w:date="2026-08-08T17:14:00Z">
                  <w:rPr>
                    <w:rFonts w:ascii="Cambria Math" w:hAnsi="Cambria Math" w:cstheme="minorHAnsi"/>
                  </w:rPr>
                </w:del>
              </m:ctrlPr>
            </m:sSubPr>
            <m:e>
              <m:r>
                <w:del w:id="274" w:author="Stoycho Rusinov" w:date="2026-08-08T17:14:00Z">
                  <w:rPr>
                    <w:rFonts w:ascii="Cambria Math" w:hAnsi="Cambria Math" w:cstheme="minorHAnsi"/>
                  </w:rPr>
                  <m:t>μ</m:t>
                </w:del>
              </m:r>
            </m:e>
            <m:sub>
              <m:r>
                <w:del w:id="275" w:author="Stoycho Rusinov" w:date="2026-08-08T17:14:00Z">
                  <w:rPr>
                    <w:rFonts w:ascii="Cambria Math" w:hAnsi="Cambria Math" w:cstheme="minorHAnsi"/>
                  </w:rPr>
                  <m:t>j</m:t>
                </w:del>
              </m:r>
            </m:sub>
          </m:sSub>
          <m:r>
            <w:del w:id="276" w:author="Stoycho Rusinov" w:date="2026-08-08T17:14:00Z">
              <w:rPr>
                <w:rFonts w:ascii="Cambria Math" w:hAnsi="Cambria Math" w:cstheme="minorHAnsi"/>
              </w:rPr>
              <m:t>-</m:t>
            </w:del>
          </m:r>
          <m:sSub>
            <m:sSubPr>
              <m:ctrlPr>
                <w:del w:id="277" w:author="Stoycho Rusinov" w:date="2026-08-08T17:14:00Z">
                  <w:rPr>
                    <w:rFonts w:ascii="Cambria Math" w:hAnsi="Cambria Math" w:cstheme="minorHAnsi"/>
                  </w:rPr>
                </w:del>
              </m:ctrlPr>
            </m:sSubPr>
            <m:e>
              <m:r>
                <w:del w:id="278" w:author="Stoycho Rusinov" w:date="2026-08-08T17:14:00Z">
                  <w:rPr>
                    <w:rFonts w:ascii="Cambria Math" w:hAnsi="Cambria Math" w:cstheme="minorHAnsi"/>
                  </w:rPr>
                  <m:t>η</m:t>
                </w:del>
              </m:r>
            </m:e>
            <m:sub>
              <m:r>
                <w:del w:id="279" w:author="Stoycho Rusinov" w:date="2026-08-08T17:14:00Z">
                  <w:rPr>
                    <w:rFonts w:ascii="Cambria Math" w:hAnsi="Cambria Math" w:cstheme="minorHAnsi"/>
                  </w:rPr>
                  <m:t>j</m:t>
                </w:del>
              </m:r>
            </m:sub>
          </m:sSub>
          <m:sSub>
            <m:sSubPr>
              <m:ctrlPr>
                <w:del w:id="280" w:author="Stoycho Rusinov" w:date="2026-08-08T17:14:00Z">
                  <w:rPr>
                    <w:rFonts w:ascii="Cambria Math" w:hAnsi="Cambria Math" w:cstheme="minorHAnsi"/>
                  </w:rPr>
                </w:del>
              </m:ctrlPr>
            </m:sSubPr>
            <m:e>
              <m:r>
                <w:del w:id="281" w:author="Stoycho Rusinov" w:date="2026-08-08T17:14:00Z">
                  <w:rPr>
                    <w:rFonts w:ascii="Cambria Math" w:hAnsi="Cambria Math" w:cstheme="minorHAnsi"/>
                  </w:rPr>
                  <m:t>ϕ</m:t>
                </w:del>
              </m:r>
            </m:e>
            <m:sub>
              <m:r>
                <w:del w:id="282" w:author="Stoycho Rusinov" w:date="2026-08-08T17:14:00Z">
                  <w:rPr>
                    <w:rFonts w:ascii="Cambria Math" w:hAnsi="Cambria Math" w:cstheme="minorHAnsi"/>
                  </w:rPr>
                  <m:t>j</m:t>
                </w:del>
              </m:r>
            </m:sub>
          </m:sSub>
          <m:r>
            <w:del w:id="283" w:author="Stoycho Rusinov" w:date="2026-08-08T17:14:00Z">
              <w:rPr>
                <w:rFonts w:ascii="Cambria Math" w:hAnsi="Cambria Math" w:cstheme="minorHAnsi"/>
              </w:rPr>
              <m:t>+</m:t>
            </w:del>
          </m:r>
          <m:sSub>
            <m:sSubPr>
              <m:ctrlPr>
                <w:del w:id="284" w:author="Stoycho Rusinov" w:date="2026-08-08T17:14:00Z">
                  <w:rPr>
                    <w:rFonts w:ascii="Cambria Math" w:hAnsi="Cambria Math" w:cstheme="minorHAnsi"/>
                  </w:rPr>
                </w:del>
              </m:ctrlPr>
            </m:sSubPr>
            <m:e>
              <m:r>
                <w:del w:id="285" w:author="Stoycho Rusinov" w:date="2026-08-08T17:14:00Z">
                  <w:rPr>
                    <w:rFonts w:ascii="Cambria Math" w:hAnsi="Cambria Math" w:cstheme="minorHAnsi"/>
                  </w:rPr>
                  <m:t>δ</m:t>
                </w:del>
              </m:r>
            </m:e>
            <m:sub>
              <m:r>
                <w:del w:id="286" w:author="Stoycho Rusinov" w:date="2026-08-08T17:14:00Z">
                  <w:rPr>
                    <w:rFonts w:ascii="Cambria Math" w:hAnsi="Cambria Math" w:cstheme="minorHAnsi"/>
                  </w:rPr>
                  <m:t>t</m:t>
                </w:del>
              </m:r>
            </m:sub>
          </m:sSub>
          <m:r>
            <w:del w:id="287" w:author="Stoycho Rusinov" w:date="2026-08-08T17:14:00Z">
              <w:rPr>
                <w:rFonts w:ascii="Cambria Math" w:hAnsi="Cambria Math" w:cstheme="minorHAnsi"/>
              </w:rPr>
              <m:t>-</m:t>
            </w:del>
          </m:r>
          <m:sSub>
            <m:sSubPr>
              <m:ctrlPr>
                <w:del w:id="288" w:author="Stoycho Rusinov" w:date="2026-08-08T17:14:00Z">
                  <w:rPr>
                    <w:rFonts w:ascii="Cambria Math" w:hAnsi="Cambria Math" w:cstheme="minorHAnsi"/>
                  </w:rPr>
                </w:del>
              </m:ctrlPr>
            </m:sSubPr>
            <m:e>
              <m:r>
                <w:del w:id="289" w:author="Stoycho Rusinov" w:date="2026-08-08T17:14:00Z">
                  <w:rPr>
                    <w:rFonts w:ascii="Cambria Math" w:hAnsi="Cambria Math" w:cstheme="minorHAnsi"/>
                  </w:rPr>
                  <m:t>η</m:t>
                </w:del>
              </m:r>
            </m:e>
            <m:sub>
              <m:r>
                <w:del w:id="290" w:author="Stoycho Rusinov" w:date="2026-08-08T17:14:00Z">
                  <w:rPr>
                    <w:rFonts w:ascii="Cambria Math" w:hAnsi="Cambria Math" w:cstheme="minorHAnsi"/>
                  </w:rPr>
                  <m:t>j</m:t>
                </w:del>
              </m:r>
            </m:sub>
          </m:sSub>
          <m:sSub>
            <m:sSubPr>
              <m:ctrlPr>
                <w:del w:id="291" w:author="Stoycho Rusinov" w:date="2026-08-08T17:14:00Z">
                  <w:rPr>
                    <w:rFonts w:ascii="Cambria Math" w:hAnsi="Cambria Math" w:cstheme="minorHAnsi"/>
                  </w:rPr>
                </w:del>
              </m:ctrlPr>
            </m:sSubPr>
            <m:e>
              <m:r>
                <w:del w:id="292" w:author="Stoycho Rusinov" w:date="2026-08-08T17:14:00Z">
                  <w:rPr>
                    <w:rFonts w:ascii="Cambria Math" w:hAnsi="Cambria Math" w:cstheme="minorHAnsi"/>
                  </w:rPr>
                  <m:t>k</m:t>
                </w:del>
              </m:r>
            </m:e>
            <m:sub>
              <m:r>
                <w:del w:id="293" w:author="Stoycho Rusinov" w:date="2026-08-08T17:14:00Z">
                  <w:rPr>
                    <w:rFonts w:ascii="Cambria Math" w:hAnsi="Cambria Math" w:cstheme="minorHAnsi"/>
                  </w:rPr>
                  <m:t>j</m:t>
                </w:del>
              </m:r>
            </m:sub>
          </m:sSub>
          <m:r>
            <w:del w:id="294" w:author="Stoycho Rusinov" w:date="2026-08-08T17:14:00Z">
              <m:rPr>
                <m:sty m:val="bi"/>
              </m:rPr>
              <w:rPr>
                <w:rFonts w:ascii="Cambria Math" w:hAnsi="Cambria Math" w:cstheme="minorHAnsi"/>
              </w:rPr>
              <m:t>1</m:t>
            </w:del>
          </m:r>
          <m:d>
            <m:dPr>
              <m:begChr m:val="["/>
              <m:endChr m:val="]"/>
              <m:ctrlPr>
                <w:del w:id="295" w:author="Stoycho Rusinov" w:date="2026-08-08T17:14:00Z">
                  <w:rPr>
                    <w:rFonts w:ascii="Cambria Math" w:hAnsi="Cambria Math" w:cstheme="minorHAnsi"/>
                  </w:rPr>
                </w:del>
              </m:ctrlPr>
            </m:dPr>
            <m:e>
              <m:r>
                <w:del w:id="296" w:author="Stoycho Rusinov" w:date="2026-08-08T17:14:00Z">
                  <w:rPr>
                    <w:rFonts w:ascii="Cambria Math" w:hAnsi="Cambria Math" w:cstheme="minorHAnsi"/>
                  </w:rPr>
                  <m:t>Country j in EU</m:t>
                </w:del>
              </m:r>
            </m:e>
          </m:d>
          <m:r>
            <w:del w:id="297" w:author="Stoycho Rusinov" w:date="2026-08-08T17:14:00Z">
              <w:rPr>
                <w:rFonts w:ascii="Cambria Math" w:hAnsi="Cambria Math" w:cstheme="minorHAnsi"/>
              </w:rPr>
              <m:t xml:space="preserve"> </m:t>
            </w:del>
          </m:r>
          <m:sSub>
            <m:sSubPr>
              <m:ctrlPr>
                <w:del w:id="298" w:author="Stoycho Rusinov" w:date="2026-08-08T17:14:00Z">
                  <w:rPr>
                    <w:rFonts w:ascii="Cambria Math" w:hAnsi="Cambria Math" w:cstheme="minorHAnsi"/>
                  </w:rPr>
                </w:del>
              </m:ctrlPr>
            </m:sSubPr>
            <m:e>
              <m:r>
                <w:del w:id="299" w:author="Stoycho Rusinov" w:date="2026-08-08T17:14:00Z">
                  <w:rPr>
                    <w:rFonts w:ascii="Cambria Math" w:hAnsi="Cambria Math" w:cstheme="minorHAnsi"/>
                  </w:rPr>
                  <m:t>Post</m:t>
                </w:del>
              </m:r>
            </m:e>
            <m:sub>
              <m:r>
                <w:del w:id="300" w:author="Stoycho Rusinov" w:date="2026-08-08T17:14:00Z">
                  <w:rPr>
                    <w:rFonts w:ascii="Cambria Math" w:hAnsi="Cambria Math" w:cstheme="minorHAnsi"/>
                  </w:rPr>
                  <m:t>t</m:t>
                </w:del>
              </m:r>
            </m:sub>
          </m:sSub>
          <m:r>
            <w:del w:id="301" w:author="Stoycho Rusinov" w:date="2026-08-08T17:14:00Z">
              <w:rPr>
                <w:rFonts w:ascii="Cambria Math" w:hAnsi="Cambria Math" w:cstheme="minorHAnsi"/>
              </w:rPr>
              <m:t>+</m:t>
            </w:del>
          </m:r>
          <m:sSup>
            <m:sSupPr>
              <m:ctrlPr>
                <w:del w:id="302" w:author="Stoycho Rusinov" w:date="2026-08-08T17:14:00Z">
                  <w:rPr>
                    <w:rFonts w:ascii="Cambria Math" w:hAnsi="Cambria Math" w:cstheme="minorHAnsi"/>
                  </w:rPr>
                </w:del>
              </m:ctrlPr>
            </m:sSupPr>
            <m:e>
              <m:sSub>
                <m:sSubPr>
                  <m:ctrlPr>
                    <w:del w:id="303" w:author="Stoycho Rusinov" w:date="2026-08-08T17:14:00Z">
                      <w:rPr>
                        <w:rFonts w:ascii="Cambria Math" w:hAnsi="Cambria Math" w:cstheme="minorHAnsi"/>
                      </w:rPr>
                    </w:del>
                  </m:ctrlPr>
                </m:sSubPr>
                <m:e>
                  <m:r>
                    <w:del w:id="304" w:author="Stoycho Rusinov" w:date="2026-08-08T17:14:00Z">
                      <w:rPr>
                        <w:rFonts w:ascii="Cambria Math" w:hAnsi="Cambria Math" w:cstheme="minorHAnsi"/>
                      </w:rPr>
                      <m:t>X</m:t>
                    </w:del>
                  </m:r>
                </m:e>
                <m:sub>
                  <m:r>
                    <w:del w:id="305" w:author="Stoycho Rusinov" w:date="2026-08-08T17:14:00Z">
                      <w:rPr>
                        <w:rFonts w:ascii="Cambria Math" w:hAnsi="Cambria Math" w:cstheme="minorHAnsi"/>
                      </w:rPr>
                      <m:t>j,t</m:t>
                    </w:del>
                  </m:r>
                </m:sub>
              </m:sSub>
            </m:e>
            <m:sup>
              <m:r>
                <w:del w:id="306" w:author="Stoycho Rusinov" w:date="2026-08-08T17:14:00Z">
                  <w:rPr>
                    <w:rFonts w:ascii="Cambria Math" w:hAnsi="Cambria Math" w:cstheme="minorHAnsi"/>
                  </w:rPr>
                  <m:t>'</m:t>
                </w:del>
              </m:r>
            </m:sup>
          </m:sSup>
          <m:r>
            <w:del w:id="307" w:author="Stoycho Rusinov" w:date="2026-08-08T17:14:00Z">
              <w:rPr>
                <w:rFonts w:ascii="Cambria Math" w:hAnsi="Cambria Math" w:cstheme="minorHAnsi"/>
              </w:rPr>
              <m:t>θ+</m:t>
            </w:del>
          </m:r>
          <m:sSub>
            <m:sSubPr>
              <m:ctrlPr>
                <w:del w:id="308" w:author="Stoycho Rusinov" w:date="2026-08-08T17:14:00Z">
                  <w:rPr>
                    <w:rFonts w:ascii="Cambria Math" w:hAnsi="Cambria Math" w:cstheme="minorHAnsi"/>
                  </w:rPr>
                </w:del>
              </m:ctrlPr>
            </m:sSubPr>
            <m:e>
              <m:r>
                <w:del w:id="309" w:author="Stoycho Rusinov" w:date="2026-08-08T17:14:00Z">
                  <w:rPr>
                    <w:rFonts w:ascii="Cambria Math" w:hAnsi="Cambria Math" w:cstheme="minorHAnsi"/>
                  </w:rPr>
                  <m:t>ε</m:t>
                </w:del>
              </m:r>
            </m:e>
            <m:sub>
              <m:r>
                <w:del w:id="310" w:author="Stoycho Rusinov" w:date="2026-08-08T17:14:00Z">
                  <w:rPr>
                    <w:rFonts w:ascii="Cambria Math" w:hAnsi="Cambria Math" w:cstheme="minorHAnsi"/>
                  </w:rPr>
                  <m:t>j,t</m:t>
                </w:del>
              </m:r>
            </m:sub>
          </m:sSub>
          <m:r>
            <w:del w:id="311" w:author="Stoycho Rusinov" w:date="2026-08-08T17:14:00Z">
              <w:rPr>
                <w:rFonts w:ascii="Cambria Math" w:hAnsi="Cambria Math" w:cstheme="minorHAnsi"/>
              </w:rPr>
              <m:t>-</m:t>
            </w:del>
          </m:r>
          <m:sSub>
            <m:sSubPr>
              <m:ctrlPr>
                <w:del w:id="312" w:author="Stoycho Rusinov" w:date="2026-08-08T17:14:00Z">
                  <w:rPr>
                    <w:rFonts w:ascii="Cambria Math" w:hAnsi="Cambria Math" w:cstheme="minorHAnsi"/>
                  </w:rPr>
                </w:del>
              </m:ctrlPr>
            </m:sSubPr>
            <m:e>
              <m:r>
                <w:del w:id="313" w:author="Stoycho Rusinov" w:date="2026-08-08T17:14:00Z">
                  <w:rPr>
                    <w:rFonts w:ascii="Cambria Math" w:hAnsi="Cambria Math" w:cstheme="minorHAnsi"/>
                  </w:rPr>
                  <m:t>η</m:t>
                </w:del>
              </m:r>
            </m:e>
            <m:sub>
              <m:r>
                <w:del w:id="314" w:author="Stoycho Rusinov" w:date="2026-08-08T17:14:00Z">
                  <w:rPr>
                    <w:rFonts w:ascii="Cambria Math" w:hAnsi="Cambria Math" w:cstheme="minorHAnsi"/>
                  </w:rPr>
                  <m:t>j</m:t>
                </w:del>
              </m:r>
            </m:sub>
          </m:sSub>
          <m:sSub>
            <m:sSubPr>
              <m:ctrlPr>
                <w:del w:id="315" w:author="Stoycho Rusinov" w:date="2026-08-08T17:14:00Z">
                  <w:rPr>
                    <w:rFonts w:ascii="Cambria Math" w:hAnsi="Cambria Math" w:cstheme="minorHAnsi"/>
                  </w:rPr>
                </w:del>
              </m:ctrlPr>
            </m:sSubPr>
            <m:e>
              <m:r>
                <w:del w:id="316" w:author="Stoycho Rusinov" w:date="2026-08-08T17:14:00Z">
                  <w:rPr>
                    <w:rFonts w:ascii="Cambria Math" w:hAnsi="Cambria Math" w:cstheme="minorHAnsi"/>
                  </w:rPr>
                  <m:t>ν</m:t>
                </w:del>
              </m:r>
            </m:e>
            <m:sub>
              <m:r>
                <w:del w:id="317" w:author="Stoycho Rusinov" w:date="2026-08-08T17:14:00Z">
                  <w:rPr>
                    <w:rFonts w:ascii="Cambria Math" w:hAnsi="Cambria Math" w:cstheme="minorHAnsi"/>
                  </w:rPr>
                  <m:t>j,t</m:t>
                </w:del>
              </m:r>
            </m:sub>
          </m:sSub>
        </m:oMath>
      </m:oMathPara>
    </w:p>
    <w:p w14:paraId="7328C952" w14:textId="77777777" w:rsidR="00B73337" w:rsidRPr="00C3586C" w:rsidRDefault="00B73337" w:rsidP="00B73337">
      <w:pPr>
        <w:spacing w:line="360" w:lineRule="auto"/>
        <w:rPr>
          <w:del w:id="318" w:author="Stoycho Rusinov" w:date="2026-08-08T17:14:00Z"/>
          <w:rFonts w:asciiTheme="minorHAnsi" w:hAnsiTheme="minorHAnsi" w:cstheme="minorHAnsi"/>
        </w:rPr>
      </w:pPr>
      <w:del w:id="319" w:author="Stoycho Rusinov" w:date="2026-08-08T17:14:00Z">
        <w:r>
          <w:rPr>
            <w:rFonts w:asciiTheme="minorHAnsi" w:hAnsiTheme="minorHAnsi" w:cstheme="minorHAnsi"/>
          </w:rPr>
          <w:delText xml:space="preserve">Let </w:delText>
        </w:r>
      </w:del>
      <m:oMath>
        <m:sSub>
          <m:sSubPr>
            <m:ctrlPr>
              <w:del w:id="320" w:author="Stoycho Rusinov" w:date="2026-08-08T17:14:00Z">
                <w:rPr>
                  <w:rFonts w:ascii="Cambria Math" w:hAnsi="Cambria Math" w:cstheme="minorHAnsi"/>
                </w:rPr>
              </w:del>
            </m:ctrlPr>
          </m:sSubPr>
          <m:e>
            <m:r>
              <w:del w:id="321" w:author="Stoycho Rusinov" w:date="2026-08-08T17:14:00Z">
                <w:rPr>
                  <w:rFonts w:ascii="Cambria Math" w:hAnsi="Cambria Math" w:cstheme="minorHAnsi"/>
                </w:rPr>
                <m:t>α</m:t>
              </w:del>
            </m:r>
          </m:e>
          <m:sub>
            <m:r>
              <w:del w:id="322" w:author="Stoycho Rusinov" w:date="2026-08-08T17:14:00Z">
                <w:rPr>
                  <w:rFonts w:ascii="Cambria Math" w:hAnsi="Cambria Math" w:cstheme="minorHAnsi"/>
                </w:rPr>
                <m:t>j</m:t>
              </w:del>
            </m:r>
          </m:sub>
        </m:sSub>
        <m:r>
          <w:del w:id="323" w:author="Stoycho Rusinov" w:date="2026-08-08T17:14:00Z">
            <w:rPr>
              <w:rFonts w:ascii="Cambria Math" w:hAnsi="Cambria Math" w:cstheme="minorHAnsi"/>
            </w:rPr>
            <m:t>≡</m:t>
          </w:del>
        </m:r>
        <m:sSub>
          <m:sSubPr>
            <m:ctrlPr>
              <w:del w:id="324" w:author="Stoycho Rusinov" w:date="2026-08-08T17:14:00Z">
                <w:rPr>
                  <w:rFonts w:ascii="Cambria Math" w:hAnsi="Cambria Math" w:cstheme="minorHAnsi"/>
                </w:rPr>
              </w:del>
            </m:ctrlPr>
          </m:sSubPr>
          <m:e>
            <m:r>
              <w:del w:id="325" w:author="Stoycho Rusinov" w:date="2026-08-08T17:14:00Z">
                <w:rPr>
                  <w:rFonts w:ascii="Cambria Math" w:hAnsi="Cambria Math" w:cstheme="minorHAnsi"/>
                </w:rPr>
                <m:t>μ</m:t>
              </w:del>
            </m:r>
          </m:e>
          <m:sub>
            <m:r>
              <w:del w:id="326" w:author="Stoycho Rusinov" w:date="2026-08-08T17:14:00Z">
                <w:rPr>
                  <w:rFonts w:ascii="Cambria Math" w:hAnsi="Cambria Math" w:cstheme="minorHAnsi"/>
                </w:rPr>
                <m:t>j</m:t>
              </w:del>
            </m:r>
          </m:sub>
        </m:sSub>
        <m:r>
          <w:del w:id="327" w:author="Stoycho Rusinov" w:date="2026-08-08T17:14:00Z">
            <w:rPr>
              <w:rFonts w:ascii="Cambria Math" w:hAnsi="Cambria Math" w:cstheme="minorHAnsi"/>
            </w:rPr>
            <m:t>-</m:t>
          </w:del>
        </m:r>
        <m:sSub>
          <m:sSubPr>
            <m:ctrlPr>
              <w:del w:id="328" w:author="Stoycho Rusinov" w:date="2026-08-08T17:14:00Z">
                <w:rPr>
                  <w:rFonts w:ascii="Cambria Math" w:hAnsi="Cambria Math" w:cstheme="minorHAnsi"/>
                </w:rPr>
              </w:del>
            </m:ctrlPr>
          </m:sSubPr>
          <m:e>
            <m:r>
              <w:del w:id="329" w:author="Stoycho Rusinov" w:date="2026-08-08T17:14:00Z">
                <w:rPr>
                  <w:rFonts w:ascii="Cambria Math" w:hAnsi="Cambria Math" w:cstheme="minorHAnsi"/>
                </w:rPr>
                <m:t>η</m:t>
              </w:del>
            </m:r>
          </m:e>
          <m:sub>
            <m:r>
              <w:del w:id="330" w:author="Stoycho Rusinov" w:date="2026-08-08T17:14:00Z">
                <w:rPr>
                  <w:rFonts w:ascii="Cambria Math" w:hAnsi="Cambria Math" w:cstheme="minorHAnsi"/>
                </w:rPr>
                <m:t>j</m:t>
              </w:del>
            </m:r>
          </m:sub>
        </m:sSub>
        <m:sSub>
          <m:sSubPr>
            <m:ctrlPr>
              <w:del w:id="331" w:author="Stoycho Rusinov" w:date="2026-08-08T17:14:00Z">
                <w:rPr>
                  <w:rFonts w:ascii="Cambria Math" w:hAnsi="Cambria Math" w:cstheme="minorHAnsi"/>
                </w:rPr>
              </w:del>
            </m:ctrlPr>
          </m:sSubPr>
          <m:e>
            <m:r>
              <w:del w:id="332" w:author="Stoycho Rusinov" w:date="2026-08-08T17:14:00Z">
                <w:rPr>
                  <w:rFonts w:ascii="Cambria Math" w:hAnsi="Cambria Math" w:cstheme="minorHAnsi"/>
                </w:rPr>
                <m:t>ϕ</m:t>
              </w:del>
            </m:r>
          </m:e>
          <m:sub>
            <m:r>
              <w:del w:id="333" w:author="Stoycho Rusinov" w:date="2026-08-08T17:14:00Z">
                <w:rPr>
                  <w:rFonts w:ascii="Cambria Math" w:hAnsi="Cambria Math" w:cstheme="minorHAnsi"/>
                </w:rPr>
                <m:t>j</m:t>
              </w:del>
            </m:r>
          </m:sub>
        </m:sSub>
      </m:oMath>
      <w:del w:id="334" w:author="Stoycho Rusinov" w:date="2026-08-08T17:14:00Z">
        <w:r>
          <w:rPr>
            <w:rFonts w:asciiTheme="minorHAnsi" w:hAnsiTheme="minorHAnsi" w:cstheme="minorHAnsi"/>
          </w:rPr>
          <w:delText xml:space="preserve"> absorb the country-specific demand shifter and the pre-Brexit price intercept, and let </w:delText>
        </w:r>
      </w:del>
      <m:oMath>
        <m:sSubSup>
          <m:sSubSupPr>
            <m:ctrlPr>
              <w:del w:id="335" w:author="Stoycho Rusinov" w:date="2026-08-08T17:14:00Z">
                <w:rPr>
                  <w:rFonts w:ascii="Cambria Math" w:hAnsi="Cambria Math" w:cstheme="minorHAnsi"/>
                </w:rPr>
              </w:del>
            </m:ctrlPr>
          </m:sSubSupPr>
          <m:e>
            <m:r>
              <w:del w:id="336" w:author="Stoycho Rusinov" w:date="2026-08-08T17:14:00Z">
                <w:rPr>
                  <w:rFonts w:ascii="Cambria Math" w:hAnsi="Cambria Math" w:cstheme="minorHAnsi"/>
                </w:rPr>
                <m:t>ε</m:t>
              </w:del>
            </m:r>
          </m:e>
          <m:sub>
            <m:r>
              <w:del w:id="337" w:author="Stoycho Rusinov" w:date="2026-08-08T17:14:00Z">
                <w:rPr>
                  <w:rFonts w:ascii="Cambria Math" w:hAnsi="Cambria Math" w:cstheme="minorHAnsi"/>
                </w:rPr>
                <m:t>j,t</m:t>
              </w:del>
            </m:r>
          </m:sub>
          <m:sup>
            <m:r>
              <w:del w:id="338" w:author="Stoycho Rusinov" w:date="2026-08-08T17:14:00Z">
                <w:rPr>
                  <w:rFonts w:ascii="Cambria Math" w:hAnsi="Cambria Math" w:cstheme="minorHAnsi"/>
                </w:rPr>
                <m:t>*</m:t>
              </w:del>
            </m:r>
          </m:sup>
        </m:sSubSup>
        <m:r>
          <w:del w:id="339" w:author="Stoycho Rusinov" w:date="2026-08-08T17:14:00Z">
            <w:rPr>
              <w:rFonts w:ascii="Cambria Math" w:hAnsi="Cambria Math" w:cstheme="minorHAnsi"/>
            </w:rPr>
            <m:t>≡</m:t>
          </w:del>
        </m:r>
        <m:sSub>
          <m:sSubPr>
            <m:ctrlPr>
              <w:del w:id="340" w:author="Stoycho Rusinov" w:date="2026-08-08T17:14:00Z">
                <w:rPr>
                  <w:rFonts w:ascii="Cambria Math" w:hAnsi="Cambria Math" w:cstheme="minorHAnsi"/>
                </w:rPr>
              </w:del>
            </m:ctrlPr>
          </m:sSubPr>
          <m:e>
            <m:r>
              <w:del w:id="341" w:author="Stoycho Rusinov" w:date="2026-08-08T17:14:00Z">
                <w:rPr>
                  <w:rFonts w:ascii="Cambria Math" w:hAnsi="Cambria Math" w:cstheme="minorHAnsi"/>
                </w:rPr>
                <m:t>ε</m:t>
              </w:del>
            </m:r>
          </m:e>
          <m:sub>
            <m:r>
              <w:del w:id="342" w:author="Stoycho Rusinov" w:date="2026-08-08T17:14:00Z">
                <w:rPr>
                  <w:rFonts w:ascii="Cambria Math" w:hAnsi="Cambria Math" w:cstheme="minorHAnsi"/>
                </w:rPr>
                <m:t>j,t</m:t>
              </w:del>
            </m:r>
          </m:sub>
        </m:sSub>
        <m:r>
          <w:del w:id="343" w:author="Stoycho Rusinov" w:date="2026-08-08T17:14:00Z">
            <w:rPr>
              <w:rFonts w:ascii="Cambria Math" w:hAnsi="Cambria Math" w:cstheme="minorHAnsi"/>
            </w:rPr>
            <m:t>-</m:t>
          </w:del>
        </m:r>
        <m:sSub>
          <m:sSubPr>
            <m:ctrlPr>
              <w:del w:id="344" w:author="Stoycho Rusinov" w:date="2026-08-08T17:14:00Z">
                <w:rPr>
                  <w:rFonts w:ascii="Cambria Math" w:hAnsi="Cambria Math" w:cstheme="minorHAnsi"/>
                </w:rPr>
              </w:del>
            </m:ctrlPr>
          </m:sSubPr>
          <m:e>
            <m:r>
              <w:del w:id="345" w:author="Stoycho Rusinov" w:date="2026-08-08T17:14:00Z">
                <w:rPr>
                  <w:rFonts w:ascii="Cambria Math" w:hAnsi="Cambria Math" w:cstheme="minorHAnsi"/>
                </w:rPr>
                <m:t>η</m:t>
              </w:del>
            </m:r>
          </m:e>
          <m:sub>
            <m:r>
              <w:del w:id="346" w:author="Stoycho Rusinov" w:date="2026-08-08T17:14:00Z">
                <w:rPr>
                  <w:rFonts w:ascii="Cambria Math" w:hAnsi="Cambria Math" w:cstheme="minorHAnsi"/>
                </w:rPr>
                <m:t>j</m:t>
              </w:del>
            </m:r>
          </m:sub>
        </m:sSub>
        <m:sSub>
          <m:sSubPr>
            <m:ctrlPr>
              <w:del w:id="347" w:author="Stoycho Rusinov" w:date="2026-08-08T17:14:00Z">
                <w:rPr>
                  <w:rFonts w:ascii="Cambria Math" w:hAnsi="Cambria Math" w:cstheme="minorHAnsi"/>
                </w:rPr>
              </w:del>
            </m:ctrlPr>
          </m:sSubPr>
          <m:e>
            <m:r>
              <w:del w:id="348" w:author="Stoycho Rusinov" w:date="2026-08-08T17:14:00Z">
                <w:rPr>
                  <w:rFonts w:ascii="Cambria Math" w:hAnsi="Cambria Math" w:cstheme="minorHAnsi"/>
                </w:rPr>
                <m:t>ν</m:t>
              </w:del>
            </m:r>
          </m:e>
          <m:sub>
            <m:r>
              <w:del w:id="349" w:author="Stoycho Rusinov" w:date="2026-08-08T17:14:00Z">
                <w:rPr>
                  <w:rFonts w:ascii="Cambria Math" w:hAnsi="Cambria Math" w:cstheme="minorHAnsi"/>
                </w:rPr>
                <m:t>j,t</m:t>
              </w:del>
            </m:r>
          </m:sub>
        </m:sSub>
      </m:oMath>
      <w:del w:id="350" w:author="Stoycho Rusinov" w:date="2026-08-08T17:14:00Z">
        <w:r>
          <w:rPr>
            <w:rFonts w:asciiTheme="minorHAnsi" w:hAnsiTheme="minorHAnsi" w:cstheme="minorHAnsi"/>
          </w:rPr>
          <w:delText xml:space="preserve"> denote the composite error. Both </w:delText>
        </w:r>
      </w:del>
      <m:oMath>
        <m:sSub>
          <m:sSubPr>
            <m:ctrlPr>
              <w:del w:id="351" w:author="Stoycho Rusinov" w:date="2026-08-08T17:14:00Z">
                <w:rPr>
                  <w:rFonts w:ascii="Cambria Math" w:hAnsi="Cambria Math" w:cstheme="minorHAnsi"/>
                </w:rPr>
              </w:del>
            </m:ctrlPr>
          </m:sSubPr>
          <m:e>
            <m:r>
              <w:del w:id="352" w:author="Stoycho Rusinov" w:date="2026-08-08T17:14:00Z">
                <w:rPr>
                  <w:rFonts w:ascii="Cambria Math" w:hAnsi="Cambria Math" w:cstheme="minorHAnsi"/>
                </w:rPr>
                <m:t>μ</m:t>
              </w:del>
            </m:r>
          </m:e>
          <m:sub>
            <m:r>
              <w:del w:id="353" w:author="Stoycho Rusinov" w:date="2026-08-08T17:14:00Z">
                <w:rPr>
                  <w:rFonts w:ascii="Cambria Math" w:hAnsi="Cambria Math" w:cstheme="minorHAnsi"/>
                </w:rPr>
                <m:t>j</m:t>
              </w:del>
            </m:r>
          </m:sub>
        </m:sSub>
      </m:oMath>
      <w:del w:id="354" w:author="Stoycho Rusinov" w:date="2026-08-08T17:14:00Z">
        <w:r>
          <w:rPr>
            <w:rFonts w:asciiTheme="minorHAnsi" w:hAnsiTheme="minorHAnsi" w:cstheme="minorHAnsi"/>
          </w:rPr>
          <w:delText xml:space="preserve"> and </w:delText>
        </w:r>
      </w:del>
      <m:oMath>
        <m:sSub>
          <m:sSubPr>
            <m:ctrlPr>
              <w:del w:id="355" w:author="Stoycho Rusinov" w:date="2026-08-08T17:14:00Z">
                <w:rPr>
                  <w:rFonts w:ascii="Cambria Math" w:hAnsi="Cambria Math" w:cstheme="minorHAnsi"/>
                </w:rPr>
              </w:del>
            </m:ctrlPr>
          </m:sSubPr>
          <m:e>
            <m:r>
              <w:del w:id="356" w:author="Stoycho Rusinov" w:date="2026-08-08T17:14:00Z">
                <w:rPr>
                  <w:rFonts w:ascii="Cambria Math" w:hAnsi="Cambria Math" w:cstheme="minorHAnsi"/>
                </w:rPr>
                <m:t>ϕ</m:t>
              </w:del>
            </m:r>
          </m:e>
          <m:sub>
            <m:r>
              <w:del w:id="357" w:author="Stoycho Rusinov" w:date="2026-08-08T17:14:00Z">
                <w:rPr>
                  <w:rFonts w:ascii="Cambria Math" w:hAnsi="Cambria Math" w:cstheme="minorHAnsi"/>
                </w:rPr>
                <m:t>j</m:t>
              </w:del>
            </m:r>
          </m:sub>
        </m:sSub>
      </m:oMath>
      <w:del w:id="358" w:author="Stoycho Rusinov" w:date="2026-08-08T17:14:00Z">
        <w:r>
          <w:rPr>
            <w:rFonts w:asciiTheme="minorHAnsi" w:hAnsiTheme="minorHAnsi" w:cstheme="minorHAnsi"/>
          </w:rPr>
          <w:delText xml:space="preserve"> are time-invariant and are absorbed by the demeaning step in any standard TWFE specification. The composite error is inherently heteroskedastic and serially correlated, so we estimate the models using Driscoll and Kraay (1998) standard errors to account for cross-sectional dependence and serial correlation. The derivations imply the reduced-form specification:</w:delText>
        </w:r>
      </w:del>
    </w:p>
    <w:p w14:paraId="7EC03F41" w14:textId="77777777" w:rsidR="00B73337" w:rsidRPr="00C3586C" w:rsidRDefault="00B73337" w:rsidP="00B73337">
      <w:pPr>
        <w:spacing w:before="120" w:line="360" w:lineRule="auto"/>
        <w:jc w:val="center"/>
        <w:rPr>
          <w:ins w:id="359" w:author="Stoycho Rusinov" w:date="2026-08-08T17:14:00Z"/>
          <w:rFonts w:asciiTheme="minorHAnsi" w:hAnsiTheme="minorHAnsi" w:cstheme="minorHAnsi"/>
        </w:rPr>
      </w:pPr>
      <w:del w:id="360" w:author="Stoycho Rusinov" w:date="2026-08-08T17:14:00Z">
        <w:r>
          <w:rPr>
            <w:rFonts w:asciiTheme="minorHAnsi" w:hAnsiTheme="minorHAnsi" w:cstheme="minorHAnsi"/>
          </w:rPr>
          <w:tab/>
        </w:r>
      </w:del>
      <m:oMath>
        <m:func>
          <m:funcPr>
            <m:ctrlPr>
              <w:del w:id="361" w:author="Stoycho Rusinov" w:date="2026-08-08T17:14:00Z">
                <w:rPr>
                  <w:rFonts w:ascii="Cambria Math" w:hAnsi="Cambria Math" w:cstheme="minorHAnsi"/>
                </w:rPr>
              </w:del>
            </m:ctrlPr>
          </m:funcPr>
          <m:fName>
            <m:r>
              <w:del w:id="362" w:author="Stoycho Rusinov" w:date="2026-08-08T17:14:00Z">
                <w:rPr>
                  <w:rFonts w:ascii="Cambria Math" w:hAnsi="Cambria Math" w:cstheme="minorHAnsi"/>
                </w:rPr>
                <m:t>log</m:t>
              </w:del>
            </m:r>
          </m:fName>
          <m:e>
            <m:sSub>
              <m:sSubPr>
                <m:ctrlPr>
                  <w:del w:id="363" w:author="Stoycho Rusinov" w:date="2026-08-08T17:14:00Z">
                    <w:rPr>
                      <w:rFonts w:ascii="Cambria Math" w:hAnsi="Cambria Math" w:cstheme="minorHAnsi"/>
                    </w:rPr>
                  </w:del>
                </m:ctrlPr>
              </m:sSubPr>
              <m:e>
                <m:r>
                  <w:del w:id="364" w:author="Stoycho Rusinov" w:date="2026-08-08T17:14:00Z">
                    <w:rPr>
                      <w:rFonts w:ascii="Cambria Math" w:hAnsi="Cambria Math" w:cstheme="minorHAnsi"/>
                    </w:rPr>
                    <m:t>Q</m:t>
                  </w:del>
                </m:r>
              </m:e>
              <m:sub>
                <m:r>
                  <w:del w:id="365" w:author="Stoycho Rusinov" w:date="2026-08-08T17:14:00Z">
                    <w:rPr>
                      <w:rFonts w:ascii="Cambria Math" w:hAnsi="Cambria Math" w:cstheme="minorHAnsi"/>
                    </w:rPr>
                    <m:t>j,t</m:t>
                  </w:del>
                </m:r>
              </m:sub>
            </m:sSub>
          </m:e>
        </m:func>
        <m:r>
          <w:del w:id="366" w:author="Stoycho Rusinov" w:date="2026-08-08T17:14:00Z">
            <w:rPr>
              <w:rFonts w:ascii="Cambria Math" w:hAnsi="Cambria Math" w:cstheme="minorHAnsi"/>
            </w:rPr>
            <m:t>=</m:t>
          </w:del>
        </m:r>
        <m:sSub>
          <m:sSubPr>
            <m:ctrlPr>
              <w:del w:id="367" w:author="Stoycho Rusinov" w:date="2026-08-08T17:14:00Z">
                <w:rPr>
                  <w:rFonts w:ascii="Cambria Math" w:hAnsi="Cambria Math" w:cstheme="minorHAnsi"/>
                </w:rPr>
              </w:del>
            </m:ctrlPr>
          </m:sSubPr>
          <m:e>
            <m:r>
              <w:del w:id="368" w:author="Stoycho Rusinov" w:date="2026-08-08T17:14:00Z">
                <w:rPr>
                  <w:rFonts w:ascii="Cambria Math" w:hAnsi="Cambria Math" w:cstheme="minorHAnsi"/>
                </w:rPr>
                <m:t>α</m:t>
              </w:del>
            </m:r>
          </m:e>
          <m:sub>
            <m:r>
              <w:del w:id="369" w:author="Stoycho Rusinov" w:date="2026-08-08T17:14:00Z">
                <w:rPr>
                  <w:rFonts w:ascii="Cambria Math" w:hAnsi="Cambria Math" w:cstheme="minorHAnsi"/>
                </w:rPr>
                <m:t>j</m:t>
              </w:del>
            </m:r>
          </m:sub>
        </m:sSub>
        <m:r>
          <w:ins w:id="370" w:author="Stoycho Rusinov" w:date="2026-08-08T17:14:00Z">
            <m:rPr>
              <m:sty m:val="p"/>
            </m:rPr>
            <w:rPr>
              <w:rFonts w:ascii="Cambria Math" w:hAnsi="Cambria Math"/>
            </w:rPr>
            <m:t>log</m:t>
          </w:ins>
        </m:r>
        <m:sSub>
          <m:sSubPr>
            <m:ctrlPr>
              <w:ins w:id="371" w:author="Stoycho Rusinov" w:date="2026-08-08T17:14:00Z">
                <w:rPr>
                  <w:rFonts w:ascii="Cambria Math" w:hAnsi="Cambria Math"/>
                </w:rPr>
              </w:ins>
            </m:ctrlPr>
          </m:sSubPr>
          <m:e>
            <m:r>
              <w:ins w:id="372" w:author="Stoycho Rusinov" w:date="2026-08-08T17:14:00Z">
                <w:rPr>
                  <w:rFonts w:ascii="Cambria Math" w:hAnsi="Cambria Math"/>
                </w:rPr>
                <m:t>Q</m:t>
              </w:ins>
            </m:r>
          </m:e>
          <m:sub>
            <m:r>
              <w:ins w:id="373" w:author="Stoycho Rusinov" w:date="2026-08-08T17:14:00Z">
                <w:rPr>
                  <w:rFonts w:ascii="Cambria Math" w:hAnsi="Cambria Math"/>
                </w:rPr>
                <m:t>j</m:t>
              </w:ins>
            </m:r>
            <m:r>
              <w:ins w:id="374" w:author="Stoycho Rusinov" w:date="2026-08-08T17:14:00Z">
                <m:rPr>
                  <m:sty m:val="p"/>
                </m:rPr>
                <w:rPr>
                  <w:rFonts w:ascii="Cambria Math" w:hAnsi="Cambria Math"/>
                </w:rPr>
                <m:t>,</m:t>
              </w:ins>
            </m:r>
            <m:r>
              <w:ins w:id="375" w:author="Stoycho Rusinov" w:date="2026-08-08T17:14:00Z">
                <w:rPr>
                  <w:rFonts w:ascii="Cambria Math" w:hAnsi="Cambria Math"/>
                </w:rPr>
                <m:t>t</m:t>
              </w:ins>
            </m:r>
          </m:sub>
        </m:sSub>
        <m:r>
          <w:ins w:id="376" w:author="Stoycho Rusinov" w:date="2026-08-08T17:14:00Z">
            <m:rPr>
              <m:sty m:val="p"/>
            </m:rPr>
            <w:rPr>
              <w:rFonts w:ascii="Cambria Math" w:hAnsi="Cambria Math"/>
            </w:rPr>
            <m:t>=</m:t>
          </w:ins>
        </m:r>
        <m:sSub>
          <m:sSubPr>
            <m:ctrlPr>
              <w:ins w:id="377" w:author="Stoycho Rusinov" w:date="2026-08-08T17:14:00Z">
                <w:rPr>
                  <w:rFonts w:ascii="Cambria Math" w:hAnsi="Cambria Math"/>
                </w:rPr>
              </w:ins>
            </m:ctrlPr>
          </m:sSubPr>
          <m:e>
            <m:r>
              <w:ins w:id="378" w:author="Stoycho Rusinov" w:date="2026-08-08T17:14:00Z">
                <w:rPr>
                  <w:rFonts w:ascii="Cambria Math" w:hAnsi="Cambria Math"/>
                </w:rPr>
                <m:t>μ</m:t>
              </w:ins>
            </m:r>
          </m:e>
          <m:sub>
            <m:r>
              <w:ins w:id="379" w:author="Stoycho Rusinov" w:date="2026-08-08T17:14:00Z">
                <w:rPr>
                  <w:rFonts w:ascii="Cambria Math" w:hAnsi="Cambria Math"/>
                </w:rPr>
                <m:t>j</m:t>
              </w:ins>
            </m:r>
          </m:sub>
        </m:sSub>
        <m:r>
          <w:ins w:id="380" w:author="Stoycho Rusinov" w:date="2026-08-08T17:14:00Z">
            <m:rPr>
              <m:sty m:val="p"/>
            </m:rPr>
            <w:rPr>
              <w:rFonts w:ascii="Cambria Math" w:hAnsi="Cambria Math"/>
            </w:rPr>
            <m:t>+</m:t>
          </w:ins>
        </m:r>
        <m:sSub>
          <m:sSubPr>
            <m:ctrlPr>
              <w:ins w:id="381" w:author="Stoycho Rusinov" w:date="2026-08-08T17:14:00Z">
                <w:rPr>
                  <w:rFonts w:ascii="Cambria Math" w:hAnsi="Cambria Math"/>
                </w:rPr>
              </w:ins>
            </m:ctrlPr>
          </m:sSubPr>
          <m:e>
            <m:r>
              <w:ins w:id="382" w:author="Stoycho Rusinov" w:date="2026-08-08T17:14:00Z">
                <w:rPr>
                  <w:rFonts w:ascii="Cambria Math" w:hAnsi="Cambria Math"/>
                </w:rPr>
                <m:t>δ</m:t>
              </w:ins>
            </m:r>
          </m:e>
          <m:sub>
            <m:r>
              <w:ins w:id="383" w:author="Stoycho Rusinov" w:date="2026-08-08T17:14:00Z">
                <w:rPr>
                  <w:rFonts w:ascii="Cambria Math" w:hAnsi="Cambria Math"/>
                </w:rPr>
                <m:t>t</m:t>
              </w:ins>
            </m:r>
          </m:sub>
        </m:sSub>
        <m:r>
          <w:ins w:id="384" w:author="Stoycho Rusinov" w:date="2026-08-08T17:14:00Z">
            <m:rPr>
              <m:sty m:val="p"/>
            </m:rPr>
            <w:rPr>
              <w:rFonts w:ascii="Cambria Math" w:hAnsi="Cambria Math"/>
            </w:rPr>
            <m:t>+</m:t>
          </w:ins>
        </m:r>
        <m:sSub>
          <m:sSubPr>
            <m:ctrlPr>
              <w:ins w:id="385" w:author="Stoycho Rusinov" w:date="2026-08-08T17:14:00Z">
                <w:rPr>
                  <w:rFonts w:ascii="Cambria Math" w:hAnsi="Cambria Math"/>
                </w:rPr>
              </w:ins>
            </m:ctrlPr>
          </m:sSubPr>
          <m:e>
            <m:r>
              <w:ins w:id="386" w:author="Stoycho Rusinov" w:date="2026-08-08T17:14:00Z">
                <w:rPr>
                  <w:rFonts w:ascii="Cambria Math" w:hAnsi="Cambria Math"/>
                </w:rPr>
                <m:t>η</m:t>
              </w:ins>
            </m:r>
          </m:e>
          <m:sub>
            <m:r>
              <w:ins w:id="387" w:author="Stoycho Rusinov" w:date="2026-08-08T17:14:00Z">
                <w:rPr>
                  <w:rFonts w:ascii="Cambria Math" w:hAnsi="Cambria Math"/>
                </w:rPr>
                <m:t>j</m:t>
              </w:ins>
            </m:r>
          </m:sub>
        </m:sSub>
        <m:d>
          <m:dPr>
            <m:begChr m:val="["/>
            <m:endChr m:val="]"/>
            <m:ctrlPr>
              <w:ins w:id="388" w:author="Stoycho Rusinov" w:date="2026-08-08T17:14:00Z">
                <w:rPr>
                  <w:rFonts w:ascii="Cambria Math" w:hAnsi="Cambria Math"/>
                </w:rPr>
              </w:ins>
            </m:ctrlPr>
          </m:dPr>
          <m:e>
            <m:sSub>
              <m:sSubPr>
                <m:ctrlPr>
                  <w:ins w:id="389" w:author="Stoycho Rusinov" w:date="2026-08-08T17:14:00Z">
                    <w:rPr>
                      <w:rFonts w:ascii="Cambria Math" w:hAnsi="Cambria Math"/>
                    </w:rPr>
                  </w:ins>
                </m:ctrlPr>
              </m:sSubPr>
              <m:e>
                <m:r>
                  <w:ins w:id="390" w:author="Stoycho Rusinov" w:date="2026-08-08T17:14:00Z">
                    <w:rPr>
                      <w:rFonts w:ascii="Cambria Math" w:hAnsi="Cambria Math"/>
                    </w:rPr>
                    <m:t>ϕ</m:t>
                  </w:ins>
                </m:r>
              </m:e>
              <m:sub>
                <m:r>
                  <w:ins w:id="391" w:author="Stoycho Rusinov" w:date="2026-08-08T17:14:00Z">
                    <w:rPr>
                      <w:rFonts w:ascii="Cambria Math" w:hAnsi="Cambria Math"/>
                    </w:rPr>
                    <m:t>j</m:t>
                  </w:ins>
                </m:r>
              </m:sub>
            </m:sSub>
            <m:r>
              <w:ins w:id="392" w:author="Stoycho Rusinov" w:date="2026-08-08T17:14:00Z">
                <m:rPr>
                  <m:sty m:val="p"/>
                </m:rPr>
                <w:rPr>
                  <w:rFonts w:ascii="Cambria Math" w:hAnsi="Cambria Math"/>
                </w:rPr>
                <m:t>+</m:t>
              </w:ins>
            </m:r>
            <m:sSub>
              <m:sSubPr>
                <m:ctrlPr>
                  <w:ins w:id="393" w:author="Stoycho Rusinov" w:date="2026-08-08T17:14:00Z">
                    <w:rPr>
                      <w:rFonts w:ascii="Cambria Math" w:hAnsi="Cambria Math"/>
                    </w:rPr>
                  </w:ins>
                </m:ctrlPr>
              </m:sSubPr>
              <m:e>
                <m:r>
                  <w:ins w:id="394" w:author="Stoycho Rusinov" w:date="2026-08-08T17:14:00Z">
                    <w:rPr>
                      <w:rFonts w:ascii="Cambria Math" w:hAnsi="Cambria Math"/>
                    </w:rPr>
                    <m:t>k</m:t>
                  </w:ins>
                </m:r>
              </m:e>
              <m:sub>
                <m:r>
                  <w:ins w:id="395" w:author="Stoycho Rusinov" w:date="2026-08-08T17:14:00Z">
                    <w:rPr>
                      <w:rFonts w:ascii="Cambria Math" w:hAnsi="Cambria Math"/>
                    </w:rPr>
                    <m:t>j</m:t>
                  </w:ins>
                </m:r>
              </m:sub>
            </m:sSub>
            <m:r>
              <w:ins w:id="396" w:author="Stoycho Rusinov" w:date="2026-08-08T17:14:00Z">
                <m:rPr>
                  <m:sty m:val="b"/>
                </m:rPr>
                <w:rPr>
                  <w:rFonts w:ascii="Cambria Math" w:hAnsi="Cambria Math"/>
                </w:rPr>
                <m:t>1</m:t>
              </w:ins>
            </m:r>
            <m:r>
              <w:ins w:id="397" w:author="Stoycho Rusinov" w:date="2026-08-08T17:14:00Z">
                <m:rPr>
                  <m:sty m:val="p"/>
                </m:rPr>
                <w:rPr>
                  <w:rFonts w:ascii="Cambria Math" w:hAnsi="Cambria Math"/>
                </w:rPr>
                <m:t>{</m:t>
              </w:ins>
            </m:r>
            <m:r>
              <w:ins w:id="398" w:author="Stoycho Rusinov" w:date="2026-08-08T17:14:00Z">
                <w:rPr>
                  <w:rFonts w:ascii="Cambria Math" w:hAnsi="Cambria Math"/>
                </w:rPr>
                <m:t>j</m:t>
              </w:ins>
            </m:r>
            <m:r>
              <w:ins w:id="399" w:author="Stoycho Rusinov" w:date="2026-08-08T17:14:00Z">
                <m:rPr>
                  <m:sty m:val="p"/>
                </m:rPr>
                <w:rPr>
                  <w:rFonts w:ascii="Cambria Math" w:hAnsi="Cambria Math"/>
                </w:rPr>
                <m:t>∈EU}</m:t>
              </w:ins>
            </m:r>
            <m:sSub>
              <m:sSubPr>
                <m:ctrlPr>
                  <w:ins w:id="400" w:author="Stoycho Rusinov" w:date="2026-08-08T17:14:00Z">
                    <w:rPr>
                      <w:rFonts w:ascii="Cambria Math" w:hAnsi="Cambria Math"/>
                    </w:rPr>
                  </w:ins>
                </m:ctrlPr>
              </m:sSubPr>
              <m:e>
                <m:r>
                  <w:ins w:id="401" w:author="Stoycho Rusinov" w:date="2026-08-08T17:14:00Z">
                    <m:rPr>
                      <m:sty m:val="p"/>
                    </m:rPr>
                    <w:rPr>
                      <w:rFonts w:ascii="Cambria Math" w:hAnsi="Cambria Math"/>
                    </w:rPr>
                    <m:t>Post</m:t>
                  </w:ins>
                </m:r>
              </m:e>
              <m:sub>
                <m:r>
                  <w:ins w:id="402" w:author="Stoycho Rusinov" w:date="2026-08-08T17:14:00Z">
                    <w:rPr>
                      <w:rFonts w:ascii="Cambria Math" w:hAnsi="Cambria Math"/>
                    </w:rPr>
                    <m:t>t</m:t>
                  </w:ins>
                </m:r>
              </m:sub>
            </m:sSub>
            <m:r>
              <w:ins w:id="403" w:author="Stoycho Rusinov" w:date="2026-08-08T17:14:00Z">
                <m:rPr>
                  <m:sty m:val="p"/>
                </m:rPr>
                <w:rPr>
                  <w:rFonts w:ascii="Cambria Math" w:hAnsi="Cambria Math"/>
                </w:rPr>
                <m:t>+</m:t>
              </w:ins>
            </m:r>
            <m:sSub>
              <m:sSubPr>
                <m:ctrlPr>
                  <w:ins w:id="404" w:author="Stoycho Rusinov" w:date="2026-08-08T17:14:00Z">
                    <w:rPr>
                      <w:rFonts w:ascii="Cambria Math" w:hAnsi="Cambria Math"/>
                    </w:rPr>
                  </w:ins>
                </m:ctrlPr>
              </m:sSubPr>
              <m:e>
                <m:r>
                  <w:ins w:id="405" w:author="Stoycho Rusinov" w:date="2026-08-08T17:14:00Z">
                    <w:rPr>
                      <w:rFonts w:ascii="Cambria Math" w:hAnsi="Cambria Math"/>
                    </w:rPr>
                    <m:t>ν</m:t>
                  </w:ins>
                </m:r>
              </m:e>
              <m:sub>
                <m:r>
                  <w:ins w:id="406" w:author="Stoycho Rusinov" w:date="2026-08-08T17:14:00Z">
                    <w:rPr>
                      <w:rFonts w:ascii="Cambria Math" w:hAnsi="Cambria Math"/>
                    </w:rPr>
                    <m:t>j</m:t>
                  </w:ins>
                </m:r>
                <m:r>
                  <w:ins w:id="407" w:author="Stoycho Rusinov" w:date="2026-08-08T17:14:00Z">
                    <m:rPr>
                      <m:sty m:val="p"/>
                    </m:rPr>
                    <w:rPr>
                      <w:rFonts w:ascii="Cambria Math" w:hAnsi="Cambria Math"/>
                    </w:rPr>
                    <m:t>,</m:t>
                  </w:ins>
                </m:r>
                <m:r>
                  <w:ins w:id="408" w:author="Stoycho Rusinov" w:date="2026-08-08T17:14:00Z">
                    <w:rPr>
                      <w:rFonts w:ascii="Cambria Math" w:hAnsi="Cambria Math"/>
                    </w:rPr>
                    <m:t>t</m:t>
                  </w:ins>
                </m:r>
              </m:sub>
            </m:sSub>
          </m:e>
        </m:d>
        <m:r>
          <w:ins w:id="409" w:author="Stoycho Rusinov" w:date="2026-08-08T17:14:00Z">
            <m:rPr>
              <m:sty m:val="p"/>
            </m:rPr>
            <w:rPr>
              <w:rFonts w:ascii="Cambria Math" w:hAnsi="Cambria Math"/>
            </w:rPr>
            <m:t>+</m:t>
          </w:ins>
        </m:r>
        <m:sSub>
          <m:sSubPr>
            <m:ctrlPr>
              <w:ins w:id="410" w:author="Stoycho Rusinov" w:date="2026-08-08T17:14:00Z">
                <w:rPr>
                  <w:rFonts w:ascii="Cambria Math" w:hAnsi="Cambria Math"/>
                </w:rPr>
              </w:ins>
            </m:ctrlPr>
          </m:sSubPr>
          <m:e>
            <m:r>
              <w:ins w:id="411" w:author="Stoycho Rusinov" w:date="2026-08-08T17:14:00Z">
                <m:rPr>
                  <m:sty m:val="b"/>
                </m:rPr>
                <w:rPr>
                  <w:rFonts w:ascii="Cambria Math" w:hAnsi="Cambria Math"/>
                </w:rPr>
                <m:t>X</m:t>
              </w:ins>
            </m:r>
          </m:e>
          <m:sub>
            <m:r>
              <w:ins w:id="412" w:author="Stoycho Rusinov" w:date="2026-08-08T17:14:00Z">
                <w:rPr>
                  <w:rFonts w:ascii="Cambria Math" w:hAnsi="Cambria Math"/>
                </w:rPr>
                <m:t>j</m:t>
              </w:ins>
            </m:r>
            <m:r>
              <w:ins w:id="413" w:author="Stoycho Rusinov" w:date="2026-08-08T17:14:00Z">
                <m:rPr>
                  <m:sty m:val="p"/>
                </m:rPr>
                <w:rPr>
                  <w:rFonts w:ascii="Cambria Math" w:hAnsi="Cambria Math"/>
                </w:rPr>
                <m:t>,</m:t>
              </w:ins>
            </m:r>
            <m:r>
              <w:ins w:id="414" w:author="Stoycho Rusinov" w:date="2026-08-08T17:14:00Z">
                <w:rPr>
                  <w:rFonts w:ascii="Cambria Math" w:hAnsi="Cambria Math"/>
                </w:rPr>
                <m:t>t</m:t>
              </w:ins>
            </m:r>
          </m:sub>
        </m:sSub>
        <m:r>
          <w:ins w:id="415" w:author="Stoycho Rusinov" w:date="2026-08-08T17:14:00Z">
            <m:rPr>
              <m:sty m:val="p"/>
            </m:rPr>
            <w:rPr>
              <w:rFonts w:ascii="Cambria Math" w:hAnsi="Cambria Math"/>
            </w:rPr>
            <m:t>'</m:t>
          </w:ins>
        </m:r>
        <m:r>
          <w:ins w:id="416" w:author="Stoycho Rusinov" w:date="2026-08-08T17:14:00Z">
            <m:rPr>
              <m:sty m:val="b"/>
            </m:rPr>
            <w:rPr>
              <w:rFonts w:ascii="Cambria Math" w:hAnsi="Cambria Math"/>
            </w:rPr>
            <m:t>θ</m:t>
          </w:ins>
        </m:r>
        <m:r>
          <w:ins w:id="417" w:author="Stoycho Rusinov" w:date="2026-08-08T17:14:00Z">
            <m:rPr>
              <m:sty m:val="p"/>
            </m:rPr>
            <w:rPr>
              <w:rFonts w:ascii="Cambria Math" w:hAnsi="Cambria Math"/>
            </w:rPr>
            <m:t>+</m:t>
          </w:ins>
        </m:r>
        <m:sSub>
          <m:sSubPr>
            <m:ctrlPr>
              <w:ins w:id="418" w:author="Stoycho Rusinov" w:date="2026-08-08T17:14:00Z">
                <w:rPr>
                  <w:rFonts w:ascii="Cambria Math" w:hAnsi="Cambria Math"/>
                </w:rPr>
              </w:ins>
            </m:ctrlPr>
          </m:sSubPr>
          <m:e>
            <m:r>
              <w:ins w:id="419" w:author="Stoycho Rusinov" w:date="2026-08-08T17:14:00Z">
                <w:rPr>
                  <w:rFonts w:ascii="Cambria Math" w:hAnsi="Cambria Math"/>
                </w:rPr>
                <m:t>ε</m:t>
              </w:ins>
            </m:r>
          </m:e>
          <m:sub>
            <m:r>
              <w:ins w:id="420" w:author="Stoycho Rusinov" w:date="2026-08-08T17:14:00Z">
                <w:rPr>
                  <w:rFonts w:ascii="Cambria Math" w:hAnsi="Cambria Math"/>
                </w:rPr>
                <m:t>j</m:t>
              </w:ins>
            </m:r>
            <m:r>
              <w:ins w:id="421" w:author="Stoycho Rusinov" w:date="2026-08-08T17:14:00Z">
                <m:rPr>
                  <m:sty m:val="p"/>
                </m:rPr>
                <w:rPr>
                  <w:rFonts w:ascii="Cambria Math" w:hAnsi="Cambria Math"/>
                </w:rPr>
                <m:t>,</m:t>
              </w:ins>
            </m:r>
            <m:r>
              <w:ins w:id="422" w:author="Stoycho Rusinov" w:date="2026-08-08T17:14:00Z">
                <w:rPr>
                  <w:rFonts w:ascii="Cambria Math" w:hAnsi="Cambria Math"/>
                </w:rPr>
                <m:t>t</m:t>
              </w:ins>
            </m:r>
          </m:sub>
        </m:sSub>
        <m:r>
          <w:ins w:id="423" w:author="Stoycho Rusinov" w:date="2026-08-08T17:14:00Z">
            <m:rPr>
              <m:sty m:val="p"/>
            </m:rPr>
            <w:rPr>
              <w:rFonts w:ascii="Cambria Math" w:hAnsi="Cambria Math"/>
            </w:rPr>
            <m:t>.</m:t>
          </w:ins>
        </m:r>
      </m:oMath>
    </w:p>
    <w:p w14:paraId="3047932E" w14:textId="77777777" w:rsidR="00B73337" w:rsidRPr="00C3586C" w:rsidRDefault="00B73337" w:rsidP="00B73337">
      <w:pPr>
        <w:spacing w:before="120" w:line="360" w:lineRule="auto"/>
        <w:jc w:val="center"/>
        <w:rPr>
          <w:ins w:id="424" w:author="Stoycho Rusinov" w:date="2026-08-08T17:14:00Z"/>
          <w:rFonts w:asciiTheme="minorHAnsi" w:hAnsiTheme="minorHAnsi" w:cstheme="minorHAnsi"/>
        </w:rPr>
      </w:pPr>
      <m:oMathPara>
        <m:oMathParaPr>
          <m:jc m:val="center"/>
        </m:oMathParaPr>
        <m:oMath>
          <m:r>
            <w:ins w:id="425" w:author="Stoycho Rusinov" w:date="2026-08-08T17:14:00Z">
              <m:rPr>
                <m:sty m:val="p"/>
              </m:rPr>
              <w:rPr>
                <w:rFonts w:ascii="Cambria Math" w:hAnsi="Cambria Math"/>
              </w:rPr>
              <m:t>log</m:t>
            </w:ins>
          </m:r>
          <m:sSub>
            <m:sSubPr>
              <m:ctrlPr>
                <w:ins w:id="426" w:author="Stoycho Rusinov" w:date="2026-08-08T17:14:00Z">
                  <w:rPr>
                    <w:rFonts w:ascii="Cambria Math" w:hAnsi="Cambria Math"/>
                  </w:rPr>
                </w:ins>
              </m:ctrlPr>
            </m:sSubPr>
            <m:e>
              <m:r>
                <w:ins w:id="427" w:author="Stoycho Rusinov" w:date="2026-08-08T17:14:00Z">
                  <w:rPr>
                    <w:rFonts w:ascii="Cambria Math" w:hAnsi="Cambria Math"/>
                  </w:rPr>
                  <m:t>Q</m:t>
                </w:ins>
              </m:r>
            </m:e>
            <m:sub>
              <m:r>
                <w:ins w:id="428" w:author="Stoycho Rusinov" w:date="2026-08-08T17:14:00Z">
                  <w:rPr>
                    <w:rFonts w:ascii="Cambria Math" w:hAnsi="Cambria Math"/>
                  </w:rPr>
                  <m:t>j</m:t>
                </w:ins>
              </m:r>
              <m:r>
                <w:ins w:id="429" w:author="Stoycho Rusinov" w:date="2026-08-08T17:14:00Z">
                  <m:rPr>
                    <m:sty m:val="p"/>
                  </m:rPr>
                  <w:rPr>
                    <w:rFonts w:ascii="Cambria Math" w:hAnsi="Cambria Math"/>
                  </w:rPr>
                  <m:t>,</m:t>
                </w:ins>
              </m:r>
              <m:r>
                <w:ins w:id="430" w:author="Stoycho Rusinov" w:date="2026-08-08T17:14:00Z">
                  <w:rPr>
                    <w:rFonts w:ascii="Cambria Math" w:hAnsi="Cambria Math"/>
                  </w:rPr>
                  <m:t>t</m:t>
                </w:ins>
              </m:r>
            </m:sub>
          </m:sSub>
          <m:r>
            <w:ins w:id="431" w:author="Stoycho Rusinov" w:date="2026-08-08T17:14:00Z">
              <m:rPr>
                <m:sty m:val="p"/>
              </m:rPr>
              <w:rPr>
                <w:rFonts w:ascii="Cambria Math" w:hAnsi="Cambria Math"/>
              </w:rPr>
              <m:t>=</m:t>
            </w:ins>
          </m:r>
          <m:d>
            <m:dPr>
              <m:ctrlPr>
                <w:ins w:id="432" w:author="Stoycho Rusinov" w:date="2026-08-08T17:14:00Z">
                  <w:rPr>
                    <w:rFonts w:ascii="Cambria Math" w:hAnsi="Cambria Math"/>
                  </w:rPr>
                </w:ins>
              </m:ctrlPr>
            </m:dPr>
            <m:e>
              <m:sSub>
                <m:sSubPr>
                  <m:ctrlPr>
                    <w:ins w:id="433" w:author="Stoycho Rusinov" w:date="2026-08-08T17:14:00Z">
                      <w:rPr>
                        <w:rFonts w:ascii="Cambria Math" w:hAnsi="Cambria Math"/>
                      </w:rPr>
                    </w:ins>
                  </m:ctrlPr>
                </m:sSubPr>
                <m:e>
                  <m:r>
                    <w:ins w:id="434" w:author="Stoycho Rusinov" w:date="2026-08-08T17:14:00Z">
                      <w:rPr>
                        <w:rFonts w:ascii="Cambria Math" w:hAnsi="Cambria Math"/>
                      </w:rPr>
                      <m:t>μ</m:t>
                    </w:ins>
                  </m:r>
                </m:e>
                <m:sub>
                  <m:r>
                    <w:ins w:id="435" w:author="Stoycho Rusinov" w:date="2026-08-08T17:14:00Z">
                      <w:rPr>
                        <w:rFonts w:ascii="Cambria Math" w:hAnsi="Cambria Math"/>
                      </w:rPr>
                      <m:t>j</m:t>
                    </w:ins>
                  </m:r>
                </m:sub>
              </m:sSub>
              <m:r>
                <w:ins w:id="436" w:author="Stoycho Rusinov" w:date="2026-08-08T17:14:00Z">
                  <m:rPr>
                    <m:sty m:val="p"/>
                  </m:rPr>
                  <w:rPr>
                    <w:rFonts w:ascii="Cambria Math" w:hAnsi="Cambria Math"/>
                  </w:rPr>
                  <m:t>+</m:t>
                </w:ins>
              </m:r>
              <m:sSub>
                <m:sSubPr>
                  <m:ctrlPr>
                    <w:ins w:id="437" w:author="Stoycho Rusinov" w:date="2026-08-08T17:14:00Z">
                      <w:rPr>
                        <w:rFonts w:ascii="Cambria Math" w:hAnsi="Cambria Math"/>
                      </w:rPr>
                    </w:ins>
                  </m:ctrlPr>
                </m:sSubPr>
                <m:e>
                  <m:r>
                    <w:ins w:id="438" w:author="Stoycho Rusinov" w:date="2026-08-08T17:14:00Z">
                      <w:rPr>
                        <w:rFonts w:ascii="Cambria Math" w:hAnsi="Cambria Math"/>
                      </w:rPr>
                      <m:t>η</m:t>
                    </w:ins>
                  </m:r>
                </m:e>
                <m:sub>
                  <m:r>
                    <w:ins w:id="439" w:author="Stoycho Rusinov" w:date="2026-08-08T17:14:00Z">
                      <w:rPr>
                        <w:rFonts w:ascii="Cambria Math" w:hAnsi="Cambria Math"/>
                      </w:rPr>
                      <m:t>j</m:t>
                    </w:ins>
                  </m:r>
                </m:sub>
              </m:sSub>
              <m:sSub>
                <m:sSubPr>
                  <m:ctrlPr>
                    <w:ins w:id="440" w:author="Stoycho Rusinov" w:date="2026-08-08T17:14:00Z">
                      <w:rPr>
                        <w:rFonts w:ascii="Cambria Math" w:hAnsi="Cambria Math"/>
                      </w:rPr>
                    </w:ins>
                  </m:ctrlPr>
                </m:sSubPr>
                <m:e>
                  <m:r>
                    <w:ins w:id="441" w:author="Stoycho Rusinov" w:date="2026-08-08T17:14:00Z">
                      <w:rPr>
                        <w:rFonts w:ascii="Cambria Math" w:hAnsi="Cambria Math"/>
                      </w:rPr>
                      <m:t>ϕ</m:t>
                    </w:ins>
                  </m:r>
                </m:e>
                <m:sub>
                  <m:r>
                    <w:ins w:id="442" w:author="Stoycho Rusinov" w:date="2026-08-08T17:14:00Z">
                      <w:rPr>
                        <w:rFonts w:ascii="Cambria Math" w:hAnsi="Cambria Math"/>
                      </w:rPr>
                      <m:t>j</m:t>
                    </w:ins>
                  </m:r>
                </m:sub>
              </m:sSub>
            </m:e>
          </m:d>
          <m:r>
            <w:ins w:id="443" w:author="Stoycho Rusinov" w:date="2026-08-08T17:14:00Z">
              <m:rPr>
                <m:sty m:val="p"/>
              </m:rPr>
              <w:rPr>
                <w:rFonts w:ascii="Cambria Math" w:hAnsi="Cambria Math"/>
              </w:rPr>
              <m:t>+</m:t>
            </w:ins>
          </m:r>
          <m:sSub>
            <m:sSubPr>
              <m:ctrlPr>
                <w:ins w:id="444" w:author="Stoycho Rusinov" w:date="2026-08-08T17:14:00Z">
                  <w:rPr>
                    <w:rFonts w:ascii="Cambria Math" w:hAnsi="Cambria Math"/>
                  </w:rPr>
                </w:ins>
              </m:ctrlPr>
            </m:sSubPr>
            <m:e>
              <m:r>
                <w:ins w:id="445" w:author="Stoycho Rusinov" w:date="2026-08-08T17:14:00Z">
                  <w:rPr>
                    <w:rFonts w:ascii="Cambria Math" w:hAnsi="Cambria Math"/>
                  </w:rPr>
                  <m:t>δ</m:t>
                </w:ins>
              </m:r>
            </m:e>
            <m:sub>
              <m:r>
                <w:ins w:id="446" w:author="Stoycho Rusinov" w:date="2026-08-08T17:14:00Z">
                  <w:rPr>
                    <w:rFonts w:ascii="Cambria Math" w:hAnsi="Cambria Math"/>
                  </w:rPr>
                  <m:t>t</m:t>
                </w:ins>
              </m:r>
            </m:sub>
          </m:sSub>
          <m:r>
            <w:ins w:id="447" w:author="Stoycho Rusinov" w:date="2026-08-08T17:14:00Z">
              <m:rPr>
                <m:sty m:val="p"/>
              </m:rPr>
              <w:rPr>
                <w:rFonts w:ascii="Cambria Math" w:hAnsi="Cambria Math"/>
              </w:rPr>
              <m:t>+</m:t>
            </w:ins>
          </m:r>
          <m:sSub>
            <m:sSubPr>
              <m:ctrlPr>
                <w:ins w:id="448" w:author="Stoycho Rusinov" w:date="2026-08-08T17:14:00Z">
                  <w:rPr>
                    <w:rFonts w:ascii="Cambria Math" w:hAnsi="Cambria Math"/>
                  </w:rPr>
                </w:ins>
              </m:ctrlPr>
            </m:sSubPr>
            <m:e>
              <m:r>
                <w:ins w:id="449" w:author="Stoycho Rusinov" w:date="2026-08-08T17:14:00Z">
                  <w:rPr>
                    <w:rFonts w:ascii="Cambria Math" w:hAnsi="Cambria Math"/>
                  </w:rPr>
                  <m:t>η</m:t>
                </w:ins>
              </m:r>
            </m:e>
            <m:sub>
              <m:r>
                <w:ins w:id="450" w:author="Stoycho Rusinov" w:date="2026-08-08T17:14:00Z">
                  <w:rPr>
                    <w:rFonts w:ascii="Cambria Math" w:hAnsi="Cambria Math"/>
                  </w:rPr>
                  <m:t>j</m:t>
                </w:ins>
              </m:r>
            </m:sub>
          </m:sSub>
          <m:sSub>
            <m:sSubPr>
              <m:ctrlPr>
                <w:ins w:id="451" w:author="Stoycho Rusinov" w:date="2026-08-08T17:14:00Z">
                  <w:rPr>
                    <w:rFonts w:ascii="Cambria Math" w:hAnsi="Cambria Math"/>
                  </w:rPr>
                </w:ins>
              </m:ctrlPr>
            </m:sSubPr>
            <m:e>
              <m:r>
                <w:ins w:id="452" w:author="Stoycho Rusinov" w:date="2026-08-08T17:14:00Z">
                  <w:rPr>
                    <w:rFonts w:ascii="Cambria Math" w:hAnsi="Cambria Math"/>
                  </w:rPr>
                  <m:t>k</m:t>
                </w:ins>
              </m:r>
            </m:e>
            <m:sub>
              <m:r>
                <w:ins w:id="453" w:author="Stoycho Rusinov" w:date="2026-08-08T17:14:00Z">
                  <w:rPr>
                    <w:rFonts w:ascii="Cambria Math" w:hAnsi="Cambria Math"/>
                  </w:rPr>
                  <m:t>j</m:t>
                </w:ins>
              </m:r>
            </m:sub>
          </m:sSub>
          <m:r>
            <w:ins w:id="454" w:author="Stoycho Rusinov" w:date="2026-08-08T17:14:00Z">
              <m:rPr>
                <m:sty m:val="b"/>
              </m:rPr>
              <w:rPr>
                <w:rFonts w:ascii="Cambria Math" w:hAnsi="Cambria Math"/>
              </w:rPr>
              <m:t>1</m:t>
            </w:ins>
          </m:r>
          <m:r>
            <w:ins w:id="455" w:author="Stoycho Rusinov" w:date="2026-08-08T17:14:00Z">
              <m:rPr>
                <m:sty m:val="p"/>
              </m:rPr>
              <w:rPr>
                <w:rFonts w:ascii="Cambria Math" w:hAnsi="Cambria Math"/>
              </w:rPr>
              <m:t>{</m:t>
            </w:ins>
          </m:r>
          <m:r>
            <w:ins w:id="456" w:author="Stoycho Rusinov" w:date="2026-08-08T17:14:00Z">
              <w:rPr>
                <w:rFonts w:ascii="Cambria Math" w:hAnsi="Cambria Math"/>
              </w:rPr>
              <m:t>j</m:t>
            </w:ins>
          </m:r>
          <m:r>
            <w:ins w:id="457" w:author="Stoycho Rusinov" w:date="2026-08-08T17:14:00Z">
              <m:rPr>
                <m:sty m:val="p"/>
              </m:rPr>
              <w:rPr>
                <w:rFonts w:ascii="Cambria Math" w:hAnsi="Cambria Math"/>
              </w:rPr>
              <m:t>∈EU}</m:t>
            </w:ins>
          </m:r>
          <m:sSub>
            <m:sSubPr>
              <m:ctrlPr>
                <w:ins w:id="458" w:author="Stoycho Rusinov" w:date="2026-08-08T17:14:00Z">
                  <w:rPr>
                    <w:rFonts w:ascii="Cambria Math" w:hAnsi="Cambria Math"/>
                  </w:rPr>
                </w:ins>
              </m:ctrlPr>
            </m:sSubPr>
            <m:e>
              <m:r>
                <w:ins w:id="459" w:author="Stoycho Rusinov" w:date="2026-08-08T17:14:00Z">
                  <m:rPr>
                    <m:sty m:val="p"/>
                  </m:rPr>
                  <w:rPr>
                    <w:rFonts w:ascii="Cambria Math" w:hAnsi="Cambria Math"/>
                  </w:rPr>
                  <m:t>Post</m:t>
                </w:ins>
              </m:r>
            </m:e>
            <m:sub>
              <m:r>
                <w:ins w:id="460" w:author="Stoycho Rusinov" w:date="2026-08-08T17:14:00Z">
                  <w:rPr>
                    <w:rFonts w:ascii="Cambria Math" w:hAnsi="Cambria Math"/>
                  </w:rPr>
                  <m:t>t</m:t>
                </w:ins>
              </m:r>
            </m:sub>
          </m:sSub>
          <m:r>
            <w:ins w:id="461" w:author="Stoycho Rusinov" w:date="2026-08-08T17:14:00Z">
              <m:rPr>
                <m:sty m:val="p"/>
              </m:rPr>
              <w:rPr>
                <w:rFonts w:ascii="Cambria Math" w:hAnsi="Cambria Math"/>
              </w:rPr>
              <m:t>+</m:t>
            </w:ins>
          </m:r>
          <m:sSubSup>
            <m:sSubSupPr>
              <m:ctrlPr>
                <w:ins w:id="462" w:author="Stoycho Rusinov" w:date="2026-08-08T17:14:00Z">
                  <w:rPr>
                    <w:rFonts w:ascii="Cambria Math" w:hAnsi="Cambria Math"/>
                  </w:rPr>
                </w:ins>
              </m:ctrlPr>
            </m:sSubSupPr>
            <m:e>
              <m:r>
                <w:ins w:id="463" w:author="Stoycho Rusinov" w:date="2026-08-08T17:14:00Z">
                  <m:rPr>
                    <m:sty m:val="b"/>
                  </m:rPr>
                  <w:rPr>
                    <w:rFonts w:ascii="Cambria Math" w:hAnsi="Cambria Math"/>
                  </w:rPr>
                  <m:t>X</m:t>
                </w:ins>
              </m:r>
            </m:e>
            <m:sub>
              <m:r>
                <w:ins w:id="464" w:author="Stoycho Rusinov" w:date="2026-08-08T17:14:00Z">
                  <w:rPr>
                    <w:rFonts w:ascii="Cambria Math" w:hAnsi="Cambria Math"/>
                  </w:rPr>
                  <m:t>j</m:t>
                </w:ins>
              </m:r>
              <m:r>
                <w:ins w:id="465" w:author="Stoycho Rusinov" w:date="2026-08-08T17:14:00Z">
                  <m:rPr>
                    <m:sty m:val="p"/>
                  </m:rPr>
                  <w:rPr>
                    <w:rFonts w:ascii="Cambria Math" w:hAnsi="Cambria Math"/>
                  </w:rPr>
                  <m:t>,</m:t>
                </w:ins>
              </m:r>
              <m:r>
                <w:ins w:id="466" w:author="Stoycho Rusinov" w:date="2026-08-08T17:14:00Z">
                  <w:rPr>
                    <w:rFonts w:ascii="Cambria Math" w:hAnsi="Cambria Math"/>
                  </w:rPr>
                  <m:t>t</m:t>
                </w:ins>
              </m:r>
              <m:ctrlPr>
                <w:ins w:id="467" w:author="Stoycho Rusinov" w:date="2026-08-08T17:14:00Z">
                  <w:rPr>
                    <w:rFonts w:ascii="Cambria Math" w:hAnsi="Cambria Math"/>
                    <w:i/>
                  </w:rPr>
                </w:ins>
              </m:ctrlPr>
            </m:sub>
            <m:sup>
              <m:r>
                <w:ins w:id="468" w:author="Stoycho Rusinov" w:date="2026-08-08T17:14:00Z">
                  <m:rPr>
                    <m:sty m:val="p"/>
                  </m:rPr>
                  <w:rPr>
                    <w:rFonts w:ascii="Cambria Math" w:hAnsi="Cambria Math"/>
                  </w:rPr>
                  <m:t>'</m:t>
                </w:ins>
              </m:r>
            </m:sup>
          </m:sSubSup>
          <m:r>
            <w:ins w:id="469" w:author="Stoycho Rusinov" w:date="2026-08-08T17:14:00Z">
              <m:rPr>
                <m:sty m:val="b"/>
              </m:rPr>
              <w:rPr>
                <w:rFonts w:ascii="Cambria Math" w:hAnsi="Cambria Math"/>
              </w:rPr>
              <m:t>θ</m:t>
            </w:ins>
          </m:r>
          <m:r>
            <w:ins w:id="470" w:author="Stoycho Rusinov" w:date="2026-08-08T17:14:00Z">
              <m:rPr>
                <m:sty m:val="p"/>
              </m:rPr>
              <w:rPr>
                <w:rFonts w:ascii="Cambria Math" w:hAnsi="Cambria Math"/>
              </w:rPr>
              <m:t>+</m:t>
            </w:ins>
          </m:r>
          <m:d>
            <m:dPr>
              <m:ctrlPr>
                <w:ins w:id="471" w:author="Stoycho Rusinov" w:date="2026-08-08T17:14:00Z">
                  <w:rPr>
                    <w:rFonts w:ascii="Cambria Math" w:hAnsi="Cambria Math"/>
                  </w:rPr>
                </w:ins>
              </m:ctrlPr>
            </m:dPr>
            <m:e>
              <m:sSub>
                <m:sSubPr>
                  <m:ctrlPr>
                    <w:ins w:id="472" w:author="Stoycho Rusinov" w:date="2026-08-08T17:14:00Z">
                      <w:rPr>
                        <w:rFonts w:ascii="Cambria Math" w:hAnsi="Cambria Math"/>
                      </w:rPr>
                    </w:ins>
                  </m:ctrlPr>
                </m:sSubPr>
                <m:e>
                  <m:r>
                    <w:ins w:id="473" w:author="Stoycho Rusinov" w:date="2026-08-08T17:14:00Z">
                      <w:rPr>
                        <w:rFonts w:ascii="Cambria Math" w:hAnsi="Cambria Math"/>
                      </w:rPr>
                      <m:t>ε</m:t>
                    </w:ins>
                  </m:r>
                </m:e>
                <m:sub>
                  <m:r>
                    <w:ins w:id="474" w:author="Stoycho Rusinov" w:date="2026-08-08T17:14:00Z">
                      <w:rPr>
                        <w:rFonts w:ascii="Cambria Math" w:hAnsi="Cambria Math"/>
                      </w:rPr>
                      <m:t>j</m:t>
                    </w:ins>
                  </m:r>
                  <m:r>
                    <w:ins w:id="475" w:author="Stoycho Rusinov" w:date="2026-08-08T17:14:00Z">
                      <m:rPr>
                        <m:sty m:val="p"/>
                      </m:rPr>
                      <w:rPr>
                        <w:rFonts w:ascii="Cambria Math" w:hAnsi="Cambria Math"/>
                      </w:rPr>
                      <m:t>,</m:t>
                    </w:ins>
                  </m:r>
                  <m:r>
                    <w:ins w:id="476" w:author="Stoycho Rusinov" w:date="2026-08-08T17:14:00Z">
                      <w:rPr>
                        <w:rFonts w:ascii="Cambria Math" w:hAnsi="Cambria Math"/>
                      </w:rPr>
                      <m:t>t</m:t>
                    </w:ins>
                  </m:r>
                </m:sub>
              </m:sSub>
              <m:r>
                <w:ins w:id="477" w:author="Stoycho Rusinov" w:date="2026-08-08T17:14:00Z">
                  <m:rPr>
                    <m:sty m:val="p"/>
                  </m:rPr>
                  <w:rPr>
                    <w:rFonts w:ascii="Cambria Math" w:hAnsi="Cambria Math"/>
                  </w:rPr>
                  <m:t>+</m:t>
                </w:ins>
              </m:r>
              <m:sSub>
                <m:sSubPr>
                  <m:ctrlPr>
                    <w:ins w:id="478" w:author="Stoycho Rusinov" w:date="2026-08-08T17:14:00Z">
                      <w:rPr>
                        <w:rFonts w:ascii="Cambria Math" w:hAnsi="Cambria Math"/>
                      </w:rPr>
                    </w:ins>
                  </m:ctrlPr>
                </m:sSubPr>
                <m:e>
                  <m:r>
                    <w:ins w:id="479" w:author="Stoycho Rusinov" w:date="2026-08-08T17:14:00Z">
                      <w:rPr>
                        <w:rFonts w:ascii="Cambria Math" w:hAnsi="Cambria Math"/>
                      </w:rPr>
                      <m:t>η</m:t>
                    </w:ins>
                  </m:r>
                </m:e>
                <m:sub>
                  <m:r>
                    <w:ins w:id="480" w:author="Stoycho Rusinov" w:date="2026-08-08T17:14:00Z">
                      <w:rPr>
                        <w:rFonts w:ascii="Cambria Math" w:hAnsi="Cambria Math"/>
                      </w:rPr>
                      <m:t>j</m:t>
                    </w:ins>
                  </m:r>
                </m:sub>
              </m:sSub>
              <m:sSub>
                <m:sSubPr>
                  <m:ctrlPr>
                    <w:ins w:id="481" w:author="Stoycho Rusinov" w:date="2026-08-08T17:14:00Z">
                      <w:rPr>
                        <w:rFonts w:ascii="Cambria Math" w:hAnsi="Cambria Math"/>
                      </w:rPr>
                    </w:ins>
                  </m:ctrlPr>
                </m:sSubPr>
                <m:e>
                  <m:r>
                    <w:ins w:id="482" w:author="Stoycho Rusinov" w:date="2026-08-08T17:14:00Z">
                      <w:rPr>
                        <w:rFonts w:ascii="Cambria Math" w:hAnsi="Cambria Math"/>
                      </w:rPr>
                      <m:t>ν</m:t>
                    </w:ins>
                  </m:r>
                </m:e>
                <m:sub>
                  <m:r>
                    <w:ins w:id="483" w:author="Stoycho Rusinov" w:date="2026-08-08T17:14:00Z">
                      <w:rPr>
                        <w:rFonts w:ascii="Cambria Math" w:hAnsi="Cambria Math"/>
                      </w:rPr>
                      <m:t>j</m:t>
                    </w:ins>
                  </m:r>
                  <m:r>
                    <w:ins w:id="484" w:author="Stoycho Rusinov" w:date="2026-08-08T17:14:00Z">
                      <m:rPr>
                        <m:sty m:val="p"/>
                      </m:rPr>
                      <w:rPr>
                        <w:rFonts w:ascii="Cambria Math" w:hAnsi="Cambria Math"/>
                      </w:rPr>
                      <m:t>,</m:t>
                    </w:ins>
                  </m:r>
                  <m:r>
                    <w:ins w:id="485" w:author="Stoycho Rusinov" w:date="2026-08-08T17:14:00Z">
                      <w:rPr>
                        <w:rFonts w:ascii="Cambria Math" w:hAnsi="Cambria Math"/>
                      </w:rPr>
                      <m:t>t</m:t>
                    </w:ins>
                  </m:r>
                </m:sub>
              </m:sSub>
            </m:e>
          </m:d>
          <m:r>
            <w:ins w:id="486" w:author="Stoycho Rusinov" w:date="2026-08-08T17:14:00Z">
              <m:rPr>
                <m:sty m:val="p"/>
              </m:rPr>
              <w:rPr>
                <w:rFonts w:ascii="Cambria Math" w:hAnsi="Cambria Math"/>
              </w:rPr>
              <m:t>.</m:t>
            </w:ins>
          </m:r>
        </m:oMath>
      </m:oMathPara>
    </w:p>
    <w:p w14:paraId="44E61B36" w14:textId="77777777" w:rsidR="00B73337" w:rsidRPr="00C3586C" w:rsidRDefault="00B73337" w:rsidP="00B73337">
      <w:pPr>
        <w:spacing w:line="360" w:lineRule="auto"/>
        <w:rPr>
          <w:ins w:id="487" w:author="Stoycho Rusinov" w:date="2026-08-08T17:14:00Z"/>
          <w:rFonts w:asciiTheme="minorHAnsi" w:hAnsiTheme="minorHAnsi" w:cstheme="minorHAnsi"/>
        </w:rPr>
      </w:pPr>
      <w:ins w:id="488" w:author="Stoycho Rusinov" w:date="2026-08-08T17:14:00Z">
        <w:r>
          <w:rPr>
            <w:rFonts w:asciiTheme="minorHAnsi" w:hAnsiTheme="minorHAnsi" w:cstheme="minorHAnsi"/>
          </w:rPr>
          <w:t xml:space="preserve">Let αj = </w:t>
        </w:r>
        <w:proofErr w:type="spellStart"/>
        <w:r>
          <w:rPr>
            <w:rFonts w:asciiTheme="minorHAnsi" w:hAnsiTheme="minorHAnsi" w:cstheme="minorHAnsi"/>
          </w:rPr>
          <w:t>μj</w:t>
        </w:r>
        <w:proofErr w:type="spellEnd"/>
        <w:r>
          <w:rPr>
            <w:rFonts w:asciiTheme="minorHAnsi" w:hAnsiTheme="minorHAnsi" w:cstheme="minorHAnsi"/>
          </w:rPr>
          <w:t xml:space="preserve"> + </w:t>
        </w:r>
        <w:proofErr w:type="spellStart"/>
        <w:r>
          <w:rPr>
            <w:rFonts w:asciiTheme="minorHAnsi" w:hAnsiTheme="minorHAnsi" w:cstheme="minorHAnsi"/>
          </w:rPr>
          <w:t>ηjϕj</w:t>
        </w:r>
        <w:proofErr w:type="spellEnd"/>
        <w:r>
          <w:rPr>
            <w:rFonts w:asciiTheme="minorHAnsi" w:hAnsiTheme="minorHAnsi" w:cstheme="minorHAnsi"/>
          </w:rPr>
          <w:t xml:space="preserve"> and </w:t>
        </w:r>
      </w:ins>
      <m:oMath>
        <m:sSubSup>
          <m:sSubSupPr>
            <m:ctrlPr>
              <w:rPr>
                <w:rFonts w:ascii="Cambria Math" w:hAnsi="Cambria Math" w:cstheme="minorHAnsi"/>
                <w:i/>
              </w:rPr>
            </m:ctrlPr>
          </m:sSubSupPr>
          <m:e>
            <m:r>
              <w:ins w:id="489" w:author="Stoycho Rusinov" w:date="2026-08-08T17:14:00Z">
                <w:rPr>
                  <w:rFonts w:ascii="Cambria Math" w:hAnsi="Cambria Math" w:cstheme="minorHAnsi"/>
                </w:rPr>
                <m:t>ε</m:t>
              </w:ins>
            </m:r>
          </m:e>
          <m:sub>
            <m:r>
              <w:ins w:id="490" w:author="Stoycho Rusinov" w:date="2026-08-08T17:14:00Z">
                <w:rPr>
                  <w:rFonts w:ascii="Cambria Math" w:hAnsi="Cambria Math" w:cstheme="minorHAnsi"/>
                </w:rPr>
                <m:t>jt</m:t>
              </w:ins>
            </m:r>
          </m:sub>
          <m:sup>
            <m:r>
              <w:ins w:id="491" w:author="Stoycho Rusinov" w:date="2026-08-08T17:14:00Z">
                <w:rPr>
                  <w:rFonts w:ascii="Cambria Math" w:hAnsi="Cambria Math" w:cstheme="minorHAnsi"/>
                </w:rPr>
                <m:t>*</m:t>
              </w:ins>
            </m:r>
          </m:sup>
        </m:sSubSup>
        <m:r>
          <w:ins w:id="492" w:author="Stoycho Rusinov" w:date="2026-08-08T17:14:00Z">
            <w:rPr>
              <w:rFonts w:ascii="Cambria Math" w:hAnsi="Cambria Math" w:cstheme="minorHAnsi"/>
            </w:rPr>
            <m:t xml:space="preserve"> = </m:t>
          </w:ins>
        </m:r>
        <m:sSub>
          <m:sSubPr>
            <m:ctrlPr>
              <w:rPr>
                <w:rFonts w:ascii="Cambria Math" w:hAnsi="Cambria Math" w:cstheme="minorHAnsi"/>
                <w:i/>
              </w:rPr>
            </m:ctrlPr>
          </m:sSubPr>
          <m:e>
            <m:r>
              <w:ins w:id="493" w:author="Stoycho Rusinov" w:date="2026-08-08T17:14:00Z">
                <w:rPr>
                  <w:rFonts w:ascii="Cambria Math" w:hAnsi="Cambria Math" w:cstheme="minorHAnsi"/>
                </w:rPr>
                <m:t>ε</m:t>
              </w:ins>
            </m:r>
          </m:e>
          <m:sub>
            <m:r>
              <w:ins w:id="494" w:author="Stoycho Rusinov" w:date="2026-08-08T17:14:00Z">
                <w:rPr>
                  <w:rFonts w:ascii="Cambria Math" w:hAnsi="Cambria Math" w:cstheme="minorHAnsi"/>
                </w:rPr>
                <m:t>j</m:t>
              </w:ins>
            </m:r>
            <m:r>
              <w:rPr>
                <w:rFonts w:ascii="Cambria Math" w:hAnsi="Cambria Math" w:cstheme="minorHAnsi"/>
              </w:rPr>
              <m:t>t</m:t>
            </m:r>
          </m:sub>
        </m:sSub>
        <m:r>
          <w:ins w:id="495" w:author="Stoycho Rusinov" w:date="2026-08-08T17:14:00Z">
            <w:rPr>
              <w:rFonts w:ascii="Cambria Math" w:hAnsi="Cambria Math" w:cstheme="minorHAnsi"/>
            </w:rPr>
            <m:t>+</m:t>
          </w:ins>
        </m:r>
        <m:sSub>
          <m:sSubPr>
            <m:ctrlPr>
              <w:rPr>
                <w:rFonts w:ascii="Cambria Math" w:hAnsi="Cambria Math" w:cstheme="minorHAnsi"/>
                <w:i/>
              </w:rPr>
            </m:ctrlPr>
          </m:sSubPr>
          <m:e>
            <m:r>
              <w:ins w:id="496" w:author="Stoycho Rusinov" w:date="2026-08-08T17:14:00Z">
                <w:rPr>
                  <w:rFonts w:ascii="Cambria Math" w:hAnsi="Cambria Math" w:cstheme="minorHAnsi"/>
                </w:rPr>
                <m:t>η</m:t>
              </w:ins>
            </m:r>
          </m:e>
          <m:sub>
            <m:r>
              <w:ins w:id="497" w:author="Stoycho Rusinov" w:date="2026-08-08T17:14:00Z">
                <w:rPr>
                  <w:rFonts w:ascii="Cambria Math" w:hAnsi="Cambria Math" w:cstheme="minorHAnsi"/>
                </w:rPr>
                <m:t>j</m:t>
              </w:ins>
            </m:r>
          </m:sub>
        </m:sSub>
        <m:sSub>
          <m:sSubPr>
            <m:ctrlPr>
              <w:rPr>
                <w:rFonts w:ascii="Cambria Math" w:hAnsi="Cambria Math" w:cstheme="minorHAnsi"/>
                <w:i/>
              </w:rPr>
            </m:ctrlPr>
          </m:sSubPr>
          <m:e>
            <m:r>
              <w:ins w:id="498" w:author="Stoycho Rusinov" w:date="2026-08-08T17:14:00Z">
                <w:rPr>
                  <w:rFonts w:ascii="Cambria Math" w:hAnsi="Cambria Math" w:cstheme="minorHAnsi"/>
                </w:rPr>
                <m:t>ν</m:t>
              </w:ins>
            </m:r>
          </m:e>
          <m:sub>
            <m:r>
              <w:ins w:id="499" w:author="Stoycho Rusinov" w:date="2026-08-08T17:14:00Z">
                <w:rPr>
                  <w:rFonts w:ascii="Cambria Math" w:hAnsi="Cambria Math" w:cstheme="minorHAnsi"/>
                </w:rPr>
                <m:t>j</m:t>
              </w:ins>
            </m:r>
            <m:r>
              <w:rPr>
                <w:rFonts w:ascii="Cambria Math" w:hAnsi="Cambria Math" w:cstheme="minorHAnsi"/>
              </w:rPr>
              <m:t>t</m:t>
            </m:r>
          </m:sub>
        </m:sSub>
      </m:oMath>
      <w:ins w:id="500" w:author="Stoycho Rusinov" w:date="2026-08-08T17:14:00Z">
        <w:r>
          <w:rPr>
            <w:rFonts w:asciiTheme="minorHAnsi" w:hAnsiTheme="minorHAnsi" w:cstheme="minorHAnsi"/>
          </w:rPr>
          <w:t>. The fixed effects absorb time-invariant components, giving the reduced-form specification below. The reported tables use Driscoll–Kraay standard errors with one lag. Because the panels contain only nine or ten time periods, inference should also be treated as a short-panel sensitivity concern.</w:t>
        </w:r>
      </w:ins>
    </w:p>
    <w:p w14:paraId="4AAEB5BE" w14:textId="77777777" w:rsidR="00B73337" w:rsidRPr="00683078" w:rsidRDefault="00B73337" w:rsidP="00B73337">
      <w:pPr>
        <w:tabs>
          <w:tab w:val="center" w:pos="4513"/>
          <w:tab w:val="right" w:pos="9026"/>
        </w:tabs>
        <w:spacing w:before="120" w:line="360" w:lineRule="auto"/>
        <w:jc w:val="center"/>
        <w:rPr>
          <w:rFonts w:asciiTheme="minorHAnsi" w:hAnsiTheme="minorHAnsi"/>
        </w:rPr>
        <w:pPrChange w:id="501" w:author="Stoycho Rusinov" w:date="2026-08-08T17:14:00Z">
          <w:pPr>
            <w:tabs>
              <w:tab w:val="center" w:pos="4513"/>
              <w:tab w:val="right" w:pos="9026"/>
            </w:tabs>
            <w:spacing w:before="120" w:line="360" w:lineRule="auto"/>
          </w:pPr>
        </w:pPrChange>
      </w:pPr>
      <m:oMath>
        <m:r>
          <w:ins w:id="502" w:author="Stoycho Rusinov" w:date="2026-08-08T17:14:00Z">
            <m:rPr>
              <m:sty m:val="p"/>
            </m:rPr>
            <w:rPr>
              <w:rFonts w:ascii="Cambria Math" w:hAnsi="Cambria Math"/>
            </w:rPr>
            <m:t>log</m:t>
          </w:ins>
        </m:r>
        <m:sSub>
          <m:sSubPr>
            <m:ctrlPr>
              <w:ins w:id="503" w:author="Stoycho Rusinov" w:date="2026-08-08T17:14:00Z">
                <w:rPr>
                  <w:rFonts w:ascii="Cambria Math" w:hAnsi="Cambria Math"/>
                </w:rPr>
              </w:ins>
            </m:ctrlPr>
          </m:sSubPr>
          <m:e>
            <m:r>
              <w:ins w:id="504" w:author="Stoycho Rusinov" w:date="2026-08-08T17:14:00Z">
                <w:rPr>
                  <w:rFonts w:ascii="Cambria Math" w:hAnsi="Cambria Math"/>
                </w:rPr>
                <m:t>Q</m:t>
              </w:ins>
            </m:r>
          </m:e>
          <m:sub>
            <m:r>
              <w:ins w:id="505" w:author="Stoycho Rusinov" w:date="2026-08-08T17:14:00Z">
                <w:rPr>
                  <w:rFonts w:ascii="Cambria Math" w:hAnsi="Cambria Math"/>
                </w:rPr>
                <m:t>j</m:t>
              </w:ins>
            </m:r>
            <m:r>
              <w:ins w:id="506" w:author="Stoycho Rusinov" w:date="2026-08-08T17:14:00Z">
                <m:rPr>
                  <m:sty m:val="p"/>
                </m:rPr>
                <w:rPr>
                  <w:rFonts w:ascii="Cambria Math" w:hAnsi="Cambria Math"/>
                </w:rPr>
                <m:t>,</m:t>
              </w:ins>
            </m:r>
            <m:r>
              <w:ins w:id="507" w:author="Stoycho Rusinov" w:date="2026-08-08T17:14:00Z">
                <w:rPr>
                  <w:rFonts w:ascii="Cambria Math" w:hAnsi="Cambria Math"/>
                </w:rPr>
                <m:t>t</m:t>
              </w:ins>
            </m:r>
          </m:sub>
        </m:sSub>
        <m:r>
          <w:ins w:id="508" w:author="Stoycho Rusinov" w:date="2026-08-08T17:14:00Z">
            <m:rPr>
              <m:sty m:val="p"/>
            </m:rPr>
            <w:rPr>
              <w:rFonts w:ascii="Cambria Math" w:hAnsi="Cambria Math"/>
            </w:rPr>
            <m:t>=</m:t>
          </w:ins>
        </m:r>
        <m:sSub>
          <m:sSubPr>
            <m:ctrlPr>
              <w:ins w:id="509" w:author="Stoycho Rusinov" w:date="2026-08-08T17:14:00Z">
                <w:rPr>
                  <w:rFonts w:ascii="Cambria Math" w:hAnsi="Cambria Math"/>
                </w:rPr>
              </w:ins>
            </m:ctrlPr>
          </m:sSubPr>
          <m:e>
            <m:r>
              <w:ins w:id="510" w:author="Stoycho Rusinov" w:date="2026-08-08T17:14:00Z">
                <w:rPr>
                  <w:rFonts w:ascii="Cambria Math" w:hAnsi="Cambria Math"/>
                </w:rPr>
                <m:t>α</m:t>
              </w:ins>
            </m:r>
          </m:e>
          <m:sub>
            <m:r>
              <w:ins w:id="511" w:author="Stoycho Rusinov" w:date="2026-08-08T17:14:00Z">
                <w:rPr>
                  <w:rFonts w:ascii="Cambria Math" w:hAnsi="Cambria Math"/>
                </w:rPr>
                <m:t>j</m:t>
              </w:ins>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m:rPr>
            <m:sty m:val="bi"/>
          </m:rPr>
          <w:rPr>
            <w:rFonts w:ascii="Cambria Math" w:hAnsi="Cambria Math"/>
          </w:rPr>
          <m:t>1</m:t>
        </m:r>
        <m:d>
          <m:dPr>
            <m:begChr m:val="["/>
            <m:endChr m:val="]"/>
            <m:ctrlPr>
              <w:del w:id="512" w:author="Stoycho Rusinov" w:date="2026-08-08T17:14:00Z">
                <w:rPr>
                  <w:rFonts w:ascii="Cambria Math" w:hAnsi="Cambria Math" w:cstheme="minorHAnsi"/>
                </w:rPr>
              </w:del>
            </m:ctrlPr>
          </m:dPr>
          <m:e>
            <m:r>
              <w:del w:id="513" w:author="Stoycho Rusinov" w:date="2026-08-08T17:14:00Z">
                <w:rPr>
                  <w:rFonts w:ascii="Cambria Math" w:hAnsi="Cambria Math" w:cstheme="minorHAnsi"/>
                </w:rPr>
                <m:t>Country j in EU</m:t>
              </w:del>
            </m:r>
          </m:e>
        </m:d>
        <m:sSub>
          <m:sSubPr>
            <m:ctrlPr>
              <w:del w:id="514" w:author="Stoycho Rusinov" w:date="2026-08-08T17:14:00Z">
                <w:rPr>
                  <w:rFonts w:ascii="Cambria Math" w:hAnsi="Cambria Math" w:cstheme="minorHAnsi"/>
                </w:rPr>
              </w:del>
            </m:ctrlPr>
          </m:sSubPr>
          <m:e>
            <m:r>
              <w:del w:id="515" w:author="Stoycho Rusinov" w:date="2026-08-08T17:14:00Z">
                <w:rPr>
                  <w:rFonts w:ascii="Cambria Math" w:hAnsi="Cambria Math" w:cstheme="minorHAnsi"/>
                </w:rPr>
                <m:t>Post</m:t>
              </w:del>
            </m:r>
          </m:e>
          <m:sub>
            <m:r>
              <w:del w:id="516" w:author="Stoycho Rusinov" w:date="2026-08-08T17:14:00Z">
                <w:rPr>
                  <w:rFonts w:ascii="Cambria Math" w:hAnsi="Cambria Math" w:cstheme="minorHAnsi"/>
                </w:rPr>
                <m:t>t</m:t>
              </w:del>
            </m:r>
          </m:sub>
        </m:sSub>
        <m:r>
          <w:ins w:id="517" w:author="Stoycho Rusinov" w:date="2026-08-08T17:14:00Z">
            <m:rPr>
              <m:sty m:val="p"/>
            </m:rPr>
            <w:rPr>
              <w:rFonts w:ascii="Cambria Math" w:hAnsi="Cambria Math"/>
            </w:rPr>
            <m:t>{</m:t>
          </w:ins>
        </m:r>
        <m:r>
          <w:ins w:id="518" w:author="Stoycho Rusinov" w:date="2026-08-08T17:14:00Z">
            <w:rPr>
              <w:rFonts w:ascii="Cambria Math" w:hAnsi="Cambria Math"/>
            </w:rPr>
            <m:t>j</m:t>
          </w:ins>
        </m:r>
        <m:r>
          <w:ins w:id="519" w:author="Stoycho Rusinov" w:date="2026-08-08T17:14:00Z">
            <m:rPr>
              <m:sty m:val="p"/>
            </m:rPr>
            <w:rPr>
              <w:rFonts w:ascii="Cambria Math" w:hAnsi="Cambria Math"/>
            </w:rPr>
            <m:t>∈EU}</m:t>
          </w:ins>
        </m:r>
        <m:sSub>
          <m:sSubPr>
            <m:ctrlPr>
              <w:ins w:id="520" w:author="Stoycho Rusinov" w:date="2026-08-08T17:14:00Z">
                <w:rPr>
                  <w:rFonts w:ascii="Cambria Math" w:hAnsi="Cambria Math"/>
                </w:rPr>
              </w:ins>
            </m:ctrlPr>
          </m:sSubPr>
          <m:e>
            <m:r>
              <w:ins w:id="521" w:author="Stoycho Rusinov" w:date="2026-08-08T17:14:00Z">
                <m:rPr>
                  <m:sty m:val="p"/>
                </m:rPr>
                <w:rPr>
                  <w:rFonts w:ascii="Cambria Math" w:hAnsi="Cambria Math"/>
                </w:rPr>
                <m:t>Post</m:t>
              </w:ins>
            </m:r>
          </m:e>
          <m:sub>
            <m:r>
              <w:ins w:id="522" w:author="Stoycho Rusinov" w:date="2026-08-08T17:14:00Z">
                <w:rPr>
                  <w:rFonts w:ascii="Cambria Math" w:hAnsi="Cambria Math"/>
                </w:rPr>
                <m:t>t</m:t>
              </w:ins>
            </m:r>
          </m:sub>
        </m:sSub>
        <m:r>
          <w:rPr>
            <w:rFonts w:ascii="Cambria Math" w:hAnsi="Cambria Math"/>
          </w:rPr>
          <m:t>+</m:t>
        </m:r>
        <m:sSup>
          <m:sSupPr>
            <m:ctrlPr>
              <w:del w:id="523" w:author="Stoycho Rusinov" w:date="2026-08-08T17:14:00Z">
                <w:rPr>
                  <w:rFonts w:ascii="Cambria Math" w:hAnsi="Cambria Math" w:cstheme="minorHAnsi"/>
                </w:rPr>
              </w:del>
            </m:ctrlPr>
          </m:sSupPr>
          <m:e>
            <m:sSub>
              <m:sSubPr>
                <m:ctrlPr>
                  <w:del w:id="524" w:author="Stoycho Rusinov" w:date="2026-08-08T17:14:00Z">
                    <w:rPr>
                      <w:rFonts w:ascii="Cambria Math" w:hAnsi="Cambria Math" w:cstheme="minorHAnsi"/>
                    </w:rPr>
                  </w:del>
                </m:ctrlPr>
              </m:sSubPr>
              <m:e>
                <m:r>
                  <w:del w:id="525" w:author="Stoycho Rusinov" w:date="2026-08-08T17:14:00Z">
                    <w:rPr>
                      <w:rFonts w:ascii="Cambria Math" w:hAnsi="Cambria Math" w:cstheme="minorHAnsi"/>
                    </w:rPr>
                    <m:t>X</m:t>
                  </w:del>
                </m:r>
              </m:e>
              <m:sub>
                <m:r>
                  <w:del w:id="526" w:author="Stoycho Rusinov" w:date="2026-08-08T17:14:00Z">
                    <w:rPr>
                      <w:rFonts w:ascii="Cambria Math" w:hAnsi="Cambria Math" w:cstheme="minorHAnsi"/>
                    </w:rPr>
                    <m:t>j,t</m:t>
                  </w:del>
                </m:r>
              </m:sub>
            </m:sSub>
          </m:e>
          <m:sup>
            <m:r>
              <w:del w:id="527" w:author="Stoycho Rusinov" w:date="2026-08-08T17:14:00Z">
                <w:rPr>
                  <w:rFonts w:ascii="Cambria Math" w:hAnsi="Cambria Math" w:cstheme="minorHAnsi"/>
                </w:rPr>
                <m:t>'</m:t>
              </w:del>
            </m:r>
          </m:sup>
        </m:sSup>
        <m:r>
          <w:del w:id="528" w:author="Stoycho Rusinov" w:date="2026-08-08T17:14:00Z">
            <w:rPr>
              <w:rFonts w:ascii="Cambria Math" w:hAnsi="Cambria Math" w:cstheme="minorHAnsi"/>
            </w:rPr>
            <m:t>θ</m:t>
          </w:del>
        </m:r>
        <m:sSub>
          <m:sSubPr>
            <m:ctrlPr>
              <w:ins w:id="529" w:author="Stoycho Rusinov" w:date="2026-08-08T17:14:00Z">
                <w:rPr>
                  <w:rFonts w:ascii="Cambria Math" w:hAnsi="Cambria Math"/>
                </w:rPr>
              </w:ins>
            </m:ctrlPr>
          </m:sSubPr>
          <m:e>
            <m:r>
              <w:ins w:id="530" w:author="Stoycho Rusinov" w:date="2026-08-08T17:14:00Z">
                <m:rPr>
                  <m:sty m:val="b"/>
                </m:rPr>
                <w:rPr>
                  <w:rFonts w:ascii="Cambria Math" w:hAnsi="Cambria Math"/>
                </w:rPr>
                <m:t>X</m:t>
              </w:ins>
            </m:r>
          </m:e>
          <m:sub>
            <m:r>
              <w:ins w:id="531" w:author="Stoycho Rusinov" w:date="2026-08-08T17:14:00Z">
                <w:rPr>
                  <w:rFonts w:ascii="Cambria Math" w:hAnsi="Cambria Math"/>
                </w:rPr>
                <m:t>j</m:t>
              </w:ins>
            </m:r>
            <m:r>
              <w:ins w:id="532" w:author="Stoycho Rusinov" w:date="2026-08-08T17:14:00Z">
                <m:rPr>
                  <m:sty m:val="p"/>
                </m:rPr>
                <w:rPr>
                  <w:rFonts w:ascii="Cambria Math" w:hAnsi="Cambria Math"/>
                </w:rPr>
                <m:t>,</m:t>
              </w:ins>
            </m:r>
            <m:r>
              <w:ins w:id="533" w:author="Stoycho Rusinov" w:date="2026-08-08T17:14:00Z">
                <w:rPr>
                  <w:rFonts w:ascii="Cambria Math" w:hAnsi="Cambria Math"/>
                </w:rPr>
                <m:t>t</m:t>
              </w:ins>
            </m:r>
          </m:sub>
        </m:sSub>
        <m:r>
          <w:ins w:id="534" w:author="Stoycho Rusinov" w:date="2026-08-08T17:14:00Z">
            <m:rPr>
              <m:sty m:val="p"/>
            </m:rPr>
            <w:rPr>
              <w:rFonts w:ascii="Cambria Math" w:hAnsi="Cambria Math"/>
            </w:rPr>
            <m:t>'</m:t>
          </w:ins>
        </m:r>
        <m:r>
          <w:ins w:id="535" w:author="Stoycho Rusinov" w:date="2026-08-08T17:14:00Z">
            <m:rPr>
              <m:sty m:val="b"/>
            </m:rPr>
            <w:rPr>
              <w:rFonts w:ascii="Cambria Math" w:hAnsi="Cambria Math"/>
            </w:rPr>
            <m:t>θ</m:t>
          </w:ins>
        </m:r>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j,t</m:t>
            </m:r>
          </m:sub>
          <m:sup>
            <m:r>
              <w:rPr>
                <w:rFonts w:ascii="Cambria Math" w:hAnsi="Cambria Math"/>
              </w:rPr>
              <m:t>*</m:t>
            </m:r>
          </m:sup>
        </m:sSubSup>
      </m:oMath>
      <w:del w:id="536" w:author="Stoycho Rusinov" w:date="2026-08-08T17:14:00Z">
        <w:r>
          <w:rPr>
            <w:rFonts w:asciiTheme="minorHAnsi" w:hAnsiTheme="minorHAnsi" w:cstheme="minorHAnsi"/>
          </w:rPr>
          <w:tab/>
          <w:delText>(3)</w:delText>
        </w:r>
      </w:del>
      <m:oMath>
        <m:r>
          <w:ins w:id="537" w:author="Stoycho Rusinov" w:date="2026-08-08T17:14:00Z">
            <m:rPr>
              <m:sty m:val="p"/>
            </m:rPr>
            <w:rPr>
              <w:rFonts w:ascii="Cambria Math" w:hAnsi="Cambria Math"/>
            </w:rPr>
            <m:t>.</m:t>
          </w:ins>
        </m:r>
      </m:oMath>
    </w:p>
    <w:p w14:paraId="2B7F0CAC" w14:textId="77777777" w:rsidR="00B73337" w:rsidRPr="00C3586C" w:rsidRDefault="00B73337" w:rsidP="00B73337">
      <w:pPr>
        <w:spacing w:line="360" w:lineRule="auto"/>
        <w:rPr>
          <w:del w:id="538" w:author="Stoycho Rusinov" w:date="2026-08-08T17:14:00Z"/>
          <w:rFonts w:asciiTheme="minorHAnsi" w:hAnsiTheme="minorHAnsi" w:cstheme="minorHAnsi"/>
        </w:rPr>
      </w:pPr>
      <w:del w:id="539" w:author="Stoycho Rusinov" w:date="2026-08-08T17:14:00Z">
        <w:r>
          <w:rPr>
            <w:rFonts w:asciiTheme="minorHAnsi" w:hAnsiTheme="minorHAnsi" w:cstheme="minorHAnsi"/>
          </w:rPr>
          <w:delText xml:space="preserve">with </w:delText>
        </w:r>
      </w:del>
      <m:oMath>
        <m:sSub>
          <m:sSubPr>
            <m:ctrlPr>
              <w:del w:id="540" w:author="Stoycho Rusinov" w:date="2026-08-08T17:14:00Z">
                <w:rPr>
                  <w:rFonts w:ascii="Cambria Math" w:hAnsi="Cambria Math" w:cstheme="minorHAnsi"/>
                </w:rPr>
              </w:del>
            </m:ctrlPr>
          </m:sSubPr>
          <m:e>
            <m:r>
              <w:del w:id="541" w:author="Stoycho Rusinov" w:date="2026-08-08T17:14:00Z">
                <w:rPr>
                  <w:rFonts w:ascii="Cambria Math" w:hAnsi="Cambria Math" w:cstheme="minorHAnsi"/>
                </w:rPr>
                <m:t>β</m:t>
              </w:del>
            </m:r>
          </m:e>
          <m:sub>
            <m:r>
              <w:del w:id="542" w:author="Stoycho Rusinov" w:date="2026-08-08T17:14:00Z">
                <w:rPr>
                  <w:rFonts w:ascii="Cambria Math" w:hAnsi="Cambria Math" w:cstheme="minorHAnsi"/>
                </w:rPr>
                <m:t>j</m:t>
              </w:del>
            </m:r>
          </m:sub>
        </m:sSub>
        <m:r>
          <w:del w:id="543" w:author="Stoycho Rusinov" w:date="2026-08-08T17:14:00Z">
            <w:rPr>
              <w:rFonts w:ascii="Cambria Math" w:hAnsi="Cambria Math" w:cstheme="minorHAnsi"/>
            </w:rPr>
            <m:t>=-</m:t>
          </w:del>
        </m:r>
        <m:sSub>
          <m:sSubPr>
            <m:ctrlPr>
              <w:del w:id="544" w:author="Stoycho Rusinov" w:date="2026-08-08T17:14:00Z">
                <w:rPr>
                  <w:rFonts w:ascii="Cambria Math" w:hAnsi="Cambria Math" w:cstheme="minorHAnsi"/>
                </w:rPr>
              </w:del>
            </m:ctrlPr>
          </m:sSubPr>
          <m:e>
            <m:r>
              <w:del w:id="545" w:author="Stoycho Rusinov" w:date="2026-08-08T17:14:00Z">
                <w:rPr>
                  <w:rFonts w:ascii="Cambria Math" w:hAnsi="Cambria Math" w:cstheme="minorHAnsi"/>
                </w:rPr>
                <m:t>η</m:t>
              </w:del>
            </m:r>
          </m:e>
          <m:sub>
            <m:r>
              <w:del w:id="546" w:author="Stoycho Rusinov" w:date="2026-08-08T17:14:00Z">
                <w:rPr>
                  <w:rFonts w:ascii="Cambria Math" w:hAnsi="Cambria Math" w:cstheme="minorHAnsi"/>
                </w:rPr>
                <m:t>j</m:t>
              </w:del>
            </m:r>
          </m:sub>
        </m:sSub>
        <m:sSub>
          <m:sSubPr>
            <m:ctrlPr>
              <w:del w:id="547" w:author="Stoycho Rusinov" w:date="2026-08-08T17:14:00Z">
                <w:rPr>
                  <w:rFonts w:ascii="Cambria Math" w:hAnsi="Cambria Math" w:cstheme="minorHAnsi"/>
                </w:rPr>
              </w:del>
            </m:ctrlPr>
          </m:sSubPr>
          <m:e>
            <m:r>
              <w:del w:id="548" w:author="Stoycho Rusinov" w:date="2026-08-08T17:14:00Z">
                <w:rPr>
                  <w:rFonts w:ascii="Cambria Math" w:hAnsi="Cambria Math" w:cstheme="minorHAnsi"/>
                </w:rPr>
                <m:t>k</m:t>
              </w:del>
            </m:r>
          </m:e>
          <m:sub>
            <m:r>
              <w:del w:id="549" w:author="Stoycho Rusinov" w:date="2026-08-08T17:14:00Z">
                <w:rPr>
                  <w:rFonts w:ascii="Cambria Math" w:hAnsi="Cambria Math" w:cstheme="minorHAnsi"/>
                </w:rPr>
                <m:t>j</m:t>
              </w:del>
            </m:r>
          </m:sub>
        </m:sSub>
      </m:oMath>
      <w:del w:id="550" w:author="Stoycho Rusinov" w:date="2026-08-08T17:14:00Z">
        <w:r>
          <w:rPr>
            <w:rFonts w:asciiTheme="minorHAnsi" w:hAnsiTheme="minorHAnsi" w:cstheme="minorHAnsi"/>
          </w:rPr>
          <w:delText xml:space="preserve">. The country-specific DiD coefficient </w:delText>
        </w:r>
      </w:del>
      <m:oMath>
        <m:sSub>
          <m:sSubPr>
            <m:ctrlPr>
              <w:del w:id="551" w:author="Stoycho Rusinov" w:date="2026-08-08T17:14:00Z">
                <w:rPr>
                  <w:rFonts w:ascii="Cambria Math" w:hAnsi="Cambria Math" w:cstheme="minorHAnsi"/>
                </w:rPr>
              </w:del>
            </m:ctrlPr>
          </m:sSubPr>
          <m:e>
            <m:r>
              <w:del w:id="552" w:author="Stoycho Rusinov" w:date="2026-08-08T17:14:00Z">
                <w:rPr>
                  <w:rFonts w:ascii="Cambria Math" w:hAnsi="Cambria Math" w:cstheme="minorHAnsi"/>
                </w:rPr>
                <m:t>β</m:t>
              </w:del>
            </m:r>
          </m:e>
          <m:sub>
            <m:r>
              <w:del w:id="553" w:author="Stoycho Rusinov" w:date="2026-08-08T17:14:00Z">
                <w:rPr>
                  <w:rFonts w:ascii="Cambria Math" w:hAnsi="Cambria Math" w:cstheme="minorHAnsi"/>
                </w:rPr>
                <m:t>j</m:t>
              </w:del>
            </m:r>
          </m:sub>
        </m:sSub>
      </m:oMath>
      <w:del w:id="554" w:author="Stoycho Rusinov" w:date="2026-08-08T17:14:00Z">
        <w:r>
          <w:rPr>
            <w:rFonts w:asciiTheme="minorHAnsi" w:hAnsiTheme="minorHAnsi" w:cstheme="minorHAnsi"/>
          </w:rPr>
          <w:delText xml:space="preserve"> is therefore the product of the demand elasticity </w:delText>
        </w:r>
      </w:del>
      <m:oMath>
        <m:sSub>
          <m:sSubPr>
            <m:ctrlPr>
              <w:del w:id="555" w:author="Stoycho Rusinov" w:date="2026-08-08T17:14:00Z">
                <w:rPr>
                  <w:rFonts w:ascii="Cambria Math" w:hAnsi="Cambria Math" w:cstheme="minorHAnsi"/>
                </w:rPr>
              </w:del>
            </m:ctrlPr>
          </m:sSubPr>
          <m:e>
            <m:r>
              <w:del w:id="556" w:author="Stoycho Rusinov" w:date="2026-08-08T17:14:00Z">
                <w:rPr>
                  <w:rFonts w:ascii="Cambria Math" w:hAnsi="Cambria Math" w:cstheme="minorHAnsi"/>
                </w:rPr>
                <m:t>η</m:t>
              </w:del>
            </m:r>
          </m:e>
          <m:sub>
            <m:r>
              <w:del w:id="557" w:author="Stoycho Rusinov" w:date="2026-08-08T17:14:00Z">
                <w:rPr>
                  <w:rFonts w:ascii="Cambria Math" w:hAnsi="Cambria Math" w:cstheme="minorHAnsi"/>
                </w:rPr>
                <m:t>j</m:t>
              </w:del>
            </m:r>
          </m:sub>
        </m:sSub>
      </m:oMath>
      <w:del w:id="558" w:author="Stoycho Rusinov" w:date="2026-08-08T17:14:00Z">
        <w:r>
          <w:rPr>
            <w:rFonts w:asciiTheme="minorHAnsi" w:hAnsiTheme="minorHAnsi" w:cstheme="minorHAnsi"/>
          </w:rPr>
          <w:delText xml:space="preserve"> and the log price shock </w:delText>
        </w:r>
      </w:del>
      <m:oMath>
        <m:sSub>
          <m:sSubPr>
            <m:ctrlPr>
              <w:del w:id="559" w:author="Stoycho Rusinov" w:date="2026-08-08T17:14:00Z">
                <w:rPr>
                  <w:rFonts w:ascii="Cambria Math" w:hAnsi="Cambria Math" w:cstheme="minorHAnsi"/>
                </w:rPr>
              </w:del>
            </m:ctrlPr>
          </m:sSubPr>
          <m:e>
            <m:r>
              <w:del w:id="560" w:author="Stoycho Rusinov" w:date="2026-08-08T17:14:00Z">
                <w:rPr>
                  <w:rFonts w:ascii="Cambria Math" w:hAnsi="Cambria Math" w:cstheme="minorHAnsi"/>
                </w:rPr>
                <m:t>k</m:t>
              </w:del>
            </m:r>
          </m:e>
          <m:sub>
            <m:r>
              <w:del w:id="561" w:author="Stoycho Rusinov" w:date="2026-08-08T17:14:00Z">
                <w:rPr>
                  <w:rFonts w:ascii="Cambria Math" w:hAnsi="Cambria Math" w:cstheme="minorHAnsi"/>
                </w:rPr>
                <m:t>j</m:t>
              </w:del>
            </m:r>
          </m:sub>
        </m:sSub>
      </m:oMath>
      <w:del w:id="562" w:author="Stoycho Rusinov" w:date="2026-08-08T17:14:00Z">
        <w:r>
          <w:rPr>
            <w:rFonts w:asciiTheme="minorHAnsi" w:hAnsiTheme="minorHAnsi" w:cstheme="minorHAnsi"/>
          </w:rPr>
          <w:delText xml:space="preserve">; equivalently, </w:delText>
        </w:r>
      </w:del>
      <m:oMath>
        <m:sSub>
          <m:sSubPr>
            <m:ctrlPr>
              <w:del w:id="563" w:author="Stoycho Rusinov" w:date="2026-08-08T17:14:00Z">
                <w:rPr>
                  <w:rFonts w:ascii="Cambria Math" w:hAnsi="Cambria Math" w:cstheme="minorHAnsi"/>
                </w:rPr>
              </w:del>
            </m:ctrlPr>
          </m:sSubPr>
          <m:e>
            <m:r>
              <w:del w:id="564" w:author="Stoycho Rusinov" w:date="2026-08-08T17:14:00Z">
                <w:rPr>
                  <w:rFonts w:ascii="Cambria Math" w:hAnsi="Cambria Math" w:cstheme="minorHAnsi"/>
                </w:rPr>
                <m:t>η</m:t>
              </w:del>
            </m:r>
          </m:e>
          <m:sub>
            <m:r>
              <w:del w:id="565" w:author="Stoycho Rusinov" w:date="2026-08-08T17:14:00Z">
                <w:rPr>
                  <w:rFonts w:ascii="Cambria Math" w:hAnsi="Cambria Math" w:cstheme="minorHAnsi"/>
                </w:rPr>
                <m:t>j</m:t>
              </w:del>
            </m:r>
          </m:sub>
        </m:sSub>
        <m:r>
          <w:del w:id="566" w:author="Stoycho Rusinov" w:date="2026-08-08T17:14:00Z">
            <w:rPr>
              <w:rFonts w:ascii="Cambria Math" w:hAnsi="Cambria Math" w:cstheme="minorHAnsi"/>
            </w:rPr>
            <m:t>=-</m:t>
          </w:del>
        </m:r>
        <m:f>
          <m:fPr>
            <m:ctrlPr>
              <w:del w:id="567" w:author="Stoycho Rusinov" w:date="2026-08-08T17:14:00Z">
                <w:rPr>
                  <w:rFonts w:ascii="Cambria Math" w:hAnsi="Cambria Math" w:cstheme="minorHAnsi"/>
                </w:rPr>
              </w:del>
            </m:ctrlPr>
          </m:fPr>
          <m:num>
            <m:sSub>
              <m:sSubPr>
                <m:ctrlPr>
                  <w:del w:id="568" w:author="Stoycho Rusinov" w:date="2026-08-08T17:14:00Z">
                    <w:rPr>
                      <w:rFonts w:ascii="Cambria Math" w:hAnsi="Cambria Math" w:cstheme="minorHAnsi"/>
                    </w:rPr>
                  </w:del>
                </m:ctrlPr>
              </m:sSubPr>
              <m:e>
                <m:r>
                  <w:del w:id="569" w:author="Stoycho Rusinov" w:date="2026-08-08T17:14:00Z">
                    <w:rPr>
                      <w:rFonts w:ascii="Cambria Math" w:hAnsi="Cambria Math" w:cstheme="minorHAnsi"/>
                    </w:rPr>
                    <m:t>β</m:t>
                  </w:del>
                </m:r>
              </m:e>
              <m:sub>
                <m:r>
                  <w:del w:id="570" w:author="Stoycho Rusinov" w:date="2026-08-08T17:14:00Z">
                    <w:rPr>
                      <w:rFonts w:ascii="Cambria Math" w:hAnsi="Cambria Math" w:cstheme="minorHAnsi"/>
                    </w:rPr>
                    <m:t>j</m:t>
                  </w:del>
                </m:r>
              </m:sub>
            </m:sSub>
          </m:num>
          <m:den>
            <m:sSub>
              <m:sSubPr>
                <m:ctrlPr>
                  <w:del w:id="571" w:author="Stoycho Rusinov" w:date="2026-08-08T17:14:00Z">
                    <w:rPr>
                      <w:rFonts w:ascii="Cambria Math" w:hAnsi="Cambria Math" w:cstheme="minorHAnsi"/>
                    </w:rPr>
                  </w:del>
                </m:ctrlPr>
              </m:sSubPr>
              <m:e>
                <m:r>
                  <w:del w:id="572" w:author="Stoycho Rusinov" w:date="2026-08-08T17:14:00Z">
                    <w:rPr>
                      <w:rFonts w:ascii="Cambria Math" w:hAnsi="Cambria Math" w:cstheme="minorHAnsi"/>
                    </w:rPr>
                    <m:t>k</m:t>
                  </w:del>
                </m:r>
              </m:e>
              <m:sub>
                <m:r>
                  <w:del w:id="573" w:author="Stoycho Rusinov" w:date="2026-08-08T17:14:00Z">
                    <w:rPr>
                      <w:rFonts w:ascii="Cambria Math" w:hAnsi="Cambria Math" w:cstheme="minorHAnsi"/>
                    </w:rPr>
                    <m:t>j</m:t>
                  </w:del>
                </m:r>
              </m:sub>
            </m:sSub>
          </m:den>
        </m:f>
      </m:oMath>
      <w:del w:id="574" w:author="Stoycho Rusinov" w:date="2026-08-08T17:14:00Z">
        <w:r>
          <w:rPr>
            <w:rFonts w:asciiTheme="minorHAnsi" w:hAnsiTheme="minorHAnsi" w:cstheme="minorHAnsi"/>
          </w:rPr>
          <w:delText xml:space="preserve">. When we collapse to a single treatment indicator for all EU countries (an indicator equal to 1 for any country in the EU), the two-way fixed-effects (TWFE) DiD regression identifies the average treatment effect on the treated in log units. Although we report robustness checks under alternative estimators, the most credible way to retain the saturated form of the DiD regression is via the TWFE estimator. After simple algebraic manipulation of equation (2), and imposing </w:delText>
        </w:r>
      </w:del>
      <m:oMath>
        <m:d>
          <m:dPr>
            <m:begChr m:val="["/>
            <m:endChr m:val="]"/>
            <m:ctrlPr>
              <w:del w:id="575" w:author="Stoycho Rusinov" w:date="2026-08-08T17:14:00Z">
                <w:rPr>
                  <w:rFonts w:ascii="Cambria Math" w:hAnsi="Cambria Math" w:cstheme="minorHAnsi"/>
                </w:rPr>
              </w:del>
            </m:ctrlPr>
          </m:dPr>
          <m:e>
            <m:r>
              <w:del w:id="576" w:author="Stoycho Rusinov" w:date="2026-08-08T17:14:00Z">
                <w:rPr>
                  <w:rFonts w:ascii="Cambria Math" w:hAnsi="Cambria Math" w:cstheme="minorHAnsi"/>
                </w:rPr>
                <m:t>Country j in EU</m:t>
              </w:del>
            </m:r>
          </m:e>
        </m:d>
        <m:r>
          <w:del w:id="577" w:author="Stoycho Rusinov" w:date="2026-08-08T17:14:00Z">
            <w:rPr>
              <w:rFonts w:ascii="Cambria Math" w:hAnsi="Cambria Math" w:cstheme="minorHAnsi"/>
            </w:rPr>
            <m:t>=1</m:t>
          </w:del>
        </m:r>
      </m:oMath>
      <w:del w:id="578" w:author="Stoycho Rusinov" w:date="2026-08-08T17:14:00Z">
        <w:r>
          <w:rPr>
            <w:rFonts w:asciiTheme="minorHAnsi" w:hAnsiTheme="minorHAnsi" w:cstheme="minorHAnsi"/>
          </w:rPr>
          <w:delText xml:space="preserve"> together with </w:delText>
        </w:r>
      </w:del>
      <m:oMath>
        <m:r>
          <w:del w:id="579" w:author="Stoycho Rusinov" w:date="2026-08-08T17:14:00Z">
            <w:rPr>
              <w:rFonts w:ascii="Cambria Math" w:hAnsi="Cambria Math" w:cstheme="minorHAnsi"/>
            </w:rPr>
            <m:t>Δ</m:t>
          </w:del>
        </m:r>
        <m:sSub>
          <m:sSubPr>
            <m:ctrlPr>
              <w:del w:id="580" w:author="Stoycho Rusinov" w:date="2026-08-08T17:14:00Z">
                <w:rPr>
                  <w:rFonts w:ascii="Cambria Math" w:hAnsi="Cambria Math" w:cstheme="minorHAnsi"/>
                </w:rPr>
              </w:del>
            </m:ctrlPr>
          </m:sSubPr>
          <m:e>
            <m:r>
              <w:del w:id="581" w:author="Stoycho Rusinov" w:date="2026-08-08T17:14:00Z">
                <w:rPr>
                  <w:rFonts w:ascii="Cambria Math" w:hAnsi="Cambria Math" w:cstheme="minorHAnsi"/>
                </w:rPr>
                <m:t>ν</m:t>
              </w:del>
            </m:r>
          </m:e>
          <m:sub>
            <m:r>
              <w:del w:id="582" w:author="Stoycho Rusinov" w:date="2026-08-08T17:14:00Z">
                <w:rPr>
                  <w:rFonts w:ascii="Cambria Math" w:hAnsi="Cambria Math" w:cstheme="minorHAnsi"/>
                </w:rPr>
                <m:t>j</m:t>
              </w:del>
            </m:r>
          </m:sub>
        </m:sSub>
        <m:r>
          <w:del w:id="583" w:author="Stoycho Rusinov" w:date="2026-08-08T17:14:00Z">
            <w:rPr>
              <w:rFonts w:ascii="Cambria Math" w:hAnsi="Cambria Math" w:cstheme="minorHAnsi"/>
            </w:rPr>
            <m:t>≈0</m:t>
          </w:del>
        </m:r>
      </m:oMath>
      <w:del w:id="584" w:author="Stoycho Rusinov" w:date="2026-08-08T17:14:00Z">
        <w:r>
          <w:rPr>
            <w:rFonts w:asciiTheme="minorHAnsi" w:hAnsiTheme="minorHAnsi" w:cstheme="minorHAnsi"/>
          </w:rPr>
          <w:delText xml:space="preserve">, </w:delText>
        </w:r>
      </w:del>
      <m:oMath>
        <m:sSub>
          <m:sSubPr>
            <m:ctrlPr>
              <w:del w:id="585" w:author="Stoycho Rusinov" w:date="2026-08-08T17:14:00Z">
                <w:rPr>
                  <w:rFonts w:ascii="Cambria Math" w:hAnsi="Cambria Math" w:cstheme="minorHAnsi"/>
                </w:rPr>
              </w:del>
            </m:ctrlPr>
          </m:sSubPr>
          <m:e>
            <m:r>
              <w:del w:id="586" w:author="Stoycho Rusinov" w:date="2026-08-08T17:14:00Z">
                <w:rPr>
                  <w:rFonts w:ascii="Cambria Math" w:hAnsi="Cambria Math" w:cstheme="minorHAnsi"/>
                </w:rPr>
                <m:t>k</m:t>
              </w:del>
            </m:r>
          </m:e>
          <m:sub>
            <m:r>
              <w:del w:id="587" w:author="Stoycho Rusinov" w:date="2026-08-08T17:14:00Z">
                <w:rPr>
                  <w:rFonts w:ascii="Cambria Math" w:hAnsi="Cambria Math" w:cstheme="minorHAnsi"/>
                </w:rPr>
                <m:t>j</m:t>
              </w:del>
            </m:r>
          </m:sub>
        </m:sSub>
      </m:oMath>
      <w:del w:id="588" w:author="Stoycho Rusinov" w:date="2026-08-08T17:14:00Z">
        <w:r>
          <w:rPr>
            <w:rFonts w:asciiTheme="minorHAnsi" w:hAnsiTheme="minorHAnsi" w:cstheme="minorHAnsi"/>
          </w:rPr>
          <w:delText xml:space="preserve"> is given by:</w:delText>
        </w:r>
      </w:del>
    </w:p>
    <w:p w14:paraId="4415E35F" w14:textId="77777777" w:rsidR="00B73337" w:rsidRPr="00C3586C" w:rsidRDefault="00B73337" w:rsidP="00B73337">
      <w:pPr>
        <w:spacing w:before="120" w:line="360" w:lineRule="auto"/>
        <w:rPr>
          <w:del w:id="589" w:author="Stoycho Rusinov" w:date="2026-08-08T17:14:00Z"/>
          <w:rFonts w:asciiTheme="minorHAnsi" w:hAnsiTheme="minorHAnsi" w:cstheme="minorHAnsi"/>
        </w:rPr>
      </w:pPr>
      <m:oMathPara>
        <m:oMath>
          <m:r>
            <w:del w:id="590" w:author="Stoycho Rusinov" w:date="2026-08-08T17:14:00Z">
              <w:rPr>
                <w:rFonts w:ascii="Cambria Math" w:hAnsi="Cambria Math" w:cstheme="minorHAnsi"/>
              </w:rPr>
              <m:t xml:space="preserve">Δ </m:t>
            </w:del>
          </m:r>
          <m:sSubSup>
            <m:sSubSupPr>
              <m:ctrlPr>
                <w:del w:id="591" w:author="Stoycho Rusinov" w:date="2026-08-08T17:14:00Z">
                  <w:rPr>
                    <w:rFonts w:ascii="Cambria Math" w:hAnsi="Cambria Math" w:cstheme="minorHAnsi"/>
                  </w:rPr>
                </w:del>
              </m:ctrlPr>
            </m:sSubSupPr>
            <m:e>
              <m:r>
                <w:del w:id="592" w:author="Stoycho Rusinov" w:date="2026-08-08T17:14:00Z">
                  <w:rPr>
                    <w:rFonts w:ascii="Cambria Math" w:hAnsi="Cambria Math" w:cstheme="minorHAnsi"/>
                  </w:rPr>
                  <m:t>log P</m:t>
                </w:del>
              </m:r>
            </m:e>
            <m:sub>
              <m:r>
                <w:del w:id="593" w:author="Stoycho Rusinov" w:date="2026-08-08T17:14:00Z">
                  <w:rPr>
                    <w:rFonts w:ascii="Cambria Math" w:hAnsi="Cambria Math" w:cstheme="minorHAnsi"/>
                  </w:rPr>
                  <m:t>j</m:t>
                </w:del>
              </m:r>
            </m:sub>
            <m:sup>
              <m:r>
                <w:del w:id="594" w:author="Stoycho Rusinov" w:date="2026-08-08T17:14:00Z">
                  <w:rPr>
                    <w:rFonts w:ascii="Cambria Math" w:hAnsi="Cambria Math" w:cstheme="minorHAnsi"/>
                  </w:rPr>
                  <m:t>Brexit</m:t>
                </w:del>
              </m:r>
            </m:sup>
          </m:sSubSup>
          <m:r>
            <w:del w:id="595" w:author="Stoycho Rusinov" w:date="2026-08-08T17:14:00Z">
              <w:rPr>
                <w:rFonts w:ascii="Cambria Math" w:hAnsi="Cambria Math" w:cstheme="minorHAnsi"/>
              </w:rPr>
              <m:t>=</m:t>
            </w:del>
          </m:r>
          <m:sSub>
            <m:sSubPr>
              <m:ctrlPr>
                <w:del w:id="596" w:author="Stoycho Rusinov" w:date="2026-08-08T17:14:00Z">
                  <w:rPr>
                    <w:rFonts w:ascii="Cambria Math" w:hAnsi="Cambria Math" w:cstheme="minorHAnsi"/>
                  </w:rPr>
                </w:del>
              </m:ctrlPr>
            </m:sSubPr>
            <m:e>
              <m:r>
                <w:del w:id="597" w:author="Stoycho Rusinov" w:date="2026-08-08T17:14:00Z">
                  <w:rPr>
                    <w:rFonts w:ascii="Cambria Math" w:hAnsi="Cambria Math" w:cstheme="minorHAnsi"/>
                  </w:rPr>
                  <m:t>k</m:t>
                </w:del>
              </m:r>
            </m:e>
            <m:sub>
              <m:r>
                <w:del w:id="598" w:author="Stoycho Rusinov" w:date="2026-08-08T17:14:00Z">
                  <w:rPr>
                    <w:rFonts w:ascii="Cambria Math" w:hAnsi="Cambria Math" w:cstheme="minorHAnsi"/>
                  </w:rPr>
                  <m:t>j</m:t>
                </w:del>
              </m:r>
            </m:sub>
          </m:sSub>
        </m:oMath>
      </m:oMathPara>
    </w:p>
    <w:p w14:paraId="16C098E4" w14:textId="77777777" w:rsidR="00B73337" w:rsidRPr="00C3586C" w:rsidRDefault="00B73337" w:rsidP="00B73337">
      <w:pPr>
        <w:spacing w:line="360" w:lineRule="auto"/>
        <w:rPr>
          <w:del w:id="599" w:author="Stoycho Rusinov" w:date="2026-08-08T17:14:00Z"/>
          <w:rFonts w:asciiTheme="minorHAnsi" w:hAnsiTheme="minorHAnsi" w:cstheme="minorHAnsi"/>
        </w:rPr>
      </w:pPr>
      <w:del w:id="600" w:author="Stoycho Rusinov" w:date="2026-08-08T17:14:00Z">
        <w:r>
          <w:rPr>
            <w:rFonts w:asciiTheme="minorHAnsi" w:hAnsiTheme="minorHAnsi" w:cstheme="minorHAnsi"/>
          </w:rPr>
          <w:delText xml:space="preserve">Thus, if the post-Brexit tuition jumped from </w:delText>
        </w:r>
      </w:del>
      <m:oMath>
        <m:r>
          <w:del w:id="601" w:author="Stoycho Rusinov" w:date="2026-08-08T17:14:00Z">
            <w:rPr>
              <w:rFonts w:ascii="Cambria Math" w:hAnsi="Cambria Math" w:cstheme="minorHAnsi"/>
            </w:rPr>
            <m:t>£9250</m:t>
          </w:del>
        </m:r>
      </m:oMath>
      <w:del w:id="602" w:author="Stoycho Rusinov" w:date="2026-08-08T17:14:00Z">
        <w:r>
          <w:rPr>
            <w:rFonts w:asciiTheme="minorHAnsi" w:hAnsiTheme="minorHAnsi" w:cstheme="minorHAnsi"/>
          </w:rPr>
          <w:delText xml:space="preserve"> to </w:delText>
        </w:r>
      </w:del>
      <m:oMath>
        <m:r>
          <w:del w:id="603" w:author="Stoycho Rusinov" w:date="2026-08-08T17:14:00Z">
            <w:rPr>
              <w:rFonts w:ascii="Cambria Math" w:hAnsi="Cambria Math" w:cstheme="minorHAnsi"/>
            </w:rPr>
            <m:t>£22,200</m:t>
          </w:del>
        </m:r>
      </m:oMath>
      <w:del w:id="604" w:author="Stoycho Rusinov" w:date="2026-08-08T17:14:00Z">
        <w:r>
          <w:rPr>
            <w:rFonts w:asciiTheme="minorHAnsi" w:hAnsiTheme="minorHAnsi" w:cstheme="minorHAnsi"/>
          </w:rPr>
          <w:delText xml:space="preserve"> (implying a homogeneous price shock, </w:delText>
        </w:r>
      </w:del>
      <m:oMath>
        <m:sSub>
          <m:sSubPr>
            <m:ctrlPr>
              <w:del w:id="605" w:author="Stoycho Rusinov" w:date="2026-08-08T17:14:00Z">
                <w:rPr>
                  <w:rFonts w:ascii="Cambria Math" w:hAnsi="Cambria Math" w:cstheme="minorHAnsi"/>
                </w:rPr>
              </w:del>
            </m:ctrlPr>
          </m:sSubPr>
          <m:e>
            <m:r>
              <w:del w:id="606" w:author="Stoycho Rusinov" w:date="2026-08-08T17:14:00Z">
                <w:rPr>
                  <w:rFonts w:ascii="Cambria Math" w:hAnsi="Cambria Math" w:cstheme="minorHAnsi"/>
                </w:rPr>
                <m:t>k</m:t>
              </w:del>
            </m:r>
          </m:e>
          <m:sub>
            <m:r>
              <w:del w:id="607" w:author="Stoycho Rusinov" w:date="2026-08-08T17:14:00Z">
                <w:rPr>
                  <w:rFonts w:ascii="Cambria Math" w:hAnsi="Cambria Math" w:cstheme="minorHAnsi"/>
                </w:rPr>
                <m:t>j</m:t>
              </w:del>
            </m:r>
          </m:sub>
        </m:sSub>
        <m:r>
          <w:del w:id="608" w:author="Stoycho Rusinov" w:date="2026-08-08T17:14:00Z">
            <w:rPr>
              <w:rFonts w:ascii="Cambria Math" w:hAnsi="Cambria Math" w:cstheme="minorHAnsi"/>
            </w:rPr>
            <m:t>=</m:t>
          </w:del>
        </m:r>
        <m:sSub>
          <m:sSubPr>
            <m:ctrlPr>
              <w:del w:id="609" w:author="Stoycho Rusinov" w:date="2026-08-08T17:14:00Z">
                <w:rPr>
                  <w:rFonts w:ascii="Cambria Math" w:hAnsi="Cambria Math" w:cstheme="minorHAnsi"/>
                </w:rPr>
              </w:del>
            </m:ctrlPr>
          </m:sSubPr>
          <m:e>
            <m:r>
              <w:del w:id="610" w:author="Stoycho Rusinov" w:date="2026-08-08T17:14:00Z">
                <w:rPr>
                  <w:rFonts w:ascii="Cambria Math" w:hAnsi="Cambria Math" w:cstheme="minorHAnsi"/>
                </w:rPr>
                <m:t>k</m:t>
              </w:del>
            </m:r>
          </m:e>
          <m:sub>
            <m:r>
              <w:del w:id="611" w:author="Stoycho Rusinov" w:date="2026-08-08T17:14:00Z">
                <m:rPr>
                  <m:scr m:val="script"/>
                </m:rPr>
                <w:rPr>
                  <w:rFonts w:ascii="Cambria Math" w:hAnsi="Cambria Math" w:cstheme="minorHAnsi"/>
                </w:rPr>
                <m:t>l</m:t>
              </w:del>
            </m:r>
          </m:sub>
        </m:sSub>
      </m:oMath>
      <w:del w:id="612" w:author="Stoycho Rusinov" w:date="2026-08-08T17:14:00Z">
        <w:r>
          <w:rPr>
            <w:rFonts w:asciiTheme="minorHAnsi" w:hAnsiTheme="minorHAnsi" w:cstheme="minorHAnsi"/>
          </w:rPr>
          <w:delText xml:space="preserve"> for all </w:delText>
        </w:r>
      </w:del>
      <m:oMath>
        <m:r>
          <w:del w:id="613" w:author="Stoycho Rusinov" w:date="2026-08-08T17:14:00Z">
            <m:rPr>
              <m:scr m:val="script"/>
            </m:rPr>
            <w:rPr>
              <w:rFonts w:ascii="Cambria Math" w:hAnsi="Cambria Math" w:cstheme="minorHAnsi"/>
            </w:rPr>
            <m:t>l≠</m:t>
          </w:del>
        </m:r>
        <m:r>
          <w:del w:id="614" w:author="Stoycho Rusinov" w:date="2026-08-08T17:14:00Z">
            <w:rPr>
              <w:rFonts w:ascii="Cambria Math" w:hAnsi="Cambria Math" w:cstheme="minorHAnsi"/>
            </w:rPr>
            <m:t>j</m:t>
          </w:del>
        </m:r>
      </m:oMath>
      <w:del w:id="615" w:author="Stoycho Rusinov" w:date="2026-08-08T17:14:00Z">
        <w:r>
          <w:rPr>
            <w:rFonts w:asciiTheme="minorHAnsi" w:hAnsiTheme="minorHAnsi" w:cstheme="minorHAnsi"/>
          </w:rPr>
          <w:delText xml:space="preserve"> ) it follows that:</w:delText>
        </w:r>
      </w:del>
    </w:p>
    <w:p w14:paraId="75B63373" w14:textId="77777777" w:rsidR="00B73337" w:rsidRPr="00C3586C" w:rsidRDefault="00B73337" w:rsidP="00B73337">
      <w:pPr>
        <w:spacing w:before="120" w:line="360" w:lineRule="auto"/>
        <w:rPr>
          <w:del w:id="616" w:author="Stoycho Rusinov" w:date="2026-08-08T17:14:00Z"/>
          <w:rFonts w:asciiTheme="minorHAnsi" w:hAnsiTheme="minorHAnsi" w:cstheme="minorHAnsi"/>
        </w:rPr>
      </w:pPr>
      <m:oMathPara>
        <m:oMath>
          <m:sSub>
            <m:sSubPr>
              <m:ctrlPr>
                <w:del w:id="617" w:author="Stoycho Rusinov" w:date="2026-08-08T17:14:00Z">
                  <w:rPr>
                    <w:rFonts w:ascii="Cambria Math" w:hAnsi="Cambria Math" w:cstheme="minorHAnsi"/>
                  </w:rPr>
                </w:del>
              </m:ctrlPr>
            </m:sSubPr>
            <m:e>
              <m:r>
                <w:del w:id="618" w:author="Stoycho Rusinov" w:date="2026-08-08T17:14:00Z">
                  <w:rPr>
                    <w:rFonts w:ascii="Cambria Math" w:hAnsi="Cambria Math" w:cstheme="minorHAnsi"/>
                  </w:rPr>
                  <m:t>k</m:t>
                </w:del>
              </m:r>
            </m:e>
            <m:sub>
              <m:r>
                <w:del w:id="619" w:author="Stoycho Rusinov" w:date="2026-08-08T17:14:00Z">
                  <w:rPr>
                    <w:rFonts w:ascii="Cambria Math" w:hAnsi="Cambria Math" w:cstheme="minorHAnsi"/>
                  </w:rPr>
                  <m:t>j</m:t>
                </w:del>
              </m:r>
            </m:sub>
          </m:sSub>
          <m:r>
            <w:del w:id="620" w:author="Stoycho Rusinov" w:date="2026-08-08T17:14:00Z">
              <w:rPr>
                <w:rFonts w:ascii="Cambria Math" w:hAnsi="Cambria Math" w:cstheme="minorHAnsi"/>
              </w:rPr>
              <m:t>≈</m:t>
            </w:del>
          </m:r>
          <m:func>
            <m:funcPr>
              <m:ctrlPr>
                <w:del w:id="621" w:author="Stoycho Rusinov" w:date="2026-08-08T17:14:00Z">
                  <w:rPr>
                    <w:rFonts w:ascii="Cambria Math" w:hAnsi="Cambria Math" w:cstheme="minorHAnsi"/>
                  </w:rPr>
                </w:del>
              </m:ctrlPr>
            </m:funcPr>
            <m:fName>
              <m:r>
                <w:del w:id="622" w:author="Stoycho Rusinov" w:date="2026-08-08T17:14:00Z">
                  <w:rPr>
                    <w:rFonts w:ascii="Cambria Math" w:hAnsi="Cambria Math" w:cstheme="minorHAnsi"/>
                  </w:rPr>
                  <m:t>log</m:t>
                </w:del>
              </m:r>
            </m:fName>
            <m:e>
              <m:r>
                <w:del w:id="623" w:author="Stoycho Rusinov" w:date="2026-08-08T17:14:00Z">
                  <w:rPr>
                    <w:rFonts w:ascii="Cambria Math" w:hAnsi="Cambria Math" w:cstheme="minorHAnsi"/>
                  </w:rPr>
                  <m:t>22,200</m:t>
                </w:del>
              </m:r>
            </m:e>
          </m:func>
          <m:r>
            <w:del w:id="624" w:author="Stoycho Rusinov" w:date="2026-08-08T17:14:00Z">
              <w:rPr>
                <w:rFonts w:ascii="Cambria Math" w:hAnsi="Cambria Math" w:cstheme="minorHAnsi"/>
              </w:rPr>
              <m:t>-</m:t>
            </w:del>
          </m:r>
          <m:func>
            <m:funcPr>
              <m:ctrlPr>
                <w:del w:id="625" w:author="Stoycho Rusinov" w:date="2026-08-08T17:14:00Z">
                  <w:rPr>
                    <w:rFonts w:ascii="Cambria Math" w:hAnsi="Cambria Math" w:cstheme="minorHAnsi"/>
                  </w:rPr>
                </w:del>
              </m:ctrlPr>
            </m:funcPr>
            <m:fName>
              <m:r>
                <w:del w:id="626" w:author="Stoycho Rusinov" w:date="2026-08-08T17:14:00Z">
                  <w:rPr>
                    <w:rFonts w:ascii="Cambria Math" w:hAnsi="Cambria Math" w:cstheme="minorHAnsi"/>
                  </w:rPr>
                  <m:t>log</m:t>
                </w:del>
              </m:r>
            </m:fName>
            <m:e>
              <m:r>
                <w:del w:id="627" w:author="Stoycho Rusinov" w:date="2026-08-08T17:14:00Z">
                  <w:rPr>
                    <w:rFonts w:ascii="Cambria Math" w:hAnsi="Cambria Math" w:cstheme="minorHAnsi"/>
                  </w:rPr>
                  <m:t>9250</m:t>
                </w:del>
              </m:r>
            </m:e>
          </m:func>
          <m:r>
            <w:del w:id="628" w:author="Stoycho Rusinov" w:date="2026-08-08T17:14:00Z">
              <w:rPr>
                <w:rFonts w:ascii="Cambria Math" w:hAnsi="Cambria Math" w:cstheme="minorHAnsi"/>
              </w:rPr>
              <m:t>≈0.875</m:t>
            </w:del>
          </m:r>
        </m:oMath>
      </m:oMathPara>
    </w:p>
    <w:p w14:paraId="69E0ADB3" w14:textId="77777777" w:rsidR="00B73337" w:rsidRPr="00C3586C" w:rsidRDefault="00B73337" w:rsidP="00B73337">
      <w:pPr>
        <w:spacing w:line="360" w:lineRule="auto"/>
        <w:rPr>
          <w:ins w:id="629" w:author="Stoycho Rusinov" w:date="2026-08-08T17:14:00Z"/>
          <w:rFonts w:asciiTheme="minorHAnsi" w:hAnsiTheme="minorHAnsi" w:cstheme="minorHAnsi"/>
        </w:rPr>
      </w:pPr>
      <w:ins w:id="630" w:author="Stoycho Rusinov" w:date="2026-08-08T17:14:00Z">
        <w:r>
          <w:rPr>
            <w:rFonts w:asciiTheme="minorHAnsi" w:hAnsiTheme="minorHAnsi" w:cstheme="minorHAnsi"/>
          </w:rPr>
          <w:t xml:space="preserve">The country-specific </w:t>
        </w:r>
        <w:proofErr w:type="spellStart"/>
        <w:r>
          <w:rPr>
            <w:rFonts w:asciiTheme="minorHAnsi" w:hAnsiTheme="minorHAnsi" w:cstheme="minorHAnsi"/>
          </w:rPr>
          <w:t>DiD</w:t>
        </w:r>
        <w:proofErr w:type="spellEnd"/>
        <w:r>
          <w:rPr>
            <w:rFonts w:asciiTheme="minorHAnsi" w:hAnsiTheme="minorHAnsi" w:cstheme="minorHAnsi"/>
          </w:rPr>
          <w:t xml:space="preserve"> coefficient is </w:t>
        </w:r>
      </w:ins>
      <m:oMath>
        <m:sSub>
          <m:sSubPr>
            <m:ctrlPr>
              <w:rPr>
                <w:rFonts w:ascii="Cambria Math" w:hAnsi="Cambria Math" w:cstheme="minorHAnsi"/>
                <w:i/>
              </w:rPr>
            </m:ctrlPr>
          </m:sSubPr>
          <m:e>
            <m:r>
              <w:ins w:id="631" w:author="Stoycho Rusinov" w:date="2026-08-08T17:14:00Z">
                <w:rPr>
                  <w:rFonts w:ascii="Cambria Math" w:hAnsi="Cambria Math" w:cstheme="minorHAnsi"/>
                </w:rPr>
                <m:t>β</m:t>
              </w:ins>
            </m:r>
          </m:e>
          <m:sub>
            <m:r>
              <w:ins w:id="632" w:author="Stoycho Rusinov" w:date="2026-08-08T17:14:00Z">
                <w:rPr>
                  <w:rFonts w:ascii="Cambria Math" w:hAnsi="Cambria Math" w:cstheme="minorHAnsi"/>
                </w:rPr>
                <m:t>j</m:t>
              </w:ins>
            </m:r>
          </m:sub>
        </m:sSub>
        <m:r>
          <w:ins w:id="633" w:author="Stoycho Rusinov" w:date="2026-08-08T17:14:00Z">
            <w:rPr>
              <w:rFonts w:ascii="Cambria Math" w:hAnsi="Cambria Math" w:cstheme="minorHAnsi"/>
            </w:rPr>
            <m:t>=</m:t>
          </w:ins>
        </m:r>
        <m:sSub>
          <m:sSubPr>
            <m:ctrlPr>
              <w:rPr>
                <w:rFonts w:ascii="Cambria Math" w:hAnsi="Cambria Math" w:cstheme="minorHAnsi"/>
                <w:i/>
              </w:rPr>
            </m:ctrlPr>
          </m:sSubPr>
          <m:e>
            <m:r>
              <w:ins w:id="634" w:author="Stoycho Rusinov" w:date="2026-08-08T17:14:00Z">
                <w:rPr>
                  <w:rFonts w:ascii="Cambria Math" w:hAnsi="Cambria Math" w:cstheme="minorHAnsi"/>
                </w:rPr>
                <m:t>η</m:t>
              </w:ins>
            </m:r>
          </m:e>
          <m:sub>
            <m:r>
              <w:ins w:id="635" w:author="Stoycho Rusinov" w:date="2026-08-08T17:14:00Z">
                <w:rPr>
                  <w:rFonts w:ascii="Cambria Math" w:hAnsi="Cambria Math" w:cstheme="minorHAnsi"/>
                </w:rPr>
                <m:t>j</m:t>
              </w:ins>
            </m:r>
          </m:sub>
        </m:sSub>
        <m:sSub>
          <m:sSubPr>
            <m:ctrlPr>
              <w:rPr>
                <w:rFonts w:ascii="Cambria Math" w:hAnsi="Cambria Math" w:cstheme="minorHAnsi"/>
                <w:i/>
              </w:rPr>
            </m:ctrlPr>
          </m:sSubPr>
          <m:e>
            <m:r>
              <w:ins w:id="636" w:author="Stoycho Rusinov" w:date="2026-08-08T17:14:00Z">
                <w:rPr>
                  <w:rFonts w:ascii="Cambria Math" w:hAnsi="Cambria Math" w:cstheme="minorHAnsi"/>
                </w:rPr>
                <m:t>k</m:t>
              </w:ins>
            </m:r>
          </m:e>
          <m:sub>
            <m:r>
              <w:ins w:id="637" w:author="Stoycho Rusinov" w:date="2026-08-08T17:14:00Z">
                <w:rPr>
                  <w:rFonts w:ascii="Cambria Math" w:hAnsi="Cambria Math" w:cstheme="minorHAnsi"/>
                </w:rPr>
                <m:t>j</m:t>
              </w:ins>
            </m:r>
          </m:sub>
        </m:sSub>
      </m:oMath>
      <w:ins w:id="638" w:author="Stoycho Rusinov" w:date="2026-08-08T17:14:00Z">
        <w:r>
          <w:rPr>
            <w:rFonts w:asciiTheme="minorHAnsi" w:hAnsiTheme="minorHAnsi" w:cstheme="minorHAnsi"/>
          </w:rPr>
          <w:t xml:space="preserve">, so the signed elasticity is </w:t>
        </w:r>
      </w:ins>
      <m:oMath>
        <m:sSub>
          <m:sSubPr>
            <m:ctrlPr>
              <w:rPr>
                <w:rFonts w:ascii="Cambria Math" w:hAnsi="Cambria Math" w:cstheme="minorHAnsi"/>
                <w:i/>
              </w:rPr>
            </m:ctrlPr>
          </m:sSubPr>
          <m:e>
            <m:r>
              <w:ins w:id="639" w:author="Stoycho Rusinov" w:date="2026-08-08T17:14:00Z">
                <w:rPr>
                  <w:rFonts w:ascii="Cambria Math" w:hAnsi="Cambria Math" w:cstheme="minorHAnsi"/>
                </w:rPr>
                <m:t>η</m:t>
              </w:ins>
            </m:r>
          </m:e>
          <m:sub>
            <m:r>
              <w:ins w:id="640" w:author="Stoycho Rusinov" w:date="2026-08-08T17:14:00Z">
                <w:rPr>
                  <w:rFonts w:ascii="Cambria Math" w:hAnsi="Cambria Math" w:cstheme="minorHAnsi"/>
                </w:rPr>
                <m:t>j</m:t>
              </w:ins>
            </m:r>
          </m:sub>
        </m:sSub>
        <m:r>
          <w:rPr>
            <w:rFonts w:ascii="Cambria Math" w:hAnsi="Cambria Math" w:cstheme="minorHAnsi"/>
          </w:rPr>
          <m:t>=</m:t>
        </m:r>
        <m:f>
          <m:fPr>
            <m:ctrlPr>
              <w:ins w:id="641" w:author="Stoycho Rusinov" w:date="2026-08-08T17:14:00Z">
                <w:rPr>
                  <w:rFonts w:ascii="Cambria Math" w:hAnsi="Cambria Math" w:cstheme="minorHAnsi"/>
                  <w:i/>
                </w:rPr>
              </w:ins>
            </m:ctrlPr>
          </m:fPr>
          <m:num>
            <m:sSub>
              <m:sSubPr>
                <m:ctrlPr>
                  <w:rPr>
                    <w:rFonts w:ascii="Cambria Math" w:hAnsi="Cambria Math" w:cstheme="minorHAnsi"/>
                    <w:i/>
                  </w:rPr>
                </m:ctrlPr>
              </m:sSubPr>
              <m:e>
                <m:r>
                  <w:ins w:id="642" w:author="Stoycho Rusinov" w:date="2026-08-08T17:14:00Z">
                    <w:rPr>
                      <w:rFonts w:ascii="Cambria Math" w:hAnsi="Cambria Math" w:cstheme="minorHAnsi"/>
                    </w:rPr>
                    <m:t>β</m:t>
                  </w:ins>
                </m:r>
              </m:e>
              <m:sub>
                <m:r>
                  <w:ins w:id="643" w:author="Stoycho Rusinov" w:date="2026-08-08T17:14:00Z">
                    <w:rPr>
                      <w:rFonts w:ascii="Cambria Math" w:hAnsi="Cambria Math" w:cstheme="minorHAnsi"/>
                    </w:rPr>
                    <m:t>j</m:t>
                  </w:ins>
                </m:r>
              </m:sub>
            </m:sSub>
          </m:num>
          <m:den>
            <m:sSub>
              <m:sSubPr>
                <m:ctrlPr>
                  <w:rPr>
                    <w:rFonts w:ascii="Cambria Math" w:hAnsi="Cambria Math" w:cstheme="minorHAnsi"/>
                    <w:i/>
                  </w:rPr>
                </m:ctrlPr>
              </m:sSubPr>
              <m:e>
                <m:r>
                  <w:ins w:id="644" w:author="Stoycho Rusinov" w:date="2026-08-08T17:14:00Z">
                    <w:rPr>
                      <w:rFonts w:ascii="Cambria Math" w:hAnsi="Cambria Math" w:cstheme="minorHAnsi"/>
                    </w:rPr>
                    <m:t>k</m:t>
                  </w:ins>
                </m:r>
              </m:e>
              <m:sub>
                <m:r>
                  <w:ins w:id="645" w:author="Stoycho Rusinov" w:date="2026-08-08T17:14:00Z">
                    <w:rPr>
                      <w:rFonts w:ascii="Cambria Math" w:hAnsi="Cambria Math" w:cstheme="minorHAnsi"/>
                    </w:rPr>
                    <m:t>j</m:t>
                  </w:ins>
                </m:r>
              </m:sub>
            </m:sSub>
          </m:den>
        </m:f>
      </m:oMath>
      <w:ins w:id="646" w:author="Stoycho Rusinov" w:date="2026-08-08T17:14:00Z">
        <w:r>
          <w:rPr>
            <w:rFonts w:asciiTheme="minorHAnsi" w:hAnsiTheme="minorHAnsi" w:cstheme="minorHAnsi"/>
          </w:rPr>
          <w:t xml:space="preserve">. Under the maintained price equation and </w:t>
        </w:r>
      </w:ins>
      <m:oMath>
        <m:r>
          <w:ins w:id="647" w:author="Stoycho Rusinov" w:date="2026-08-08T17:14:00Z">
            <w:rPr>
              <w:rFonts w:ascii="Cambria Math" w:hAnsi="Cambria Math" w:cstheme="minorHAnsi"/>
            </w:rPr>
            <m:t>Δ</m:t>
          </w:ins>
        </m:r>
        <m:sSub>
          <m:sSubPr>
            <m:ctrlPr>
              <w:rPr>
                <w:rFonts w:ascii="Cambria Math" w:hAnsi="Cambria Math" w:cstheme="minorHAnsi"/>
                <w:i/>
              </w:rPr>
            </m:ctrlPr>
          </m:sSubPr>
          <m:e>
            <m:r>
              <w:ins w:id="648" w:author="Stoycho Rusinov" w:date="2026-08-08T17:14:00Z">
                <w:rPr>
                  <w:rFonts w:ascii="Cambria Math" w:hAnsi="Cambria Math" w:cstheme="minorHAnsi"/>
                </w:rPr>
                <m:t>ν</m:t>
              </w:ins>
            </m:r>
          </m:e>
          <m:sub>
            <m:r>
              <w:ins w:id="649" w:author="Stoycho Rusinov" w:date="2026-08-08T17:14:00Z">
                <w:rPr>
                  <w:rFonts w:ascii="Cambria Math" w:hAnsi="Cambria Math" w:cstheme="minorHAnsi"/>
                </w:rPr>
                <m:t>j</m:t>
              </w:ins>
            </m:r>
          </m:sub>
        </m:sSub>
        <m:r>
          <w:ins w:id="650" w:author="Stoycho Rusinov" w:date="2026-08-08T17:14:00Z">
            <w:rPr>
              <w:rFonts w:ascii="Cambria Math" w:hAnsi="Cambria Math" w:cstheme="minorHAnsi"/>
            </w:rPr>
            <m:t xml:space="preserve"> ≈ 0</m:t>
          </w:ins>
        </m:r>
      </m:oMath>
      <w:ins w:id="651" w:author="Stoycho Rusinov" w:date="2026-08-08T17:14:00Z">
        <w:r>
          <w:rPr>
            <w:rFonts w:asciiTheme="minorHAnsi" w:hAnsiTheme="minorHAnsi" w:cstheme="minorHAnsi"/>
          </w:rPr>
          <w:t>, the Brexit price change is:</w:t>
        </w:r>
      </w:ins>
    </w:p>
    <w:p w14:paraId="6B748DA8" w14:textId="77777777" w:rsidR="00B73337" w:rsidRPr="00C3586C" w:rsidRDefault="00B73337" w:rsidP="00B73337">
      <w:pPr>
        <w:spacing w:before="120" w:line="360" w:lineRule="auto"/>
        <w:jc w:val="center"/>
        <w:rPr>
          <w:ins w:id="652" w:author="Stoycho Rusinov" w:date="2026-08-08T17:14:00Z"/>
          <w:rFonts w:asciiTheme="minorHAnsi" w:hAnsiTheme="minorHAnsi" w:cstheme="minorHAnsi"/>
        </w:rPr>
      </w:pPr>
      <m:oMathPara>
        <m:oMathParaPr>
          <m:jc m:val="center"/>
        </m:oMathParaPr>
        <m:oMath>
          <m:r>
            <w:ins w:id="653" w:author="Stoycho Rusinov" w:date="2026-08-08T17:14:00Z">
              <w:rPr>
                <w:rFonts w:ascii="Cambria Math" w:hAnsi="Cambria Math"/>
              </w:rPr>
              <m:t>Δ</m:t>
            </w:ins>
          </m:r>
          <m:r>
            <w:ins w:id="654" w:author="Stoycho Rusinov" w:date="2026-08-08T17:14:00Z">
              <m:rPr>
                <m:sty m:val="p"/>
              </m:rPr>
              <w:rPr>
                <w:rFonts w:ascii="Cambria Math" w:hAnsi="Cambria Math"/>
              </w:rPr>
              <m:t>log</m:t>
            </w:ins>
          </m:r>
          <m:sSubSup>
            <m:sSubSupPr>
              <m:ctrlPr>
                <w:ins w:id="655" w:author="Stoycho Rusinov" w:date="2026-08-08T17:14:00Z">
                  <w:rPr>
                    <w:rFonts w:ascii="Cambria Math" w:hAnsi="Cambria Math"/>
                  </w:rPr>
                </w:ins>
              </m:ctrlPr>
            </m:sSubSupPr>
            <m:e>
              <m:r>
                <w:ins w:id="656" w:author="Stoycho Rusinov" w:date="2026-08-08T17:14:00Z">
                  <w:rPr>
                    <w:rFonts w:ascii="Cambria Math" w:hAnsi="Cambria Math"/>
                  </w:rPr>
                  <m:t>P</m:t>
                </w:ins>
              </m:r>
            </m:e>
            <m:sub>
              <m:r>
                <w:ins w:id="657" w:author="Stoycho Rusinov" w:date="2026-08-08T17:14:00Z">
                  <w:rPr>
                    <w:rFonts w:ascii="Cambria Math" w:hAnsi="Cambria Math"/>
                  </w:rPr>
                  <m:t>j</m:t>
                </w:ins>
              </m:r>
            </m:sub>
            <m:sup>
              <m:r>
                <w:ins w:id="658" w:author="Stoycho Rusinov" w:date="2026-08-08T17:14:00Z">
                  <m:rPr>
                    <m:sty m:val="p"/>
                  </m:rPr>
                  <w:rPr>
                    <w:rFonts w:ascii="Cambria Math" w:hAnsi="Cambria Math"/>
                  </w:rPr>
                  <m:t>Brexit</m:t>
                </w:ins>
              </m:r>
            </m:sup>
          </m:sSubSup>
          <m:r>
            <w:ins w:id="659" w:author="Stoycho Rusinov" w:date="2026-08-08T17:14:00Z">
              <m:rPr>
                <m:sty m:val="p"/>
              </m:rPr>
              <w:rPr>
                <w:rFonts w:ascii="Cambria Math" w:hAnsi="Cambria Math"/>
              </w:rPr>
              <m:t>=</m:t>
            </w:ins>
          </m:r>
          <m:sSub>
            <m:sSubPr>
              <m:ctrlPr>
                <w:ins w:id="660" w:author="Stoycho Rusinov" w:date="2026-08-08T17:14:00Z">
                  <w:rPr>
                    <w:rFonts w:ascii="Cambria Math" w:hAnsi="Cambria Math"/>
                  </w:rPr>
                </w:ins>
              </m:ctrlPr>
            </m:sSubPr>
            <m:e>
              <m:r>
                <w:ins w:id="661" w:author="Stoycho Rusinov" w:date="2026-08-08T17:14:00Z">
                  <w:rPr>
                    <w:rFonts w:ascii="Cambria Math" w:hAnsi="Cambria Math"/>
                  </w:rPr>
                  <m:t>k</m:t>
                </w:ins>
              </m:r>
            </m:e>
            <m:sub>
              <m:r>
                <w:ins w:id="662" w:author="Stoycho Rusinov" w:date="2026-08-08T17:14:00Z">
                  <w:rPr>
                    <w:rFonts w:ascii="Cambria Math" w:hAnsi="Cambria Math"/>
                  </w:rPr>
                  <m:t>j</m:t>
                </w:ins>
              </m:r>
            </m:sub>
          </m:sSub>
          <m:r>
            <w:ins w:id="663" w:author="Stoycho Rusinov" w:date="2026-08-08T17:14:00Z">
              <m:rPr>
                <m:sty m:val="p"/>
              </m:rPr>
              <w:rPr>
                <w:rFonts w:ascii="Cambria Math" w:hAnsi="Cambria Math"/>
              </w:rPr>
              <m:t>.</m:t>
            </w:ins>
          </m:r>
        </m:oMath>
      </m:oMathPara>
    </w:p>
    <w:p w14:paraId="716B59DE" w14:textId="77777777" w:rsidR="00B73337" w:rsidRPr="00C3586C" w:rsidRDefault="00B73337" w:rsidP="00B73337">
      <w:pPr>
        <w:spacing w:line="360" w:lineRule="auto"/>
        <w:rPr>
          <w:ins w:id="664" w:author="Stoycho Rusinov" w:date="2026-08-08T17:14:00Z"/>
          <w:rFonts w:asciiTheme="minorHAnsi" w:hAnsiTheme="minorHAnsi" w:cstheme="minorHAnsi"/>
        </w:rPr>
      </w:pPr>
      <w:ins w:id="665" w:author="Stoycho Rusinov" w:date="2026-08-08T17:14:00Z">
        <w:r>
          <w:rPr>
            <w:rFonts w:asciiTheme="minorHAnsi" w:hAnsiTheme="minorHAnsi" w:cstheme="minorHAnsi"/>
          </w:rPr>
          <w:t>Under a common change from £9,250 to £22,200, the homogeneous log price shock is:</w:t>
        </w:r>
      </w:ins>
    </w:p>
    <w:p w14:paraId="3E6392CF" w14:textId="77777777" w:rsidR="00B73337" w:rsidRPr="00C3586C" w:rsidRDefault="00B73337" w:rsidP="00B73337">
      <w:pPr>
        <w:spacing w:before="120" w:line="360" w:lineRule="auto"/>
        <w:jc w:val="center"/>
        <w:rPr>
          <w:ins w:id="666" w:author="Stoycho Rusinov" w:date="2026-08-08T17:14:00Z"/>
          <w:rFonts w:asciiTheme="minorHAnsi" w:hAnsiTheme="minorHAnsi" w:cstheme="minorHAnsi"/>
        </w:rPr>
      </w:pPr>
      <m:oMathPara>
        <m:oMathParaPr>
          <m:jc m:val="center"/>
        </m:oMathParaPr>
        <m:oMath>
          <m:sSub>
            <m:sSubPr>
              <m:ctrlPr>
                <w:ins w:id="667" w:author="Stoycho Rusinov" w:date="2026-08-08T17:14:00Z">
                  <w:rPr>
                    <w:rFonts w:ascii="Cambria Math" w:hAnsi="Cambria Math"/>
                  </w:rPr>
                </w:ins>
              </m:ctrlPr>
            </m:sSubPr>
            <m:e>
              <m:r>
                <w:ins w:id="668" w:author="Stoycho Rusinov" w:date="2026-08-08T17:14:00Z">
                  <w:rPr>
                    <w:rFonts w:ascii="Cambria Math" w:hAnsi="Cambria Math"/>
                  </w:rPr>
                  <m:t>k</m:t>
                </w:ins>
              </m:r>
            </m:e>
            <m:sub>
              <m:r>
                <w:ins w:id="669" w:author="Stoycho Rusinov" w:date="2026-08-08T17:14:00Z">
                  <w:rPr>
                    <w:rFonts w:ascii="Cambria Math" w:hAnsi="Cambria Math"/>
                  </w:rPr>
                  <m:t>j</m:t>
                </w:ins>
              </m:r>
            </m:sub>
          </m:sSub>
          <m:r>
            <w:ins w:id="670" w:author="Stoycho Rusinov" w:date="2026-08-08T17:14:00Z">
              <m:rPr>
                <m:sty m:val="p"/>
              </m:rPr>
              <w:rPr>
                <w:rFonts w:ascii="Cambria Math" w:hAnsi="Cambria Math"/>
              </w:rPr>
              <m:t>=log</m:t>
            </w:ins>
          </m:r>
          <m:d>
            <m:dPr>
              <m:ctrlPr>
                <w:ins w:id="671" w:author="Stoycho Rusinov" w:date="2026-08-08T17:14:00Z">
                  <w:rPr>
                    <w:rFonts w:ascii="Cambria Math" w:hAnsi="Cambria Math"/>
                  </w:rPr>
                </w:ins>
              </m:ctrlPr>
            </m:dPr>
            <m:e>
              <m:r>
                <w:ins w:id="672" w:author="Stoycho Rusinov" w:date="2026-08-08T17:14:00Z">
                  <w:rPr>
                    <w:rFonts w:ascii="Cambria Math" w:hAnsi="Cambria Math"/>
                  </w:rPr>
                  <m:t>22</m:t>
                </w:ins>
              </m:r>
              <m:r>
                <w:ins w:id="673" w:author="Stoycho Rusinov" w:date="2026-08-08T17:14:00Z">
                  <m:rPr>
                    <m:sty m:val="p"/>
                  </m:rPr>
                  <w:rPr>
                    <w:rFonts w:ascii="Cambria Math" w:hAnsi="Cambria Math"/>
                  </w:rPr>
                  <m:t>,</m:t>
                </w:ins>
              </m:r>
              <m:r>
                <w:ins w:id="674" w:author="Stoycho Rusinov" w:date="2026-08-08T17:14:00Z">
                  <w:rPr>
                    <w:rFonts w:ascii="Cambria Math" w:hAnsi="Cambria Math"/>
                  </w:rPr>
                  <m:t>200</m:t>
                </w:ins>
              </m:r>
            </m:e>
          </m:d>
          <m:r>
            <w:ins w:id="675" w:author="Stoycho Rusinov" w:date="2026-08-08T17:14:00Z">
              <m:rPr>
                <m:sty m:val="p"/>
              </m:rPr>
              <w:rPr>
                <w:rFonts w:ascii="Cambria Math" w:hAnsi="Cambria Math"/>
              </w:rPr>
              <m:t>-log</m:t>
            </w:ins>
          </m:r>
          <m:d>
            <m:dPr>
              <m:ctrlPr>
                <w:ins w:id="676" w:author="Stoycho Rusinov" w:date="2026-08-08T17:14:00Z">
                  <w:rPr>
                    <w:rFonts w:ascii="Cambria Math" w:hAnsi="Cambria Math"/>
                  </w:rPr>
                </w:ins>
              </m:ctrlPr>
            </m:dPr>
            <m:e>
              <m:r>
                <w:ins w:id="677" w:author="Stoycho Rusinov" w:date="2026-08-08T17:14:00Z">
                  <w:rPr>
                    <w:rFonts w:ascii="Cambria Math" w:hAnsi="Cambria Math"/>
                  </w:rPr>
                  <m:t>9</m:t>
                </w:ins>
              </m:r>
              <m:r>
                <w:ins w:id="678" w:author="Stoycho Rusinov" w:date="2026-08-08T17:14:00Z">
                  <m:rPr>
                    <m:sty m:val="p"/>
                  </m:rPr>
                  <w:rPr>
                    <w:rFonts w:ascii="Cambria Math" w:hAnsi="Cambria Math"/>
                  </w:rPr>
                  <m:t>,</m:t>
                </w:ins>
              </m:r>
              <m:r>
                <w:ins w:id="679" w:author="Stoycho Rusinov" w:date="2026-08-08T17:14:00Z">
                  <w:rPr>
                    <w:rFonts w:ascii="Cambria Math" w:hAnsi="Cambria Math"/>
                  </w:rPr>
                  <m:t>250</m:t>
                </w:ins>
              </m:r>
            </m:e>
          </m:d>
          <m:r>
            <w:ins w:id="680" w:author="Stoycho Rusinov" w:date="2026-08-08T17:14:00Z">
              <m:rPr>
                <m:sty m:val="p"/>
              </m:rPr>
              <w:rPr>
                <w:rFonts w:ascii="Cambria Math" w:hAnsi="Cambria Math"/>
              </w:rPr>
              <m:t>=</m:t>
            </w:ins>
          </m:r>
          <m:r>
            <w:ins w:id="681" w:author="Stoycho Rusinov" w:date="2026-08-08T17:14:00Z">
              <w:rPr>
                <w:rFonts w:ascii="Cambria Math" w:hAnsi="Cambria Math"/>
              </w:rPr>
              <m:t>0.875</m:t>
            </w:ins>
          </m:r>
          <m:r>
            <w:ins w:id="682" w:author="Stoycho Rusinov" w:date="2026-08-08T17:14:00Z">
              <m:rPr>
                <m:sty m:val="p"/>
              </m:rPr>
              <w:rPr>
                <w:rFonts w:ascii="Cambria Math" w:hAnsi="Cambria Math"/>
              </w:rPr>
              <m:t>.</m:t>
            </w:ins>
          </m:r>
        </m:oMath>
      </m:oMathPara>
    </w:p>
    <w:p w14:paraId="5DA2DBC1" w14:textId="666E3A1F" w:rsidR="00B73337" w:rsidRDefault="00B73337" w:rsidP="00B73337">
      <w:pPr>
        <w:spacing w:before="120" w:line="360" w:lineRule="auto"/>
        <w:rPr>
          <w:rFonts w:asciiTheme="minorHAnsi" w:hAnsiTheme="minorHAnsi" w:cstheme="minorHAnsi"/>
        </w:rPr>
      </w:pPr>
      <w:r>
        <w:rPr>
          <w:rFonts w:asciiTheme="minorHAnsi" w:hAnsiTheme="minorHAnsi" w:cstheme="minorHAnsi"/>
        </w:rPr>
        <w:t>and since:</w:t>
      </w:r>
    </w:p>
    <w:p w14:paraId="76E953AB" w14:textId="0375415C" w:rsidR="00B73337" w:rsidRPr="00C3586C" w:rsidRDefault="00B73337" w:rsidP="00B73337">
      <w:pPr>
        <w:spacing w:before="120" w:line="360" w:lineRule="auto"/>
        <w:jc w:val="center"/>
        <w:rPr>
          <w:ins w:id="683" w:author="Stoycho Rusinov" w:date="2026-08-08T17:14:00Z"/>
          <w:rFonts w:asciiTheme="minorHAnsi" w:hAnsiTheme="minorHAnsi" w:cstheme="minorHAnsi"/>
        </w:rPr>
      </w:pPr>
      <m:oMathPara>
        <m:oMathParaPr>
          <m:jc m:val="center"/>
        </m:oMathParaPr>
        <m:oMath>
          <m:r>
            <w:ins w:id="684" w:author="Stoycho Rusinov" w:date="2026-08-08T17:14:00Z">
              <w:rPr>
                <w:rFonts w:ascii="Cambria Math" w:hAnsi="Cambria Math"/>
              </w:rPr>
              <w:lastRenderedPageBreak/>
              <m:t>P</m:t>
            </w:ins>
          </m:r>
          <m:sSub>
            <m:sSubPr>
              <m:ctrlPr>
                <w:ins w:id="685" w:author="Stoycho Rusinov" w:date="2026-08-08T17:14:00Z">
                  <w:rPr>
                    <w:rFonts w:ascii="Cambria Math" w:hAnsi="Cambria Math"/>
                  </w:rPr>
                </w:ins>
              </m:ctrlPr>
            </m:sSubPr>
            <m:e>
              <m:r>
                <w:ins w:id="686" w:author="Stoycho Rusinov" w:date="2026-08-08T17:14:00Z">
                  <w:rPr>
                    <w:rFonts w:ascii="Cambria Math" w:hAnsi="Cambria Math"/>
                  </w:rPr>
                  <m:t>V</m:t>
                </w:ins>
              </m:r>
            </m:e>
            <m:sub>
              <m:r>
                <m:rPr>
                  <m:sty m:val="p"/>
                </m:rPr>
                <w:rPr>
                  <w:rFonts w:ascii="Cambria Math" w:hAnsi="Cambria Math"/>
                </w:rPr>
                <m:t>subjective</m:t>
              </m:r>
            </m:sub>
          </m:sSub>
          <m:d>
            <m:dPr>
              <m:ctrlPr>
                <w:ins w:id="687" w:author="Stoycho Rusinov" w:date="2026-08-08T17:14:00Z">
                  <w:rPr>
                    <w:rFonts w:ascii="Cambria Math" w:hAnsi="Cambria Math"/>
                  </w:rPr>
                </w:ins>
              </m:ctrlPr>
            </m:dPr>
            <m:e>
              <m:r>
                <w:rPr>
                  <w:rFonts w:ascii="Cambria Math" w:hAnsi="Cambria Math"/>
                </w:rPr>
                <m:t>δ,</m:t>
              </m:r>
              <m:sSub>
                <m:sSubPr>
                  <m:ctrlPr>
                    <w:ins w:id="688" w:author="Stoycho Rusinov" w:date="2026-08-08T17:14:00Z">
                      <w:rPr>
                        <w:rFonts w:ascii="Cambria Math" w:hAnsi="Cambria Math"/>
                      </w:rPr>
                    </w:ins>
                  </m:ctrlPr>
                </m:sSubPr>
                <m:e>
                  <m:r>
                    <w:ins w:id="689" w:author="Stoycho Rusinov" w:date="2026-08-08T17:14:00Z">
                      <w:rPr>
                        <w:rFonts w:ascii="Cambria Math" w:hAnsi="Cambria Math"/>
                      </w:rPr>
                      <m:t>w</m:t>
                    </w:ins>
                  </m:r>
                </m:e>
                <m:sub>
                  <m:r>
                    <w:ins w:id="690" w:author="Stoycho Rusinov" w:date="2026-08-08T17:14:00Z">
                      <w:rPr>
                        <w:rFonts w:ascii="Cambria Math" w:hAnsi="Cambria Math"/>
                      </w:rPr>
                      <m:t>j</m:t>
                    </w:ins>
                  </m:r>
                </m:sub>
              </m:sSub>
            </m:e>
          </m:d>
          <m:r>
            <w:ins w:id="691" w:author="Stoycho Rusinov" w:date="2026-08-08T17:14:00Z">
              <m:rPr>
                <m:sty m:val="p"/>
              </m:rPr>
              <w:rPr>
                <w:rFonts w:ascii="Cambria Math" w:hAnsi="Cambria Math"/>
              </w:rPr>
              <m:t>=max</m:t>
            </w:ins>
          </m:r>
          <m:d>
            <m:dPr>
              <m:begChr m:val="{"/>
              <m:endChr m:val="}"/>
              <m:ctrlPr>
                <w:ins w:id="692" w:author="Stoycho Rusinov" w:date="2026-08-08T17:14:00Z">
                  <w:rPr>
                    <w:rFonts w:ascii="Cambria Math" w:hAnsi="Cambria Math"/>
                  </w:rPr>
                </w:ins>
              </m:ctrlPr>
            </m:dPr>
            <m:e>
              <m:r>
                <w:ins w:id="693" w:author="Stoycho Rusinov" w:date="2026-08-08T17:14:00Z">
                  <w:rPr>
                    <w:rFonts w:ascii="Cambria Math" w:hAnsi="Cambria Math"/>
                  </w:rPr>
                  <m:t>1</m:t>
                </w:ins>
              </m:r>
              <m:r>
                <w:ins w:id="694" w:author="Stoycho Rusinov" w:date="2026-08-08T17:14:00Z">
                  <m:rPr>
                    <m:sty m:val="p"/>
                  </m:rPr>
                  <w:rPr>
                    <w:rFonts w:ascii="Cambria Math" w:hAnsi="Cambria Math"/>
                  </w:rPr>
                  <m:t>,</m:t>
                </w:ins>
              </m:r>
              <m:nary>
                <m:naryPr>
                  <m:chr m:val="∑"/>
                  <m:limLoc m:val="undOvr"/>
                  <m:ctrlPr>
                    <w:ins w:id="695" w:author="Stoycho Rusinov" w:date="2026-08-08T17:14:00Z">
                      <w:rPr>
                        <w:rFonts w:ascii="Cambria Math" w:hAnsi="Cambria Math"/>
                      </w:rPr>
                    </w:ins>
                  </m:ctrlPr>
                </m:naryPr>
                <m:sub>
                  <m:r>
                    <w:ins w:id="696" w:author="Stoycho Rusinov" w:date="2026-08-08T17:14:00Z">
                      <w:rPr>
                        <w:rFonts w:ascii="Cambria Math" w:hAnsi="Cambria Math"/>
                      </w:rPr>
                      <m:t>t</m:t>
                    </w:ins>
                  </m:r>
                  <m:r>
                    <w:ins w:id="697" w:author="Stoycho Rusinov" w:date="2026-08-08T17:14:00Z">
                      <m:rPr>
                        <m:sty m:val="p"/>
                      </m:rPr>
                      <w:rPr>
                        <w:rFonts w:ascii="Cambria Math" w:hAnsi="Cambria Math"/>
                      </w:rPr>
                      <m:t>=</m:t>
                    </w:ins>
                  </m:r>
                  <m:r>
                    <w:ins w:id="698" w:author="Stoycho Rusinov" w:date="2026-08-08T17:14:00Z">
                      <w:rPr>
                        <w:rFonts w:ascii="Cambria Math" w:hAnsi="Cambria Math"/>
                      </w:rPr>
                      <m:t>1</m:t>
                    </w:ins>
                  </m:r>
                </m:sub>
                <m:sup>
                  <m:r>
                    <w:ins w:id="699" w:author="Stoycho Rusinov" w:date="2026-08-08T17:14:00Z">
                      <w:rPr>
                        <w:rFonts w:ascii="Cambria Math" w:hAnsi="Cambria Math"/>
                      </w:rPr>
                      <m:t>30</m:t>
                    </w:ins>
                  </m:r>
                </m:sup>
                <m:e>
                  <m:f>
                    <m:fPr>
                      <m:ctrlPr>
                        <w:ins w:id="700" w:author="Stoycho Rusinov" w:date="2026-08-08T17:14:00Z">
                          <w:rPr>
                            <w:rFonts w:ascii="Cambria Math" w:hAnsi="Cambria Math"/>
                          </w:rPr>
                        </w:ins>
                      </m:ctrlPr>
                    </m:fPr>
                    <m:num>
                      <m:sSub>
                        <m:sSubPr>
                          <m:ctrlPr>
                            <w:ins w:id="701" w:author="Stoycho Rusinov" w:date="2026-08-08T17:14:00Z">
                              <w:rPr>
                                <w:rFonts w:ascii="Cambria Math" w:hAnsi="Cambria Math"/>
                              </w:rPr>
                            </w:ins>
                          </m:ctrlPr>
                        </m:sSubPr>
                        <m:e>
                          <m:r>
                            <w:ins w:id="702" w:author="Stoycho Rusinov" w:date="2026-08-08T17:14:00Z">
                              <w:rPr>
                                <w:rFonts w:ascii="Cambria Math" w:hAnsi="Cambria Math"/>
                              </w:rPr>
                              <m:t>R</m:t>
                            </w:ins>
                          </m:r>
                        </m:e>
                        <m:sub>
                          <m:r>
                            <w:ins w:id="703" w:author="Stoycho Rusinov" w:date="2026-08-08T17:14:00Z">
                              <w:rPr>
                                <w:rFonts w:ascii="Cambria Math" w:hAnsi="Cambria Math"/>
                              </w:rPr>
                              <m:t>t</m:t>
                            </w:ins>
                          </m:r>
                        </m:sub>
                      </m:sSub>
                      <m:d>
                        <m:dPr>
                          <m:ctrlPr>
                            <w:ins w:id="704" w:author="Stoycho Rusinov" w:date="2026-08-08T17:14:00Z">
                              <w:rPr>
                                <w:rFonts w:ascii="Cambria Math" w:hAnsi="Cambria Math"/>
                              </w:rPr>
                            </w:ins>
                          </m:ctrlPr>
                        </m:dPr>
                        <m:e>
                          <m:sSub>
                            <m:sSubPr>
                              <m:ctrlPr>
                                <w:ins w:id="705" w:author="Stoycho Rusinov" w:date="2026-08-08T17:14:00Z">
                                  <w:rPr>
                                    <w:rFonts w:ascii="Cambria Math" w:hAnsi="Cambria Math"/>
                                  </w:rPr>
                                </w:ins>
                              </m:ctrlPr>
                            </m:sSubPr>
                            <m:e>
                              <m:r>
                                <w:ins w:id="706" w:author="Stoycho Rusinov" w:date="2026-08-08T17:14:00Z">
                                  <w:rPr>
                                    <w:rFonts w:ascii="Cambria Math" w:hAnsi="Cambria Math"/>
                                  </w:rPr>
                                  <m:t>w</m:t>
                                </w:ins>
                              </m:r>
                            </m:e>
                            <m:sub>
                              <m:r>
                                <w:ins w:id="707" w:author="Stoycho Rusinov" w:date="2026-08-08T17:14:00Z">
                                  <w:rPr>
                                    <w:rFonts w:ascii="Cambria Math" w:hAnsi="Cambria Math"/>
                                  </w:rPr>
                                  <m:t>j</m:t>
                                </w:ins>
                              </m:r>
                            </m:sub>
                          </m:sSub>
                        </m:e>
                      </m:d>
                    </m:num>
                    <m:den>
                      <m:sSup>
                        <m:sSupPr>
                          <m:ctrlPr>
                            <w:ins w:id="708" w:author="Stoycho Rusinov" w:date="2026-08-08T17:14:00Z">
                              <w:rPr>
                                <w:rFonts w:ascii="Cambria Math" w:hAnsi="Cambria Math"/>
                              </w:rPr>
                            </w:ins>
                          </m:ctrlPr>
                        </m:sSupPr>
                        <m:e>
                          <m:d>
                            <m:dPr>
                              <m:ctrlPr>
                                <w:ins w:id="709" w:author="Stoycho Rusinov" w:date="2026-08-08T17:14:00Z">
                                  <w:rPr>
                                    <w:rFonts w:ascii="Cambria Math" w:hAnsi="Cambria Math"/>
                                  </w:rPr>
                                </w:ins>
                              </m:ctrlPr>
                            </m:dPr>
                            <m:e>
                              <m:r>
                                <w:ins w:id="710" w:author="Stoycho Rusinov" w:date="2026-08-08T17:14:00Z">
                                  <w:rPr>
                                    <w:rFonts w:ascii="Cambria Math" w:hAnsi="Cambria Math"/>
                                  </w:rPr>
                                  <m:t>1</m:t>
                                </w:ins>
                              </m:r>
                              <m:r>
                                <w:ins w:id="711" w:author="Stoycho Rusinov" w:date="2026-08-08T17:14:00Z">
                                  <m:rPr>
                                    <m:sty m:val="p"/>
                                  </m:rPr>
                                  <w:rPr>
                                    <w:rFonts w:ascii="Cambria Math" w:hAnsi="Cambria Math"/>
                                  </w:rPr>
                                  <m:t>+</m:t>
                                </w:ins>
                              </m:r>
                              <m:r>
                                <w:ins w:id="712" w:author="Stoycho Rusinov" w:date="2026-08-08T17:14:00Z">
                                  <w:rPr>
                                    <w:rFonts w:ascii="Cambria Math" w:hAnsi="Cambria Math"/>
                                  </w:rPr>
                                  <m:t>δ</m:t>
                                </w:ins>
                              </m:r>
                            </m:e>
                          </m:d>
                        </m:e>
                        <m:sup>
                          <m:r>
                            <w:ins w:id="713" w:author="Stoycho Rusinov" w:date="2026-08-08T17:14:00Z">
                              <w:rPr>
                                <w:rFonts w:ascii="Cambria Math" w:hAnsi="Cambria Math"/>
                              </w:rPr>
                              <m:t>t</m:t>
                            </w:ins>
                          </m:r>
                        </m:sup>
                      </m:sSup>
                    </m:den>
                  </m:f>
                </m:e>
              </m:nary>
            </m:e>
          </m:d>
          <m:r>
            <w:ins w:id="714" w:author="Stoycho Rusinov" w:date="2026-08-08T17:14:00Z">
              <m:rPr>
                <m:sty m:val="p"/>
              </m:rPr>
              <w:rPr>
                <w:rFonts w:ascii="Cambria Math" w:hAnsi="Cambria Math"/>
              </w:rPr>
              <m:t>.</m:t>
            </w:ins>
          </m:r>
        </m:oMath>
      </m:oMathPara>
    </w:p>
    <w:p w14:paraId="703BC286" w14:textId="77777777" w:rsidR="00B73337" w:rsidRPr="00C3586C" w:rsidRDefault="00B73337" w:rsidP="00B73337">
      <w:pPr>
        <w:spacing w:line="360" w:lineRule="auto"/>
        <w:rPr>
          <w:ins w:id="715" w:author="Stoycho Rusinov" w:date="2026-08-08T17:14:00Z"/>
          <w:rFonts w:asciiTheme="minorHAnsi" w:hAnsiTheme="minorHAnsi" w:cstheme="minorHAnsi"/>
        </w:rPr>
      </w:pPr>
      <w:ins w:id="716" w:author="Stoycho Rusinov" w:date="2026-08-08T17:14:00Z">
        <w:r>
          <w:rPr>
            <w:rFonts w:asciiTheme="minorHAnsi" w:hAnsiTheme="minorHAnsi" w:cstheme="minorHAnsi"/>
          </w:rPr>
          <w:t>The baseline uses a 3% discount rate and 2% nominal wage growth. Country</w:t>
        </w:r>
      </w:ins>
      <w:r>
        <w:rPr>
          <w:rFonts w:asciiTheme="minorHAnsi" w:hAnsiTheme="minorHAnsi" w:cstheme="minorHAnsi"/>
        </w:rPr>
        <w:t xml:space="preserve">-specific </w:t>
      </w:r>
      <w:del w:id="717" w:author="Stoycho Rusinov" w:date="2026-08-08T17:14:00Z">
        <w:r>
          <w:rPr>
            <w:rFonts w:asciiTheme="minorHAnsi" w:hAnsiTheme="minorHAnsi" w:cstheme="minorHAnsi"/>
          </w:rPr>
          <w:delText xml:space="preserve">wage </w:delText>
        </w:r>
      </w:del>
      <m:oMath>
        <m:sSub>
          <m:sSubPr>
            <m:ctrlPr>
              <w:del w:id="718" w:author="Stoycho Rusinov" w:date="2026-08-08T17:14:00Z">
                <w:rPr>
                  <w:rFonts w:ascii="Cambria Math" w:hAnsi="Cambria Math" w:cstheme="minorHAnsi"/>
                </w:rPr>
              </w:del>
            </m:ctrlPr>
          </m:sSubPr>
          <m:e>
            <m:r>
              <w:del w:id="719" w:author="Stoycho Rusinov" w:date="2026-08-08T17:14:00Z">
                <w:rPr>
                  <w:rFonts w:ascii="Cambria Math" w:hAnsi="Cambria Math" w:cstheme="minorHAnsi"/>
                </w:rPr>
                <m:t>w</m:t>
              </w:del>
            </m:r>
          </m:e>
          <m:sub>
            <m:r>
              <w:del w:id="720" w:author="Stoycho Rusinov" w:date="2026-08-08T17:14:00Z">
                <w:rPr>
                  <w:rFonts w:ascii="Cambria Math" w:hAnsi="Cambria Math" w:cstheme="minorHAnsi"/>
                </w:rPr>
                <m:t>j</m:t>
              </w:del>
            </m:r>
          </m:sub>
        </m:sSub>
      </m:oMath>
      <w:del w:id="721" w:author="Stoycho Rusinov" w:date="2026-08-08T17:14:00Z">
        <w:r>
          <w:rPr>
            <w:rFonts w:asciiTheme="minorHAnsi" w:hAnsiTheme="minorHAnsi" w:cstheme="minorHAnsi"/>
          </w:rPr>
          <w:delText xml:space="preserve">, and </w:delText>
        </w:r>
      </w:del>
      <w:ins w:id="722" w:author="Stoycho Rusinov" w:date="2026-08-08T17:14:00Z">
        <w:r>
          <w:rPr>
            <w:rFonts w:asciiTheme="minorHAnsi" w:hAnsiTheme="minorHAnsi" w:cstheme="minorHAnsi"/>
          </w:rPr>
          <w:t>price shocks are then:</w:t>
        </w:r>
      </w:ins>
    </w:p>
    <w:p w14:paraId="3FA2952D" w14:textId="048CFB08" w:rsidR="00B73337" w:rsidRPr="00683078" w:rsidRDefault="00B73337" w:rsidP="00B73337">
      <w:pPr>
        <w:tabs>
          <w:tab w:val="center" w:pos="4513"/>
          <w:tab w:val="right" w:pos="9026"/>
        </w:tabs>
        <w:spacing w:before="120" w:line="360" w:lineRule="auto"/>
        <w:jc w:val="center"/>
        <w:rPr>
          <w:rFonts w:asciiTheme="minorHAnsi" w:hAnsiTheme="minorHAnsi"/>
        </w:rPr>
        <w:pPrChange w:id="723" w:author="Stoycho Rusinov" w:date="2026-08-08T17:14:00Z">
          <w:pPr>
            <w:spacing w:line="360" w:lineRule="auto"/>
          </w:pPr>
        </w:pPrChange>
      </w:pPr>
      <m:oMath>
        <m:sSub>
          <m:sSubPr>
            <m:ctrlPr>
              <w:rPr>
                <w:rFonts w:ascii="Cambria Math" w:hAnsi="Cambria Math"/>
              </w:rPr>
            </m:ctrlPr>
          </m:sSubPr>
          <m:e>
            <m:r>
              <w:rPr>
                <w:rFonts w:ascii="Cambria Math" w:hAnsi="Cambria Math"/>
              </w:rPr>
              <m:t>k</m:t>
            </m:r>
          </m:e>
          <m:sub>
            <m:r>
              <w:rPr>
                <w:rFonts w:ascii="Cambria Math" w:hAnsi="Cambria Math"/>
              </w:rPr>
              <m:t>j</m:t>
            </m:r>
          </m:sub>
        </m:sSub>
      </m:oMath>
      <w:del w:id="724" w:author="Stoycho Rusinov" w:date="2026-08-08T17:14:00Z">
        <w:r>
          <w:rPr>
            <w:rFonts w:asciiTheme="minorHAnsi" w:hAnsiTheme="minorHAnsi" w:cstheme="minorHAnsi"/>
          </w:rPr>
          <w:delText xml:space="preserve"> becomes a function of that wage:</w:delText>
        </w:r>
      </w:del>
      <m:oMath>
        <m:d>
          <m:dPr>
            <m:ctrlPr>
              <w:ins w:id="725" w:author="Stoycho Rusinov" w:date="2026-08-08T17:14:00Z">
                <w:rPr>
                  <w:rFonts w:ascii="Cambria Math" w:hAnsi="Cambria Math"/>
                </w:rPr>
              </w:ins>
            </m:ctrlPr>
          </m:dPr>
          <m:e>
            <m:r>
              <w:rPr>
                <w:rFonts w:ascii="Cambria Math" w:hAnsi="Cambria Math"/>
              </w:rPr>
              <m:t xml:space="preserve">δ, </m:t>
            </m:r>
            <m:sSub>
              <m:sSubPr>
                <m:ctrlPr>
                  <w:ins w:id="726" w:author="Stoycho Rusinov" w:date="2026-08-08T17:14:00Z">
                    <w:rPr>
                      <w:rFonts w:ascii="Cambria Math" w:hAnsi="Cambria Math"/>
                    </w:rPr>
                  </w:ins>
                </m:ctrlPr>
              </m:sSubPr>
              <m:e>
                <m:r>
                  <w:ins w:id="727" w:author="Stoycho Rusinov" w:date="2026-08-08T17:14:00Z">
                    <w:rPr>
                      <w:rFonts w:ascii="Cambria Math" w:hAnsi="Cambria Math"/>
                    </w:rPr>
                    <m:t>w</m:t>
                  </w:ins>
                </m:r>
              </m:e>
              <m:sub>
                <m:r>
                  <w:ins w:id="728" w:author="Stoycho Rusinov" w:date="2026-08-08T17:14:00Z">
                    <w:rPr>
                      <w:rFonts w:ascii="Cambria Math" w:hAnsi="Cambria Math"/>
                    </w:rPr>
                    <m:t>j</m:t>
                  </w:ins>
                </m:r>
              </m:sub>
            </m:sSub>
          </m:e>
        </m:d>
        <m:r>
          <w:ins w:id="729" w:author="Stoycho Rusinov" w:date="2026-08-08T17:14:00Z">
            <m:rPr>
              <m:sty m:val="p"/>
            </m:rPr>
            <w:rPr>
              <w:rFonts w:ascii="Cambria Math" w:hAnsi="Cambria Math"/>
            </w:rPr>
            <m:t>=log</m:t>
          </w:ins>
        </m:r>
        <m:d>
          <m:dPr>
            <m:ctrlPr>
              <w:ins w:id="730" w:author="Stoycho Rusinov" w:date="2026-08-08T17:14:00Z">
                <w:rPr>
                  <w:rFonts w:ascii="Cambria Math" w:hAnsi="Cambria Math"/>
                </w:rPr>
              </w:ins>
            </m:ctrlPr>
          </m:dPr>
          <m:e>
            <m:r>
              <w:ins w:id="731" w:author="Stoycho Rusinov" w:date="2026-08-08T17:14:00Z">
                <w:rPr>
                  <w:rFonts w:ascii="Cambria Math" w:hAnsi="Cambria Math"/>
                </w:rPr>
                <m:t>22</m:t>
              </w:ins>
            </m:r>
            <m:r>
              <w:ins w:id="732" w:author="Stoycho Rusinov" w:date="2026-08-08T17:14:00Z">
                <m:rPr>
                  <m:sty m:val="p"/>
                </m:rPr>
                <w:rPr>
                  <w:rFonts w:ascii="Cambria Math" w:hAnsi="Cambria Math"/>
                </w:rPr>
                <m:t>,</m:t>
              </w:ins>
            </m:r>
            <m:r>
              <w:ins w:id="733" w:author="Stoycho Rusinov" w:date="2026-08-08T17:14:00Z">
                <w:rPr>
                  <w:rFonts w:ascii="Cambria Math" w:hAnsi="Cambria Math"/>
                </w:rPr>
                <m:t>200</m:t>
              </w:ins>
            </m:r>
          </m:e>
        </m:d>
        <m:r>
          <w:ins w:id="734" w:author="Stoycho Rusinov" w:date="2026-08-08T17:14:00Z">
            <m:rPr>
              <m:sty m:val="p"/>
            </m:rPr>
            <w:rPr>
              <w:rFonts w:ascii="Cambria Math" w:hAnsi="Cambria Math"/>
            </w:rPr>
            <m:t>-log</m:t>
          </w:ins>
        </m:r>
        <m:d>
          <m:dPr>
            <m:begChr m:val="["/>
            <m:endChr m:val="]"/>
            <m:ctrlPr>
              <w:ins w:id="735" w:author="Stoycho Rusinov" w:date="2026-08-08T17:14:00Z">
                <w:rPr>
                  <w:rFonts w:ascii="Cambria Math" w:hAnsi="Cambria Math"/>
                </w:rPr>
              </w:ins>
            </m:ctrlPr>
          </m:dPr>
          <m:e>
            <m:r>
              <w:ins w:id="736" w:author="Stoycho Rusinov" w:date="2026-08-08T17:14:00Z">
                <w:rPr>
                  <w:rFonts w:ascii="Cambria Math" w:hAnsi="Cambria Math"/>
                </w:rPr>
                <m:t>P</m:t>
              </w:ins>
            </m:r>
            <m:sSub>
              <m:sSubPr>
                <m:ctrlPr>
                  <w:ins w:id="737" w:author="Stoycho Rusinov" w:date="2026-08-08T17:14:00Z">
                    <w:rPr>
                      <w:rFonts w:ascii="Cambria Math" w:hAnsi="Cambria Math"/>
                    </w:rPr>
                  </w:ins>
                </m:ctrlPr>
              </m:sSubPr>
              <m:e>
                <m:r>
                  <w:ins w:id="738" w:author="Stoycho Rusinov" w:date="2026-08-08T17:14:00Z">
                    <w:rPr>
                      <w:rFonts w:ascii="Cambria Math" w:hAnsi="Cambria Math"/>
                    </w:rPr>
                    <m:t>V</m:t>
                  </w:ins>
                </m:r>
              </m:e>
              <m:sub>
                <m:r>
                  <m:rPr>
                    <m:sty m:val="p"/>
                  </m:rPr>
                  <w:rPr>
                    <w:rFonts w:ascii="Cambria Math" w:hAnsi="Cambria Math"/>
                  </w:rPr>
                  <m:t>subjective</m:t>
                </m:r>
              </m:sub>
            </m:sSub>
            <m:d>
              <m:dPr>
                <m:ctrlPr>
                  <w:ins w:id="739" w:author="Stoycho Rusinov" w:date="2026-08-08T17:14:00Z">
                    <w:rPr>
                      <w:rFonts w:ascii="Cambria Math" w:hAnsi="Cambria Math"/>
                    </w:rPr>
                  </w:ins>
                </m:ctrlPr>
              </m:dPr>
              <m:e>
                <m:sSub>
                  <m:sSubPr>
                    <m:ctrlPr>
                      <w:ins w:id="740" w:author="Stoycho Rusinov" w:date="2026-08-08T17:14:00Z">
                        <w:rPr>
                          <w:rFonts w:ascii="Cambria Math" w:hAnsi="Cambria Math"/>
                        </w:rPr>
                      </w:ins>
                    </m:ctrlPr>
                  </m:sSubPr>
                  <m:e>
                    <m:r>
                      <w:ins w:id="741" w:author="Stoycho Rusinov" w:date="2026-08-08T17:14:00Z">
                        <w:rPr>
                          <w:rFonts w:ascii="Cambria Math" w:hAnsi="Cambria Math"/>
                        </w:rPr>
                        <m:t>w</m:t>
                      </w:ins>
                    </m:r>
                  </m:e>
                  <m:sub>
                    <m:r>
                      <w:ins w:id="742" w:author="Stoycho Rusinov" w:date="2026-08-08T17:14:00Z">
                        <w:rPr>
                          <w:rFonts w:ascii="Cambria Math" w:hAnsi="Cambria Math"/>
                        </w:rPr>
                        <m:t>j</m:t>
                      </w:ins>
                    </m:r>
                  </m:sub>
                </m:sSub>
              </m:e>
            </m:d>
          </m:e>
        </m:d>
        <m:r>
          <w:ins w:id="743" w:author="Stoycho Rusinov" w:date="2026-08-08T17:14:00Z">
            <m:rPr>
              <m:sty m:val="p"/>
            </m:rPr>
            <w:rPr>
              <w:rFonts w:ascii="Cambria Math" w:hAnsi="Cambria Math"/>
            </w:rPr>
            <m:t>.</m:t>
          </w:ins>
        </m:r>
      </m:oMath>
    </w:p>
    <w:p w14:paraId="5B41BAFC" w14:textId="77777777" w:rsidR="00B73337" w:rsidRPr="00C3586C" w:rsidRDefault="00B73337" w:rsidP="00B73337">
      <w:pPr>
        <w:tabs>
          <w:tab w:val="center" w:pos="4513"/>
          <w:tab w:val="right" w:pos="9026"/>
        </w:tabs>
        <w:spacing w:before="120" w:line="360" w:lineRule="auto"/>
        <w:rPr>
          <w:del w:id="744" w:author="Stoycho Rusinov" w:date="2026-08-08T17:14:00Z"/>
          <w:rFonts w:asciiTheme="minorHAnsi" w:hAnsiTheme="minorHAnsi" w:cstheme="minorHAnsi"/>
        </w:rPr>
      </w:pPr>
      <w:del w:id="745" w:author="Stoycho Rusinov" w:date="2026-08-08T17:14:00Z">
        <w:r>
          <w:rPr>
            <w:rFonts w:asciiTheme="minorHAnsi" w:hAnsiTheme="minorHAnsi" w:cstheme="minorHAnsi"/>
          </w:rPr>
          <w:tab/>
        </w:r>
      </w:del>
      <m:oMath>
        <m:sSub>
          <m:sSubPr>
            <m:ctrlPr>
              <w:del w:id="746" w:author="Stoycho Rusinov" w:date="2026-08-08T17:14:00Z">
                <w:rPr>
                  <w:rFonts w:ascii="Cambria Math" w:hAnsi="Cambria Math" w:cstheme="minorHAnsi"/>
                </w:rPr>
              </w:del>
            </m:ctrlPr>
          </m:sSubPr>
          <m:e>
            <m:r>
              <w:del w:id="747" w:author="Stoycho Rusinov" w:date="2026-08-08T17:14:00Z">
                <w:rPr>
                  <w:rFonts w:ascii="Cambria Math" w:hAnsi="Cambria Math" w:cstheme="minorHAnsi"/>
                </w:rPr>
                <m:t>k</m:t>
              </w:del>
            </m:r>
          </m:e>
          <m:sub>
            <m:r>
              <w:del w:id="748" w:author="Stoycho Rusinov" w:date="2026-08-08T17:14:00Z">
                <w:rPr>
                  <w:rFonts w:ascii="Cambria Math" w:hAnsi="Cambria Math" w:cstheme="minorHAnsi"/>
                </w:rPr>
                <m:t>j</m:t>
              </w:del>
            </m:r>
          </m:sub>
        </m:sSub>
        <m:d>
          <m:dPr>
            <m:ctrlPr>
              <w:del w:id="749" w:author="Stoycho Rusinov" w:date="2026-08-08T17:14:00Z">
                <w:rPr>
                  <w:rFonts w:ascii="Cambria Math" w:hAnsi="Cambria Math" w:cstheme="minorHAnsi"/>
                </w:rPr>
              </w:del>
            </m:ctrlPr>
          </m:dPr>
          <m:e>
            <m:sSub>
              <m:sSubPr>
                <m:ctrlPr>
                  <w:del w:id="750" w:author="Stoycho Rusinov" w:date="2026-08-08T17:14:00Z">
                    <w:rPr>
                      <w:rFonts w:ascii="Cambria Math" w:hAnsi="Cambria Math" w:cstheme="minorHAnsi"/>
                    </w:rPr>
                  </w:del>
                </m:ctrlPr>
              </m:sSubPr>
              <m:e>
                <m:r>
                  <w:del w:id="751" w:author="Stoycho Rusinov" w:date="2026-08-08T17:14:00Z">
                    <w:rPr>
                      <w:rFonts w:ascii="Cambria Math" w:hAnsi="Cambria Math" w:cstheme="minorHAnsi"/>
                    </w:rPr>
                    <m:t>w</m:t>
                  </w:del>
                </m:r>
              </m:e>
              <m:sub>
                <m:r>
                  <w:del w:id="752" w:author="Stoycho Rusinov" w:date="2026-08-08T17:14:00Z">
                    <w:rPr>
                      <w:rFonts w:ascii="Cambria Math" w:hAnsi="Cambria Math" w:cstheme="minorHAnsi"/>
                    </w:rPr>
                    <m:t>j</m:t>
                  </w:del>
                </m:r>
              </m:sub>
            </m:sSub>
          </m:e>
        </m:d>
        <m:r>
          <w:del w:id="753" w:author="Stoycho Rusinov" w:date="2026-08-08T17:14:00Z">
            <w:rPr>
              <w:rFonts w:ascii="Cambria Math" w:hAnsi="Cambria Math" w:cstheme="minorHAnsi"/>
            </w:rPr>
            <m:t>=</m:t>
          </w:del>
        </m:r>
        <m:func>
          <m:funcPr>
            <m:ctrlPr>
              <w:del w:id="754" w:author="Stoycho Rusinov" w:date="2026-08-08T17:14:00Z">
                <w:rPr>
                  <w:rFonts w:ascii="Cambria Math" w:hAnsi="Cambria Math" w:cstheme="minorHAnsi"/>
                </w:rPr>
              </w:del>
            </m:ctrlPr>
          </m:funcPr>
          <m:fName>
            <m:r>
              <w:del w:id="755" w:author="Stoycho Rusinov" w:date="2026-08-08T17:14:00Z">
                <w:rPr>
                  <w:rFonts w:ascii="Cambria Math" w:hAnsi="Cambria Math" w:cstheme="minorHAnsi"/>
                </w:rPr>
                <m:t>log</m:t>
              </w:del>
            </m:r>
          </m:fName>
          <m:e>
            <m:r>
              <w:del w:id="756" w:author="Stoycho Rusinov" w:date="2026-08-08T17:14:00Z">
                <w:rPr>
                  <w:rFonts w:ascii="Cambria Math" w:hAnsi="Cambria Math" w:cstheme="minorHAnsi"/>
                </w:rPr>
                <m:t>22 200</m:t>
              </w:del>
            </m:r>
          </m:e>
        </m:func>
        <m:r>
          <w:del w:id="757" w:author="Stoycho Rusinov" w:date="2026-08-08T17:14:00Z">
            <w:rPr>
              <w:rFonts w:ascii="Cambria Math" w:hAnsi="Cambria Math" w:cstheme="minorHAnsi"/>
            </w:rPr>
            <m:t>-</m:t>
          </w:del>
        </m:r>
        <m:func>
          <m:funcPr>
            <m:ctrlPr>
              <w:del w:id="758" w:author="Stoycho Rusinov" w:date="2026-08-08T17:14:00Z">
                <w:rPr>
                  <w:rFonts w:ascii="Cambria Math" w:hAnsi="Cambria Math" w:cstheme="minorHAnsi"/>
                </w:rPr>
              </w:del>
            </m:ctrlPr>
          </m:funcPr>
          <m:fName>
            <m:r>
              <w:del w:id="759" w:author="Stoycho Rusinov" w:date="2026-08-08T17:14:00Z">
                <w:rPr>
                  <w:rFonts w:ascii="Cambria Math" w:hAnsi="Cambria Math" w:cstheme="minorHAnsi"/>
                </w:rPr>
                <m:t>log</m:t>
              </w:del>
            </m:r>
          </m:fName>
          <m:e>
            <m:sSub>
              <m:sSubPr>
                <m:ctrlPr>
                  <w:del w:id="760" w:author="Stoycho Rusinov" w:date="2026-08-08T17:14:00Z">
                    <w:rPr>
                      <w:rFonts w:ascii="Cambria Math" w:hAnsi="Cambria Math" w:cstheme="minorHAnsi"/>
                    </w:rPr>
                  </w:del>
                </m:ctrlPr>
              </m:sSubPr>
              <m:e>
                <m:r>
                  <w:del w:id="761" w:author="Stoycho Rusinov" w:date="2026-08-08T17:14:00Z">
                    <w:rPr>
                      <w:rFonts w:ascii="Cambria Math" w:hAnsi="Cambria Math" w:cstheme="minorHAnsi"/>
                    </w:rPr>
                    <m:t>PV</m:t>
                  </w:del>
                </m:r>
              </m:e>
              <m:sub>
                <m:r>
                  <w:del w:id="762" w:author="Stoycho Rusinov" w:date="2026-08-08T17:14:00Z">
                    <w:rPr>
                      <w:rFonts w:ascii="Cambria Math" w:hAnsi="Cambria Math" w:cstheme="minorHAnsi"/>
                    </w:rPr>
                    <m:t>loan</m:t>
                  </w:del>
                </m:r>
              </m:sub>
            </m:sSub>
            <m:d>
              <m:dPr>
                <m:ctrlPr>
                  <w:del w:id="763" w:author="Stoycho Rusinov" w:date="2026-08-08T17:14:00Z">
                    <w:rPr>
                      <w:rFonts w:ascii="Cambria Math" w:hAnsi="Cambria Math" w:cstheme="minorHAnsi"/>
                    </w:rPr>
                  </w:del>
                </m:ctrlPr>
              </m:dPr>
              <m:e>
                <m:sSub>
                  <m:sSubPr>
                    <m:ctrlPr>
                      <w:del w:id="764" w:author="Stoycho Rusinov" w:date="2026-08-08T17:14:00Z">
                        <w:rPr>
                          <w:rFonts w:ascii="Cambria Math" w:hAnsi="Cambria Math" w:cstheme="minorHAnsi"/>
                        </w:rPr>
                      </w:del>
                    </m:ctrlPr>
                  </m:sSubPr>
                  <m:e>
                    <m:r>
                      <w:del w:id="765" w:author="Stoycho Rusinov" w:date="2026-08-08T17:14:00Z">
                        <w:rPr>
                          <w:rFonts w:ascii="Cambria Math" w:hAnsi="Cambria Math" w:cstheme="minorHAnsi"/>
                        </w:rPr>
                        <m:t>w</m:t>
                      </w:del>
                    </m:r>
                  </m:e>
                  <m:sub>
                    <m:r>
                      <w:del w:id="766" w:author="Stoycho Rusinov" w:date="2026-08-08T17:14:00Z">
                        <w:rPr>
                          <w:rFonts w:ascii="Cambria Math" w:hAnsi="Cambria Math" w:cstheme="minorHAnsi"/>
                        </w:rPr>
                        <m:t>j</m:t>
                      </w:del>
                    </m:r>
                  </m:sub>
                </m:sSub>
              </m:e>
            </m:d>
          </m:e>
        </m:func>
      </m:oMath>
      <w:del w:id="767" w:author="Stoycho Rusinov" w:date="2026-08-08T17:14:00Z">
        <w:r>
          <w:rPr>
            <w:rFonts w:asciiTheme="minorHAnsi" w:hAnsiTheme="minorHAnsi" w:cstheme="minorHAnsi"/>
          </w:rPr>
          <w:tab/>
          <w:delText>(4)</w:delText>
        </w:r>
      </w:del>
    </w:p>
    <w:p w14:paraId="03AF3502" w14:textId="77777777" w:rsidR="00B73337" w:rsidRPr="00C3586C" w:rsidRDefault="00B73337" w:rsidP="00B73337">
      <w:pPr>
        <w:spacing w:line="360" w:lineRule="auto"/>
        <w:rPr>
          <w:rFonts w:asciiTheme="minorHAnsi" w:hAnsiTheme="minorHAnsi" w:cstheme="minorHAnsi"/>
        </w:rPr>
      </w:pPr>
      <w:del w:id="768" w:author="Stoycho Rusinov" w:date="2026-08-08T17:14:00Z">
        <w:r>
          <w:rPr>
            <w:rFonts w:asciiTheme="minorHAnsi" w:hAnsiTheme="minorHAnsi" w:cstheme="minorHAnsi"/>
          </w:rPr>
          <w:delText>The</w:delText>
        </w:r>
      </w:del>
      <w:ins w:id="769" w:author="Stoycho Rusinov" w:date="2026-08-08T17:14:00Z">
        <w:r>
          <w:rPr>
            <w:rFonts w:asciiTheme="minorHAnsi" w:hAnsiTheme="minorHAnsi" w:cstheme="minorHAnsi"/>
          </w:rPr>
          <w:t>A near-zero</w:t>
        </w:r>
      </w:ins>
      <w:r>
        <w:rPr>
          <w:rFonts w:asciiTheme="minorHAnsi" w:hAnsiTheme="minorHAnsi" w:cstheme="minorHAnsi"/>
        </w:rPr>
        <w:t xml:space="preserve"> income gradient </w:t>
      </w:r>
      <w:del w:id="770" w:author="Stoycho Rusinov" w:date="2026-08-08T17:14:00Z">
        <w:r>
          <w:rPr>
            <w:rFonts w:asciiTheme="minorHAnsi" w:hAnsiTheme="minorHAnsi" w:cstheme="minorHAnsi"/>
          </w:rPr>
          <w:delText xml:space="preserve">in the country-specific elasticities collapses only if </w:delText>
        </w:r>
      </w:del>
      <m:oMath>
        <m:sSub>
          <m:sSubPr>
            <m:ctrlPr>
              <w:del w:id="771" w:author="Stoycho Rusinov" w:date="2026-08-08T17:14:00Z">
                <w:rPr>
                  <w:rFonts w:ascii="Cambria Math" w:hAnsi="Cambria Math" w:cstheme="minorHAnsi"/>
                </w:rPr>
              </w:del>
            </m:ctrlPr>
          </m:sSubPr>
          <m:e>
            <m:r>
              <w:del w:id="772" w:author="Stoycho Rusinov" w:date="2026-08-08T17:14:00Z">
                <w:rPr>
                  <w:rFonts w:ascii="Cambria Math" w:hAnsi="Cambria Math" w:cstheme="minorHAnsi"/>
                </w:rPr>
                <m:t>β</m:t>
              </w:del>
            </m:r>
          </m:e>
          <m:sub>
            <m:r>
              <w:del w:id="773" w:author="Stoycho Rusinov" w:date="2026-08-08T17:14:00Z">
                <w:rPr>
                  <w:rFonts w:ascii="Cambria Math" w:hAnsi="Cambria Math" w:cstheme="minorHAnsi"/>
                </w:rPr>
                <m:t>j</m:t>
              </w:del>
            </m:r>
          </m:sub>
        </m:sSub>
        <m:r>
          <w:del w:id="774" w:author="Stoycho Rusinov" w:date="2026-08-08T17:14:00Z">
            <w:rPr>
              <w:rFonts w:ascii="Cambria Math" w:hAnsi="Cambria Math" w:cstheme="minorHAnsi"/>
            </w:rPr>
            <m:t>≈c⋅</m:t>
          </w:del>
        </m:r>
        <m:sSub>
          <m:sSubPr>
            <m:ctrlPr>
              <w:del w:id="775" w:author="Stoycho Rusinov" w:date="2026-08-08T17:14:00Z">
                <w:rPr>
                  <w:rFonts w:ascii="Cambria Math" w:hAnsi="Cambria Math" w:cstheme="minorHAnsi"/>
                </w:rPr>
              </w:del>
            </m:ctrlPr>
          </m:sSubPr>
          <m:e>
            <m:r>
              <w:del w:id="776" w:author="Stoycho Rusinov" w:date="2026-08-08T17:14:00Z">
                <w:rPr>
                  <w:rFonts w:ascii="Cambria Math" w:hAnsi="Cambria Math" w:cstheme="minorHAnsi"/>
                </w:rPr>
                <m:t>k</m:t>
              </w:del>
            </m:r>
          </m:e>
          <m:sub>
            <m:r>
              <w:del w:id="777" w:author="Stoycho Rusinov" w:date="2026-08-08T17:14:00Z">
                <w:rPr>
                  <w:rFonts w:ascii="Cambria Math" w:hAnsi="Cambria Math" w:cstheme="minorHAnsi"/>
                </w:rPr>
                <m:t>j</m:t>
              </w:del>
            </m:r>
          </m:sub>
        </m:sSub>
      </m:oMath>
      <w:del w:id="778" w:author="Stoycho Rusinov" w:date="2026-08-08T17:14:00Z">
        <w:r>
          <w:rPr>
            <w:rFonts w:asciiTheme="minorHAnsi" w:hAnsiTheme="minorHAnsi" w:cstheme="minorHAnsi"/>
          </w:rPr>
          <w:delText xml:space="preserve"> (i.e. near-zero residual correlation with GDP per capita), implying that all cross-country variation in </w:delText>
        </w:r>
      </w:del>
      <m:oMath>
        <m:r>
          <w:del w:id="779" w:author="Stoycho Rusinov" w:date="2026-08-08T17:14:00Z">
            <w:rPr>
              <w:rFonts w:ascii="Cambria Math" w:hAnsi="Cambria Math" w:cstheme="minorHAnsi"/>
            </w:rPr>
            <m:t>β</m:t>
          </w:del>
        </m:r>
      </m:oMath>
      <w:del w:id="780" w:author="Stoycho Rusinov" w:date="2026-08-08T17:14:00Z">
        <w:r>
          <w:rPr>
            <w:rFonts w:asciiTheme="minorHAnsi" w:hAnsiTheme="minorHAnsi" w:cstheme="minorHAnsi"/>
          </w:rPr>
          <w:delText xml:space="preserve"> originates in </w:delText>
        </w:r>
      </w:del>
      <w:ins w:id="781" w:author="Stoycho Rusinov" w:date="2026-08-08T17:14:00Z">
        <w:r>
          <w:rPr>
            <w:rFonts w:asciiTheme="minorHAnsi" w:hAnsiTheme="minorHAnsi" w:cstheme="minorHAnsi"/>
          </w:rPr>
          <w:t xml:space="preserve">after this rescaling is consistent with </w:t>
        </w:r>
      </w:ins>
      <w:r>
        <w:rPr>
          <w:rFonts w:asciiTheme="minorHAnsi" w:hAnsiTheme="minorHAnsi" w:cstheme="minorHAnsi"/>
        </w:rPr>
        <w:t xml:space="preserve">loan-valuation mechanics </w:t>
      </w:r>
      <w:del w:id="782" w:author="Stoycho Rusinov" w:date="2026-08-08T17:14:00Z">
        <w:r>
          <w:rPr>
            <w:rFonts w:asciiTheme="minorHAnsi" w:hAnsiTheme="minorHAnsi" w:cstheme="minorHAnsi"/>
          </w:rPr>
          <w:delText xml:space="preserve">and that no independent </w:delText>
        </w:r>
      </w:del>
      <w:ins w:id="783" w:author="Stoycho Rusinov" w:date="2026-08-08T17:14:00Z">
        <w:r>
          <w:rPr>
            <w:rFonts w:asciiTheme="minorHAnsi" w:hAnsiTheme="minorHAnsi" w:cstheme="minorHAnsi"/>
          </w:rPr>
          <w:t xml:space="preserve">explaining much of the raw cross-country pattern. </w:t>
        </w:r>
      </w:ins>
      <w:r>
        <w:rPr>
          <w:rFonts w:asciiTheme="minorHAnsi" w:hAnsiTheme="minorHAnsi" w:cstheme="minorHAnsi"/>
        </w:rPr>
        <w:t xml:space="preserve">Intentionally, we discount one year of the loan since the student is required to pay for one year of education at a time. </w:t>
      </w:r>
    </w:p>
    <w:p w14:paraId="5540DF18" w14:textId="77777777" w:rsidR="00D86F9C" w:rsidRDefault="00000000">
      <w:pPr>
        <w:pStyle w:val="Heading1"/>
      </w:pPr>
      <w:r>
        <w:t>A3. Initial and later post-reform effects</w:t>
      </w:r>
    </w:p>
    <w:p w14:paraId="34BB8F69" w14:textId="77777777" w:rsidR="00D86F9C" w:rsidRDefault="00000000">
      <w:pPr>
        <w:ind w:firstLine="360"/>
        <w:jc w:val="both"/>
      </w:pPr>
      <w:r>
        <w:rPr>
          <w:rFonts w:eastAsia="Times New Roman" w:cs="Times New Roman"/>
          <w:color w:val="000000"/>
        </w:rPr>
        <w:t>The executable code separates the post-reform period into an initial window covering 2021-2023 and a later window covering 2024-2025. The saturated regression estimates one country-specific effect in each window while retaining country and cycle fixed effects and the same control variables as the main specification.</w:t>
      </w:r>
    </w:p>
    <w:p w14:paraId="1A797402" w14:textId="77777777" w:rsidR="00D86F9C" w:rsidRDefault="00000000">
      <w:pPr>
        <w:keepLines/>
        <w:spacing w:before="60" w:after="120"/>
        <w:jc w:val="center"/>
      </w:pPr>
      <w:r>
        <w:rPr>
          <w:rFonts w:eastAsia="Times New Roman" w:cs="Times New Roman"/>
          <w:i/>
          <w:color w:val="000000"/>
        </w:rPr>
        <w:t>Δ</w:t>
      </w:r>
      <w:r>
        <w:rPr>
          <w:rFonts w:eastAsia="Times New Roman" w:cs="Times New Roman"/>
          <w:i/>
          <w:color w:val="000000"/>
          <w:vertAlign w:val="subscript"/>
        </w:rPr>
        <w:t>j</w:t>
      </w:r>
      <w:r>
        <w:rPr>
          <w:rFonts w:eastAsia="Times New Roman" w:cs="Times New Roman"/>
          <w:i/>
          <w:color w:val="000000"/>
        </w:rPr>
        <w:t xml:space="preserve"> = β</w:t>
      </w:r>
      <w:r>
        <w:rPr>
          <w:rFonts w:eastAsia="Times New Roman" w:cs="Times New Roman"/>
          <w:i/>
          <w:color w:val="000000"/>
          <w:vertAlign w:val="subscript"/>
        </w:rPr>
        <w:t>j,later</w:t>
      </w:r>
      <w:r>
        <w:rPr>
          <w:rFonts w:eastAsia="Times New Roman" w:cs="Times New Roman"/>
          <w:i/>
          <w:color w:val="000000"/>
        </w:rPr>
        <w:t xml:space="preserve"> - β</w:t>
      </w:r>
      <w:r>
        <w:rPr>
          <w:rFonts w:eastAsia="Times New Roman" w:cs="Times New Roman"/>
          <w:i/>
          <w:color w:val="000000"/>
          <w:vertAlign w:val="subscript"/>
        </w:rPr>
        <w:t>j,initial</w:t>
      </w:r>
    </w:p>
    <w:p w14:paraId="4064216E" w14:textId="77777777" w:rsidR="00D86F9C" w:rsidRDefault="00000000">
      <w:pPr>
        <w:ind w:firstLine="360"/>
        <w:jc w:val="both"/>
        <w:rPr>
          <w:rFonts w:eastAsia="Times New Roman" w:cs="Times New Roman"/>
          <w:color w:val="000000"/>
        </w:rPr>
      </w:pPr>
      <w:r>
        <w:rPr>
          <w:rFonts w:eastAsia="Times New Roman" w:cs="Times New Roman"/>
          <w:color w:val="000000"/>
        </w:rPr>
        <w:t>Because the estimated country effects are predominantly negative, a positive difference indicates partial recovery after 2023, while a negative difference indicates that the decline intensified. A value near zero indicates persistence. The comparison is descriptive. It shows whether the initial contraction weakened, stabilized, or deepened once the fee regime was established and the most acute pandemic disruption had passed.</w:t>
      </w:r>
    </w:p>
    <w:p w14:paraId="4B5D74DE" w14:textId="77777777" w:rsidR="00743809" w:rsidRDefault="00743809" w:rsidP="00743809">
      <w:pPr>
        <w:jc w:val="both"/>
        <w:rPr>
          <w:rFonts w:eastAsia="Times New Roman" w:cs="Times New Roman"/>
          <w:color w:val="000000"/>
        </w:rPr>
      </w:pPr>
    </w:p>
    <w:p w14:paraId="20B596D8" w14:textId="77777777" w:rsidR="00743809" w:rsidRDefault="00743809" w:rsidP="00743809">
      <w:pPr>
        <w:pStyle w:val="Heading2"/>
      </w:pPr>
      <w:r>
        <w:t>A6.2 Overseas earnings thresholds</w:t>
      </w:r>
    </w:p>
    <w:p w14:paraId="7168A79E" w14:textId="77777777" w:rsidR="00743809" w:rsidRDefault="00743809" w:rsidP="00743809">
      <w:pPr>
        <w:ind w:firstLine="360"/>
        <w:jc w:val="both"/>
      </w:pPr>
      <w:r>
        <w:rPr>
          <w:rFonts w:eastAsia="Times New Roman" w:cs="Times New Roman"/>
          <w:color w:val="000000"/>
        </w:rPr>
        <w:t>Tables A3 and A4 group the treated EU origins by their Plan 2 overseas lower and upper earnings thresholds. The values are stated in pounds. The 2020-2021 schedule represents the pre-reform repayment environment, while the 2025-2026 schedule is used for the later calibration.</w:t>
      </w:r>
    </w:p>
    <w:p w14:paraId="56F35FB8" w14:textId="77777777" w:rsidR="00743809" w:rsidRDefault="00743809" w:rsidP="00743809">
      <w:pPr>
        <w:keepNext/>
        <w:keepLines/>
        <w:spacing w:before="120" w:after="0"/>
      </w:pPr>
      <w:r>
        <w:rPr>
          <w:rFonts w:eastAsia="Times New Roman" w:cs="Times New Roman"/>
          <w:b/>
          <w:color w:val="000000"/>
          <w:sz w:val="20"/>
        </w:rPr>
        <w:t>Table A3</w:t>
      </w:r>
    </w:p>
    <w:p w14:paraId="51ABF155" w14:textId="77777777" w:rsidR="00743809" w:rsidRDefault="00743809" w:rsidP="00743809">
      <w:pPr>
        <w:keepNext/>
        <w:keepLines/>
        <w:spacing w:after="80"/>
      </w:pPr>
      <w:r>
        <w:rPr>
          <w:rFonts w:eastAsia="Times New Roman" w:cs="Times New Roman"/>
          <w:i/>
          <w:color w:val="000000"/>
          <w:sz w:val="20"/>
        </w:rPr>
        <w:t>Plan 2 overseas earnings thresholds in 2020-2021</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743809" w14:paraId="4254E7B0" w14:textId="77777777" w:rsidTr="00CA40A3">
        <w:trPr>
          <w:cantSplit/>
          <w:tblHeader/>
        </w:trPr>
        <w:tc>
          <w:tcPr>
            <w:tcW w:w="6000" w:type="dxa"/>
            <w:shd w:val="clear" w:color="auto" w:fill="E7E6E6"/>
            <w:tcMar>
              <w:top w:w="60" w:type="dxa"/>
              <w:left w:w="85" w:type="dxa"/>
              <w:bottom w:w="60" w:type="dxa"/>
              <w:right w:w="85" w:type="dxa"/>
            </w:tcMar>
            <w:vAlign w:val="center"/>
          </w:tcPr>
          <w:p w14:paraId="4C561B67" w14:textId="77777777" w:rsidR="00743809" w:rsidRDefault="00743809" w:rsidP="00CA40A3">
            <w:pPr>
              <w:spacing w:after="0" w:line="240" w:lineRule="auto"/>
            </w:pPr>
            <w:r>
              <w:rPr>
                <w:rFonts w:eastAsia="Times New Roman" w:cs="Times New Roman"/>
                <w:b/>
                <w:color w:val="000000"/>
                <w:sz w:val="18"/>
              </w:rPr>
              <w:t>Countries</w:t>
            </w:r>
          </w:p>
        </w:tc>
        <w:tc>
          <w:tcPr>
            <w:tcW w:w="1680" w:type="dxa"/>
            <w:shd w:val="clear" w:color="auto" w:fill="E7E6E6"/>
            <w:tcMar>
              <w:top w:w="60" w:type="dxa"/>
              <w:left w:w="85" w:type="dxa"/>
              <w:bottom w:w="60" w:type="dxa"/>
              <w:right w:w="85" w:type="dxa"/>
            </w:tcMar>
            <w:vAlign w:val="center"/>
          </w:tcPr>
          <w:p w14:paraId="1E6609E0" w14:textId="77777777" w:rsidR="00743809" w:rsidRDefault="00743809" w:rsidP="00CA40A3">
            <w:pPr>
              <w:spacing w:after="0" w:line="240" w:lineRule="auto"/>
              <w:jc w:val="center"/>
            </w:pPr>
            <w:r>
              <w:rPr>
                <w:rFonts w:eastAsia="Times New Roman" w:cs="Times New Roman"/>
                <w:b/>
                <w:color w:val="000000"/>
                <w:sz w:val="18"/>
              </w:rPr>
              <w:t>Lower threshold</w:t>
            </w:r>
          </w:p>
        </w:tc>
        <w:tc>
          <w:tcPr>
            <w:tcW w:w="1680" w:type="dxa"/>
            <w:shd w:val="clear" w:color="auto" w:fill="E7E6E6"/>
            <w:tcMar>
              <w:top w:w="60" w:type="dxa"/>
              <w:left w:w="85" w:type="dxa"/>
              <w:bottom w:w="60" w:type="dxa"/>
              <w:right w:w="85" w:type="dxa"/>
            </w:tcMar>
            <w:vAlign w:val="center"/>
          </w:tcPr>
          <w:p w14:paraId="4B95867B" w14:textId="77777777" w:rsidR="00743809" w:rsidRDefault="00743809" w:rsidP="00CA40A3">
            <w:pPr>
              <w:spacing w:after="0" w:line="240" w:lineRule="auto"/>
              <w:jc w:val="center"/>
            </w:pPr>
            <w:r>
              <w:rPr>
                <w:rFonts w:eastAsia="Times New Roman" w:cs="Times New Roman"/>
                <w:b/>
                <w:color w:val="000000"/>
                <w:sz w:val="18"/>
              </w:rPr>
              <w:t>Upper threshold</w:t>
            </w:r>
          </w:p>
        </w:tc>
      </w:tr>
      <w:tr w:rsidR="00743809" w14:paraId="7A3AE908" w14:textId="77777777" w:rsidTr="00CA40A3">
        <w:trPr>
          <w:cantSplit/>
        </w:trPr>
        <w:tc>
          <w:tcPr>
            <w:tcW w:w="6000" w:type="dxa"/>
            <w:tcMar>
              <w:top w:w="60" w:type="dxa"/>
              <w:left w:w="85" w:type="dxa"/>
              <w:bottom w:w="60" w:type="dxa"/>
              <w:right w:w="85" w:type="dxa"/>
            </w:tcMar>
            <w:vAlign w:val="center"/>
          </w:tcPr>
          <w:p w14:paraId="4E491DF5" w14:textId="77777777" w:rsidR="00743809" w:rsidRDefault="00743809" w:rsidP="00CA40A3">
            <w:pPr>
              <w:spacing w:after="0" w:line="240" w:lineRule="auto"/>
            </w:pPr>
            <w:r>
              <w:rPr>
                <w:rFonts w:eastAsia="Times New Roman" w:cs="Times New Roman"/>
                <w:color w:val="000000"/>
                <w:sz w:val="18"/>
              </w:rPr>
              <w:t>Bulgaria, Romania</w:t>
            </w:r>
          </w:p>
        </w:tc>
        <w:tc>
          <w:tcPr>
            <w:tcW w:w="1680" w:type="dxa"/>
            <w:tcMar>
              <w:top w:w="60" w:type="dxa"/>
              <w:left w:w="85" w:type="dxa"/>
              <w:bottom w:w="60" w:type="dxa"/>
              <w:right w:w="85" w:type="dxa"/>
            </w:tcMar>
            <w:vAlign w:val="center"/>
          </w:tcPr>
          <w:p w14:paraId="660F23BB" w14:textId="77777777" w:rsidR="00743809" w:rsidRDefault="00743809" w:rsidP="00CA40A3">
            <w:pPr>
              <w:spacing w:after="0" w:line="240" w:lineRule="auto"/>
              <w:jc w:val="center"/>
            </w:pPr>
            <w:r>
              <w:rPr>
                <w:rFonts w:eastAsia="Times New Roman" w:cs="Times New Roman"/>
                <w:color w:val="000000"/>
                <w:sz w:val="18"/>
              </w:rPr>
              <w:t>£10,920</w:t>
            </w:r>
          </w:p>
        </w:tc>
        <w:tc>
          <w:tcPr>
            <w:tcW w:w="1680" w:type="dxa"/>
            <w:tcMar>
              <w:top w:w="60" w:type="dxa"/>
              <w:left w:w="85" w:type="dxa"/>
              <w:bottom w:w="60" w:type="dxa"/>
              <w:right w:w="85" w:type="dxa"/>
            </w:tcMar>
            <w:vAlign w:val="center"/>
          </w:tcPr>
          <w:p w14:paraId="6DDAB411" w14:textId="77777777" w:rsidR="00743809" w:rsidRDefault="00743809" w:rsidP="00CA40A3">
            <w:pPr>
              <w:spacing w:after="0" w:line="240" w:lineRule="auto"/>
              <w:jc w:val="center"/>
            </w:pPr>
            <w:r>
              <w:rPr>
                <w:rFonts w:eastAsia="Times New Roman" w:cs="Times New Roman"/>
                <w:color w:val="000000"/>
                <w:sz w:val="18"/>
              </w:rPr>
              <w:t>£19,655</w:t>
            </w:r>
          </w:p>
        </w:tc>
      </w:tr>
      <w:tr w:rsidR="00743809" w14:paraId="5DC9DCD2" w14:textId="77777777" w:rsidTr="00CA40A3">
        <w:trPr>
          <w:cantSplit/>
        </w:trPr>
        <w:tc>
          <w:tcPr>
            <w:tcW w:w="6000" w:type="dxa"/>
            <w:tcMar>
              <w:top w:w="60" w:type="dxa"/>
              <w:left w:w="85" w:type="dxa"/>
              <w:bottom w:w="60" w:type="dxa"/>
              <w:right w:w="85" w:type="dxa"/>
            </w:tcMar>
            <w:vAlign w:val="center"/>
          </w:tcPr>
          <w:p w14:paraId="410AD7A9" w14:textId="77777777" w:rsidR="00743809" w:rsidRDefault="00743809" w:rsidP="00CA40A3">
            <w:pPr>
              <w:spacing w:after="0" w:line="240" w:lineRule="auto"/>
            </w:pPr>
            <w:r>
              <w:rPr>
                <w:rFonts w:eastAsia="Times New Roman" w:cs="Times New Roman"/>
                <w:color w:val="000000"/>
                <w:sz w:val="18"/>
              </w:rPr>
              <w:t>Croatia, Czech Republic, Hungary, Latvia, Lithuania, Poland, Slovakia</w:t>
            </w:r>
          </w:p>
        </w:tc>
        <w:tc>
          <w:tcPr>
            <w:tcW w:w="1680" w:type="dxa"/>
            <w:tcMar>
              <w:top w:w="60" w:type="dxa"/>
              <w:left w:w="85" w:type="dxa"/>
              <w:bottom w:w="60" w:type="dxa"/>
              <w:right w:w="85" w:type="dxa"/>
            </w:tcMar>
            <w:vAlign w:val="center"/>
          </w:tcPr>
          <w:p w14:paraId="58003CB2" w14:textId="77777777" w:rsidR="00743809" w:rsidRDefault="00743809" w:rsidP="00CA40A3">
            <w:pPr>
              <w:spacing w:after="0" w:line="240" w:lineRule="auto"/>
              <w:jc w:val="center"/>
            </w:pPr>
            <w:r>
              <w:rPr>
                <w:rFonts w:eastAsia="Times New Roman" w:cs="Times New Roman"/>
                <w:color w:val="000000"/>
                <w:sz w:val="18"/>
              </w:rPr>
              <w:t>£16,380</w:t>
            </w:r>
          </w:p>
        </w:tc>
        <w:tc>
          <w:tcPr>
            <w:tcW w:w="1680" w:type="dxa"/>
            <w:tcMar>
              <w:top w:w="60" w:type="dxa"/>
              <w:left w:w="85" w:type="dxa"/>
              <w:bottom w:w="60" w:type="dxa"/>
              <w:right w:w="85" w:type="dxa"/>
            </w:tcMar>
            <w:vAlign w:val="center"/>
          </w:tcPr>
          <w:p w14:paraId="1C254B63" w14:textId="77777777" w:rsidR="00743809" w:rsidRDefault="00743809" w:rsidP="00CA40A3">
            <w:pPr>
              <w:spacing w:after="0" w:line="240" w:lineRule="auto"/>
              <w:jc w:val="center"/>
            </w:pPr>
            <w:r>
              <w:rPr>
                <w:rFonts w:eastAsia="Times New Roman" w:cs="Times New Roman"/>
                <w:color w:val="000000"/>
                <w:sz w:val="18"/>
              </w:rPr>
              <w:t>£29,480</w:t>
            </w:r>
          </w:p>
        </w:tc>
      </w:tr>
      <w:tr w:rsidR="00743809" w14:paraId="4B3B3E51" w14:textId="77777777" w:rsidTr="00CA40A3">
        <w:trPr>
          <w:cantSplit/>
        </w:trPr>
        <w:tc>
          <w:tcPr>
            <w:tcW w:w="6000" w:type="dxa"/>
            <w:tcMar>
              <w:top w:w="60" w:type="dxa"/>
              <w:left w:w="85" w:type="dxa"/>
              <w:bottom w:w="60" w:type="dxa"/>
              <w:right w:w="85" w:type="dxa"/>
            </w:tcMar>
            <w:vAlign w:val="center"/>
          </w:tcPr>
          <w:p w14:paraId="2429458C" w14:textId="77777777" w:rsidR="00743809" w:rsidRDefault="00743809" w:rsidP="00CA40A3">
            <w:pPr>
              <w:spacing w:after="0" w:line="240" w:lineRule="auto"/>
            </w:pPr>
            <w:r>
              <w:rPr>
                <w:rFonts w:eastAsia="Times New Roman" w:cs="Times New Roman"/>
                <w:color w:val="000000"/>
                <w:sz w:val="18"/>
              </w:rPr>
              <w:t>Cyprus, Estonia, Greece, Italy, Malta, Portugal, Slovenia, Spain</w:t>
            </w:r>
          </w:p>
        </w:tc>
        <w:tc>
          <w:tcPr>
            <w:tcW w:w="1680" w:type="dxa"/>
            <w:tcMar>
              <w:top w:w="60" w:type="dxa"/>
              <w:left w:w="85" w:type="dxa"/>
              <w:bottom w:w="60" w:type="dxa"/>
              <w:right w:w="85" w:type="dxa"/>
            </w:tcMar>
            <w:vAlign w:val="center"/>
          </w:tcPr>
          <w:p w14:paraId="5E5DDCDB" w14:textId="77777777" w:rsidR="00743809" w:rsidRDefault="00743809" w:rsidP="00CA40A3">
            <w:pPr>
              <w:spacing w:after="0" w:line="240" w:lineRule="auto"/>
              <w:jc w:val="center"/>
            </w:pPr>
            <w:r>
              <w:rPr>
                <w:rFonts w:eastAsia="Times New Roman" w:cs="Times New Roman"/>
                <w:color w:val="000000"/>
                <w:sz w:val="18"/>
              </w:rPr>
              <w:t>£21,840</w:t>
            </w:r>
          </w:p>
        </w:tc>
        <w:tc>
          <w:tcPr>
            <w:tcW w:w="1680" w:type="dxa"/>
            <w:tcMar>
              <w:top w:w="60" w:type="dxa"/>
              <w:left w:w="85" w:type="dxa"/>
              <w:bottom w:w="60" w:type="dxa"/>
              <w:right w:w="85" w:type="dxa"/>
            </w:tcMar>
            <w:vAlign w:val="center"/>
          </w:tcPr>
          <w:p w14:paraId="51EEA4F5" w14:textId="77777777" w:rsidR="00743809" w:rsidRDefault="00743809" w:rsidP="00CA40A3">
            <w:pPr>
              <w:spacing w:after="0" w:line="240" w:lineRule="auto"/>
              <w:jc w:val="center"/>
            </w:pPr>
            <w:r>
              <w:rPr>
                <w:rFonts w:eastAsia="Times New Roman" w:cs="Times New Roman"/>
                <w:color w:val="000000"/>
                <w:sz w:val="18"/>
              </w:rPr>
              <w:t>£39,305</w:t>
            </w:r>
          </w:p>
        </w:tc>
      </w:tr>
      <w:tr w:rsidR="00743809" w14:paraId="6C0E547F" w14:textId="77777777" w:rsidTr="00CA40A3">
        <w:trPr>
          <w:cantSplit/>
        </w:trPr>
        <w:tc>
          <w:tcPr>
            <w:tcW w:w="6000" w:type="dxa"/>
            <w:tcMar>
              <w:top w:w="60" w:type="dxa"/>
              <w:left w:w="85" w:type="dxa"/>
              <w:bottom w:w="60" w:type="dxa"/>
              <w:right w:w="85" w:type="dxa"/>
            </w:tcMar>
            <w:vAlign w:val="center"/>
          </w:tcPr>
          <w:p w14:paraId="3AD2982C" w14:textId="77777777" w:rsidR="00743809" w:rsidRDefault="00743809" w:rsidP="00CA40A3">
            <w:pPr>
              <w:spacing w:after="0" w:line="240" w:lineRule="auto"/>
            </w:pPr>
            <w:r>
              <w:rPr>
                <w:rFonts w:eastAsia="Times New Roman" w:cs="Times New Roman"/>
                <w:color w:val="000000"/>
                <w:sz w:val="18"/>
              </w:rPr>
              <w:t>Austria, Belgium, Finland, France, Germany, Luxembourg, Netherlands, Sweden</w:t>
            </w:r>
          </w:p>
        </w:tc>
        <w:tc>
          <w:tcPr>
            <w:tcW w:w="1680" w:type="dxa"/>
            <w:tcMar>
              <w:top w:w="60" w:type="dxa"/>
              <w:left w:w="85" w:type="dxa"/>
              <w:bottom w:w="60" w:type="dxa"/>
              <w:right w:w="85" w:type="dxa"/>
            </w:tcMar>
            <w:vAlign w:val="center"/>
          </w:tcPr>
          <w:p w14:paraId="3C24954B" w14:textId="77777777" w:rsidR="00743809" w:rsidRDefault="00743809" w:rsidP="00CA40A3">
            <w:pPr>
              <w:spacing w:after="0" w:line="240" w:lineRule="auto"/>
              <w:jc w:val="center"/>
            </w:pPr>
            <w:r>
              <w:rPr>
                <w:rFonts w:eastAsia="Times New Roman" w:cs="Times New Roman"/>
                <w:color w:val="000000"/>
                <w:sz w:val="18"/>
              </w:rPr>
              <w:t>£27,295</w:t>
            </w:r>
          </w:p>
        </w:tc>
        <w:tc>
          <w:tcPr>
            <w:tcW w:w="1680" w:type="dxa"/>
            <w:tcMar>
              <w:top w:w="60" w:type="dxa"/>
              <w:left w:w="85" w:type="dxa"/>
              <w:bottom w:w="60" w:type="dxa"/>
              <w:right w:w="85" w:type="dxa"/>
            </w:tcMar>
            <w:vAlign w:val="center"/>
          </w:tcPr>
          <w:p w14:paraId="628038C2" w14:textId="77777777" w:rsidR="00743809" w:rsidRDefault="00743809" w:rsidP="00CA40A3">
            <w:pPr>
              <w:spacing w:after="0" w:line="240" w:lineRule="auto"/>
              <w:jc w:val="center"/>
            </w:pPr>
            <w:r>
              <w:rPr>
                <w:rFonts w:eastAsia="Times New Roman" w:cs="Times New Roman"/>
                <w:color w:val="000000"/>
                <w:sz w:val="18"/>
              </w:rPr>
              <w:t>£49,130</w:t>
            </w:r>
          </w:p>
        </w:tc>
      </w:tr>
      <w:tr w:rsidR="00743809" w14:paraId="77CF4366" w14:textId="77777777" w:rsidTr="00CA40A3">
        <w:trPr>
          <w:cantSplit/>
        </w:trPr>
        <w:tc>
          <w:tcPr>
            <w:tcW w:w="6000" w:type="dxa"/>
            <w:tcMar>
              <w:top w:w="60" w:type="dxa"/>
              <w:left w:w="85" w:type="dxa"/>
              <w:bottom w:w="60" w:type="dxa"/>
              <w:right w:w="85" w:type="dxa"/>
            </w:tcMar>
            <w:vAlign w:val="center"/>
          </w:tcPr>
          <w:p w14:paraId="7CCC8D29" w14:textId="77777777" w:rsidR="00743809" w:rsidRDefault="00743809" w:rsidP="00CA40A3">
            <w:pPr>
              <w:spacing w:after="0" w:line="240" w:lineRule="auto"/>
            </w:pPr>
            <w:r>
              <w:rPr>
                <w:rFonts w:eastAsia="Times New Roman" w:cs="Times New Roman"/>
                <w:color w:val="000000"/>
                <w:sz w:val="18"/>
              </w:rPr>
              <w:t>Denmark</w:t>
            </w:r>
          </w:p>
        </w:tc>
        <w:tc>
          <w:tcPr>
            <w:tcW w:w="1680" w:type="dxa"/>
            <w:tcMar>
              <w:top w:w="60" w:type="dxa"/>
              <w:left w:w="85" w:type="dxa"/>
              <w:bottom w:w="60" w:type="dxa"/>
              <w:right w:w="85" w:type="dxa"/>
            </w:tcMar>
            <w:vAlign w:val="center"/>
          </w:tcPr>
          <w:p w14:paraId="4E5055DB" w14:textId="77777777" w:rsidR="00743809" w:rsidRDefault="00743809" w:rsidP="00CA40A3">
            <w:pPr>
              <w:spacing w:after="0" w:line="240" w:lineRule="auto"/>
              <w:jc w:val="center"/>
            </w:pPr>
            <w:r>
              <w:rPr>
                <w:rFonts w:eastAsia="Times New Roman" w:cs="Times New Roman"/>
                <w:color w:val="000000"/>
                <w:sz w:val="18"/>
              </w:rPr>
              <w:t>£32,755</w:t>
            </w:r>
          </w:p>
        </w:tc>
        <w:tc>
          <w:tcPr>
            <w:tcW w:w="1680" w:type="dxa"/>
            <w:tcMar>
              <w:top w:w="60" w:type="dxa"/>
              <w:left w:w="85" w:type="dxa"/>
              <w:bottom w:w="60" w:type="dxa"/>
              <w:right w:w="85" w:type="dxa"/>
            </w:tcMar>
            <w:vAlign w:val="center"/>
          </w:tcPr>
          <w:p w14:paraId="7AFA850D" w14:textId="77777777" w:rsidR="00743809" w:rsidRDefault="00743809" w:rsidP="00CA40A3">
            <w:pPr>
              <w:spacing w:after="0" w:line="240" w:lineRule="auto"/>
              <w:jc w:val="center"/>
            </w:pPr>
            <w:r>
              <w:rPr>
                <w:rFonts w:eastAsia="Times New Roman" w:cs="Times New Roman"/>
                <w:color w:val="000000"/>
                <w:sz w:val="18"/>
              </w:rPr>
              <w:t>£58,960</w:t>
            </w:r>
          </w:p>
        </w:tc>
      </w:tr>
    </w:tbl>
    <w:p w14:paraId="65598DAC" w14:textId="77777777" w:rsidR="00743809" w:rsidRDefault="00743809" w:rsidP="00743809">
      <w:pPr>
        <w:keepNext/>
        <w:keepLines/>
        <w:spacing w:before="120" w:after="0"/>
      </w:pPr>
      <w:r>
        <w:rPr>
          <w:rFonts w:eastAsia="Times New Roman" w:cs="Times New Roman"/>
          <w:b/>
          <w:color w:val="000000"/>
          <w:sz w:val="20"/>
        </w:rPr>
        <w:t>Table A4</w:t>
      </w:r>
    </w:p>
    <w:p w14:paraId="379CF5CC" w14:textId="77777777" w:rsidR="00743809" w:rsidRDefault="00743809" w:rsidP="00743809">
      <w:pPr>
        <w:keepNext/>
        <w:keepLines/>
        <w:spacing w:after="80"/>
      </w:pPr>
      <w:r>
        <w:rPr>
          <w:rFonts w:eastAsia="Times New Roman" w:cs="Times New Roman"/>
          <w:i/>
          <w:color w:val="000000"/>
          <w:sz w:val="20"/>
        </w:rPr>
        <w:t>Plan 2 overseas earnings thresholds in 2025-2026</w:t>
      </w:r>
    </w:p>
    <w:tbl>
      <w:tblPr>
        <w:tblW w:w="9360" w:type="dxa"/>
        <w:tblBorders>
          <w:top w:val="single" w:sz="10" w:space="0" w:color="000000"/>
          <w:left w:val="nil"/>
          <w:bottom w:val="single" w:sz="10" w:space="0" w:color="000000"/>
          <w:right w:val="nil"/>
          <w:insideH w:val="single" w:sz="4" w:space="0" w:color="D9D9D9"/>
          <w:insideV w:val="nil"/>
        </w:tblBorders>
        <w:tblLayout w:type="fixed"/>
        <w:tblLook w:val="04A0" w:firstRow="1" w:lastRow="0" w:firstColumn="1" w:lastColumn="0" w:noHBand="0" w:noVBand="1"/>
      </w:tblPr>
      <w:tblGrid>
        <w:gridCol w:w="6000"/>
        <w:gridCol w:w="1680"/>
        <w:gridCol w:w="1680"/>
      </w:tblGrid>
      <w:tr w:rsidR="00743809" w14:paraId="1571D0AE" w14:textId="77777777" w:rsidTr="00CA40A3">
        <w:trPr>
          <w:cantSplit/>
          <w:tblHeader/>
        </w:trPr>
        <w:tc>
          <w:tcPr>
            <w:tcW w:w="6000" w:type="dxa"/>
            <w:shd w:val="clear" w:color="auto" w:fill="E7E6E6"/>
            <w:tcMar>
              <w:top w:w="60" w:type="dxa"/>
              <w:left w:w="85" w:type="dxa"/>
              <w:bottom w:w="60" w:type="dxa"/>
              <w:right w:w="85" w:type="dxa"/>
            </w:tcMar>
            <w:vAlign w:val="center"/>
          </w:tcPr>
          <w:p w14:paraId="1B8E65AF" w14:textId="77777777" w:rsidR="00743809" w:rsidRDefault="00743809" w:rsidP="00CA40A3">
            <w:pPr>
              <w:spacing w:after="0" w:line="240" w:lineRule="auto"/>
            </w:pPr>
            <w:r>
              <w:rPr>
                <w:rFonts w:eastAsia="Times New Roman" w:cs="Times New Roman"/>
                <w:b/>
                <w:color w:val="000000"/>
                <w:sz w:val="18"/>
              </w:rPr>
              <w:t>Countries</w:t>
            </w:r>
          </w:p>
        </w:tc>
        <w:tc>
          <w:tcPr>
            <w:tcW w:w="1680" w:type="dxa"/>
            <w:shd w:val="clear" w:color="auto" w:fill="E7E6E6"/>
            <w:tcMar>
              <w:top w:w="60" w:type="dxa"/>
              <w:left w:w="85" w:type="dxa"/>
              <w:bottom w:w="60" w:type="dxa"/>
              <w:right w:w="85" w:type="dxa"/>
            </w:tcMar>
            <w:vAlign w:val="center"/>
          </w:tcPr>
          <w:p w14:paraId="40DFA47E" w14:textId="77777777" w:rsidR="00743809" w:rsidRDefault="00743809" w:rsidP="00CA40A3">
            <w:pPr>
              <w:spacing w:after="0" w:line="240" w:lineRule="auto"/>
              <w:jc w:val="center"/>
            </w:pPr>
            <w:r>
              <w:rPr>
                <w:rFonts w:eastAsia="Times New Roman" w:cs="Times New Roman"/>
                <w:b/>
                <w:color w:val="000000"/>
                <w:sz w:val="18"/>
              </w:rPr>
              <w:t>Lower threshold</w:t>
            </w:r>
          </w:p>
        </w:tc>
        <w:tc>
          <w:tcPr>
            <w:tcW w:w="1680" w:type="dxa"/>
            <w:shd w:val="clear" w:color="auto" w:fill="E7E6E6"/>
            <w:tcMar>
              <w:top w:w="60" w:type="dxa"/>
              <w:left w:w="85" w:type="dxa"/>
              <w:bottom w:w="60" w:type="dxa"/>
              <w:right w:w="85" w:type="dxa"/>
            </w:tcMar>
            <w:vAlign w:val="center"/>
          </w:tcPr>
          <w:p w14:paraId="5EB65F45" w14:textId="77777777" w:rsidR="00743809" w:rsidRDefault="00743809" w:rsidP="00CA40A3">
            <w:pPr>
              <w:spacing w:after="0" w:line="240" w:lineRule="auto"/>
              <w:jc w:val="center"/>
            </w:pPr>
            <w:r>
              <w:rPr>
                <w:rFonts w:eastAsia="Times New Roman" w:cs="Times New Roman"/>
                <w:b/>
                <w:color w:val="000000"/>
                <w:sz w:val="18"/>
              </w:rPr>
              <w:t>Upper threshold</w:t>
            </w:r>
          </w:p>
        </w:tc>
      </w:tr>
      <w:tr w:rsidR="00743809" w14:paraId="03CD94CD" w14:textId="77777777" w:rsidTr="00CA40A3">
        <w:trPr>
          <w:cantSplit/>
        </w:trPr>
        <w:tc>
          <w:tcPr>
            <w:tcW w:w="6000" w:type="dxa"/>
            <w:tcMar>
              <w:top w:w="60" w:type="dxa"/>
              <w:left w:w="85" w:type="dxa"/>
              <w:bottom w:w="60" w:type="dxa"/>
              <w:right w:w="85" w:type="dxa"/>
            </w:tcMar>
            <w:vAlign w:val="center"/>
          </w:tcPr>
          <w:p w14:paraId="4A5F6B4B" w14:textId="77777777" w:rsidR="00743809" w:rsidRDefault="00743809" w:rsidP="00CA40A3">
            <w:pPr>
              <w:spacing w:after="0" w:line="240" w:lineRule="auto"/>
            </w:pPr>
            <w:r>
              <w:rPr>
                <w:rFonts w:eastAsia="Times New Roman" w:cs="Times New Roman"/>
                <w:color w:val="000000"/>
                <w:sz w:val="18"/>
              </w:rPr>
              <w:t>Bulgaria, Romania</w:t>
            </w:r>
          </w:p>
        </w:tc>
        <w:tc>
          <w:tcPr>
            <w:tcW w:w="1680" w:type="dxa"/>
            <w:tcMar>
              <w:top w:w="60" w:type="dxa"/>
              <w:left w:w="85" w:type="dxa"/>
              <w:bottom w:w="60" w:type="dxa"/>
              <w:right w:w="85" w:type="dxa"/>
            </w:tcMar>
            <w:vAlign w:val="center"/>
          </w:tcPr>
          <w:p w14:paraId="49A3EC0B" w14:textId="77777777" w:rsidR="00743809" w:rsidRDefault="00743809" w:rsidP="00CA40A3">
            <w:pPr>
              <w:spacing w:after="0" w:line="240" w:lineRule="auto"/>
              <w:jc w:val="center"/>
            </w:pPr>
            <w:r>
              <w:rPr>
                <w:rFonts w:eastAsia="Times New Roman" w:cs="Times New Roman"/>
                <w:color w:val="000000"/>
                <w:sz w:val="18"/>
              </w:rPr>
              <w:t>£11,390</w:t>
            </w:r>
          </w:p>
        </w:tc>
        <w:tc>
          <w:tcPr>
            <w:tcW w:w="1680" w:type="dxa"/>
            <w:tcMar>
              <w:top w:w="60" w:type="dxa"/>
              <w:left w:w="85" w:type="dxa"/>
              <w:bottom w:w="60" w:type="dxa"/>
              <w:right w:w="85" w:type="dxa"/>
            </w:tcMar>
            <w:vAlign w:val="center"/>
          </w:tcPr>
          <w:p w14:paraId="30A34CFF" w14:textId="77777777" w:rsidR="00743809" w:rsidRDefault="00743809" w:rsidP="00CA40A3">
            <w:pPr>
              <w:spacing w:after="0" w:line="240" w:lineRule="auto"/>
              <w:jc w:val="center"/>
            </w:pPr>
            <w:r>
              <w:rPr>
                <w:rFonts w:eastAsia="Times New Roman" w:cs="Times New Roman"/>
                <w:color w:val="000000"/>
                <w:sz w:val="18"/>
              </w:rPr>
              <w:t>£20,500</w:t>
            </w:r>
          </w:p>
        </w:tc>
      </w:tr>
      <w:tr w:rsidR="00743809" w14:paraId="09596734" w14:textId="77777777" w:rsidTr="00CA40A3">
        <w:trPr>
          <w:cantSplit/>
        </w:trPr>
        <w:tc>
          <w:tcPr>
            <w:tcW w:w="6000" w:type="dxa"/>
            <w:tcMar>
              <w:top w:w="60" w:type="dxa"/>
              <w:left w:w="85" w:type="dxa"/>
              <w:bottom w:w="60" w:type="dxa"/>
              <w:right w:w="85" w:type="dxa"/>
            </w:tcMar>
            <w:vAlign w:val="center"/>
          </w:tcPr>
          <w:p w14:paraId="00D23EDD" w14:textId="77777777" w:rsidR="00743809" w:rsidRDefault="00743809" w:rsidP="00CA40A3">
            <w:pPr>
              <w:spacing w:after="0" w:line="240" w:lineRule="auto"/>
            </w:pPr>
            <w:r>
              <w:rPr>
                <w:rFonts w:eastAsia="Times New Roman" w:cs="Times New Roman"/>
                <w:color w:val="000000"/>
                <w:sz w:val="18"/>
              </w:rPr>
              <w:lastRenderedPageBreak/>
              <w:t>Croatia, Czech Republic, Greece, Hungary, Latvia, Lithuania, Poland, Portugal, Slovakia</w:t>
            </w:r>
          </w:p>
        </w:tc>
        <w:tc>
          <w:tcPr>
            <w:tcW w:w="1680" w:type="dxa"/>
            <w:tcMar>
              <w:top w:w="60" w:type="dxa"/>
              <w:left w:w="85" w:type="dxa"/>
              <w:bottom w:w="60" w:type="dxa"/>
              <w:right w:w="85" w:type="dxa"/>
            </w:tcMar>
            <w:vAlign w:val="center"/>
          </w:tcPr>
          <w:p w14:paraId="1CC25537" w14:textId="77777777" w:rsidR="00743809" w:rsidRDefault="00743809" w:rsidP="00CA40A3">
            <w:pPr>
              <w:spacing w:after="0" w:line="240" w:lineRule="auto"/>
              <w:jc w:val="center"/>
            </w:pPr>
            <w:r>
              <w:rPr>
                <w:rFonts w:eastAsia="Times New Roman" w:cs="Times New Roman"/>
                <w:color w:val="000000"/>
                <w:sz w:val="18"/>
              </w:rPr>
              <w:t>£17,085</w:t>
            </w:r>
          </w:p>
        </w:tc>
        <w:tc>
          <w:tcPr>
            <w:tcW w:w="1680" w:type="dxa"/>
            <w:tcMar>
              <w:top w:w="60" w:type="dxa"/>
              <w:left w:w="85" w:type="dxa"/>
              <w:bottom w:w="60" w:type="dxa"/>
              <w:right w:w="85" w:type="dxa"/>
            </w:tcMar>
            <w:vAlign w:val="center"/>
          </w:tcPr>
          <w:p w14:paraId="664BE9E8" w14:textId="77777777" w:rsidR="00743809" w:rsidRDefault="00743809" w:rsidP="00CA40A3">
            <w:pPr>
              <w:spacing w:after="0" w:line="240" w:lineRule="auto"/>
              <w:jc w:val="center"/>
            </w:pPr>
            <w:r>
              <w:rPr>
                <w:rFonts w:eastAsia="Times New Roman" w:cs="Times New Roman"/>
                <w:color w:val="000000"/>
                <w:sz w:val="18"/>
              </w:rPr>
              <w:t>£30,750</w:t>
            </w:r>
          </w:p>
        </w:tc>
      </w:tr>
      <w:tr w:rsidR="00743809" w14:paraId="40C0D048" w14:textId="77777777" w:rsidTr="00CA40A3">
        <w:trPr>
          <w:cantSplit/>
        </w:trPr>
        <w:tc>
          <w:tcPr>
            <w:tcW w:w="6000" w:type="dxa"/>
            <w:tcMar>
              <w:top w:w="60" w:type="dxa"/>
              <w:left w:w="85" w:type="dxa"/>
              <w:bottom w:w="60" w:type="dxa"/>
              <w:right w:w="85" w:type="dxa"/>
            </w:tcMar>
            <w:vAlign w:val="center"/>
          </w:tcPr>
          <w:p w14:paraId="45D8DFB3" w14:textId="77777777" w:rsidR="00743809" w:rsidRDefault="00743809" w:rsidP="00CA40A3">
            <w:pPr>
              <w:spacing w:after="0" w:line="240" w:lineRule="auto"/>
            </w:pPr>
            <w:r>
              <w:rPr>
                <w:rFonts w:eastAsia="Times New Roman" w:cs="Times New Roman"/>
                <w:color w:val="000000"/>
                <w:sz w:val="18"/>
              </w:rPr>
              <w:t>Cyprus, Estonia, France, Italy, Malta, Slovenia, Spain</w:t>
            </w:r>
          </w:p>
        </w:tc>
        <w:tc>
          <w:tcPr>
            <w:tcW w:w="1680" w:type="dxa"/>
            <w:tcMar>
              <w:top w:w="60" w:type="dxa"/>
              <w:left w:w="85" w:type="dxa"/>
              <w:bottom w:w="60" w:type="dxa"/>
              <w:right w:w="85" w:type="dxa"/>
            </w:tcMar>
            <w:vAlign w:val="center"/>
          </w:tcPr>
          <w:p w14:paraId="2C0ABD81" w14:textId="77777777" w:rsidR="00743809" w:rsidRDefault="00743809" w:rsidP="00CA40A3">
            <w:pPr>
              <w:spacing w:after="0" w:line="240" w:lineRule="auto"/>
              <w:jc w:val="center"/>
            </w:pPr>
            <w:r>
              <w:rPr>
                <w:rFonts w:eastAsia="Times New Roman" w:cs="Times New Roman"/>
                <w:color w:val="000000"/>
                <w:sz w:val="18"/>
              </w:rPr>
              <w:t>£22,780</w:t>
            </w:r>
          </w:p>
        </w:tc>
        <w:tc>
          <w:tcPr>
            <w:tcW w:w="1680" w:type="dxa"/>
            <w:tcMar>
              <w:top w:w="60" w:type="dxa"/>
              <w:left w:w="85" w:type="dxa"/>
              <w:bottom w:w="60" w:type="dxa"/>
              <w:right w:w="85" w:type="dxa"/>
            </w:tcMar>
            <w:vAlign w:val="center"/>
          </w:tcPr>
          <w:p w14:paraId="3314D1C9" w14:textId="77777777" w:rsidR="00743809" w:rsidRDefault="00743809" w:rsidP="00CA40A3">
            <w:pPr>
              <w:spacing w:after="0" w:line="240" w:lineRule="auto"/>
              <w:jc w:val="center"/>
            </w:pPr>
            <w:r>
              <w:rPr>
                <w:rFonts w:eastAsia="Times New Roman" w:cs="Times New Roman"/>
                <w:color w:val="000000"/>
                <w:sz w:val="18"/>
              </w:rPr>
              <w:t>£41,000</w:t>
            </w:r>
          </w:p>
        </w:tc>
      </w:tr>
      <w:tr w:rsidR="00743809" w14:paraId="6ED93109" w14:textId="77777777" w:rsidTr="00CA40A3">
        <w:trPr>
          <w:cantSplit/>
        </w:trPr>
        <w:tc>
          <w:tcPr>
            <w:tcW w:w="6000" w:type="dxa"/>
            <w:tcMar>
              <w:top w:w="60" w:type="dxa"/>
              <w:left w:w="85" w:type="dxa"/>
              <w:bottom w:w="60" w:type="dxa"/>
              <w:right w:w="85" w:type="dxa"/>
            </w:tcMar>
            <w:vAlign w:val="center"/>
          </w:tcPr>
          <w:p w14:paraId="40031FD7" w14:textId="77777777" w:rsidR="00743809" w:rsidRDefault="00743809" w:rsidP="00CA40A3">
            <w:pPr>
              <w:spacing w:after="0" w:line="240" w:lineRule="auto"/>
            </w:pPr>
            <w:r>
              <w:rPr>
                <w:rFonts w:eastAsia="Times New Roman" w:cs="Times New Roman"/>
                <w:color w:val="000000"/>
                <w:sz w:val="18"/>
              </w:rPr>
              <w:t>Austria, Belgium, Denmark, Finland, Germany, Luxembourg, Netherlands, Sweden</w:t>
            </w:r>
          </w:p>
        </w:tc>
        <w:tc>
          <w:tcPr>
            <w:tcW w:w="1680" w:type="dxa"/>
            <w:tcMar>
              <w:top w:w="60" w:type="dxa"/>
              <w:left w:w="85" w:type="dxa"/>
              <w:bottom w:w="60" w:type="dxa"/>
              <w:right w:w="85" w:type="dxa"/>
            </w:tcMar>
            <w:vAlign w:val="center"/>
          </w:tcPr>
          <w:p w14:paraId="52E95219" w14:textId="77777777" w:rsidR="00743809" w:rsidRDefault="00743809" w:rsidP="00CA40A3">
            <w:pPr>
              <w:spacing w:after="0" w:line="240" w:lineRule="auto"/>
              <w:jc w:val="center"/>
            </w:pPr>
            <w:r>
              <w:rPr>
                <w:rFonts w:eastAsia="Times New Roman" w:cs="Times New Roman"/>
                <w:color w:val="000000"/>
                <w:sz w:val="18"/>
              </w:rPr>
              <w:t>£28,470</w:t>
            </w:r>
          </w:p>
        </w:tc>
        <w:tc>
          <w:tcPr>
            <w:tcW w:w="1680" w:type="dxa"/>
            <w:tcMar>
              <w:top w:w="60" w:type="dxa"/>
              <w:left w:w="85" w:type="dxa"/>
              <w:bottom w:w="60" w:type="dxa"/>
              <w:right w:w="85" w:type="dxa"/>
            </w:tcMar>
            <w:vAlign w:val="center"/>
          </w:tcPr>
          <w:p w14:paraId="5BFF5E80" w14:textId="77777777" w:rsidR="00743809" w:rsidRDefault="00743809" w:rsidP="00CA40A3">
            <w:pPr>
              <w:spacing w:after="0" w:line="240" w:lineRule="auto"/>
              <w:jc w:val="center"/>
            </w:pPr>
            <w:r>
              <w:rPr>
                <w:rFonts w:eastAsia="Times New Roman" w:cs="Times New Roman"/>
                <w:color w:val="000000"/>
                <w:sz w:val="18"/>
              </w:rPr>
              <w:t>£51,245</w:t>
            </w:r>
          </w:p>
        </w:tc>
      </w:tr>
    </w:tbl>
    <w:p w14:paraId="1D3B0CA0" w14:textId="77777777" w:rsidR="00743809" w:rsidRDefault="00743809" w:rsidP="00743809">
      <w:pPr>
        <w:spacing w:before="60" w:after="120"/>
      </w:pPr>
      <w:r>
        <w:rPr>
          <w:rFonts w:eastAsia="Times New Roman" w:cs="Times New Roman"/>
          <w:i/>
          <w:color w:val="000000"/>
          <w:sz w:val="17"/>
        </w:rPr>
        <w:t xml:space="preserve">Sources. </w:t>
      </w:r>
      <w:hyperlink r:id="rId8">
        <w:r>
          <w:rPr>
            <w:rFonts w:eastAsia="Times New Roman" w:cs="Times New Roman"/>
            <w:sz w:val="17"/>
          </w:rPr>
          <w:t>Student Loans Company 2020-2021 schedule</w:t>
        </w:r>
      </w:hyperlink>
      <w:r>
        <w:rPr>
          <w:rFonts w:eastAsia="Times New Roman" w:cs="Times New Roman"/>
          <w:color w:val="000000"/>
          <w:sz w:val="17"/>
        </w:rPr>
        <w:t xml:space="preserve"> and </w:t>
      </w:r>
      <w:hyperlink r:id="rId9">
        <w:r>
          <w:rPr>
            <w:rFonts w:eastAsia="Times New Roman" w:cs="Times New Roman"/>
            <w:sz w:val="17"/>
          </w:rPr>
          <w:t>Student Loans Company 2025-2026 schedule</w:t>
        </w:r>
      </w:hyperlink>
      <w:r>
        <w:rPr>
          <w:rFonts w:eastAsia="Times New Roman" w:cs="Times New Roman"/>
          <w:color w:val="000000"/>
          <w:sz w:val="17"/>
        </w:rPr>
        <w:t>.</w:t>
      </w:r>
    </w:p>
    <w:p w14:paraId="0C91AD7B" w14:textId="77777777" w:rsidR="00743809" w:rsidRDefault="00743809" w:rsidP="00743809">
      <w:pPr>
        <w:jc w:val="both"/>
      </w:pPr>
    </w:p>
    <w:p w14:paraId="04023D91" w14:textId="77777777" w:rsidR="00743809" w:rsidRDefault="00743809" w:rsidP="00743809">
      <w:pPr>
        <w:pStyle w:val="Heading1"/>
      </w:pPr>
      <w:r>
        <w:t>A6. Income-contingent loan calibration</w:t>
      </w:r>
    </w:p>
    <w:p w14:paraId="65008E28" w14:textId="77777777" w:rsidR="00743809" w:rsidRDefault="00743809" w:rsidP="00743809">
      <w:pPr>
        <w:pStyle w:val="Heading2"/>
      </w:pPr>
      <w:r>
        <w:t>A6.1 RPI calibration</w:t>
      </w:r>
    </w:p>
    <w:p w14:paraId="615A945B" w14:textId="77777777" w:rsidR="00743809" w:rsidRDefault="00743809" w:rsidP="00743809">
      <w:pPr>
        <w:ind w:firstLine="360"/>
        <w:jc w:val="both"/>
      </w:pPr>
      <w:r>
        <w:rPr>
          <w:rFonts w:eastAsia="Times New Roman" w:cs="Times New Roman"/>
          <w:color w:val="000000"/>
        </w:rPr>
        <w:t>Student-loan interest-rate years change in September, while the repayment projection is organized from April to March. Each calibration year therefore uses five months from the earlier rate year and seven months from the later rate year. The weighted RPI is 1.9583% for April 2021 to March 2022 and 3.6583% for April 2025 to March 2026.</w:t>
      </w:r>
    </w:p>
    <w:p w14:paraId="6AFA629D" w14:textId="77777777" w:rsidR="00743809" w:rsidRDefault="00743809" w:rsidP="00743809">
      <w:pPr>
        <w:keepNext/>
        <w:keepLines/>
        <w:spacing w:before="80" w:after="60"/>
        <w:jc w:val="center"/>
      </w:pPr>
      <w:r>
        <w:rPr>
          <w:noProof/>
        </w:rPr>
        <w:drawing>
          <wp:inline distT="0" distB="0" distL="0" distR="0" wp14:anchorId="6D3A6884" wp14:editId="74C88DD5">
            <wp:extent cx="5943600" cy="2742295"/>
            <wp:effectExtent l="0" t="0" r="0" b="0"/>
            <wp:docPr id="2" name="Picture 2" descr="Timeline showing the five-month and seven-month weighted RPI calculations for the 2021-2022 and 2025-2026 repayment years." title="Plan 2 RPI calibration across the two repaymen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2.png"/>
                    <pic:cNvPicPr/>
                  </pic:nvPicPr>
                  <pic:blipFill>
                    <a:blip r:embed="rId10"/>
                    <a:stretch>
                      <a:fillRect/>
                    </a:stretch>
                  </pic:blipFill>
                  <pic:spPr>
                    <a:xfrm>
                      <a:off x="0" y="0"/>
                      <a:ext cx="5943600" cy="2742295"/>
                    </a:xfrm>
                    <a:prstGeom prst="rect">
                      <a:avLst/>
                    </a:prstGeom>
                  </pic:spPr>
                </pic:pic>
              </a:graphicData>
            </a:graphic>
          </wp:inline>
        </w:drawing>
      </w:r>
    </w:p>
    <w:p w14:paraId="22A60F08" w14:textId="77777777" w:rsidR="00743809" w:rsidRDefault="00743809" w:rsidP="00743809">
      <w:pPr>
        <w:keepNext/>
        <w:keepLines/>
        <w:spacing w:before="120" w:after="0"/>
      </w:pPr>
      <w:r>
        <w:rPr>
          <w:rFonts w:eastAsia="Times New Roman" w:cs="Times New Roman"/>
          <w:b/>
          <w:color w:val="000000"/>
          <w:sz w:val="20"/>
        </w:rPr>
        <w:t>Figure A2</w:t>
      </w:r>
    </w:p>
    <w:p w14:paraId="579B7242" w14:textId="77777777" w:rsidR="00743809" w:rsidRDefault="00743809" w:rsidP="00743809">
      <w:pPr>
        <w:keepNext/>
        <w:keepLines/>
        <w:spacing w:after="80"/>
      </w:pPr>
      <w:r>
        <w:rPr>
          <w:rFonts w:eastAsia="Times New Roman" w:cs="Times New Roman"/>
          <w:i/>
          <w:color w:val="000000"/>
          <w:sz w:val="20"/>
        </w:rPr>
        <w:t>Plan 2 RPI calibration across the two repayment years</w:t>
      </w:r>
    </w:p>
    <w:p w14:paraId="017B2B57" w14:textId="77777777" w:rsidR="00743809" w:rsidRDefault="00743809" w:rsidP="00743809">
      <w:pPr>
        <w:spacing w:before="60" w:after="120" w:line="240" w:lineRule="auto"/>
      </w:pPr>
      <w:r>
        <w:rPr>
          <w:rFonts w:eastAsia="Times New Roman" w:cs="Times New Roman"/>
          <w:i/>
          <w:color w:val="000000"/>
          <w:sz w:val="17"/>
        </w:rPr>
        <w:t xml:space="preserve">Note. </w:t>
      </w:r>
      <w:r>
        <w:rPr>
          <w:rFonts w:eastAsia="Times New Roman" w:cs="Times New Roman"/>
          <w:color w:val="000000"/>
          <w:sz w:val="17"/>
        </w:rPr>
        <w:t>Five months cover April through August and seven months cover September through March. Source values come from the Student Loans Company announcements listed in the references.</w:t>
      </w:r>
    </w:p>
    <w:p w14:paraId="67BACAC8" w14:textId="77777777" w:rsidR="00743809" w:rsidRDefault="00743809" w:rsidP="00743809">
      <w:pPr>
        <w:jc w:val="both"/>
      </w:pPr>
    </w:p>
    <w:p w14:paraId="5C635559" w14:textId="77777777" w:rsidR="00D86F9C" w:rsidRDefault="00000000">
      <w:pPr>
        <w:pStyle w:val="Heading1"/>
      </w:pPr>
      <w:r>
        <w:t>A4. Log and arc elasticities</w:t>
      </w:r>
    </w:p>
    <w:p w14:paraId="42477953" w14:textId="77777777" w:rsidR="00743809" w:rsidRPr="00C3586C" w:rsidRDefault="00743809" w:rsidP="00743809">
      <w:pPr>
        <w:spacing w:line="360" w:lineRule="auto"/>
        <w:rPr>
          <w:ins w:id="784" w:author="Stoycho Rusinov" w:date="2026-08-08T17:14:00Z"/>
          <w:rFonts w:asciiTheme="minorHAnsi" w:hAnsiTheme="minorHAnsi" w:cstheme="minorHAnsi"/>
        </w:rPr>
      </w:pPr>
      <w:ins w:id="785" w:author="Stoycho Rusinov" w:date="2026-08-08T17:14:00Z">
        <w:r>
          <w:rPr>
            <w:rFonts w:asciiTheme="minorHAnsi" w:hAnsiTheme="minorHAnsi" w:cstheme="minorHAnsi"/>
          </w:rPr>
          <w:t>Using ΔQ/Q = exp(β) − 1, Malta’s β = −0.362 implies −30.4%, Lithuania’s β = −2.173 implies −88.6%, and the pooled ATT β = −1.109 implies −67.0%, all relative to the control trajectory.</w:t>
        </w:r>
      </w:ins>
    </w:p>
    <w:p w14:paraId="4B064D14" w14:textId="77777777" w:rsidR="00743809" w:rsidRPr="00C3586C" w:rsidRDefault="00743809" w:rsidP="00743809">
      <w:pPr>
        <w:spacing w:line="360" w:lineRule="auto"/>
        <w:rPr>
          <w:ins w:id="786" w:author="Stoycho Rusinov" w:date="2026-08-08T17:14:00Z"/>
          <w:rFonts w:asciiTheme="minorHAnsi" w:hAnsiTheme="minorHAnsi" w:cstheme="minorHAnsi"/>
        </w:rPr>
      </w:pPr>
      <w:r>
        <w:rPr>
          <w:rFonts w:asciiTheme="minorHAnsi" w:hAnsiTheme="minorHAnsi" w:cstheme="minorHAnsi"/>
        </w:rPr>
        <w:t xml:space="preserve">A naive arc elasticity </w:t>
      </w:r>
      <w:del w:id="787" w:author="Stoycho Rusinov" w:date="2026-08-08T17:14:00Z">
        <w:r>
          <w:rPr>
            <w:rFonts w:asciiTheme="minorHAnsi" w:hAnsiTheme="minorHAnsi" w:cstheme="minorHAnsi"/>
          </w:rPr>
          <w:delText>at the ATE level uses the realized</w:delText>
        </w:r>
      </w:del>
      <w:ins w:id="788" w:author="Stoycho Rusinov" w:date="2026-08-08T17:14:00Z">
        <w:r>
          <w:rPr>
            <w:rFonts w:asciiTheme="minorHAnsi" w:hAnsiTheme="minorHAnsi" w:cstheme="minorHAnsi"/>
          </w:rPr>
          <w:t>divides the proportional quantity change by the 140% arithmetic price increase:</w:t>
        </w:r>
      </w:ins>
    </w:p>
    <w:p w14:paraId="4BC7CFA2" w14:textId="77777777" w:rsidR="00743809" w:rsidRPr="00C3586C" w:rsidRDefault="00743809" w:rsidP="00743809">
      <w:pPr>
        <w:spacing w:before="120" w:line="360" w:lineRule="auto"/>
        <w:jc w:val="center"/>
        <w:rPr>
          <w:ins w:id="789" w:author="Stoycho Rusinov" w:date="2026-08-08T17:14:00Z"/>
          <w:rFonts w:asciiTheme="minorHAnsi" w:hAnsiTheme="minorHAnsi" w:cstheme="minorHAnsi"/>
        </w:rPr>
      </w:pPr>
      <m:oMathPara>
        <m:oMathParaPr>
          <m:jc m:val="center"/>
        </m:oMathParaPr>
        <m:oMath>
          <m:sSub>
            <m:sSubPr>
              <m:ctrlPr>
                <w:ins w:id="790" w:author="Stoycho Rusinov" w:date="2026-08-08T17:14:00Z">
                  <w:rPr>
                    <w:rFonts w:ascii="Cambria Math" w:hAnsi="Cambria Math"/>
                  </w:rPr>
                </w:ins>
              </m:ctrlPr>
            </m:sSubPr>
            <m:e>
              <m:r>
                <w:ins w:id="791" w:author="Stoycho Rusinov" w:date="2026-08-08T17:14:00Z">
                  <w:rPr>
                    <w:rFonts w:ascii="Cambria Math" w:hAnsi="Cambria Math"/>
                  </w:rPr>
                  <m:t>η</m:t>
                </w:ins>
              </m:r>
            </m:e>
            <m:sub>
              <m:r>
                <w:ins w:id="792" w:author="Stoycho Rusinov" w:date="2026-08-08T17:14:00Z">
                  <m:rPr>
                    <m:sty m:val="p"/>
                  </m:rPr>
                  <w:rPr>
                    <w:rFonts w:ascii="Cambria Math" w:hAnsi="Cambria Math"/>
                  </w:rPr>
                  <m:t>arc</m:t>
                </w:ins>
              </m:r>
            </m:sub>
          </m:sSub>
          <m:r>
            <w:ins w:id="793" w:author="Stoycho Rusinov" w:date="2026-08-08T17:14:00Z">
              <m:rPr>
                <m:sty m:val="p"/>
              </m:rPr>
              <w:rPr>
                <w:rFonts w:ascii="Cambria Math" w:hAnsi="Cambria Math"/>
              </w:rPr>
              <m:t>=</m:t>
            </w:ins>
          </m:r>
          <m:f>
            <m:fPr>
              <m:ctrlPr>
                <w:ins w:id="794" w:author="Stoycho Rusinov" w:date="2026-08-08T17:14:00Z">
                  <w:rPr>
                    <w:rFonts w:ascii="Cambria Math" w:hAnsi="Cambria Math"/>
                  </w:rPr>
                </w:ins>
              </m:ctrlPr>
            </m:fPr>
            <m:num>
              <m:r>
                <w:ins w:id="795" w:author="Stoycho Rusinov" w:date="2026-08-08T17:14:00Z">
                  <m:rPr>
                    <m:sty m:val="p"/>
                  </m:rPr>
                  <w:rPr>
                    <w:rFonts w:ascii="Cambria Math" w:hAnsi="Cambria Math"/>
                  </w:rPr>
                  <m:t>exp</m:t>
                </w:ins>
              </m:r>
              <m:d>
                <m:dPr>
                  <m:ctrlPr>
                    <w:ins w:id="796" w:author="Stoycho Rusinov" w:date="2026-08-08T17:14:00Z">
                      <w:rPr>
                        <w:rFonts w:ascii="Cambria Math" w:hAnsi="Cambria Math"/>
                      </w:rPr>
                    </w:ins>
                  </m:ctrlPr>
                </m:dPr>
                <m:e>
                  <m:r>
                    <w:ins w:id="797" w:author="Stoycho Rusinov" w:date="2026-08-08T17:14:00Z">
                      <m:rPr>
                        <m:sty m:val="p"/>
                      </m:rPr>
                      <w:rPr>
                        <w:rFonts w:ascii="Cambria Math" w:hAnsi="Cambria Math"/>
                      </w:rPr>
                      <m:t>-</m:t>
                    </w:ins>
                  </m:r>
                  <m:r>
                    <w:ins w:id="798" w:author="Stoycho Rusinov" w:date="2026-08-08T17:14:00Z">
                      <w:rPr>
                        <w:rFonts w:ascii="Cambria Math" w:hAnsi="Cambria Math"/>
                      </w:rPr>
                      <m:t>1.109</m:t>
                    </w:ins>
                  </m:r>
                </m:e>
              </m:d>
              <m:r>
                <w:ins w:id="799" w:author="Stoycho Rusinov" w:date="2026-08-08T17:14:00Z">
                  <m:rPr>
                    <m:sty m:val="p"/>
                  </m:rPr>
                  <w:rPr>
                    <w:rFonts w:ascii="Cambria Math" w:hAnsi="Cambria Math"/>
                  </w:rPr>
                  <m:t>-</m:t>
                </w:ins>
              </m:r>
              <m:r>
                <w:ins w:id="800" w:author="Stoycho Rusinov" w:date="2026-08-08T17:14:00Z">
                  <w:rPr>
                    <w:rFonts w:ascii="Cambria Math" w:hAnsi="Cambria Math"/>
                  </w:rPr>
                  <m:t>1</m:t>
                </w:ins>
              </m:r>
            </m:num>
            <m:den>
              <m:r>
                <w:ins w:id="801" w:author="Stoycho Rusinov" w:date="2026-08-08T17:14:00Z">
                  <w:rPr>
                    <w:rFonts w:ascii="Cambria Math" w:hAnsi="Cambria Math"/>
                  </w:rPr>
                  <m:t>1.4</m:t>
                </w:ins>
              </m:r>
            </m:den>
          </m:f>
          <m:r>
            <w:ins w:id="802" w:author="Stoycho Rusinov" w:date="2026-08-08T17:14:00Z">
              <m:rPr>
                <m:sty m:val="p"/>
              </m:rPr>
              <w:rPr>
                <w:rFonts w:ascii="Cambria Math" w:hAnsi="Cambria Math"/>
              </w:rPr>
              <m:t>=-</m:t>
            </w:ins>
          </m:r>
          <m:r>
            <w:ins w:id="803" w:author="Stoycho Rusinov" w:date="2026-08-08T17:14:00Z">
              <w:rPr>
                <w:rFonts w:ascii="Cambria Math" w:hAnsi="Cambria Math"/>
              </w:rPr>
              <m:t>0.479</m:t>
            </w:ins>
          </m:r>
          <m:r>
            <w:ins w:id="804" w:author="Stoycho Rusinov" w:date="2026-08-08T17:14:00Z">
              <m:rPr>
                <m:sty m:val="p"/>
              </m:rPr>
              <w:rPr>
                <w:rFonts w:ascii="Cambria Math" w:hAnsi="Cambria Math"/>
              </w:rPr>
              <m:t>.</m:t>
            </w:ins>
          </m:r>
        </m:oMath>
      </m:oMathPara>
    </w:p>
    <w:p w14:paraId="4B754BBF" w14:textId="77777777" w:rsidR="00743809" w:rsidRPr="00C3586C" w:rsidRDefault="00743809" w:rsidP="00743809">
      <w:pPr>
        <w:spacing w:line="360" w:lineRule="auto"/>
        <w:rPr>
          <w:del w:id="805" w:author="Stoycho Rusinov" w:date="2026-08-08T17:14:00Z"/>
          <w:rFonts w:asciiTheme="minorHAnsi" w:hAnsiTheme="minorHAnsi" w:cstheme="minorHAnsi"/>
        </w:rPr>
      </w:pPr>
      <w:ins w:id="806" w:author="Stoycho Rusinov" w:date="2026-08-08T17:14:00Z">
        <w:r>
          <w:rPr>
            <w:rFonts w:asciiTheme="minorHAnsi" w:hAnsiTheme="minorHAnsi" w:cstheme="minorHAnsi"/>
          </w:rPr>
          <w:lastRenderedPageBreak/>
          <w:t>For a finite</w:t>
        </w:r>
      </w:ins>
      <w:r>
        <w:rPr>
          <w:rFonts w:asciiTheme="minorHAnsi" w:hAnsiTheme="minorHAnsi" w:cstheme="minorHAnsi"/>
        </w:rPr>
        <w:t xml:space="preserve"> log price change </w:t>
      </w:r>
      <w:del w:id="807" w:author="Stoycho Rusinov" w:date="2026-08-08T17:14:00Z">
        <w:r>
          <w:rPr>
            <w:rFonts w:asciiTheme="minorHAnsi" w:hAnsiTheme="minorHAnsi" w:cstheme="minorHAnsi"/>
          </w:rPr>
          <w:delText>(</w:delText>
        </w:r>
      </w:del>
      <m:oMath>
        <m:r>
          <w:del w:id="808" w:author="Stoycho Rusinov" w:date="2026-08-08T17:14:00Z">
            <w:rPr>
              <w:rFonts w:ascii="Cambria Math" w:hAnsi="Cambria Math" w:cstheme="minorHAnsi"/>
            </w:rPr>
            <m:t>Δ log P≈0.875 so %ΔP≈140%</m:t>
          </w:del>
        </m:r>
      </m:oMath>
      <w:del w:id="809" w:author="Stoycho Rusinov" w:date="2026-08-08T17:14:00Z">
        <w:r>
          <w:rPr>
            <w:rFonts w:asciiTheme="minorHAnsi" w:hAnsiTheme="minorHAnsi" w:cstheme="minorHAnsi"/>
          </w:rPr>
          <w:delText>) as the denominator:</w:delText>
        </w:r>
      </w:del>
    </w:p>
    <w:p w14:paraId="6DE7CCAE" w14:textId="77777777" w:rsidR="00743809" w:rsidRPr="00C3586C" w:rsidRDefault="00743809" w:rsidP="00743809">
      <w:pPr>
        <w:spacing w:before="120" w:line="360" w:lineRule="auto"/>
        <w:rPr>
          <w:del w:id="810" w:author="Stoycho Rusinov" w:date="2026-08-08T17:14:00Z"/>
          <w:rFonts w:asciiTheme="minorHAnsi" w:hAnsiTheme="minorHAnsi" w:cstheme="minorHAnsi"/>
        </w:rPr>
      </w:pPr>
      <m:oMathPara>
        <m:oMath>
          <m:sSub>
            <m:sSubPr>
              <m:ctrlPr>
                <w:del w:id="811" w:author="Stoycho Rusinov" w:date="2026-08-08T17:14:00Z">
                  <w:rPr>
                    <w:rFonts w:ascii="Cambria Math" w:hAnsi="Cambria Math" w:cstheme="minorHAnsi"/>
                  </w:rPr>
                </w:del>
              </m:ctrlPr>
            </m:sSubPr>
            <m:e>
              <m:r>
                <w:del w:id="812" w:author="Stoycho Rusinov" w:date="2026-08-08T17:14:00Z">
                  <w:rPr>
                    <w:rFonts w:ascii="Cambria Math" w:hAnsi="Cambria Math" w:cstheme="minorHAnsi"/>
                  </w:rPr>
                  <m:t>η</m:t>
                </w:del>
              </m:r>
            </m:e>
            <m:sub>
              <m:r>
                <w:del w:id="813" w:author="Stoycho Rusinov" w:date="2026-08-08T17:14:00Z">
                  <w:rPr>
                    <w:rFonts w:ascii="Cambria Math" w:hAnsi="Cambria Math" w:cstheme="minorHAnsi"/>
                  </w:rPr>
                  <m:t>arc</m:t>
                </w:del>
              </m:r>
            </m:sub>
          </m:sSub>
          <m:r>
            <w:del w:id="814" w:author="Stoycho Rusinov" w:date="2026-08-08T17:14:00Z">
              <w:rPr>
                <w:rFonts w:ascii="Cambria Math" w:hAnsi="Cambria Math" w:cstheme="minorHAnsi"/>
              </w:rPr>
              <m:t>≈</m:t>
            </w:del>
          </m:r>
          <m:f>
            <m:fPr>
              <m:ctrlPr>
                <w:del w:id="815" w:author="Stoycho Rusinov" w:date="2026-08-08T17:14:00Z">
                  <w:rPr>
                    <w:rFonts w:ascii="Cambria Math" w:hAnsi="Cambria Math" w:cstheme="minorHAnsi"/>
                  </w:rPr>
                </w:del>
              </m:ctrlPr>
            </m:fPr>
            <m:num>
              <m:r>
                <w:del w:id="816" w:author="Stoycho Rusinov" w:date="2026-08-08T17:14:00Z">
                  <w:rPr>
                    <w:rFonts w:ascii="Cambria Math" w:hAnsi="Cambria Math" w:cstheme="minorHAnsi"/>
                  </w:rPr>
                  <m:t>-72.19%</m:t>
                </w:del>
              </m:r>
            </m:num>
            <m:den>
              <m:r>
                <w:del w:id="817" w:author="Stoycho Rusinov" w:date="2026-08-08T17:14:00Z">
                  <w:rPr>
                    <w:rFonts w:ascii="Cambria Math" w:hAnsi="Cambria Math" w:cstheme="minorHAnsi"/>
                  </w:rPr>
                  <m:t>140%</m:t>
                </w:del>
              </m:r>
            </m:den>
          </m:f>
          <m:r>
            <w:del w:id="818" w:author="Stoycho Rusinov" w:date="2026-08-08T17:14:00Z">
              <w:rPr>
                <w:rFonts w:ascii="Cambria Math" w:hAnsi="Cambria Math" w:cstheme="minorHAnsi"/>
              </w:rPr>
              <m:t>≈-0.52</m:t>
            </w:del>
          </m:r>
        </m:oMath>
      </m:oMathPara>
    </w:p>
    <w:p w14:paraId="70A4176F" w14:textId="77777777" w:rsidR="00743809" w:rsidRPr="00C3586C" w:rsidRDefault="00743809" w:rsidP="00743809">
      <w:pPr>
        <w:spacing w:line="360" w:lineRule="auto"/>
        <w:rPr>
          <w:rFonts w:asciiTheme="minorHAnsi" w:hAnsiTheme="minorHAnsi" w:cstheme="minorHAnsi"/>
        </w:rPr>
      </w:pPr>
      <w:del w:id="819" w:author="Stoycho Rusinov" w:date="2026-08-08T17:14:00Z">
        <w:r>
          <w:rPr>
            <w:rFonts w:asciiTheme="minorHAnsi" w:hAnsiTheme="minorHAnsi" w:cstheme="minorHAnsi"/>
          </w:rPr>
          <w:delText>A short derivation, however, gives</w:delText>
        </w:r>
      </w:del>
      <w:ins w:id="820" w:author="Stoycho Rusinov" w:date="2026-08-08T17:14:00Z">
        <w:r>
          <w:rPr>
            <w:rFonts w:asciiTheme="minorHAnsi" w:hAnsiTheme="minorHAnsi" w:cstheme="minorHAnsi"/>
          </w:rPr>
          <w:t>k and log quantity change β,</w:t>
        </w:r>
      </w:ins>
      <w:r>
        <w:rPr>
          <w:rFonts w:asciiTheme="minorHAnsi" w:hAnsiTheme="minorHAnsi" w:cstheme="minorHAnsi"/>
        </w:rPr>
        <w:t xml:space="preserve"> the exact relationship </w:t>
      </w:r>
      <w:del w:id="821" w:author="Stoycho Rusinov" w:date="2026-08-08T17:14:00Z">
        <w:r>
          <w:rPr>
            <w:rFonts w:asciiTheme="minorHAnsi" w:hAnsiTheme="minorHAnsi" w:cstheme="minorHAnsi"/>
          </w:rPr>
          <w:delText>between the arc and log elasticities</w:delText>
        </w:r>
      </w:del>
      <w:ins w:id="822" w:author="Stoycho Rusinov" w:date="2026-08-08T17:14:00Z">
        <w:r>
          <w:rPr>
            <w:rFonts w:asciiTheme="minorHAnsi" w:hAnsiTheme="minorHAnsi" w:cstheme="minorHAnsi"/>
          </w:rPr>
          <w:t>is</w:t>
        </w:r>
      </w:ins>
      <w:r>
        <w:rPr>
          <w:rFonts w:asciiTheme="minorHAnsi" w:hAnsiTheme="minorHAnsi" w:cstheme="minorHAnsi"/>
        </w:rPr>
        <w:t>:</w:t>
      </w:r>
    </w:p>
    <w:p w14:paraId="6223F0A3" w14:textId="77777777" w:rsidR="00743809" w:rsidRPr="00683078" w:rsidRDefault="00743809" w:rsidP="00743809">
      <w:pPr>
        <w:spacing w:before="120" w:line="360" w:lineRule="auto"/>
        <w:jc w:val="center"/>
        <w:rPr>
          <w:rFonts w:asciiTheme="minorHAnsi" w:hAnsiTheme="minorHAnsi"/>
        </w:rPr>
        <w:pPrChange w:id="823" w:author="Stoycho Rusinov" w:date="2026-08-08T17:14:00Z">
          <w:pPr>
            <w:spacing w:before="120" w:line="360" w:lineRule="auto"/>
          </w:pPr>
        </w:pPrChange>
      </w:pPr>
      <m:oMathPara>
        <m:oMathParaPr>
          <m:jc m:val="center"/>
        </m:oMathParaPr>
        <m:oMath>
          <m:sSub>
            <m:sSubPr>
              <m:ctrlPr>
                <w:del w:id="824" w:author="Stoycho Rusinov" w:date="2026-08-08T17:14:00Z">
                  <w:rPr>
                    <w:rFonts w:ascii="Cambria Math" w:hAnsi="Cambria Math" w:cstheme="minorHAnsi"/>
                  </w:rPr>
                </w:del>
              </m:ctrlPr>
            </m:sSubPr>
            <m:e>
              <m:r>
                <w:del w:id="825" w:author="Stoycho Rusinov" w:date="2026-08-08T17:14:00Z">
                  <w:rPr>
                    <w:rFonts w:ascii="Cambria Math" w:hAnsi="Cambria Math" w:cstheme="minorHAnsi"/>
                  </w:rPr>
                  <m:t>η</m:t>
                </w:del>
              </m:r>
            </m:e>
            <m:sub>
              <m:r>
                <w:del w:id="826" w:author="Stoycho Rusinov" w:date="2026-08-08T17:14:00Z">
                  <w:rPr>
                    <w:rFonts w:ascii="Cambria Math" w:hAnsi="Cambria Math" w:cstheme="minorHAnsi"/>
                  </w:rPr>
                  <m:t>arc</m:t>
                </w:del>
              </m:r>
            </m:sub>
          </m:sSub>
          <m:r>
            <w:del w:id="827" w:author="Stoycho Rusinov" w:date="2026-08-08T17:14:00Z">
              <w:rPr>
                <w:rFonts w:ascii="Cambria Math" w:hAnsi="Cambria Math" w:cstheme="minorHAnsi"/>
              </w:rPr>
              <m:t>=</m:t>
            </w:del>
          </m:r>
          <m:f>
            <m:fPr>
              <m:ctrlPr>
                <w:del w:id="828" w:author="Stoycho Rusinov" w:date="2026-08-08T17:14:00Z">
                  <w:rPr>
                    <w:rFonts w:ascii="Cambria Math" w:hAnsi="Cambria Math" w:cstheme="minorHAnsi"/>
                  </w:rPr>
                </w:del>
              </m:ctrlPr>
            </m:fPr>
            <m:num>
              <m:r>
                <w:del w:id="829" w:author="Stoycho Rusinov" w:date="2026-08-08T17:14:00Z">
                  <w:rPr>
                    <w:rFonts w:ascii="Cambria Math" w:hAnsi="Cambria Math" w:cstheme="minorHAnsi"/>
                  </w:rPr>
                  <m:t>ΔQ/Q</m:t>
                </w:del>
              </m:r>
            </m:num>
            <m:den>
              <m:r>
                <w:del w:id="830" w:author="Stoycho Rusinov" w:date="2026-08-08T17:14:00Z">
                  <w:rPr>
                    <w:rFonts w:ascii="Cambria Math" w:hAnsi="Cambria Math" w:cstheme="minorHAnsi"/>
                  </w:rPr>
                  <m:t>ΔP/P</m:t>
                </w:del>
              </m:r>
            </m:den>
          </m:f>
          <m:sSub>
            <m:sSubPr>
              <m:ctrlPr>
                <w:ins w:id="831" w:author="Stoycho Rusinov" w:date="2026-08-08T17:14:00Z">
                  <w:rPr>
                    <w:rFonts w:ascii="Cambria Math" w:hAnsi="Cambria Math"/>
                  </w:rPr>
                </w:ins>
              </m:ctrlPr>
            </m:sSubPr>
            <m:e>
              <m:r>
                <w:ins w:id="832" w:author="Stoycho Rusinov" w:date="2026-08-08T17:14:00Z">
                  <w:rPr>
                    <w:rFonts w:ascii="Cambria Math" w:hAnsi="Cambria Math"/>
                  </w:rPr>
                  <m:t>η</m:t>
                </w:ins>
              </m:r>
            </m:e>
            <m:sub>
              <m:r>
                <w:ins w:id="833" w:author="Stoycho Rusinov" w:date="2026-08-08T17:14:00Z">
                  <m:rPr>
                    <m:sty m:val="p"/>
                  </m:rPr>
                  <w:rPr>
                    <w:rFonts w:ascii="Cambria Math" w:hAnsi="Cambria Math"/>
                  </w:rPr>
                  <m:t>arc</m:t>
                </w:ins>
              </m:r>
            </m:sub>
          </m:sSub>
          <m:r>
            <w:ins w:id="834" w:author="Stoycho Rusinov" w:date="2026-08-08T17:14:00Z">
              <m:rPr>
                <m:sty m:val="p"/>
              </m:rPr>
              <w:rPr>
                <w:rFonts w:ascii="Cambria Math" w:hAnsi="Cambria Math"/>
              </w:rPr>
              <m:t>=</m:t>
            </w:ins>
          </m:r>
          <m:f>
            <m:fPr>
              <m:ctrlPr>
                <w:ins w:id="835" w:author="Stoycho Rusinov" w:date="2026-08-08T17:14:00Z">
                  <w:rPr>
                    <w:rFonts w:ascii="Cambria Math" w:hAnsi="Cambria Math"/>
                  </w:rPr>
                </w:ins>
              </m:ctrlPr>
            </m:fPr>
            <m:num>
              <m:r>
                <w:ins w:id="836" w:author="Stoycho Rusinov" w:date="2026-08-08T17:14:00Z">
                  <w:rPr>
                    <w:rFonts w:ascii="Cambria Math" w:hAnsi="Cambria Math"/>
                  </w:rPr>
                  <m:t>ΔQ</m:t>
                </w:ins>
              </m:r>
              <m:r>
                <w:ins w:id="837" w:author="Stoycho Rusinov" w:date="2026-08-08T17:14:00Z">
                  <m:rPr>
                    <m:sty m:val="p"/>
                  </m:rPr>
                  <w:rPr>
                    <w:rFonts w:ascii="Cambria Math" w:hAnsi="Cambria Math"/>
                  </w:rPr>
                  <m:t>/</m:t>
                </w:ins>
              </m:r>
              <m:r>
                <w:ins w:id="838" w:author="Stoycho Rusinov" w:date="2026-08-08T17:14:00Z">
                  <w:rPr>
                    <w:rFonts w:ascii="Cambria Math" w:hAnsi="Cambria Math"/>
                  </w:rPr>
                  <m:t>Q</m:t>
                </w:ins>
              </m:r>
            </m:num>
            <m:den>
              <m:r>
                <w:ins w:id="839" w:author="Stoycho Rusinov" w:date="2026-08-08T17:14:00Z">
                  <w:rPr>
                    <w:rFonts w:ascii="Cambria Math" w:hAnsi="Cambria Math"/>
                  </w:rPr>
                  <m:t>ΔP</m:t>
                </w:ins>
              </m:r>
              <m:r>
                <w:ins w:id="840" w:author="Stoycho Rusinov" w:date="2026-08-08T17:14:00Z">
                  <m:rPr>
                    <m:sty m:val="p"/>
                  </m:rPr>
                  <w:rPr>
                    <w:rFonts w:ascii="Cambria Math" w:hAnsi="Cambria Math"/>
                  </w:rPr>
                  <m:t>/</m:t>
                </w:ins>
              </m:r>
              <m:r>
                <w:ins w:id="841" w:author="Stoycho Rusinov" w:date="2026-08-08T17:14:00Z">
                  <w:rPr>
                    <w:rFonts w:ascii="Cambria Math" w:hAnsi="Cambria Math"/>
                  </w:rPr>
                  <m:t>P</m:t>
                </w:ins>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β</m:t>
                  </m:r>
                </m:sup>
              </m:sSup>
              <m:r>
                <w:rPr>
                  <w:rFonts w:ascii="Cambria Math" w:hAnsi="Cambria Math"/>
                </w:rPr>
                <m:t>-1</m:t>
              </m:r>
            </m:num>
            <m:den>
              <m:sSup>
                <m:sSupPr>
                  <m:ctrlPr>
                    <w:rPr>
                      <w:rFonts w:ascii="Cambria Math" w:hAnsi="Cambria Math"/>
                    </w:rPr>
                  </m:ctrlPr>
                </m:sSupPr>
                <m:e>
                  <m:r>
                    <w:rPr>
                      <w:rFonts w:ascii="Cambria Math" w:hAnsi="Cambria Math"/>
                    </w:rPr>
                    <m:t>e</m:t>
                  </m:r>
                </m:e>
                <m:sup>
                  <m:r>
                    <w:rPr>
                      <w:rFonts w:ascii="Cambria Math" w:hAnsi="Cambria Math"/>
                    </w:rPr>
                    <m:t>k</m:t>
                  </m:r>
                </m:sup>
              </m:sSup>
              <m:r>
                <w:rPr>
                  <w:rFonts w:ascii="Cambria Math" w:hAnsi="Cambria Math"/>
                </w:rPr>
                <m:t>-1</m:t>
              </m:r>
            </m:den>
          </m:f>
          <m:r>
            <w:ins w:id="842" w:author="Stoycho Rusinov" w:date="2026-08-08T17:14:00Z">
              <m:rPr>
                <m:sty m:val="p"/>
              </m:rPr>
              <w:rPr>
                <w:rFonts w:ascii="Cambria Math" w:hAnsi="Cambria Math"/>
              </w:rPr>
              <m:t>.</m:t>
            </w:ins>
          </m:r>
        </m:oMath>
      </m:oMathPara>
    </w:p>
    <w:p w14:paraId="17D38C09" w14:textId="77777777" w:rsidR="00743809" w:rsidRPr="00C3586C" w:rsidRDefault="00743809" w:rsidP="00743809">
      <w:pPr>
        <w:spacing w:line="360" w:lineRule="auto"/>
        <w:rPr>
          <w:del w:id="843" w:author="Stoycho Rusinov" w:date="2026-08-08T17:14:00Z"/>
          <w:rFonts w:asciiTheme="minorHAnsi" w:hAnsiTheme="minorHAnsi" w:cstheme="minorHAnsi"/>
        </w:rPr>
      </w:pPr>
      <w:del w:id="844" w:author="Stoycho Rusinov" w:date="2026-08-08T17:14:00Z">
        <w:r>
          <w:rPr>
            <w:rFonts w:asciiTheme="minorHAnsi" w:hAnsiTheme="minorHAnsi" w:cstheme="minorHAnsi"/>
          </w:rPr>
          <w:delText xml:space="preserve">where </w:delText>
        </w:r>
      </w:del>
      <m:oMath>
        <m:r>
          <w:del w:id="845" w:author="Stoycho Rusinov" w:date="2026-08-08T17:14:00Z">
            <w:rPr>
              <w:rFonts w:ascii="Cambria Math" w:hAnsi="Cambria Math" w:cstheme="minorHAnsi"/>
            </w:rPr>
            <m:t>k=Δ log P</m:t>
          </w:del>
        </m:r>
      </m:oMath>
      <w:del w:id="846" w:author="Stoycho Rusinov" w:date="2026-08-08T17:14:00Z">
        <w:r>
          <w:rPr>
            <w:rFonts w:asciiTheme="minorHAnsi" w:hAnsiTheme="minorHAnsi" w:cstheme="minorHAnsi"/>
          </w:rPr>
          <w:delText xml:space="preserve"> and </w:delText>
        </w:r>
      </w:del>
      <m:oMath>
        <m:r>
          <w:del w:id="847" w:author="Stoycho Rusinov" w:date="2026-08-08T17:14:00Z">
            <w:rPr>
              <w:rFonts w:ascii="Cambria Math" w:hAnsi="Cambria Math" w:cstheme="minorHAnsi"/>
            </w:rPr>
            <m:t>β=Δ log Q</m:t>
          </w:del>
        </m:r>
      </m:oMath>
      <w:del w:id="848" w:author="Stoycho Rusinov" w:date="2026-08-08T17:14:00Z">
        <w:r>
          <w:rPr>
            <w:rFonts w:asciiTheme="minorHAnsi" w:hAnsiTheme="minorHAnsi" w:cstheme="minorHAnsi"/>
          </w:rPr>
          <w:delText xml:space="preserve">. From earlier we have </w:delText>
        </w:r>
      </w:del>
      <m:oMath>
        <m:sSub>
          <m:sSubPr>
            <m:ctrlPr>
              <w:del w:id="849" w:author="Stoycho Rusinov" w:date="2026-08-08T17:14:00Z">
                <w:rPr>
                  <w:rFonts w:ascii="Cambria Math" w:hAnsi="Cambria Math" w:cstheme="minorHAnsi"/>
                </w:rPr>
              </w:del>
            </m:ctrlPr>
          </m:sSubPr>
          <m:e>
            <m:r>
              <w:del w:id="850" w:author="Stoycho Rusinov" w:date="2026-08-08T17:14:00Z">
                <w:rPr>
                  <w:rFonts w:ascii="Cambria Math" w:hAnsi="Cambria Math" w:cstheme="minorHAnsi"/>
                </w:rPr>
                <m:t>η</m:t>
              </w:del>
            </m:r>
          </m:e>
          <m:sub>
            <m:r>
              <w:del w:id="851" w:author="Stoycho Rusinov" w:date="2026-08-08T17:14:00Z">
                <w:rPr>
                  <w:rFonts w:ascii="Cambria Math" w:hAnsi="Cambria Math" w:cstheme="minorHAnsi"/>
                </w:rPr>
                <m:t>log</m:t>
              </w:del>
            </m:r>
          </m:sub>
        </m:sSub>
        <m:r>
          <w:del w:id="852" w:author="Stoycho Rusinov" w:date="2026-08-08T17:14:00Z">
            <w:rPr>
              <w:rFonts w:ascii="Cambria Math" w:hAnsi="Cambria Math" w:cstheme="minorHAnsi"/>
            </w:rPr>
            <m:t>=-</m:t>
          </w:del>
        </m:r>
        <m:f>
          <m:fPr>
            <m:ctrlPr>
              <w:del w:id="853" w:author="Stoycho Rusinov" w:date="2026-08-08T17:14:00Z">
                <w:rPr>
                  <w:rFonts w:ascii="Cambria Math" w:hAnsi="Cambria Math" w:cstheme="minorHAnsi"/>
                </w:rPr>
              </w:del>
            </m:ctrlPr>
          </m:fPr>
          <m:num>
            <m:r>
              <w:del w:id="854" w:author="Stoycho Rusinov" w:date="2026-08-08T17:14:00Z">
                <w:rPr>
                  <w:rFonts w:ascii="Cambria Math" w:hAnsi="Cambria Math" w:cstheme="minorHAnsi"/>
                </w:rPr>
                <m:t>β</m:t>
              </w:del>
            </m:r>
          </m:num>
          <m:den>
            <m:r>
              <w:del w:id="855" w:author="Stoycho Rusinov" w:date="2026-08-08T17:14:00Z">
                <w:rPr>
                  <w:rFonts w:ascii="Cambria Math" w:hAnsi="Cambria Math" w:cstheme="minorHAnsi"/>
                </w:rPr>
                <m:t>k</m:t>
              </w:del>
            </m:r>
          </m:den>
        </m:f>
      </m:oMath>
      <w:del w:id="856" w:author="Stoycho Rusinov" w:date="2026-08-08T17:14:00Z">
        <w:r>
          <w:rPr>
            <w:rFonts w:asciiTheme="minorHAnsi" w:hAnsiTheme="minorHAnsi" w:cstheme="minorHAnsi"/>
          </w:rPr>
          <w:delText>, so:</w:delText>
        </w:r>
      </w:del>
    </w:p>
    <w:p w14:paraId="29B0018C" w14:textId="77777777" w:rsidR="00743809" w:rsidRPr="00C3586C" w:rsidRDefault="00743809" w:rsidP="00743809">
      <w:pPr>
        <w:spacing w:before="120" w:line="360" w:lineRule="auto"/>
        <w:rPr>
          <w:del w:id="857" w:author="Stoycho Rusinov" w:date="2026-08-08T17:14:00Z"/>
          <w:rFonts w:asciiTheme="minorHAnsi" w:hAnsiTheme="minorHAnsi" w:cstheme="minorHAnsi"/>
        </w:rPr>
      </w:pPr>
      <m:oMathPara>
        <m:oMath>
          <m:sSub>
            <m:sSubPr>
              <m:ctrlPr>
                <w:del w:id="858" w:author="Stoycho Rusinov" w:date="2026-08-08T17:14:00Z">
                  <w:rPr>
                    <w:rFonts w:ascii="Cambria Math" w:hAnsi="Cambria Math" w:cstheme="minorHAnsi"/>
                  </w:rPr>
                </w:del>
              </m:ctrlPr>
            </m:sSubPr>
            <m:e>
              <m:r>
                <w:del w:id="859" w:author="Stoycho Rusinov" w:date="2026-08-08T17:14:00Z">
                  <w:rPr>
                    <w:rFonts w:ascii="Cambria Math" w:hAnsi="Cambria Math" w:cstheme="minorHAnsi"/>
                  </w:rPr>
                  <m:t>lim</m:t>
                </w:del>
              </m:r>
            </m:e>
            <m:sub>
              <m:r>
                <w:del w:id="860" w:author="Stoycho Rusinov" w:date="2026-08-08T17:14:00Z">
                  <w:rPr>
                    <w:rFonts w:ascii="Cambria Math" w:hAnsi="Cambria Math" w:cstheme="minorHAnsi"/>
                  </w:rPr>
                  <m:t>k→0</m:t>
                </w:del>
              </m:r>
            </m:sub>
          </m:sSub>
          <m:r>
            <w:del w:id="861" w:author="Stoycho Rusinov" w:date="2026-08-08T17:14:00Z">
              <w:rPr>
                <w:rFonts w:ascii="Cambria Math" w:hAnsi="Cambria Math" w:cstheme="minorHAnsi"/>
              </w:rPr>
              <m:t xml:space="preserve"> </m:t>
            </w:del>
          </m:r>
          <m:f>
            <m:fPr>
              <m:ctrlPr>
                <w:del w:id="862" w:author="Stoycho Rusinov" w:date="2026-08-08T17:14:00Z">
                  <w:rPr>
                    <w:rFonts w:ascii="Cambria Math" w:hAnsi="Cambria Math" w:cstheme="minorHAnsi"/>
                  </w:rPr>
                </w:del>
              </m:ctrlPr>
            </m:fPr>
            <m:num>
              <m:sSup>
                <m:sSupPr>
                  <m:ctrlPr>
                    <w:del w:id="863" w:author="Stoycho Rusinov" w:date="2026-08-08T17:14:00Z">
                      <w:rPr>
                        <w:rFonts w:ascii="Cambria Math" w:hAnsi="Cambria Math" w:cstheme="minorHAnsi"/>
                      </w:rPr>
                    </w:del>
                  </m:ctrlPr>
                </m:sSupPr>
                <m:e>
                  <m:r>
                    <w:del w:id="864" w:author="Stoycho Rusinov" w:date="2026-08-08T17:14:00Z">
                      <w:rPr>
                        <w:rFonts w:ascii="Cambria Math" w:hAnsi="Cambria Math" w:cstheme="minorHAnsi"/>
                      </w:rPr>
                      <m:t>e</m:t>
                    </w:del>
                  </m:r>
                </m:e>
                <m:sup>
                  <m:r>
                    <w:del w:id="865" w:author="Stoycho Rusinov" w:date="2026-08-08T17:14:00Z">
                      <w:rPr>
                        <w:rFonts w:ascii="Cambria Math" w:hAnsi="Cambria Math" w:cstheme="minorHAnsi"/>
                      </w:rPr>
                      <m:t>β</m:t>
                    </w:del>
                  </m:r>
                </m:sup>
              </m:sSup>
              <m:r>
                <w:del w:id="866" w:author="Stoycho Rusinov" w:date="2026-08-08T17:14:00Z">
                  <w:rPr>
                    <w:rFonts w:ascii="Cambria Math" w:hAnsi="Cambria Math" w:cstheme="minorHAnsi"/>
                  </w:rPr>
                  <m:t>-1</m:t>
                </w:del>
              </m:r>
            </m:num>
            <m:den>
              <m:sSup>
                <m:sSupPr>
                  <m:ctrlPr>
                    <w:del w:id="867" w:author="Stoycho Rusinov" w:date="2026-08-08T17:14:00Z">
                      <w:rPr>
                        <w:rFonts w:ascii="Cambria Math" w:hAnsi="Cambria Math" w:cstheme="minorHAnsi"/>
                      </w:rPr>
                    </w:del>
                  </m:ctrlPr>
                </m:sSupPr>
                <m:e>
                  <m:r>
                    <w:del w:id="868" w:author="Stoycho Rusinov" w:date="2026-08-08T17:14:00Z">
                      <w:rPr>
                        <w:rFonts w:ascii="Cambria Math" w:hAnsi="Cambria Math" w:cstheme="minorHAnsi"/>
                      </w:rPr>
                      <m:t>e</m:t>
                    </w:del>
                  </m:r>
                </m:e>
                <m:sup>
                  <m:r>
                    <w:del w:id="869" w:author="Stoycho Rusinov" w:date="2026-08-08T17:14:00Z">
                      <w:rPr>
                        <w:rFonts w:ascii="Cambria Math" w:hAnsi="Cambria Math" w:cstheme="minorHAnsi"/>
                      </w:rPr>
                      <m:t>k</m:t>
                    </w:del>
                  </m:r>
                </m:sup>
              </m:sSup>
              <m:r>
                <w:del w:id="870" w:author="Stoycho Rusinov" w:date="2026-08-08T17:14:00Z">
                  <w:rPr>
                    <w:rFonts w:ascii="Cambria Math" w:hAnsi="Cambria Math" w:cstheme="minorHAnsi"/>
                  </w:rPr>
                  <m:t>-1</m:t>
                </w:del>
              </m:r>
            </m:den>
          </m:f>
          <m:r>
            <w:del w:id="871" w:author="Stoycho Rusinov" w:date="2026-08-08T17:14:00Z">
              <w:rPr>
                <w:rFonts w:ascii="Cambria Math" w:hAnsi="Cambria Math" w:cstheme="minorHAnsi"/>
              </w:rPr>
              <m:t>=</m:t>
            </w:del>
          </m:r>
          <m:sSub>
            <m:sSubPr>
              <m:ctrlPr>
                <w:del w:id="872" w:author="Stoycho Rusinov" w:date="2026-08-08T17:14:00Z">
                  <w:rPr>
                    <w:rFonts w:ascii="Cambria Math" w:hAnsi="Cambria Math" w:cstheme="minorHAnsi"/>
                  </w:rPr>
                </w:del>
              </m:ctrlPr>
            </m:sSubPr>
            <m:e>
              <m:r>
                <w:del w:id="873" w:author="Stoycho Rusinov" w:date="2026-08-08T17:14:00Z">
                  <w:rPr>
                    <w:rFonts w:ascii="Cambria Math" w:hAnsi="Cambria Math" w:cstheme="minorHAnsi"/>
                  </w:rPr>
                  <m:t>lim</m:t>
                </w:del>
              </m:r>
            </m:e>
            <m:sub>
              <m:r>
                <w:del w:id="874" w:author="Stoycho Rusinov" w:date="2026-08-08T17:14:00Z">
                  <w:rPr>
                    <w:rFonts w:ascii="Cambria Math" w:hAnsi="Cambria Math" w:cstheme="minorHAnsi"/>
                  </w:rPr>
                  <m:t>k→0</m:t>
                </w:del>
              </m:r>
            </m:sub>
          </m:sSub>
          <m:r>
            <w:del w:id="875" w:author="Stoycho Rusinov" w:date="2026-08-08T17:14:00Z">
              <w:rPr>
                <w:rFonts w:ascii="Cambria Math" w:hAnsi="Cambria Math" w:cstheme="minorHAnsi"/>
              </w:rPr>
              <m:t xml:space="preserve"> </m:t>
            </w:del>
          </m:r>
          <m:f>
            <m:fPr>
              <m:ctrlPr>
                <w:del w:id="876" w:author="Stoycho Rusinov" w:date="2026-08-08T17:14:00Z">
                  <w:rPr>
                    <w:rFonts w:ascii="Cambria Math" w:hAnsi="Cambria Math" w:cstheme="minorHAnsi"/>
                  </w:rPr>
                </w:del>
              </m:ctrlPr>
            </m:fPr>
            <m:num>
              <m:sSup>
                <m:sSupPr>
                  <m:ctrlPr>
                    <w:del w:id="877" w:author="Stoycho Rusinov" w:date="2026-08-08T17:14:00Z">
                      <w:rPr>
                        <w:rFonts w:ascii="Cambria Math" w:hAnsi="Cambria Math" w:cstheme="minorHAnsi"/>
                      </w:rPr>
                    </w:del>
                  </m:ctrlPr>
                </m:sSupPr>
                <m:e>
                  <m:r>
                    <w:del w:id="878" w:author="Stoycho Rusinov" w:date="2026-08-08T17:14:00Z">
                      <w:rPr>
                        <w:rFonts w:ascii="Cambria Math" w:hAnsi="Cambria Math" w:cstheme="minorHAnsi"/>
                      </w:rPr>
                      <m:t>e</m:t>
                    </w:del>
                  </m:r>
                </m:e>
                <m:sup>
                  <m:r>
                    <w:del w:id="879" w:author="Stoycho Rusinov" w:date="2026-08-08T17:14:00Z">
                      <w:rPr>
                        <w:rFonts w:ascii="Cambria Math" w:hAnsi="Cambria Math" w:cstheme="minorHAnsi"/>
                      </w:rPr>
                      <m:t>-</m:t>
                    </w:del>
                  </m:r>
                  <m:sSub>
                    <m:sSubPr>
                      <m:ctrlPr>
                        <w:del w:id="880" w:author="Stoycho Rusinov" w:date="2026-08-08T17:14:00Z">
                          <w:rPr>
                            <w:rFonts w:ascii="Cambria Math" w:hAnsi="Cambria Math" w:cstheme="minorHAnsi"/>
                          </w:rPr>
                        </w:del>
                      </m:ctrlPr>
                    </m:sSubPr>
                    <m:e>
                      <m:r>
                        <w:del w:id="881" w:author="Stoycho Rusinov" w:date="2026-08-08T17:14:00Z">
                          <w:rPr>
                            <w:rFonts w:ascii="Cambria Math" w:hAnsi="Cambria Math" w:cstheme="minorHAnsi"/>
                          </w:rPr>
                          <m:t>η</m:t>
                        </w:del>
                      </m:r>
                    </m:e>
                    <m:sub>
                      <m:r>
                        <w:del w:id="882" w:author="Stoycho Rusinov" w:date="2026-08-08T17:14:00Z">
                          <w:rPr>
                            <w:rFonts w:ascii="Cambria Math" w:hAnsi="Cambria Math" w:cstheme="minorHAnsi"/>
                          </w:rPr>
                          <m:t>log</m:t>
                        </w:del>
                      </m:r>
                    </m:sub>
                  </m:sSub>
                  <m:r>
                    <w:del w:id="883" w:author="Stoycho Rusinov" w:date="2026-08-08T17:14:00Z">
                      <w:rPr>
                        <w:rFonts w:ascii="Cambria Math" w:hAnsi="Cambria Math" w:cstheme="minorHAnsi"/>
                      </w:rPr>
                      <m:t xml:space="preserve"> k</m:t>
                    </w:del>
                  </m:r>
                </m:sup>
              </m:sSup>
              <m:r>
                <w:del w:id="884" w:author="Stoycho Rusinov" w:date="2026-08-08T17:14:00Z">
                  <w:rPr>
                    <w:rFonts w:ascii="Cambria Math" w:hAnsi="Cambria Math" w:cstheme="minorHAnsi"/>
                  </w:rPr>
                  <m:t>-1</m:t>
                </w:del>
              </m:r>
            </m:num>
            <m:den>
              <m:sSup>
                <m:sSupPr>
                  <m:ctrlPr>
                    <w:del w:id="885" w:author="Stoycho Rusinov" w:date="2026-08-08T17:14:00Z">
                      <w:rPr>
                        <w:rFonts w:ascii="Cambria Math" w:hAnsi="Cambria Math" w:cstheme="minorHAnsi"/>
                      </w:rPr>
                    </w:del>
                  </m:ctrlPr>
                </m:sSupPr>
                <m:e>
                  <m:r>
                    <w:del w:id="886" w:author="Stoycho Rusinov" w:date="2026-08-08T17:14:00Z">
                      <w:rPr>
                        <w:rFonts w:ascii="Cambria Math" w:hAnsi="Cambria Math" w:cstheme="minorHAnsi"/>
                      </w:rPr>
                      <m:t>e</m:t>
                    </w:del>
                  </m:r>
                </m:e>
                <m:sup>
                  <m:r>
                    <w:del w:id="887" w:author="Stoycho Rusinov" w:date="2026-08-08T17:14:00Z">
                      <w:rPr>
                        <w:rFonts w:ascii="Cambria Math" w:hAnsi="Cambria Math" w:cstheme="minorHAnsi"/>
                      </w:rPr>
                      <m:t>k</m:t>
                    </w:del>
                  </m:r>
                </m:sup>
              </m:sSup>
              <m:r>
                <w:del w:id="888" w:author="Stoycho Rusinov" w:date="2026-08-08T17:14:00Z">
                  <w:rPr>
                    <w:rFonts w:ascii="Cambria Math" w:hAnsi="Cambria Math" w:cstheme="minorHAnsi"/>
                  </w:rPr>
                  <m:t>-1</m:t>
                </w:del>
              </m:r>
            </m:den>
          </m:f>
          <m:r>
            <w:del w:id="889" w:author="Stoycho Rusinov" w:date="2026-08-08T17:14:00Z">
              <w:rPr>
                <w:rFonts w:ascii="Cambria Math" w:hAnsi="Cambria Math" w:cstheme="minorHAnsi"/>
              </w:rPr>
              <m:t>=</m:t>
            </w:del>
          </m:r>
          <m:sSub>
            <m:sSubPr>
              <m:ctrlPr>
                <w:del w:id="890" w:author="Stoycho Rusinov" w:date="2026-08-08T17:14:00Z">
                  <w:rPr>
                    <w:rFonts w:ascii="Cambria Math" w:hAnsi="Cambria Math" w:cstheme="minorHAnsi"/>
                  </w:rPr>
                </w:del>
              </m:ctrlPr>
            </m:sSubPr>
            <m:e>
              <m:r>
                <w:del w:id="891" w:author="Stoycho Rusinov" w:date="2026-08-08T17:14:00Z">
                  <w:rPr>
                    <w:rFonts w:ascii="Cambria Math" w:hAnsi="Cambria Math" w:cstheme="minorHAnsi"/>
                  </w:rPr>
                  <m:t>η</m:t>
                </w:del>
              </m:r>
            </m:e>
            <m:sub>
              <m:r>
                <w:del w:id="892" w:author="Stoycho Rusinov" w:date="2026-08-08T17:14:00Z">
                  <w:rPr>
                    <w:rFonts w:ascii="Cambria Math" w:hAnsi="Cambria Math" w:cstheme="minorHAnsi"/>
                  </w:rPr>
                  <m:t>log</m:t>
                </w:del>
              </m:r>
            </m:sub>
          </m:sSub>
        </m:oMath>
      </m:oMathPara>
    </w:p>
    <w:p w14:paraId="60382E40" w14:textId="77777777" w:rsidR="00743809" w:rsidRPr="00C3586C" w:rsidRDefault="00743809" w:rsidP="00743809">
      <w:pPr>
        <w:spacing w:line="360" w:lineRule="auto"/>
        <w:rPr>
          <w:del w:id="893" w:author="Stoycho Rusinov" w:date="2026-08-08T17:14:00Z"/>
          <w:rFonts w:asciiTheme="minorHAnsi" w:hAnsiTheme="minorHAnsi" w:cstheme="minorHAnsi"/>
        </w:rPr>
      </w:pPr>
      <w:del w:id="894" w:author="Stoycho Rusinov" w:date="2026-08-08T17:14:00Z">
        <w:r>
          <w:rPr>
            <w:rFonts w:asciiTheme="minorHAnsi" w:hAnsiTheme="minorHAnsi" w:cstheme="minorHAnsi"/>
          </w:rPr>
          <w:delText xml:space="preserve">That is, the two elasticities coincide </w:delText>
        </w:r>
        <w:r>
          <w:rPr>
            <w:rFonts w:asciiTheme="minorHAnsi" w:hAnsiTheme="minorHAnsi" w:cstheme="minorHAnsi"/>
            <w:b/>
            <w:bCs/>
          </w:rPr>
          <w:delText>only when the price change is infinitesimally small</w:delText>
        </w:r>
        <w:r>
          <w:rPr>
            <w:rFonts w:asciiTheme="minorHAnsi" w:hAnsiTheme="minorHAnsi" w:cstheme="minorHAnsi"/>
          </w:rPr>
          <w:delText xml:space="preserve">. In our application the tuition reform represents a large discrete price jump, not a marginal adjustment. Consequently, the percentage-change calculation produces a chord (arc) estimate that averages the response over the entire price jump, while the log specification recovers the elasticity implied by the local slope of the demand curve. The elasticity derived from </w:delText>
        </w:r>
      </w:del>
      <m:oMath>
        <m:f>
          <m:fPr>
            <m:ctrlPr>
              <w:del w:id="895" w:author="Stoycho Rusinov" w:date="2026-08-08T17:14:00Z">
                <w:rPr>
                  <w:rFonts w:ascii="Cambria Math" w:hAnsi="Cambria Math" w:cstheme="minorHAnsi"/>
                </w:rPr>
              </w:del>
            </m:ctrlPr>
          </m:fPr>
          <m:num>
            <m:r>
              <w:del w:id="896" w:author="Stoycho Rusinov" w:date="2026-08-08T17:14:00Z">
                <w:rPr>
                  <w:rFonts w:ascii="Cambria Math" w:hAnsi="Cambria Math" w:cstheme="minorHAnsi"/>
                </w:rPr>
                <m:t>β</m:t>
              </w:del>
            </m:r>
          </m:num>
          <m:den>
            <m:r>
              <w:del w:id="897" w:author="Stoycho Rusinov" w:date="2026-08-08T17:14:00Z">
                <w:rPr>
                  <w:rFonts w:ascii="Cambria Math" w:hAnsi="Cambria Math" w:cstheme="minorHAnsi"/>
                </w:rPr>
                <m:t>k</m:t>
              </w:del>
            </m:r>
          </m:den>
        </m:f>
      </m:oMath>
      <w:del w:id="898" w:author="Stoycho Rusinov" w:date="2026-08-08T17:14:00Z">
        <w:r>
          <w:rPr>
            <w:rFonts w:asciiTheme="minorHAnsi" w:hAnsiTheme="minorHAnsi" w:cstheme="minorHAnsi"/>
          </w:rPr>
          <w:delText xml:space="preserve"> is the economically relevant quantity: because the demand function is convex in log space, the secant slope across a wide interval is necessarily flatter than the tangent at the starting point, so the mechanical (arc) elasticity is biased toward zero by construction when the price change is large. This is the relationship illustrated in Figure A1.</w:delText>
        </w:r>
      </w:del>
    </w:p>
    <w:p w14:paraId="665337A5" w14:textId="77777777" w:rsidR="00743809" w:rsidRPr="00C3586C" w:rsidRDefault="00743809" w:rsidP="00743809">
      <w:pPr>
        <w:spacing w:before="240" w:line="360" w:lineRule="auto"/>
        <w:rPr>
          <w:del w:id="899" w:author="Stoycho Rusinov" w:date="2026-08-08T17:14:00Z"/>
          <w:rFonts w:asciiTheme="minorHAnsi" w:hAnsiTheme="minorHAnsi" w:cstheme="minorHAnsi"/>
        </w:rPr>
      </w:pPr>
      <w:del w:id="900" w:author="Stoycho Rusinov" w:date="2026-08-08T17:14:00Z">
        <w:r>
          <w:rPr>
            <w:rFonts w:asciiTheme="minorHAnsi" w:hAnsiTheme="minorHAnsi" w:cstheme="minorHAnsi"/>
            <w:noProof/>
          </w:rPr>
          <w:drawing>
            <wp:inline distT="0" distB="0" distL="0" distR="0" wp14:anchorId="6E2B6605" wp14:editId="11F5CBA0">
              <wp:extent cx="4572000" cy="2667000"/>
              <wp:effectExtent l="0" t="0" r="0" b="0"/>
              <wp:docPr id="1306232538" name="Picture 130623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667000"/>
                      </a:xfrm>
                      <a:prstGeom prst="rect">
                        <a:avLst/>
                      </a:prstGeom>
                    </pic:spPr>
                  </pic:pic>
                </a:graphicData>
              </a:graphic>
            </wp:inline>
          </w:drawing>
        </w:r>
      </w:del>
    </w:p>
    <w:p w14:paraId="218AB273" w14:textId="77777777" w:rsidR="00743809" w:rsidRPr="00C3586C" w:rsidRDefault="00743809" w:rsidP="00743809">
      <w:pPr>
        <w:spacing w:line="360" w:lineRule="auto"/>
        <w:rPr>
          <w:ins w:id="901" w:author="Stoycho Rusinov" w:date="2026-08-08T17:14:00Z"/>
          <w:rFonts w:asciiTheme="minorHAnsi" w:hAnsiTheme="minorHAnsi" w:cstheme="minorHAnsi"/>
        </w:rPr>
      </w:pPr>
      <w:ins w:id="902" w:author="Stoycho Rusinov" w:date="2026-08-08T17:14:00Z">
        <w:r>
          <w:rPr>
            <w:rFonts w:asciiTheme="minorHAnsi" w:hAnsiTheme="minorHAnsi" w:cstheme="minorHAnsi"/>
          </w:rPr>
          <w:t xml:space="preserve">The signed log elasticity is </w:t>
        </w:r>
        <w:proofErr w:type="spellStart"/>
        <w:r>
          <w:rPr>
            <w:rFonts w:asciiTheme="minorHAnsi" w:hAnsiTheme="minorHAnsi" w:cstheme="minorHAnsi"/>
          </w:rPr>
          <w:t>ηlog</w:t>
        </w:r>
        <w:proofErr w:type="spellEnd"/>
        <w:r>
          <w:rPr>
            <w:rFonts w:asciiTheme="minorHAnsi" w:hAnsiTheme="minorHAnsi" w:cstheme="minorHAnsi"/>
          </w:rPr>
          <w:t xml:space="preserve"> = β/k. If β = </w:t>
        </w:r>
        <w:proofErr w:type="spellStart"/>
        <w:r>
          <w:rPr>
            <w:rFonts w:asciiTheme="minorHAnsi" w:hAnsiTheme="minorHAnsi" w:cstheme="minorHAnsi"/>
          </w:rPr>
          <w:t>ηlog</w:t>
        </w:r>
        <w:proofErr w:type="spellEnd"/>
        <w:r>
          <w:rPr>
            <w:rFonts w:asciiTheme="minorHAnsi" w:hAnsiTheme="minorHAnsi" w:cstheme="minorHAnsi"/>
          </w:rPr>
          <w:t xml:space="preserve"> k, then:</w:t>
        </w:r>
      </w:ins>
    </w:p>
    <w:p w14:paraId="60ECA2C4" w14:textId="77777777" w:rsidR="00743809" w:rsidRPr="00C3586C" w:rsidRDefault="00743809" w:rsidP="00743809">
      <w:pPr>
        <w:spacing w:before="120" w:line="360" w:lineRule="auto"/>
        <w:jc w:val="center"/>
        <w:rPr>
          <w:ins w:id="903" w:author="Stoycho Rusinov" w:date="2026-08-08T17:14:00Z"/>
          <w:rFonts w:asciiTheme="minorHAnsi" w:hAnsiTheme="minorHAnsi" w:cstheme="minorHAnsi"/>
        </w:rPr>
      </w:pPr>
      <m:oMathPara>
        <m:oMathParaPr>
          <m:jc m:val="center"/>
        </m:oMathParaPr>
        <m:oMath>
          <m:limLow>
            <m:limLowPr>
              <m:ctrlPr>
                <w:ins w:id="904" w:author="Stoycho Rusinov" w:date="2026-08-08T17:14:00Z">
                  <w:rPr>
                    <w:rFonts w:ascii="Cambria Math" w:hAnsi="Cambria Math"/>
                  </w:rPr>
                </w:ins>
              </m:ctrlPr>
            </m:limLowPr>
            <m:e>
              <m:r>
                <w:ins w:id="905" w:author="Stoycho Rusinov" w:date="2026-08-08T17:14:00Z">
                  <m:rPr>
                    <m:sty m:val="p"/>
                  </m:rPr>
                  <w:rPr>
                    <w:rFonts w:ascii="Cambria Math" w:hAnsi="Cambria Math"/>
                  </w:rPr>
                  <m:t>lim</m:t>
                </w:ins>
              </m:r>
            </m:e>
            <m:lim>
              <m:r>
                <w:ins w:id="906" w:author="Stoycho Rusinov" w:date="2026-08-08T17:14:00Z">
                  <w:rPr>
                    <w:rFonts w:ascii="Cambria Math" w:hAnsi="Cambria Math"/>
                  </w:rPr>
                  <m:t>k</m:t>
                </w:ins>
              </m:r>
              <m:r>
                <w:ins w:id="907" w:author="Stoycho Rusinov" w:date="2026-08-08T17:14:00Z">
                  <m:rPr>
                    <m:sty m:val="p"/>
                  </m:rPr>
                  <w:rPr>
                    <w:rFonts w:ascii="Cambria Math" w:hAnsi="Cambria Math"/>
                  </w:rPr>
                  <m:t>→</m:t>
                </w:ins>
              </m:r>
              <m:r>
                <w:ins w:id="908" w:author="Stoycho Rusinov" w:date="2026-08-08T17:14:00Z">
                  <w:rPr>
                    <w:rFonts w:ascii="Cambria Math" w:hAnsi="Cambria Math"/>
                  </w:rPr>
                  <m:t>0</m:t>
                </w:ins>
              </m:r>
            </m:lim>
          </m:limLow>
          <m:f>
            <m:fPr>
              <m:ctrlPr>
                <w:ins w:id="909" w:author="Stoycho Rusinov" w:date="2026-08-08T17:14:00Z">
                  <w:rPr>
                    <w:rFonts w:ascii="Cambria Math" w:hAnsi="Cambria Math"/>
                  </w:rPr>
                </w:ins>
              </m:ctrlPr>
            </m:fPr>
            <m:num>
              <m:sSup>
                <m:sSupPr>
                  <m:ctrlPr>
                    <w:ins w:id="910" w:author="Stoycho Rusinov" w:date="2026-08-08T17:14:00Z">
                      <w:rPr>
                        <w:rFonts w:ascii="Cambria Math" w:hAnsi="Cambria Math"/>
                      </w:rPr>
                    </w:ins>
                  </m:ctrlPr>
                </m:sSupPr>
                <m:e>
                  <m:r>
                    <w:ins w:id="911" w:author="Stoycho Rusinov" w:date="2026-08-08T17:14:00Z">
                      <w:rPr>
                        <w:rFonts w:ascii="Cambria Math" w:hAnsi="Cambria Math"/>
                      </w:rPr>
                      <m:t>e</m:t>
                    </w:ins>
                  </m:r>
                </m:e>
                <m:sup>
                  <m:sSub>
                    <m:sSubPr>
                      <m:ctrlPr>
                        <w:ins w:id="912" w:author="Stoycho Rusinov" w:date="2026-08-08T17:14:00Z">
                          <w:rPr>
                            <w:rFonts w:ascii="Cambria Math" w:hAnsi="Cambria Math"/>
                          </w:rPr>
                        </w:ins>
                      </m:ctrlPr>
                    </m:sSubPr>
                    <m:e>
                      <m:r>
                        <w:ins w:id="913" w:author="Stoycho Rusinov" w:date="2026-08-08T17:14:00Z">
                          <w:rPr>
                            <w:rFonts w:ascii="Cambria Math" w:hAnsi="Cambria Math"/>
                          </w:rPr>
                          <m:t>η</m:t>
                        </w:ins>
                      </m:r>
                    </m:e>
                    <m:sub>
                      <m:r>
                        <w:ins w:id="914" w:author="Stoycho Rusinov" w:date="2026-08-08T17:14:00Z">
                          <m:rPr>
                            <m:sty m:val="p"/>
                          </m:rPr>
                          <w:rPr>
                            <w:rFonts w:ascii="Cambria Math" w:hAnsi="Cambria Math"/>
                          </w:rPr>
                          <m:t>log</m:t>
                        </w:ins>
                      </m:r>
                    </m:sub>
                  </m:sSub>
                  <m:r>
                    <w:ins w:id="915" w:author="Stoycho Rusinov" w:date="2026-08-08T17:14:00Z">
                      <w:rPr>
                        <w:rFonts w:ascii="Cambria Math" w:hAnsi="Cambria Math"/>
                      </w:rPr>
                      <m:t>k</m:t>
                    </w:ins>
                  </m:r>
                </m:sup>
              </m:sSup>
              <m:r>
                <w:ins w:id="916" w:author="Stoycho Rusinov" w:date="2026-08-08T17:14:00Z">
                  <m:rPr>
                    <m:sty m:val="p"/>
                  </m:rPr>
                  <w:rPr>
                    <w:rFonts w:ascii="Cambria Math" w:hAnsi="Cambria Math"/>
                  </w:rPr>
                  <m:t>-</m:t>
                </w:ins>
              </m:r>
              <m:r>
                <w:ins w:id="917" w:author="Stoycho Rusinov" w:date="2026-08-08T17:14:00Z">
                  <w:rPr>
                    <w:rFonts w:ascii="Cambria Math" w:hAnsi="Cambria Math"/>
                  </w:rPr>
                  <m:t>1</m:t>
                </w:ins>
              </m:r>
            </m:num>
            <m:den>
              <m:sSup>
                <m:sSupPr>
                  <m:ctrlPr>
                    <w:ins w:id="918" w:author="Stoycho Rusinov" w:date="2026-08-08T17:14:00Z">
                      <w:rPr>
                        <w:rFonts w:ascii="Cambria Math" w:hAnsi="Cambria Math"/>
                      </w:rPr>
                    </w:ins>
                  </m:ctrlPr>
                </m:sSupPr>
                <m:e>
                  <m:r>
                    <w:ins w:id="919" w:author="Stoycho Rusinov" w:date="2026-08-08T17:14:00Z">
                      <w:rPr>
                        <w:rFonts w:ascii="Cambria Math" w:hAnsi="Cambria Math"/>
                      </w:rPr>
                      <m:t>e</m:t>
                    </w:ins>
                  </m:r>
                </m:e>
                <m:sup>
                  <m:r>
                    <w:ins w:id="920" w:author="Stoycho Rusinov" w:date="2026-08-08T17:14:00Z">
                      <w:rPr>
                        <w:rFonts w:ascii="Cambria Math" w:hAnsi="Cambria Math"/>
                      </w:rPr>
                      <m:t>k</m:t>
                    </w:ins>
                  </m:r>
                </m:sup>
              </m:sSup>
              <m:r>
                <w:ins w:id="921" w:author="Stoycho Rusinov" w:date="2026-08-08T17:14:00Z">
                  <m:rPr>
                    <m:sty m:val="p"/>
                  </m:rPr>
                  <w:rPr>
                    <w:rFonts w:ascii="Cambria Math" w:hAnsi="Cambria Math"/>
                  </w:rPr>
                  <m:t>-</m:t>
                </w:ins>
              </m:r>
              <m:r>
                <w:ins w:id="922" w:author="Stoycho Rusinov" w:date="2026-08-08T17:14:00Z">
                  <w:rPr>
                    <w:rFonts w:ascii="Cambria Math" w:hAnsi="Cambria Math"/>
                  </w:rPr>
                  <m:t>1</m:t>
                </w:ins>
              </m:r>
            </m:den>
          </m:f>
          <m:r>
            <w:ins w:id="923" w:author="Stoycho Rusinov" w:date="2026-08-08T17:14:00Z">
              <m:rPr>
                <m:sty m:val="p"/>
              </m:rPr>
              <w:rPr>
                <w:rFonts w:ascii="Cambria Math" w:hAnsi="Cambria Math"/>
              </w:rPr>
              <m:t>=</m:t>
            </w:ins>
          </m:r>
          <m:sSub>
            <m:sSubPr>
              <m:ctrlPr>
                <w:ins w:id="924" w:author="Stoycho Rusinov" w:date="2026-08-08T17:14:00Z">
                  <w:rPr>
                    <w:rFonts w:ascii="Cambria Math" w:hAnsi="Cambria Math"/>
                  </w:rPr>
                </w:ins>
              </m:ctrlPr>
            </m:sSubPr>
            <m:e>
              <m:r>
                <w:ins w:id="925" w:author="Stoycho Rusinov" w:date="2026-08-08T17:14:00Z">
                  <w:rPr>
                    <w:rFonts w:ascii="Cambria Math" w:hAnsi="Cambria Math"/>
                  </w:rPr>
                  <m:t>η</m:t>
                </w:ins>
              </m:r>
            </m:e>
            <m:sub>
              <m:r>
                <w:ins w:id="926" w:author="Stoycho Rusinov" w:date="2026-08-08T17:14:00Z">
                  <m:rPr>
                    <m:sty m:val="p"/>
                  </m:rPr>
                  <w:rPr>
                    <w:rFonts w:ascii="Cambria Math" w:hAnsi="Cambria Math"/>
                  </w:rPr>
                  <m:t>log</m:t>
                </w:ins>
              </m:r>
            </m:sub>
          </m:sSub>
          <m:r>
            <w:ins w:id="927" w:author="Stoycho Rusinov" w:date="2026-08-08T17:14:00Z">
              <m:rPr>
                <m:sty m:val="p"/>
              </m:rPr>
              <w:rPr>
                <w:rFonts w:ascii="Cambria Math" w:hAnsi="Cambria Math"/>
              </w:rPr>
              <m:t>.</m:t>
            </w:ins>
          </m:r>
        </m:oMath>
      </m:oMathPara>
    </w:p>
    <w:p w14:paraId="712D33DC" w14:textId="77777777" w:rsidR="00743809" w:rsidRPr="00C3586C" w:rsidRDefault="00743809" w:rsidP="00743809">
      <w:pPr>
        <w:spacing w:line="360" w:lineRule="auto"/>
        <w:rPr>
          <w:ins w:id="928" w:author="Stoycho Rusinov" w:date="2026-08-08T17:14:00Z"/>
          <w:rFonts w:asciiTheme="minorHAnsi" w:hAnsiTheme="minorHAnsi" w:cstheme="minorHAnsi"/>
        </w:rPr>
      </w:pPr>
      <w:ins w:id="929" w:author="Stoycho Rusinov" w:date="2026-08-08T17:14:00Z">
        <w:r>
          <w:rPr>
            <w:rFonts w:asciiTheme="minorHAnsi" w:hAnsiTheme="minorHAnsi" w:cstheme="minorHAnsi"/>
          </w:rPr>
          <w:t>The measures coincide only as the price change approaches zero. A constant-elasticity demand curve is linear in log-log space, not convex there. In levels, the large positive price change makes the secant percentage-change measure substantially flatter than the signed log elasticity in this application.</w:t>
        </w:r>
      </w:ins>
    </w:p>
    <w:p w14:paraId="5D37FD9B" w14:textId="77777777" w:rsidR="00D86F9C" w:rsidRDefault="00000000">
      <w:pPr>
        <w:keepNext/>
        <w:keepLines/>
        <w:spacing w:before="80" w:after="60"/>
        <w:jc w:val="center"/>
      </w:pPr>
      <w:r>
        <w:rPr>
          <w:noProof/>
        </w:rPr>
        <w:drawing>
          <wp:inline distT="0" distB="0" distL="0" distR="0" wp14:anchorId="5F49F228" wp14:editId="32DBBEED">
            <wp:extent cx="5212080" cy="3035832"/>
            <wp:effectExtent l="0" t="0" r="0" b="0"/>
            <wp:docPr id="1" name="Picture 1" descr="A constant-elasticity demand curve showing the arc elasticity between two equilibria and the signed log elasticity at the initial equilibrium." title="Constant-elasticity demand and alternative elasticity meas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a1.png"/>
                    <pic:cNvPicPr/>
                  </pic:nvPicPr>
                  <pic:blipFill>
                    <a:blip r:embed="rId11"/>
                    <a:stretch>
                      <a:fillRect/>
                    </a:stretch>
                  </pic:blipFill>
                  <pic:spPr>
                    <a:xfrm>
                      <a:off x="0" y="0"/>
                      <a:ext cx="5212080" cy="3035832"/>
                    </a:xfrm>
                    <a:prstGeom prst="rect">
                      <a:avLst/>
                    </a:prstGeom>
                  </pic:spPr>
                </pic:pic>
              </a:graphicData>
            </a:graphic>
          </wp:inline>
        </w:drawing>
      </w:r>
    </w:p>
    <w:p w14:paraId="48090B9C" w14:textId="77777777" w:rsidR="00D86F9C" w:rsidRDefault="00000000">
      <w:pPr>
        <w:keepNext/>
        <w:keepLines/>
        <w:spacing w:before="120" w:after="0"/>
      </w:pPr>
      <w:r>
        <w:rPr>
          <w:rFonts w:eastAsia="Times New Roman" w:cs="Times New Roman"/>
          <w:b/>
          <w:color w:val="000000"/>
          <w:sz w:val="20"/>
        </w:rPr>
        <w:t>Figure A1</w:t>
      </w:r>
    </w:p>
    <w:p w14:paraId="1E0F3385" w14:textId="77777777" w:rsidR="00D86F9C" w:rsidRDefault="00000000">
      <w:pPr>
        <w:keepNext/>
        <w:keepLines/>
        <w:spacing w:after="80"/>
      </w:pPr>
      <w:r>
        <w:rPr>
          <w:rFonts w:eastAsia="Times New Roman" w:cs="Times New Roman"/>
          <w:i/>
          <w:color w:val="000000"/>
          <w:sz w:val="20"/>
        </w:rPr>
        <w:t>Constant-elasticity demand and alternative elasticity measures</w:t>
      </w:r>
    </w:p>
    <w:p w14:paraId="4838329C" w14:textId="77777777" w:rsidR="00D86F9C" w:rsidRDefault="00000000">
      <w:pPr>
        <w:spacing w:before="60" w:after="120" w:line="240" w:lineRule="auto"/>
      </w:pPr>
      <w:r>
        <w:rPr>
          <w:rFonts w:eastAsia="Times New Roman" w:cs="Times New Roman"/>
          <w:i/>
          <w:color w:val="000000"/>
          <w:sz w:val="17"/>
        </w:rPr>
        <w:t xml:space="preserve">Note. </w:t>
      </w:r>
      <w:r>
        <w:rPr>
          <w:rFonts w:eastAsia="Times New Roman" w:cs="Times New Roman"/>
          <w:color w:val="000000"/>
          <w:sz w:val="17"/>
        </w:rPr>
        <w:t>The dashed line represents the arc measure between the two equilibria. The dotted line represents the signed log elasticity at the initial equilibrium. For the Brexit calibration, the absolute arc elasticity is smaller than the absolute log elasticity.</w:t>
      </w:r>
    </w:p>
    <w:p w14:paraId="2EFA547A" w14:textId="77777777" w:rsidR="00D86F9C" w:rsidRDefault="00D86F9C">
      <w:pPr>
        <w:sectPr w:rsidR="00D86F9C">
          <w:headerReference w:type="default" r:id="rId12"/>
          <w:footerReference w:type="default" r:id="rId13"/>
          <w:pgSz w:w="12240" w:h="15840"/>
          <w:pgMar w:top="1080" w:right="1440" w:bottom="1080" w:left="1440" w:header="432" w:footer="432" w:gutter="0"/>
          <w:cols w:space="720"/>
          <w:docGrid w:linePitch="360"/>
        </w:sectPr>
      </w:pPr>
    </w:p>
    <w:p w14:paraId="5487A2F0" w14:textId="77777777" w:rsidR="00D86F9C" w:rsidRDefault="00000000">
      <w:pPr>
        <w:pStyle w:val="Heading1"/>
      </w:pPr>
      <w:r>
        <w:lastRenderedPageBreak/>
        <w:t>A5. Detailed regression results</w:t>
      </w:r>
    </w:p>
    <w:p w14:paraId="7282AA20" w14:textId="77777777" w:rsidR="00D86F9C" w:rsidRDefault="00000000">
      <w:pPr>
        <w:keepNext/>
        <w:keepLines/>
        <w:spacing w:before="120" w:after="0"/>
        <w:rPr>
          <w:rFonts w:eastAsia="Times New Roman" w:cs="Times New Roman"/>
          <w:b/>
          <w:color w:val="000000"/>
          <w:sz w:val="20"/>
        </w:rPr>
      </w:pPr>
      <w:r>
        <w:rPr>
          <w:rFonts w:eastAsia="Times New Roman" w:cs="Times New Roman"/>
          <w:b/>
          <w:color w:val="000000"/>
          <w:sz w:val="20"/>
        </w:rPr>
        <w:t>Table A1</w:t>
      </w:r>
    </w:p>
    <w:tbl>
      <w:tblPr>
        <w:tblW w:w="0" w:type="dxa"/>
        <w:jc w:val="center"/>
        <w:tblCellMar>
          <w:left w:w="0" w:type="dxa"/>
          <w:right w:w="0" w:type="dxa"/>
        </w:tblCellMar>
        <w:tblLook w:val="04A0" w:firstRow="1" w:lastRow="0" w:firstColumn="1" w:lastColumn="0" w:noHBand="0" w:noVBand="1"/>
      </w:tblPr>
      <w:tblGrid>
        <w:gridCol w:w="1450"/>
        <w:gridCol w:w="1250"/>
        <w:gridCol w:w="1210"/>
        <w:gridCol w:w="1210"/>
        <w:gridCol w:w="1210"/>
      </w:tblGrid>
      <w:tr w:rsidR="00B73337" w:rsidRPr="00B73337" w14:paraId="4E373F45"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3DCAD39E"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29251E5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Weighted</w:t>
            </w:r>
            <w:r w:rsidRPr="00B73337">
              <w:rPr>
                <w:rFonts w:eastAsia="Times New Roman" w:cs="Times New Roman"/>
                <w:b/>
                <w:bCs/>
                <w:sz w:val="16"/>
                <w:szCs w:val="16"/>
                <w:lang w:val="en-BG" w:eastAsia="en-GB"/>
              </w:rPr>
              <w:br/>
              <w:t>TWFE</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100A474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Weighted</w:t>
            </w:r>
            <w:r w:rsidRPr="00B73337">
              <w:rPr>
                <w:rFonts w:eastAsia="Times New Roman" w:cs="Times New Roman"/>
                <w:b/>
                <w:bCs/>
                <w:sz w:val="16"/>
                <w:szCs w:val="16"/>
                <w:lang w:val="en-BG" w:eastAsia="en-GB"/>
              </w:rPr>
              <w:br/>
              <w:t>country FE</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755C32F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Weighted</w:t>
            </w:r>
            <w:r w:rsidRPr="00B73337">
              <w:rPr>
                <w:rFonts w:eastAsia="Times New Roman" w:cs="Times New Roman"/>
                <w:b/>
                <w:bCs/>
                <w:sz w:val="16"/>
                <w:szCs w:val="16"/>
                <w:lang w:val="en-BG" w:eastAsia="en-GB"/>
              </w:rPr>
              <w:br/>
              <w:t>no FE</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0" w:type="dxa"/>
              <w:bottom w:w="30" w:type="dxa"/>
              <w:right w:w="0" w:type="dxa"/>
            </w:tcMar>
            <w:vAlign w:val="bottom"/>
            <w:hideMark/>
          </w:tcPr>
          <w:p w14:paraId="6D1B5FC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Unweighted</w:t>
            </w:r>
            <w:r w:rsidRPr="00B73337">
              <w:rPr>
                <w:rFonts w:eastAsia="Times New Roman" w:cs="Times New Roman"/>
                <w:b/>
                <w:bCs/>
                <w:sz w:val="16"/>
                <w:szCs w:val="16"/>
                <w:lang w:val="en-BG" w:eastAsia="en-GB"/>
              </w:rPr>
              <w:br/>
              <w:t>TWFE</w:t>
            </w:r>
          </w:p>
        </w:tc>
      </w:tr>
      <w:tr w:rsidR="00B73337" w:rsidRPr="00B73337" w14:paraId="68DFB689"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832763"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Intercept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8ADB55" w14:textId="77777777" w:rsidR="00B73337" w:rsidRPr="00B73337" w:rsidRDefault="00B73337" w:rsidP="00B73337">
            <w:pPr>
              <w:spacing w:after="0" w:line="240" w:lineRule="auto"/>
              <w:rPr>
                <w:rFonts w:eastAsia="Times New Roman" w:cs="Times New Roman"/>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0D019A" w14:textId="77777777" w:rsidR="00B73337" w:rsidRPr="00B73337" w:rsidRDefault="00B73337" w:rsidP="00B73337">
            <w:pPr>
              <w:spacing w:after="0" w:line="240" w:lineRule="auto"/>
              <w:rPr>
                <w:rFonts w:eastAsia="Times New Roman" w:cs="Times New Roman"/>
                <w:sz w:val="20"/>
                <w:szCs w:val="20"/>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0353D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6.844***(0.032)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4A30A" w14:textId="77777777" w:rsidR="00B73337" w:rsidRPr="00B73337" w:rsidRDefault="00B73337" w:rsidP="00B73337">
            <w:pPr>
              <w:spacing w:after="0" w:line="240" w:lineRule="auto"/>
              <w:jc w:val="center"/>
              <w:rPr>
                <w:rFonts w:eastAsia="Times New Roman" w:cs="Times New Roman"/>
                <w:sz w:val="16"/>
                <w:szCs w:val="16"/>
                <w:lang w:val="en-BG" w:eastAsia="en-GB"/>
              </w:rPr>
            </w:pPr>
          </w:p>
        </w:tc>
      </w:tr>
      <w:tr w:rsidR="00B73337" w:rsidRPr="00B73337" w14:paraId="0F7B0570"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6A8201"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0A513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-0.549*** (0.053)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DA26D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-0.525***(0.051)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1A02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-0.961***(0.046)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92CD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-0.686***(0.080)</w:t>
            </w:r>
          </w:p>
        </w:tc>
      </w:tr>
      <w:tr w:rsidR="00B73337" w:rsidRPr="00B73337" w14:paraId="723BD405"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C510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0E8F3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-0.603***(0.066)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98A72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-0.579***(0.063)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1D7F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-0.434***(0.059)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6F32D"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-0.740***(0.093)</w:t>
            </w:r>
          </w:p>
        </w:tc>
      </w:tr>
      <w:tr w:rsidR="00B73337" w:rsidRPr="00B73337" w14:paraId="158560A4"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41B96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Bulgaria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7197EF"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-1.887***(0.131)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E494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-1.864***(0.128)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ADC4A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-1.007***(0.101)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5EA8FA"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-2.025***(0.158)</w:t>
            </w:r>
          </w:p>
        </w:tc>
      </w:tr>
      <w:tr w:rsidR="00B73337" w:rsidRPr="00B73337" w14:paraId="33BBDEDE"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D93F5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Croatia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15F6BD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-1.655***(0.109)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B99171"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-1.631***(0.105)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0D709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-2.572***(0.098)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A4722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-1.792***(0.130)</w:t>
            </w:r>
          </w:p>
        </w:tc>
      </w:tr>
      <w:tr w:rsidR="00B73337" w:rsidRPr="00B73337" w14:paraId="62DBC646"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61B3E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Cyprus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407DA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-0.902***(0.067)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1B22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-0.879***(0.066)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BD7D3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0.255***(0.042)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7A174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-1.040***(0.096)</w:t>
            </w:r>
          </w:p>
        </w:tc>
      </w:tr>
      <w:tr w:rsidR="00B73337" w:rsidRPr="00B73337" w14:paraId="4C9D0138"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2503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Czech Republic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DBE6D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-1.137***(0.056)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4451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-1.114***(0.051)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4B3B8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-0.901***(0.052)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872E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-1.275***(0.065)</w:t>
            </w:r>
          </w:p>
        </w:tc>
      </w:tr>
      <w:tr w:rsidR="00B73337" w:rsidRPr="00B73337" w14:paraId="6C4546DC"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48EE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Denmark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2AC0F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-1.046***(0.109)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3941B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-1.023***(0.105)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9A9A4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-1.609***(0.093)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1CF08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-1.184***(0.132)</w:t>
            </w:r>
          </w:p>
        </w:tc>
      </w:tr>
      <w:tr w:rsidR="00B73337" w:rsidRPr="00B73337" w14:paraId="7694A47B"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C4681"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Estonia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E9A1F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-1.447***(0.118)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F6AE0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-1.424***(0.115)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7E6E8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-2.237***(0.104)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63D95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-1.585***(0.144)</w:t>
            </w:r>
          </w:p>
        </w:tc>
      </w:tr>
      <w:tr w:rsidR="00B73337" w:rsidRPr="00B73337" w14:paraId="5CA109E1"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76FB6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Finland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971D2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-1.756***(0.206)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5EAE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-1.733***(0.204)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1B7A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-1.817***(0.174)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F2E53"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-1.894***(0.232)</w:t>
            </w:r>
          </w:p>
        </w:tc>
      </w:tr>
      <w:tr w:rsidR="00B73337" w:rsidRPr="00B73337" w14:paraId="65337C70"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04F3E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France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0CAADF"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-0.597***(0.062)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04065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-0.574***(0.059)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38BC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1.179***(0.060)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C5FAC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-0.735***(0.085)</w:t>
            </w:r>
          </w:p>
        </w:tc>
      </w:tr>
      <w:tr w:rsidR="00B73337" w:rsidRPr="00B73337" w14:paraId="3B73824D"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39B918"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Germany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7E907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-0.681***(0.072)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9927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-0.658***(0.071)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F45FD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0.652***(0.063)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D333D"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-0.819***(0.100)</w:t>
            </w:r>
          </w:p>
        </w:tc>
      </w:tr>
      <w:tr w:rsidR="00B73337" w:rsidRPr="00B73337" w14:paraId="203FFFB0"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5AA754"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Greece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D215D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-0.866***(0.078)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B8D4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-0.842***(0.078)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89A6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0.105(0.077)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8AD5F"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-1.003***(0.103)</w:t>
            </w:r>
          </w:p>
        </w:tc>
      </w:tr>
      <w:tr w:rsidR="00B73337" w:rsidRPr="00B73337" w14:paraId="6E5E6C9C"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40C54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Hungary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DBF89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-1.114***(0.077)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BEE7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-1.091***(0.075)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57A3D1"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-1.032***(0.073)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4744C"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-1.252***(0.089)</w:t>
            </w:r>
          </w:p>
        </w:tc>
      </w:tr>
      <w:tr w:rsidR="00B73337" w:rsidRPr="00B73337" w14:paraId="10ABAADD"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79972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Italy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A998F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-0.925***(0.112)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D88E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-0.902***(0.110)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AE67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0.676***(0.098)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47E1BB"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-1.063***(0.139)</w:t>
            </w:r>
          </w:p>
        </w:tc>
      </w:tr>
      <w:tr w:rsidR="00B73337" w:rsidRPr="00B73337" w14:paraId="10BE016B"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C6915D"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Latvia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C375A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-1.512***(0.127)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854B7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-1.488***(0.122)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D6FFF"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-1.928***(0.122)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E59F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-1.649***(0.145)</w:t>
            </w:r>
          </w:p>
        </w:tc>
      </w:tr>
      <w:tr w:rsidR="00B73337" w:rsidRPr="00B73337" w14:paraId="102A332F"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49318C"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Lithuania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FEB33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-2.173***(0.277)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2EC37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-2.150***(0.271)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C73D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-1.412***(0.244)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C48B8A"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-2.311***(0.297)</w:t>
            </w:r>
          </w:p>
        </w:tc>
      </w:tr>
      <w:tr w:rsidR="00B73337" w:rsidRPr="00B73337" w14:paraId="632E2499"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FA43E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Luxembourg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0BC6BD"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-0.493***(0.047)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427F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-0.470***(0.040)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0EDAE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-1.237***(0.040)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F04FB2"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-0.630***(0.068)</w:t>
            </w:r>
          </w:p>
        </w:tc>
      </w:tr>
      <w:tr w:rsidR="00B73337" w:rsidRPr="00B73337" w14:paraId="72770AC0"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3EDF9D"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Malta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1588A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-0.362***(0.045)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8BA8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-0.338***(0.049)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89701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-2.335***(0.041)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9D0289"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-0.499***(0.049)</w:t>
            </w:r>
          </w:p>
        </w:tc>
      </w:tr>
      <w:tr w:rsidR="00B73337" w:rsidRPr="00B73337" w14:paraId="00B62A0E"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E449F1"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Netherlands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F5911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-0.535***(0.024)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CB364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-0.512***(0.026)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F353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-0.491***(0.037)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D94198"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-0.672***(0.047)</w:t>
            </w:r>
          </w:p>
        </w:tc>
      </w:tr>
      <w:tr w:rsidR="00B73337" w:rsidRPr="00B73337" w14:paraId="1BCDCD7F"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819A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Poland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7CE8D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-1.668***(0.149)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D8F38"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-1.645***(0.146)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6C2EA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-0.135(0.141)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45EE2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-1.806***(0.164)</w:t>
            </w:r>
          </w:p>
        </w:tc>
      </w:tr>
      <w:tr w:rsidR="00B73337" w:rsidRPr="00B73337" w14:paraId="7A98B5B9"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5142A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Portugal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75C48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-0.939*(0.350)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011EB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-0.916*(0.345)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3809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-0.087(0.321)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8BFF4"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-1.077*(0.362)</w:t>
            </w:r>
          </w:p>
        </w:tc>
      </w:tr>
      <w:tr w:rsidR="00B73337" w:rsidRPr="00B73337" w14:paraId="2E88EFAA"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80825A"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Romania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015923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-1.711***(0.136)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95E69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-1.688***(0.133)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BC470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-0.363*(0.130)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DFABC"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-1.849***(0.157)</w:t>
            </w:r>
          </w:p>
        </w:tc>
      </w:tr>
      <w:tr w:rsidR="00B73337" w:rsidRPr="00B73337" w14:paraId="0C72240A"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F1FC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lastRenderedPageBreak/>
              <w:t>Slovakia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52F90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-1.516***(0.119)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282BF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-1.493***(0.119)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2B022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-1.570***(0.094)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FDD21C"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-1.654***(0.125)</w:t>
            </w:r>
          </w:p>
        </w:tc>
      </w:tr>
      <w:tr w:rsidR="00B73337" w:rsidRPr="00B73337" w14:paraId="1BA4A169"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DD390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Slovenia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E16728"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-1.280***(0.121)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F4A6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-1.256***(0.120)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16991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-3.108***(0.094)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FC570E"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-1.417***(0.147)</w:t>
            </w:r>
          </w:p>
        </w:tc>
      </w:tr>
      <w:tr w:rsidR="00B73337" w:rsidRPr="00B73337" w14:paraId="73CFDF74"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0ED39"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Spain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B29606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-0.508***(0.083)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6407D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-0.484***(0.079)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8D945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0.964***(0.065)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803074"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-0.645***(0.086)</w:t>
            </w:r>
          </w:p>
        </w:tc>
      </w:tr>
      <w:tr w:rsidR="00B73337" w:rsidRPr="00B73337" w14:paraId="678E453C"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C5503"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Sweden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160EE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-0.967***(0.140)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6CAAD"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-0.944***(0.138)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A1401"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-0.630***(0.124)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3E5D4F"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-1.104***(0.166)</w:t>
            </w:r>
          </w:p>
        </w:tc>
      </w:tr>
      <w:tr w:rsidR="00B73337" w:rsidRPr="00B73337" w14:paraId="119B1AEA"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8030F13"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Observations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866248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520</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194BDC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520</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240D6CD"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520</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C7D651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520</w:t>
            </w:r>
          </w:p>
        </w:tc>
      </w:tr>
      <w:tr w:rsidR="00B73337" w:rsidRPr="00B73337" w14:paraId="0BF68FAC"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6643F6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Weights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EE1155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BFC193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1607428"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6C54CAD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No</w:t>
            </w:r>
          </w:p>
        </w:tc>
      </w:tr>
      <w:tr w:rsidR="00B73337" w:rsidRPr="00B73337" w14:paraId="52EEB0B6"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CF27834"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Country fixed effects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CFA17A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169C39F"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1828AD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8146EE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r>
      <w:tr w:rsidR="00B73337" w:rsidRPr="00B73337" w14:paraId="66AA9A7E"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9FE2370"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Year fixed effects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5A25A0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06580D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10B681B"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No</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DA5A4A8"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r>
      <w:tr w:rsidR="00B73337" w:rsidRPr="00B73337" w14:paraId="12C49741"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9F5CF5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Adjusted R²</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61FB78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0.98</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9CFE8F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0.98</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82842EA" w14:textId="2C256094"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0.27</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B9BCAE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0.98</w:t>
            </w:r>
          </w:p>
        </w:tc>
      </w:tr>
      <w:tr w:rsidR="00B73337" w:rsidRPr="00B73337" w14:paraId="43A932D1" w14:textId="77777777" w:rsidTr="00B73337">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AEB521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Within R²</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0B8D5A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0.82</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DEA5D2F"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0.87</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305C046" w14:textId="77777777" w:rsidR="00B73337" w:rsidRPr="00B73337" w:rsidRDefault="00B73337" w:rsidP="00B73337">
            <w:pPr>
              <w:spacing w:after="0" w:line="240" w:lineRule="auto"/>
              <w:jc w:val="center"/>
              <w:rPr>
                <w:rFonts w:eastAsia="Times New Roman" w:cs="Times New Roman"/>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EADFC0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0.81</w:t>
            </w:r>
          </w:p>
        </w:tc>
      </w:tr>
    </w:tbl>
    <w:p w14:paraId="1C662768" w14:textId="0E15F2AE" w:rsidR="00B73337" w:rsidRDefault="00B73337">
      <w:pPr>
        <w:keepNext/>
        <w:keepLines/>
        <w:spacing w:before="120" w:after="0"/>
      </w:pPr>
    </w:p>
    <w:p w14:paraId="19C57EC5" w14:textId="77777777" w:rsidR="00D86F9C" w:rsidRDefault="00000000">
      <w:pPr>
        <w:keepNext/>
        <w:keepLines/>
        <w:spacing w:after="80"/>
      </w:pPr>
      <w:r>
        <w:rPr>
          <w:rFonts w:eastAsia="Times New Roman" w:cs="Times New Roman"/>
          <w:i/>
          <w:color w:val="000000"/>
          <w:sz w:val="20"/>
        </w:rPr>
        <w:t>Country-specific post-reform log effects under alternative specifications</w:t>
      </w:r>
    </w:p>
    <w:p w14:paraId="1EA2AFFD" w14:textId="77777777" w:rsidR="00D86F9C" w:rsidRDefault="00000000">
      <w:pPr>
        <w:spacing w:before="60" w:after="120" w:line="240" w:lineRule="auto"/>
      </w:pPr>
      <w:r>
        <w:rPr>
          <w:rFonts w:eastAsia="Times New Roman" w:cs="Times New Roman"/>
          <w:i/>
          <w:color w:val="000000"/>
          <w:sz w:val="15"/>
        </w:rPr>
        <w:t xml:space="preserve">Note. </w:t>
      </w:r>
      <w:r>
        <w:rPr>
          <w:rFonts w:eastAsia="Times New Roman" w:cs="Times New Roman"/>
          <w:color w:val="000000"/>
          <w:sz w:val="15"/>
        </w:rPr>
        <w:t>Driscoll-Kraay standard errors with one lag are in parentheses. + p &lt; .10, * p &lt; .05, ** p &lt; .01, *** p &lt; .001.</w:t>
      </w:r>
    </w:p>
    <w:p w14:paraId="1B876396" w14:textId="77777777" w:rsidR="00D86F9C" w:rsidRDefault="00D86F9C"/>
    <w:p w14:paraId="2104CD7F" w14:textId="77777777" w:rsidR="00B73337" w:rsidRDefault="00B73337"/>
    <w:tbl>
      <w:tblPr>
        <w:tblW w:w="6900" w:type="dxa"/>
        <w:jc w:val="center"/>
        <w:tblCellMar>
          <w:left w:w="0" w:type="dxa"/>
          <w:right w:w="0" w:type="dxa"/>
        </w:tblCellMar>
        <w:tblLook w:val="04A0" w:firstRow="1" w:lastRow="0" w:firstColumn="1" w:lastColumn="0" w:noHBand="0" w:noVBand="1"/>
      </w:tblPr>
      <w:tblGrid>
        <w:gridCol w:w="1761"/>
        <w:gridCol w:w="1220"/>
        <w:gridCol w:w="896"/>
        <w:gridCol w:w="1274"/>
        <w:gridCol w:w="1749"/>
      </w:tblGrid>
      <w:tr w:rsidR="00B73337" w:rsidRPr="00B73337" w14:paraId="2248634D"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50E4FFF8"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Variable</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7C3CA12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S1 Saturated DiD</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3CFF9A7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S2 + GDPpc</w:t>
            </w:r>
          </w:p>
        </w:tc>
        <w:tc>
          <w:tcPr>
            <w:tcW w:w="0" w:type="auto"/>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34D5380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S3 + GDPpc + Pop</w:t>
            </w:r>
          </w:p>
        </w:tc>
        <w:tc>
          <w:tcPr>
            <w:tcW w:w="1749" w:type="dxa"/>
            <w:tcBorders>
              <w:top w:val="single" w:sz="6" w:space="0" w:color="CCCCCC"/>
              <w:left w:val="single" w:sz="6" w:space="0" w:color="CCCCCC"/>
              <w:bottom w:val="single" w:sz="6" w:space="0" w:color="CCCCCC"/>
              <w:right w:val="single" w:sz="6" w:space="0" w:color="CCCCCC"/>
            </w:tcBorders>
            <w:shd w:val="clear" w:color="auto" w:fill="E7E6E6"/>
            <w:tcMar>
              <w:top w:w="30" w:type="dxa"/>
              <w:left w:w="45" w:type="dxa"/>
              <w:bottom w:w="30" w:type="dxa"/>
              <w:right w:w="45" w:type="dxa"/>
            </w:tcMar>
            <w:vAlign w:val="bottom"/>
            <w:hideMark/>
          </w:tcPr>
          <w:p w14:paraId="72D2F68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S4 + GDPpc + Pop + YouthUnempl</w:t>
            </w:r>
          </w:p>
        </w:tc>
      </w:tr>
      <w:tr w:rsidR="00B73337" w:rsidRPr="00B73337" w14:paraId="71320318"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1634BF"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Austria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270E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E349B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05AA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-0.499***</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F2C30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-0.504***</w:t>
            </w:r>
          </w:p>
        </w:tc>
      </w:tr>
      <w:tr w:rsidR="00B73337" w:rsidRPr="00B73337" w14:paraId="4F5ADD9C"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26AD9819"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B0AB9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43FC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0D49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E9AB3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(0.057)</w:t>
            </w:r>
          </w:p>
        </w:tc>
      </w:tr>
      <w:tr w:rsidR="00B73337" w:rsidRPr="00B73337" w14:paraId="0E1C28F3"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F48827"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Belgium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8423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-0.581***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22AF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-0.583***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2691B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18A8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-0.575***</w:t>
            </w:r>
          </w:p>
        </w:tc>
      </w:tr>
      <w:tr w:rsidR="00B73337" w:rsidRPr="00B73337" w14:paraId="27826797"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695BA5D3"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F58EA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6E984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5909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(0.064)</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81FA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(0.068)</w:t>
            </w:r>
          </w:p>
        </w:tc>
      </w:tr>
      <w:tr w:rsidR="00B73337" w:rsidRPr="00B73337" w14:paraId="4FBA9C90"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CCC83F"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Bulgaria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2B022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-1.855***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FEC09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-1.888***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FA86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-1.770***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BD30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-1.781***</w:t>
            </w:r>
          </w:p>
        </w:tc>
      </w:tr>
      <w:tr w:rsidR="00B73337" w:rsidRPr="00B73337" w14:paraId="25690665"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451519ED"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07C3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FAA2D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545C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091D36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(0.105)</w:t>
            </w:r>
          </w:p>
        </w:tc>
      </w:tr>
      <w:tr w:rsidR="00B73337" w:rsidRPr="00B73337" w14:paraId="140808D6"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705AA"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Croatia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1134B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1FD77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-1.657***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992C9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-1.528***</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4FB60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-1.529***</w:t>
            </w:r>
          </w:p>
        </w:tc>
      </w:tr>
      <w:tr w:rsidR="00B73337" w:rsidRPr="00B73337" w14:paraId="68BD2EB5"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1347B3BD"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C723C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3E25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E9F5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(0.097)</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33728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(0.101)</w:t>
            </w:r>
          </w:p>
        </w:tc>
      </w:tr>
      <w:tr w:rsidR="00B73337" w:rsidRPr="00B73337" w14:paraId="388129F4"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5C03A"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Cyprus (European Union)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9C4F2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676F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DF69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-0.948***</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995B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-0.944***</w:t>
            </w:r>
          </w:p>
        </w:tc>
      </w:tr>
      <w:tr w:rsidR="00B73337" w:rsidRPr="00B73337" w14:paraId="16A000C2"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4E335061"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F71C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DDBA2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AA36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CC78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(0.054)</w:t>
            </w:r>
          </w:p>
        </w:tc>
      </w:tr>
      <w:tr w:rsidR="00B73337" w:rsidRPr="00B73337" w14:paraId="06BC9104"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49BD1D"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Czech Republic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E8C29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7D4E5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33C17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-1.070***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90D15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-1.075***</w:t>
            </w:r>
          </w:p>
        </w:tc>
      </w:tr>
      <w:tr w:rsidR="00B73337" w:rsidRPr="00B73337" w14:paraId="2F14F035"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0B13EAB9"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06B6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486E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79741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7542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(0.072)</w:t>
            </w:r>
          </w:p>
        </w:tc>
      </w:tr>
      <w:tr w:rsidR="00B73337" w:rsidRPr="00B73337" w14:paraId="066B9829"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4FDB06"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Denmark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250B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0618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9CC5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-1.025***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C1C33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-1.030***</w:t>
            </w:r>
          </w:p>
        </w:tc>
      </w:tr>
      <w:tr w:rsidR="00B73337" w:rsidRPr="00B73337" w14:paraId="2C9957D4"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68B91BAF"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67EAA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A1FFF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5141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3FEDF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(0.127)</w:t>
            </w:r>
          </w:p>
        </w:tc>
      </w:tr>
      <w:tr w:rsidR="00B73337" w:rsidRPr="00B73337" w14:paraId="502A1087"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CB28D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lastRenderedPageBreak/>
              <w:t xml:space="preserve">Estonia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EAD59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10C3A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2E56D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-1.393***</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C6AEB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-1.407***</w:t>
            </w:r>
          </w:p>
        </w:tc>
      </w:tr>
      <w:tr w:rsidR="00B73337" w:rsidRPr="00B73337" w14:paraId="251DCDF9"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78C8E7A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6BDEF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566A5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ABB6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33A3C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(0.132)</w:t>
            </w:r>
          </w:p>
        </w:tc>
      </w:tr>
      <w:tr w:rsidR="00B73337" w:rsidRPr="00B73337" w14:paraId="10385B3B"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39F67"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Finland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B6F30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955D3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26818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-1.625***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44748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-1.622***</w:t>
            </w:r>
          </w:p>
        </w:tc>
      </w:tr>
      <w:tr w:rsidR="00B73337" w:rsidRPr="00B73337" w14:paraId="4FF1CCD6"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5D10B2A2"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A1E6A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19E9B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28A81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(0.206)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C454B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(0.206)</w:t>
            </w:r>
          </w:p>
        </w:tc>
      </w:tr>
      <w:tr w:rsidR="00B73337" w:rsidRPr="00B73337" w14:paraId="344E1FBA"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4C12F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France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809D2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19613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B4685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-0.541***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3526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-0.537***</w:t>
            </w:r>
          </w:p>
        </w:tc>
      </w:tr>
      <w:tr w:rsidR="00B73337" w:rsidRPr="00B73337" w14:paraId="27B6F31D"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3423ED4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5273F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6B26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66E8B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(0.058)</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F9AEE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(0.057)</w:t>
            </w:r>
          </w:p>
        </w:tc>
      </w:tr>
      <w:tr w:rsidR="00B73337" w:rsidRPr="00B73337" w14:paraId="04D0DF71"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995F4D"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Germany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E9D68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-0.659***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D8C74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-0.650***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293E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-0.581***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141A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-0.584***</w:t>
            </w:r>
          </w:p>
        </w:tc>
      </w:tr>
      <w:tr w:rsidR="00B73337" w:rsidRPr="00B73337" w14:paraId="39A3F3D1"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5C18ACDE"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ACB10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10B82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75A31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FF351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(0.058)</w:t>
            </w:r>
          </w:p>
        </w:tc>
      </w:tr>
      <w:tr w:rsidR="00B73337" w:rsidRPr="00B73337" w14:paraId="07AAF5F5"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CD7190"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Greece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8A9CF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-0.819***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B3BE8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-0.835***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A0962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-0.735***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AE66C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-0.719***</w:t>
            </w:r>
          </w:p>
        </w:tc>
      </w:tr>
      <w:tr w:rsidR="00B73337" w:rsidRPr="00B73337" w14:paraId="20F3A09B"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44AA7AEA"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A44B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6AF4E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42F6C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(0.035)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01D92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(0.042)</w:t>
            </w:r>
          </w:p>
        </w:tc>
      </w:tr>
      <w:tr w:rsidR="00B73337" w:rsidRPr="00B73337" w14:paraId="632FBC7C"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651713"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Hungary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319A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C0F2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D61A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-1.008***</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E8C08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-1.020***</w:t>
            </w:r>
          </w:p>
        </w:tc>
      </w:tr>
      <w:tr w:rsidR="00B73337" w:rsidRPr="00B73337" w14:paraId="35538FBE"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395EC40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93185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A56C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7F72C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(0.080)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62DA0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(0.078)</w:t>
            </w:r>
          </w:p>
        </w:tc>
      </w:tr>
      <w:tr w:rsidR="00B73337" w:rsidRPr="00B73337" w14:paraId="0BC9D6DF"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BE4B41"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Italy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59F7A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-0.886***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7E588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16CF8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-0.824***</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23D5B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-0.811***</w:t>
            </w:r>
          </w:p>
        </w:tc>
      </w:tr>
      <w:tr w:rsidR="00B73337" w:rsidRPr="00B73337" w14:paraId="34A9D18E"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5944EE3F"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74BA6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20FC1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74721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49FE3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(0.084)</w:t>
            </w:r>
          </w:p>
        </w:tc>
      </w:tr>
      <w:tr w:rsidR="00B73337" w:rsidRPr="00B73337" w14:paraId="4E5A00D0"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9050E"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Latvia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A3ED7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D8A53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46624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-1.383***</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34317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-1.389***</w:t>
            </w:r>
          </w:p>
        </w:tc>
      </w:tr>
      <w:tr w:rsidR="00B73337" w:rsidRPr="00B73337" w14:paraId="2EC451AF"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6DDE04F3"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0D2D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65A6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D6ED7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60FC8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(0.129)</w:t>
            </w:r>
          </w:p>
        </w:tc>
      </w:tr>
      <w:tr w:rsidR="00B73337" w:rsidRPr="00B73337" w14:paraId="7C7AFB0D"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7E787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Lithuania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081E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-2.163***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3C9B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-2.187***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BD582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-2.157***</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C9E1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-2.164***</w:t>
            </w:r>
          </w:p>
        </w:tc>
      </w:tr>
      <w:tr w:rsidR="00B73337" w:rsidRPr="00B73337" w14:paraId="51DB4C69"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14FE223A"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73D25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(0.347)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58B06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73B7E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(0.331)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6409D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(0.339)</w:t>
            </w:r>
          </w:p>
        </w:tc>
      </w:tr>
      <w:tr w:rsidR="00B73337" w:rsidRPr="00B73337" w14:paraId="220F1FE2"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0F2BEA"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Luxembourg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148CB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6569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-0.490***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4B51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745C8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-0.577***</w:t>
            </w:r>
          </w:p>
        </w:tc>
      </w:tr>
      <w:tr w:rsidR="00B73337" w:rsidRPr="00B73337" w14:paraId="0F62E606"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3946DD58"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A6544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FD1E4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7FAA3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(0.085)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1D5C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(0.090)</w:t>
            </w:r>
          </w:p>
        </w:tc>
      </w:tr>
      <w:tr w:rsidR="00B73337" w:rsidRPr="00B73337" w14:paraId="19851FF1"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1F2688"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Malta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60BA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-0.351***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C9836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-0.376***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C38ED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-0.523***</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4BA85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-0.526***</w:t>
            </w:r>
          </w:p>
        </w:tc>
      </w:tr>
      <w:tr w:rsidR="00B73337" w:rsidRPr="00B73337" w14:paraId="534702DF"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2327255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D0245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(0.044)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EFE1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37769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(0.064)</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CCCFA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(0.065)</w:t>
            </w:r>
          </w:p>
        </w:tc>
      </w:tr>
      <w:tr w:rsidR="00B73337" w:rsidRPr="00B73337" w14:paraId="0C28EDA8"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46109B"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Netherlands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8043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C6A02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F9C5E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A772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-0.527***</w:t>
            </w:r>
          </w:p>
        </w:tc>
      </w:tr>
      <w:tr w:rsidR="00B73337" w:rsidRPr="00B73337" w14:paraId="2248BF0E"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1931F025"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D6721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2B99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F781C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(0.024)</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B26B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(0.027)</w:t>
            </w:r>
          </w:p>
        </w:tc>
      </w:tr>
      <w:tr w:rsidR="00B73337" w:rsidRPr="00B73337" w14:paraId="54CBBAB8" w14:textId="77777777" w:rsidTr="00B73337">
        <w:trPr>
          <w:trHeight w:val="315"/>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D63E22"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Poland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1A8FD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CA8B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-1.649***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108C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-1.516***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AE97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-1.524***</w:t>
            </w:r>
          </w:p>
        </w:tc>
      </w:tr>
      <w:tr w:rsidR="00B73337" w:rsidRPr="00B73337" w14:paraId="5A63319C" w14:textId="77777777" w:rsidTr="00B73337">
        <w:trPr>
          <w:trHeight w:val="315"/>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26C71709"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B873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(0.165)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0F25B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(0.152)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7BEE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D40F7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(0.135)</w:t>
            </w:r>
          </w:p>
        </w:tc>
      </w:tr>
      <w:tr w:rsidR="00B73337" w:rsidRPr="00B73337" w14:paraId="24312BC2"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3098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Portugal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19AC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-0.863+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DB54C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502EA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-0.833+</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19DC9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-0.836+</w:t>
            </w:r>
          </w:p>
        </w:tc>
      </w:tr>
      <w:tr w:rsidR="00B73337" w:rsidRPr="00B73337" w14:paraId="31A5C5DA"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0D68783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D8751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10425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CE587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(0.417)</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251BB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(0.421)</w:t>
            </w:r>
          </w:p>
        </w:tc>
      </w:tr>
      <w:tr w:rsidR="00B73337" w:rsidRPr="00B73337" w14:paraId="4CD72927" w14:textId="77777777" w:rsidTr="00B73337">
        <w:trPr>
          <w:trHeight w:val="96"/>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40BC5"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Romania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645AA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-1.653***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F6D3E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-1.680***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2CC60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-1.577***</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B4A97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-1.597***</w:t>
            </w:r>
          </w:p>
        </w:tc>
      </w:tr>
      <w:tr w:rsidR="00B73337" w:rsidRPr="00B73337" w14:paraId="45B61347" w14:textId="77777777" w:rsidTr="00B73337">
        <w:trPr>
          <w:trHeight w:val="130"/>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7552A9F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F38A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3E3DDC"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D7E1E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(0.124)</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01877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(0.135)</w:t>
            </w:r>
          </w:p>
        </w:tc>
      </w:tr>
      <w:tr w:rsidR="00B73337" w:rsidRPr="00B73337" w14:paraId="3E114C63"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0E7616"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Slovakia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D52E6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-1.472***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618AA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-1.482***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1A1E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-1.385***</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7C13D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-1.396***</w:t>
            </w:r>
          </w:p>
        </w:tc>
      </w:tr>
      <w:tr w:rsidR="00B73337" w:rsidRPr="00B73337" w14:paraId="43E6542A" w14:textId="77777777" w:rsidTr="00B73337">
        <w:trPr>
          <w:trHeight w:val="56"/>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38AC376D"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D712A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F4A55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786F7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93F8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(0.110)</w:t>
            </w:r>
          </w:p>
        </w:tc>
      </w:tr>
      <w:tr w:rsidR="00B73337" w:rsidRPr="00B73337" w14:paraId="5316CBD4"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37A55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Slovenia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CF3C3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-1.201***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4617F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-1.218***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1266F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-1.171***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45AA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-1.177***</w:t>
            </w:r>
          </w:p>
        </w:tc>
      </w:tr>
      <w:tr w:rsidR="00B73337" w:rsidRPr="00B73337" w14:paraId="229D2D1A"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2C9653F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1FFD4E"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45534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97CE1D"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(0.099)</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CAFEC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(0.107)</w:t>
            </w:r>
          </w:p>
        </w:tc>
      </w:tr>
      <w:tr w:rsidR="00B73337" w:rsidRPr="00B73337" w14:paraId="14CAE381"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D80E3F"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Spain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A74B86"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-0.492***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0915D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-0.488***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97D8D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-0.490**</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673E3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-0.476**</w:t>
            </w:r>
          </w:p>
        </w:tc>
      </w:tr>
      <w:tr w:rsidR="00B73337" w:rsidRPr="00B73337" w14:paraId="13B9644F"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46869AC3"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EC0EF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06272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95A8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(0.099)</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22EC8"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(0.102)</w:t>
            </w:r>
          </w:p>
        </w:tc>
      </w:tr>
      <w:tr w:rsidR="00B73337" w:rsidRPr="00B73337" w14:paraId="3DAD020C"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49E046"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 xml:space="preserve">Sweden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DB26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21CC2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A18029"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-0.916***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BE5AC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-0.927***</w:t>
            </w:r>
          </w:p>
        </w:tc>
      </w:tr>
      <w:tr w:rsidR="00B73337" w:rsidRPr="00B73337" w14:paraId="2B485BD1"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31344EF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633F2"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C3991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D3E5F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(0.141)</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29DE77"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(0.151)</w:t>
            </w:r>
          </w:p>
        </w:tc>
      </w:tr>
      <w:tr w:rsidR="00B73337" w:rsidRPr="00B73337" w14:paraId="7AA784E7"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F71993"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c_log_GDPpc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9CDC2A"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7273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67B79A"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0.332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FB743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0.376</w:t>
            </w:r>
          </w:p>
        </w:tc>
      </w:tr>
      <w:tr w:rsidR="00B73337" w:rsidRPr="00B73337" w14:paraId="40EC0D4C"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07A280F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3A3E8E" w14:textId="77777777" w:rsidR="00B73337" w:rsidRPr="00B73337" w:rsidRDefault="00B73337" w:rsidP="00B73337">
            <w:pPr>
              <w:spacing w:after="0" w:line="240" w:lineRule="auto"/>
              <w:jc w:val="center"/>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E7140"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(0.254)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CB8FC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(0.262)</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25779E5"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(0.236)</w:t>
            </w:r>
          </w:p>
        </w:tc>
      </w:tr>
      <w:tr w:rsidR="00B73337" w:rsidRPr="00B73337" w14:paraId="30D82AE0" w14:textId="77777777" w:rsidTr="00B73337">
        <w:trPr>
          <w:trHeight w:val="41"/>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C704E9"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c_log_Pop15_64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14327E"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E1C911"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EB5AF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1.646**</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0E336F"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1.617**</w:t>
            </w:r>
          </w:p>
        </w:tc>
      </w:tr>
      <w:tr w:rsidR="00B73337" w:rsidRPr="00B73337" w14:paraId="29AB8C1E"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6FF1AF7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E524C6" w14:textId="77777777" w:rsidR="00B73337" w:rsidRPr="00B73337" w:rsidRDefault="00B73337" w:rsidP="00B73337">
            <w:pPr>
              <w:spacing w:after="0" w:line="240" w:lineRule="auto"/>
              <w:jc w:val="center"/>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C090C7"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EFBC3"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(0.359)</w:t>
            </w: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D16AB"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(0.340)</w:t>
            </w:r>
          </w:p>
        </w:tc>
      </w:tr>
      <w:tr w:rsidR="00B73337" w:rsidRPr="00B73337" w14:paraId="3EA588D2" w14:textId="77777777" w:rsidTr="00B73337">
        <w:trPr>
          <w:trHeight w:val="159"/>
          <w:jc w:val="center"/>
        </w:trPr>
        <w:tc>
          <w:tcPr>
            <w:tcW w:w="1492"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B2740" w14:textId="77777777" w:rsidR="00B73337" w:rsidRPr="00B73337" w:rsidRDefault="00B73337" w:rsidP="00B73337">
            <w:pPr>
              <w:spacing w:after="0" w:line="240" w:lineRule="auto"/>
              <w:rPr>
                <w:rFonts w:eastAsia="Times New Roman" w:cs="Times New Roman"/>
                <w:b/>
                <w:bCs/>
                <w:sz w:val="16"/>
                <w:szCs w:val="16"/>
                <w:lang w:val="en-BG" w:eastAsia="en-GB"/>
              </w:rPr>
            </w:pPr>
            <w:r w:rsidRPr="00B73337">
              <w:rPr>
                <w:rFonts w:eastAsia="Times New Roman" w:cs="Times New Roman"/>
                <w:b/>
                <w:bCs/>
                <w:sz w:val="16"/>
                <w:szCs w:val="16"/>
                <w:lang w:val="en-BG" w:eastAsia="en-GB"/>
              </w:rPr>
              <w:t>c_YouthUnempl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8D9F9C"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3109F2"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786CC"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17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AF994"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0.002</w:t>
            </w:r>
          </w:p>
        </w:tc>
      </w:tr>
      <w:tr w:rsidR="00B73337" w:rsidRPr="00B73337" w14:paraId="5DF77CA2" w14:textId="77777777" w:rsidTr="00B73337">
        <w:trPr>
          <w:trHeight w:val="41"/>
          <w:jc w:val="center"/>
        </w:trPr>
        <w:tc>
          <w:tcPr>
            <w:tcW w:w="1492" w:type="dxa"/>
            <w:vMerge/>
            <w:tcBorders>
              <w:top w:val="single" w:sz="6" w:space="0" w:color="CCCCCC"/>
              <w:left w:val="single" w:sz="6" w:space="0" w:color="CCCCCC"/>
              <w:bottom w:val="single" w:sz="6" w:space="0" w:color="CCCCCC"/>
              <w:right w:val="single" w:sz="6" w:space="0" w:color="CCCCCC"/>
            </w:tcBorders>
            <w:vAlign w:val="center"/>
            <w:hideMark/>
          </w:tcPr>
          <w:p w14:paraId="6F7EA2E6"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683C3DC0" w14:textId="77777777" w:rsidR="00B73337" w:rsidRPr="00B73337" w:rsidRDefault="00B73337" w:rsidP="00B73337">
            <w:pPr>
              <w:spacing w:after="0" w:line="240" w:lineRule="auto"/>
              <w:jc w:val="center"/>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6A19D3AD"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0" w:type="auto"/>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BDA8762" w14:textId="77777777" w:rsidR="00B73337" w:rsidRPr="00B73337" w:rsidRDefault="00B73337" w:rsidP="00B73337">
            <w:pPr>
              <w:spacing w:after="0" w:line="240" w:lineRule="auto"/>
              <w:rPr>
                <w:rFonts w:eastAsia="Times New Roman" w:cs="Times New Roman"/>
                <w:b/>
                <w:bCs/>
                <w:sz w:val="16"/>
                <w:szCs w:val="16"/>
                <w:lang w:val="en-BG" w:eastAsia="en-GB"/>
              </w:rPr>
            </w:pPr>
          </w:p>
        </w:tc>
        <w:tc>
          <w:tcPr>
            <w:tcW w:w="1749" w:type="dxa"/>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0988BE41" w14:textId="77777777" w:rsidR="00B73337" w:rsidRPr="00B73337" w:rsidRDefault="00B73337" w:rsidP="00B73337">
            <w:pPr>
              <w:spacing w:after="0" w:line="240" w:lineRule="auto"/>
              <w:jc w:val="center"/>
              <w:rPr>
                <w:rFonts w:eastAsia="Times New Roman" w:cs="Times New Roman"/>
                <w:b/>
                <w:bCs/>
                <w:sz w:val="16"/>
                <w:szCs w:val="16"/>
                <w:lang w:val="en-BG" w:eastAsia="en-GB"/>
              </w:rPr>
            </w:pPr>
            <w:r w:rsidRPr="00B73337">
              <w:rPr>
                <w:rFonts w:eastAsia="Times New Roman" w:cs="Times New Roman"/>
                <w:b/>
                <w:bCs/>
                <w:sz w:val="16"/>
                <w:szCs w:val="16"/>
                <w:lang w:val="en-BG" w:eastAsia="en-GB"/>
              </w:rPr>
              <w:t>(0.003)</w:t>
            </w:r>
          </w:p>
        </w:tc>
      </w:tr>
      <w:tr w:rsidR="00B73337" w:rsidRPr="00B73337" w14:paraId="22459F04"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7A753574"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Num.Obs.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7D90A4D7"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468</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110B621"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468</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6927EAB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468</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B64BA2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468</w:t>
            </w:r>
          </w:p>
        </w:tc>
      </w:tr>
      <w:tr w:rsidR="00B73337" w:rsidRPr="00B73337" w14:paraId="587E7853"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63F22F2C"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R2 Within</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D089934"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0.817</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DEA412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0.818</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ED21FC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0.830</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E1AE2E0"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0.830</w:t>
            </w:r>
          </w:p>
        </w:tc>
      </w:tr>
      <w:tr w:rsidR="00B73337" w:rsidRPr="00B73337" w14:paraId="740CA00C"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6DAF6E6"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R2 Within Adj.</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93E9ADE"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0.804</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1C7EACD"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0.805</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D877E22"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0.818</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1FEB90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0.817</w:t>
            </w:r>
          </w:p>
        </w:tc>
      </w:tr>
      <w:tr w:rsidR="00B73337" w:rsidRPr="00B73337" w14:paraId="19D8D695"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364E52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FE: Domicile_named_country</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70B78EC9"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4CEDA6C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4235656"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6AB416B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r>
      <w:tr w:rsidR="00B73337" w:rsidRPr="00B73337" w14:paraId="3E4781C1"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EACD305"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FE: Year</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372825D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A402D01"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2B0B43ED"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6A39964A"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r>
      <w:tr w:rsidR="00B73337" w:rsidRPr="00B73337" w14:paraId="5B76CF8B" w14:textId="77777777" w:rsidTr="00B73337">
        <w:trPr>
          <w:trHeight w:val="315"/>
          <w:jc w:val="center"/>
        </w:trPr>
        <w:tc>
          <w:tcPr>
            <w:tcW w:w="1492"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849A007" w14:textId="77777777" w:rsidR="00B73337" w:rsidRPr="00B73337" w:rsidRDefault="00B73337" w:rsidP="00B73337">
            <w:pPr>
              <w:spacing w:after="0" w:line="240" w:lineRule="auto"/>
              <w:rPr>
                <w:rFonts w:eastAsia="Times New Roman" w:cs="Times New Roman"/>
                <w:sz w:val="16"/>
                <w:szCs w:val="16"/>
                <w:lang w:val="en-BG" w:eastAsia="en-GB"/>
              </w:rPr>
            </w:pPr>
            <w:r w:rsidRPr="00B73337">
              <w:rPr>
                <w:rFonts w:eastAsia="Times New Roman" w:cs="Times New Roman"/>
                <w:sz w:val="16"/>
                <w:szCs w:val="16"/>
                <w:lang w:val="en-BG" w:eastAsia="en-GB"/>
              </w:rPr>
              <w:t>Weights</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B8D215C"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104580B8"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0" w:type="auto"/>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5567D275"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 xml:space="preserve">YES </w:t>
            </w:r>
          </w:p>
        </w:tc>
        <w:tc>
          <w:tcPr>
            <w:tcW w:w="1749" w:type="dxa"/>
            <w:tcBorders>
              <w:top w:val="single" w:sz="6" w:space="0" w:color="CCCCCC"/>
              <w:left w:val="single" w:sz="6" w:space="0" w:color="CCCCCC"/>
              <w:bottom w:val="single" w:sz="6" w:space="0" w:color="CCCCCC"/>
              <w:right w:val="single" w:sz="6" w:space="0" w:color="CCCCCC"/>
            </w:tcBorders>
            <w:shd w:val="clear" w:color="auto" w:fill="F7F7F7"/>
            <w:tcMar>
              <w:top w:w="30" w:type="dxa"/>
              <w:left w:w="45" w:type="dxa"/>
              <w:bottom w:w="30" w:type="dxa"/>
              <w:right w:w="45" w:type="dxa"/>
            </w:tcMar>
            <w:vAlign w:val="bottom"/>
            <w:hideMark/>
          </w:tcPr>
          <w:p w14:paraId="0B01B483" w14:textId="77777777" w:rsidR="00B73337" w:rsidRPr="00B73337" w:rsidRDefault="00B73337" w:rsidP="00B73337">
            <w:pPr>
              <w:spacing w:after="0" w:line="240" w:lineRule="auto"/>
              <w:jc w:val="center"/>
              <w:rPr>
                <w:rFonts w:eastAsia="Times New Roman" w:cs="Times New Roman"/>
                <w:sz w:val="16"/>
                <w:szCs w:val="16"/>
                <w:lang w:val="en-BG" w:eastAsia="en-GB"/>
              </w:rPr>
            </w:pPr>
            <w:r w:rsidRPr="00B73337">
              <w:rPr>
                <w:rFonts w:eastAsia="Times New Roman" w:cs="Times New Roman"/>
                <w:sz w:val="16"/>
                <w:szCs w:val="16"/>
                <w:lang w:val="en-BG" w:eastAsia="en-GB"/>
              </w:rPr>
              <w:t>YES</w:t>
            </w:r>
          </w:p>
        </w:tc>
      </w:tr>
    </w:tbl>
    <w:p w14:paraId="62464DF1" w14:textId="77777777" w:rsidR="00B73337" w:rsidRDefault="00B73337">
      <w:pPr>
        <w:sectPr w:rsidR="00B73337">
          <w:pgSz w:w="15840" w:h="12240" w:orient="landscape"/>
          <w:pgMar w:top="792" w:right="792" w:bottom="792" w:left="792" w:header="432" w:footer="432" w:gutter="0"/>
          <w:cols w:space="720"/>
          <w:docGrid w:linePitch="360"/>
        </w:sectPr>
      </w:pPr>
    </w:p>
    <w:p w14:paraId="3E29149E" w14:textId="77777777" w:rsidR="00D86F9C" w:rsidRDefault="00000000">
      <w:pPr>
        <w:keepNext/>
        <w:keepLines/>
        <w:spacing w:before="120" w:after="0"/>
      </w:pPr>
      <w:r>
        <w:rPr>
          <w:rFonts w:eastAsia="Times New Roman" w:cs="Times New Roman"/>
          <w:b/>
          <w:color w:val="000000"/>
          <w:sz w:val="20"/>
        </w:rPr>
        <w:lastRenderedPageBreak/>
        <w:t>Table A2</w:t>
      </w:r>
    </w:p>
    <w:p w14:paraId="4908CF82" w14:textId="77777777" w:rsidR="00D86F9C" w:rsidRDefault="00000000">
      <w:pPr>
        <w:keepNext/>
        <w:keepLines/>
        <w:spacing w:after="80"/>
      </w:pPr>
      <w:r>
        <w:rPr>
          <w:rFonts w:eastAsia="Times New Roman" w:cs="Times New Roman"/>
          <w:i/>
          <w:color w:val="000000"/>
          <w:sz w:val="20"/>
        </w:rPr>
        <w:t>Country-specific log effects in the initial and later post-reform windows</w:t>
      </w:r>
    </w:p>
    <w:tbl>
      <w:tblPr>
        <w:tblW w:w="0" w:type="dxa"/>
        <w:tblCellMar>
          <w:left w:w="0" w:type="dxa"/>
          <w:right w:w="0" w:type="dxa"/>
        </w:tblCellMar>
        <w:tblLook w:val="04A0" w:firstRow="1" w:lastRow="0" w:firstColumn="1" w:lastColumn="0" w:noHBand="0" w:noVBand="1"/>
      </w:tblPr>
      <w:tblGrid>
        <w:gridCol w:w="1152"/>
        <w:gridCol w:w="1322"/>
        <w:gridCol w:w="1091"/>
        <w:gridCol w:w="1321"/>
        <w:gridCol w:w="831"/>
        <w:gridCol w:w="1321"/>
        <w:gridCol w:w="1091"/>
        <w:gridCol w:w="1321"/>
      </w:tblGrid>
      <w:tr w:rsidR="00743809" w:rsidRPr="00743809" w14:paraId="1BD571D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D4BB62"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Country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2257B10"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Post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EEF432"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Country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41B04C6"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Post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B92D4E8"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Country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AFE8BDD"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Post 2023</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489758"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Country</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E2E0C2" w14:textId="77777777" w:rsidR="00743809" w:rsidRPr="00743809" w:rsidRDefault="00743809" w:rsidP="00743809">
            <w:pPr>
              <w:spacing w:after="0" w:line="240" w:lineRule="auto"/>
              <w:jc w:val="center"/>
              <w:rPr>
                <w:rFonts w:ascii="Arial" w:eastAsia="Times New Roman" w:hAnsi="Arial" w:cs="Arial"/>
                <w:b/>
                <w:bCs/>
                <w:sz w:val="20"/>
                <w:szCs w:val="20"/>
                <w:lang w:val="en-BG" w:eastAsia="en-GB"/>
              </w:rPr>
            </w:pPr>
            <w:r w:rsidRPr="00743809">
              <w:rPr>
                <w:rFonts w:ascii="Arial" w:eastAsia="Times New Roman" w:hAnsi="Arial" w:cs="Arial"/>
                <w:b/>
                <w:bCs/>
                <w:sz w:val="20"/>
                <w:szCs w:val="20"/>
                <w:lang w:val="en-BG" w:eastAsia="en-GB"/>
              </w:rPr>
              <w:t>Post 2023</w:t>
            </w:r>
          </w:p>
        </w:tc>
      </w:tr>
      <w:tr w:rsidR="00743809" w:rsidRPr="00743809" w14:paraId="6D5D1D6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7DB04E"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E180B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-0.524***(0.072)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12F6C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91AFC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-0.813***(0.102)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10E7F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Austria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0C36E"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-0.585***(0.032)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7629B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Italy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2BAB72"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-1.093***(0.030)</w:t>
            </w:r>
          </w:p>
        </w:tc>
      </w:tr>
      <w:tr w:rsidR="00743809" w:rsidRPr="00743809" w14:paraId="49E4025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3D4B3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7C28C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-0.551***(0.078)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34DD98"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25C36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-1.429***(0.189)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C5D5D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Belgium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AA0473"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-0.681***(0.022)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79686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Latvia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A7DD5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-1.636***(0.033)</w:t>
            </w:r>
          </w:p>
        </w:tc>
      </w:tr>
      <w:tr w:rsidR="00743809" w:rsidRPr="00743809" w14:paraId="2D1A19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B3B91DC"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578A3A"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-1.795***(0.169)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5E9CB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Lithuania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AF544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-2.026***(0.384)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3FFC6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Bulgaria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C3F85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-2.025***(0.048)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1B8038"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Lithuania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12B0E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-2.394***(0.113)</w:t>
            </w:r>
          </w:p>
        </w:tc>
      </w:tr>
      <w:tr w:rsidR="00743809" w:rsidRPr="00743809" w14:paraId="3887C8E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D565C2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51936A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-1.591***(0.158)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5193C2"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E481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-0.490***(0.066)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3FEF7E"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Croatia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D3B8E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-1.751***(0.039)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6825D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Luxembourg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880995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-0.498***(0.038)</w:t>
            </w:r>
          </w:p>
        </w:tc>
      </w:tr>
      <w:tr w:rsidR="00743809" w:rsidRPr="00743809" w14:paraId="0C4DAAE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C33B43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Cyprus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9486F3"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-0.869***(0.072)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0A1F9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6B0C13"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-0.321***(0.040)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BAE01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Cyprus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32914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-0.952***(0.056)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BB42C"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Malta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3BC6F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-0.423***(0.041)</w:t>
            </w:r>
          </w:p>
        </w:tc>
      </w:tr>
      <w:tr w:rsidR="00743809" w:rsidRPr="00743809" w14:paraId="45B6702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A3503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48389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-1.107***(0.078)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AF31E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1A1DD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-0.518***(0.030)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F8BB4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Czech Republic</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3515F1"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-1.183***(0.045)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978A2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Netherlands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9BDE93"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-0.561***(0.021)</w:t>
            </w:r>
          </w:p>
        </w:tc>
      </w:tr>
      <w:tr w:rsidR="00743809" w:rsidRPr="00743809" w14:paraId="52E567CD"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F9CF08"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881C3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-0.962***(0.114)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FD15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FFA3A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-1.529***(0.175)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6AA8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Denmark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386A2A"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-1.173***(0.055)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4D896E"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Poland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9DEEF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-1.877***(0.057)</w:t>
            </w:r>
          </w:p>
        </w:tc>
      </w:tr>
      <w:tr w:rsidR="00743809" w:rsidRPr="00743809" w14:paraId="05F7B155"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CBF6DE"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CA82D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-1.341***(0.128)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0AEE1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E5CBCB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-0.705(0.495)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C0F34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Estonia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41BE2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-1.607***(0.033)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2A17A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Portugal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D9F77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-1.291***(0.135)</w:t>
            </w:r>
          </w:p>
        </w:tc>
      </w:tr>
      <w:tr w:rsidR="00743809" w:rsidRPr="00743809" w14:paraId="52B5478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A5AAB3A"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77D0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-1.571***(0.206)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344EC8"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BF354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-1.604***(0.188)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6CEBB2"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Finland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9AD6E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-2.035***(0.063)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32D0C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Romania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F7F538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-1.873***(0.051)</w:t>
            </w:r>
          </w:p>
        </w:tc>
      </w:tr>
      <w:tr w:rsidR="00743809" w:rsidRPr="00743809" w14:paraId="5121B9F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85D0E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ABCCA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-0.542***(0.073)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D6753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5A827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-1.397***(0.111)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BC26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France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DEBF2"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-0.679***(0.006)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01666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Slovakia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33052"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-1.695***(0.090)</w:t>
            </w:r>
          </w:p>
        </w:tc>
      </w:tr>
      <w:tr w:rsidR="00743809" w:rsidRPr="00743809" w14:paraId="1405C9A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E9170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A24FB2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-0.615***(0.070)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C4B773"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BEA94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-1.229***(0.161)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70848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Germany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98D4F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-0.781***(0.027)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2E9CE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Slovenia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45F64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-1.355***(0.151)</w:t>
            </w:r>
          </w:p>
        </w:tc>
      </w:tr>
      <w:tr w:rsidR="00743809" w:rsidRPr="00743809" w14:paraId="0CC910A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15C69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F535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-0.778***(0.062)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DBE519"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F0E366"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-0.465**(0.106)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50887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Greece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8EF5F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-0.997***(0.035)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80122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Spain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4525D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-0.572***(0.067)</w:t>
            </w:r>
          </w:p>
        </w:tc>
      </w:tr>
      <w:tr w:rsidR="00743809" w:rsidRPr="00743809" w14:paraId="2DCFE3D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91B4D0"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D23B9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-1.064***(0.111)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46151C"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FA49E8D"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-0.825***(0.126)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6356B8"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Hungary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02C65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-1.190***(0.064)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7F7D87"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Sweden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FF64EF"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-1.180***(0.033)</w:t>
            </w:r>
          </w:p>
        </w:tc>
      </w:tr>
      <w:tr w:rsidR="00743809" w:rsidRPr="00743809" w14:paraId="7B97DC5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647FBB"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 xml:space="preserve">Observations </w:t>
            </w:r>
          </w:p>
        </w:tc>
        <w:tc>
          <w:tcPr>
            <w:tcW w:w="0" w:type="auto"/>
            <w:gridSpan w:val="7"/>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4ED7D" w14:textId="77777777" w:rsidR="00743809" w:rsidRPr="00743809" w:rsidRDefault="00743809" w:rsidP="00743809">
            <w:pPr>
              <w:spacing w:after="0" w:line="240" w:lineRule="auto"/>
              <w:jc w:val="center"/>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520</w:t>
            </w:r>
          </w:p>
        </w:tc>
      </w:tr>
      <w:tr w:rsidR="00743809" w:rsidRPr="00743809" w14:paraId="4B5D2F6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EC6F6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 xml:space="preserve">Weights </w:t>
            </w:r>
          </w:p>
        </w:tc>
        <w:tc>
          <w:tcPr>
            <w:tcW w:w="0" w:type="auto"/>
            <w:gridSpan w:val="7"/>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79FFF6" w14:textId="77777777" w:rsidR="00743809" w:rsidRPr="00743809" w:rsidRDefault="00743809" w:rsidP="00743809">
            <w:pPr>
              <w:spacing w:after="0" w:line="240" w:lineRule="auto"/>
              <w:jc w:val="center"/>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YES</w:t>
            </w:r>
          </w:p>
        </w:tc>
      </w:tr>
      <w:tr w:rsidR="00743809" w:rsidRPr="00743809" w14:paraId="37F182D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F11EC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Country FE</w:t>
            </w:r>
          </w:p>
        </w:tc>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4D3651EB" w14:textId="77777777" w:rsidR="00743809" w:rsidRPr="00743809" w:rsidRDefault="00743809" w:rsidP="00743809">
            <w:pPr>
              <w:spacing w:after="0" w:line="240" w:lineRule="auto"/>
              <w:rPr>
                <w:rFonts w:ascii="Arial" w:eastAsia="Times New Roman" w:hAnsi="Arial" w:cs="Arial"/>
                <w:sz w:val="20"/>
                <w:szCs w:val="20"/>
                <w:lang w:val="en-BG" w:eastAsia="en-GB"/>
              </w:rPr>
            </w:pPr>
          </w:p>
        </w:tc>
      </w:tr>
      <w:tr w:rsidR="00743809" w:rsidRPr="00743809" w14:paraId="737C4F39"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735E745"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Time FE</w:t>
            </w:r>
          </w:p>
        </w:tc>
        <w:tc>
          <w:tcPr>
            <w:tcW w:w="0" w:type="auto"/>
            <w:gridSpan w:val="7"/>
            <w:vMerge/>
            <w:tcBorders>
              <w:top w:val="single" w:sz="6" w:space="0" w:color="CCCCCC"/>
              <w:left w:val="single" w:sz="6" w:space="0" w:color="000000"/>
              <w:bottom w:val="single" w:sz="6" w:space="0" w:color="000000"/>
              <w:right w:val="single" w:sz="6" w:space="0" w:color="000000"/>
            </w:tcBorders>
            <w:vAlign w:val="center"/>
            <w:hideMark/>
          </w:tcPr>
          <w:p w14:paraId="79F6287D" w14:textId="77777777" w:rsidR="00743809" w:rsidRPr="00743809" w:rsidRDefault="00743809" w:rsidP="00743809">
            <w:pPr>
              <w:spacing w:after="0" w:line="240" w:lineRule="auto"/>
              <w:rPr>
                <w:rFonts w:ascii="Arial" w:eastAsia="Times New Roman" w:hAnsi="Arial" w:cs="Arial"/>
                <w:sz w:val="20"/>
                <w:szCs w:val="20"/>
                <w:lang w:val="en-BG" w:eastAsia="en-GB"/>
              </w:rPr>
            </w:pPr>
          </w:p>
        </w:tc>
      </w:tr>
      <w:tr w:rsidR="00743809" w:rsidRPr="00743809" w14:paraId="420BA4F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F83BAA"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 xml:space="preserve">Adj. R2: </w:t>
            </w:r>
          </w:p>
        </w:tc>
        <w:tc>
          <w:tcPr>
            <w:tcW w:w="0" w:type="auto"/>
            <w:gridSpan w:val="7"/>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15A946" w14:textId="77777777" w:rsidR="00743809" w:rsidRPr="00743809" w:rsidRDefault="00743809" w:rsidP="00743809">
            <w:pPr>
              <w:spacing w:after="0" w:line="240" w:lineRule="auto"/>
              <w:jc w:val="center"/>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0.98</w:t>
            </w:r>
          </w:p>
        </w:tc>
      </w:tr>
      <w:tr w:rsidR="00743809" w:rsidRPr="00743809" w14:paraId="634E7D2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C493F4" w14:textId="77777777" w:rsidR="00743809" w:rsidRPr="00743809" w:rsidRDefault="00743809" w:rsidP="00743809">
            <w:pPr>
              <w:spacing w:after="0" w:line="240" w:lineRule="auto"/>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Within R2:</w:t>
            </w:r>
          </w:p>
        </w:tc>
        <w:tc>
          <w:tcPr>
            <w:tcW w:w="0" w:type="auto"/>
            <w:gridSpan w:val="7"/>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6CC857" w14:textId="77777777" w:rsidR="00743809" w:rsidRPr="00743809" w:rsidRDefault="00743809" w:rsidP="00743809">
            <w:pPr>
              <w:spacing w:after="0" w:line="240" w:lineRule="auto"/>
              <w:jc w:val="center"/>
              <w:rPr>
                <w:rFonts w:ascii="Arial" w:eastAsia="Times New Roman" w:hAnsi="Arial" w:cs="Arial"/>
                <w:sz w:val="20"/>
                <w:szCs w:val="20"/>
                <w:lang w:val="en-BG" w:eastAsia="en-GB"/>
              </w:rPr>
            </w:pPr>
            <w:r w:rsidRPr="00743809">
              <w:rPr>
                <w:rFonts w:ascii="Arial" w:eastAsia="Times New Roman" w:hAnsi="Arial" w:cs="Arial"/>
                <w:sz w:val="20"/>
                <w:szCs w:val="20"/>
                <w:lang w:val="en-BG" w:eastAsia="en-GB"/>
              </w:rPr>
              <w:t>0.84</w:t>
            </w:r>
          </w:p>
        </w:tc>
      </w:tr>
    </w:tbl>
    <w:p w14:paraId="0EED3844" w14:textId="77777777" w:rsidR="00D86F9C" w:rsidRDefault="00000000">
      <w:pPr>
        <w:pStyle w:val="Heading1"/>
      </w:pPr>
      <w:r>
        <w:lastRenderedPageBreak/>
        <w:t>References</w:t>
      </w:r>
    </w:p>
    <w:p w14:paraId="3D943536" w14:textId="77777777" w:rsidR="00D86F9C" w:rsidRDefault="00000000">
      <w:pPr>
        <w:spacing w:line="240" w:lineRule="auto"/>
        <w:ind w:left="360" w:hanging="360"/>
      </w:pPr>
      <w:r>
        <w:rPr>
          <w:rFonts w:eastAsia="Times New Roman" w:cs="Times New Roman"/>
          <w:color w:val="000000"/>
          <w:sz w:val="20"/>
        </w:rPr>
        <w:t xml:space="preserve">Abadie, A., &amp; Cattaneo, M. D. (2018). Econometric methods for program evaluation. Annual Review of Economics, 10, 465-503. </w:t>
      </w:r>
      <w:hyperlink r:id="rId14">
        <w:r w:rsidR="00D86F9C">
          <w:rPr>
            <w:rFonts w:eastAsia="Times New Roman" w:cs="Times New Roman"/>
            <w:sz w:val="20"/>
          </w:rPr>
          <w:t>https://doi.org/10.1146/annurev-economics-080217-053402</w:t>
        </w:r>
      </w:hyperlink>
    </w:p>
    <w:p w14:paraId="79CA2E68" w14:textId="77777777" w:rsidR="00D86F9C" w:rsidRDefault="00000000">
      <w:pPr>
        <w:spacing w:line="240" w:lineRule="auto"/>
        <w:ind w:left="360" w:hanging="360"/>
      </w:pPr>
      <w:r>
        <w:rPr>
          <w:rFonts w:eastAsia="Times New Roman" w:cs="Times New Roman"/>
          <w:color w:val="000000"/>
          <w:sz w:val="20"/>
        </w:rPr>
        <w:t xml:space="preserve">Abadie, A., Diamond, A., &amp; Hainmueller, J. (2010). Synthetic control methods for comparative case studies. Journal of the American Statistical Association, 105(490), 493-505. </w:t>
      </w:r>
      <w:hyperlink r:id="rId15">
        <w:r w:rsidR="00D86F9C">
          <w:rPr>
            <w:rFonts w:eastAsia="Times New Roman" w:cs="Times New Roman"/>
            <w:sz w:val="20"/>
          </w:rPr>
          <w:t>https://doi.org/10.1198/jasa.2009.ap08746</w:t>
        </w:r>
      </w:hyperlink>
    </w:p>
    <w:p w14:paraId="5C634B28" w14:textId="77777777" w:rsidR="00D86F9C" w:rsidRDefault="00000000">
      <w:pPr>
        <w:spacing w:line="240" w:lineRule="auto"/>
        <w:ind w:left="360" w:hanging="360"/>
      </w:pPr>
      <w:r>
        <w:rPr>
          <w:rFonts w:eastAsia="Times New Roman" w:cs="Times New Roman"/>
          <w:color w:val="000000"/>
          <w:sz w:val="20"/>
        </w:rPr>
        <w:t xml:space="preserve">Clifton-Sprigg, J., Homburg, I., Huyghe, A., &amp; Vujić, S. (2026). International student migration. Did Brexit close the door to EU students? In B. Elsner &amp; S. W. Polachek (Eds.), Migration, human capital and the labor market (Research in Labor Economics, Vol. 53A). Emerald Publishing. </w:t>
      </w:r>
      <w:hyperlink r:id="rId16">
        <w:r w:rsidR="00D86F9C">
          <w:rPr>
            <w:rFonts w:eastAsia="Times New Roman" w:cs="Times New Roman"/>
            <w:sz w:val="20"/>
          </w:rPr>
          <w:t>https://doi.org/10.1108/S0147-91212026000053A002</w:t>
        </w:r>
      </w:hyperlink>
    </w:p>
    <w:p w14:paraId="684735A4" w14:textId="77777777" w:rsidR="00D86F9C" w:rsidRDefault="00000000">
      <w:pPr>
        <w:spacing w:line="240" w:lineRule="auto"/>
        <w:ind w:left="360" w:hanging="360"/>
      </w:pPr>
      <w:r>
        <w:rPr>
          <w:rFonts w:eastAsia="Times New Roman" w:cs="Times New Roman"/>
          <w:color w:val="000000"/>
          <w:sz w:val="20"/>
        </w:rPr>
        <w:t xml:space="preserve">Driscoll, J. C., &amp; Kraay, A. C. (1998). Consistent covariance matrix estimation with spatially dependent panel data. Review of Economics and Statistics, 80(4), 549-560. </w:t>
      </w:r>
      <w:hyperlink r:id="rId17">
        <w:r w:rsidR="00D86F9C">
          <w:rPr>
            <w:rFonts w:eastAsia="Times New Roman" w:cs="Times New Roman"/>
            <w:sz w:val="20"/>
          </w:rPr>
          <w:t>https://doi.org/10.1162/003465398557825</w:t>
        </w:r>
      </w:hyperlink>
    </w:p>
    <w:p w14:paraId="0EE1B4F0" w14:textId="77777777" w:rsidR="00D86F9C" w:rsidRDefault="00000000">
      <w:pPr>
        <w:spacing w:line="240" w:lineRule="auto"/>
        <w:ind w:left="360" w:hanging="360"/>
      </w:pPr>
      <w:r>
        <w:rPr>
          <w:rFonts w:eastAsia="Times New Roman" w:cs="Times New Roman"/>
          <w:color w:val="000000"/>
          <w:sz w:val="20"/>
        </w:rPr>
        <w:t xml:space="preserve">Student Loans Company. (2020, August 11). Student loans interest rates and repayment threshold announcement. GOV.UK. </w:t>
      </w:r>
      <w:hyperlink r:id="rId18">
        <w:r w:rsidR="00D86F9C">
          <w:rPr>
            <w:rFonts w:eastAsia="Times New Roman" w:cs="Times New Roman"/>
            <w:sz w:val="20"/>
          </w:rPr>
          <w:t>https://www.gov.uk/government/news/student-loans-interest-rates-and-repayment-threshold-announcement</w:t>
        </w:r>
      </w:hyperlink>
    </w:p>
    <w:p w14:paraId="03E7254C" w14:textId="77777777" w:rsidR="00D86F9C" w:rsidRDefault="00000000">
      <w:pPr>
        <w:spacing w:line="240" w:lineRule="auto"/>
        <w:ind w:left="360" w:hanging="360"/>
      </w:pPr>
      <w:r>
        <w:rPr>
          <w:rFonts w:eastAsia="Times New Roman" w:cs="Times New Roman"/>
          <w:color w:val="000000"/>
          <w:sz w:val="20"/>
        </w:rPr>
        <w:t xml:space="preserve">Student Loans Company. (2021, August 12). Student loans interest rates and repayment threshold announcement. GOV.UK. </w:t>
      </w:r>
      <w:hyperlink r:id="rId19">
        <w:r w:rsidR="00D86F9C">
          <w:rPr>
            <w:rFonts w:eastAsia="Times New Roman" w:cs="Times New Roman"/>
            <w:sz w:val="20"/>
          </w:rPr>
          <w:t>https://www.gov.uk/government/news/student-loans-interest-rates-and-repayment-threshold-announcement--2</w:t>
        </w:r>
      </w:hyperlink>
    </w:p>
    <w:p w14:paraId="558E7A5F" w14:textId="77777777" w:rsidR="00D86F9C" w:rsidRDefault="00000000">
      <w:pPr>
        <w:spacing w:line="240" w:lineRule="auto"/>
        <w:ind w:left="360" w:hanging="360"/>
      </w:pPr>
      <w:r>
        <w:rPr>
          <w:rFonts w:eastAsia="Times New Roman" w:cs="Times New Roman"/>
          <w:color w:val="000000"/>
          <w:sz w:val="20"/>
        </w:rPr>
        <w:t xml:space="preserve">Student Loans Company. (2024, August 13). Student loans interest rates and repayment threshold announcement. GOV.UK. </w:t>
      </w:r>
      <w:hyperlink r:id="rId20">
        <w:r w:rsidR="00D86F9C">
          <w:rPr>
            <w:rFonts w:eastAsia="Times New Roman" w:cs="Times New Roman"/>
            <w:sz w:val="20"/>
          </w:rPr>
          <w:t>https://www.gov.uk/government/news/student-loans-interest-rates-and-repayment-threshold-announcement--5</w:t>
        </w:r>
      </w:hyperlink>
    </w:p>
    <w:p w14:paraId="55F97D54" w14:textId="77777777" w:rsidR="00D86F9C" w:rsidRDefault="00000000">
      <w:pPr>
        <w:spacing w:line="240" w:lineRule="auto"/>
        <w:ind w:left="360" w:hanging="360"/>
      </w:pPr>
      <w:r>
        <w:rPr>
          <w:rFonts w:eastAsia="Times New Roman" w:cs="Times New Roman"/>
          <w:color w:val="000000"/>
          <w:sz w:val="20"/>
        </w:rPr>
        <w:t xml:space="preserve">Student Loans Company. (2025, August 19). Student loans interest rates and repayment threshold announcement. GOV.UK. </w:t>
      </w:r>
      <w:hyperlink r:id="rId21">
        <w:r w:rsidR="00D86F9C">
          <w:rPr>
            <w:rFonts w:eastAsia="Times New Roman" w:cs="Times New Roman"/>
            <w:sz w:val="20"/>
          </w:rPr>
          <w:t>https://www.gov.uk/government/news/student-loans-interest-rates-and-repayment-threshold-announcement--6</w:t>
        </w:r>
      </w:hyperlink>
    </w:p>
    <w:sectPr w:rsidR="00D86F9C" w:rsidSect="00034616">
      <w:pgSz w:w="12240" w:h="15840"/>
      <w:pgMar w:top="1080" w:right="1440" w:bottom="108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5E2D" w14:textId="77777777" w:rsidR="00AF548B" w:rsidRDefault="00AF548B">
      <w:pPr>
        <w:spacing w:after="0" w:line="240" w:lineRule="auto"/>
      </w:pPr>
      <w:r>
        <w:separator/>
      </w:r>
    </w:p>
  </w:endnote>
  <w:endnote w:type="continuationSeparator" w:id="0">
    <w:p w14:paraId="562A8465" w14:textId="77777777" w:rsidR="00AF548B" w:rsidRDefault="00AF5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B5456" w14:textId="77777777" w:rsidR="00D86F9C" w:rsidRDefault="00000000">
    <w:pPr>
      <w:pStyle w:val="Footer"/>
      <w:jc w:val="center"/>
    </w:pPr>
    <w:r>
      <w:rPr>
        <w:rFonts w:eastAsia="Times New Roman" w:cs="Times New Roman"/>
        <w:color w:val="000000"/>
        <w:sz w:val="18"/>
      </w:rPr>
      <w:fldChar w:fldCharType="begin"/>
    </w:r>
    <w:r>
      <w:rPr>
        <w:rFonts w:eastAsia="Times New Roman" w:cs="Times New Roman"/>
        <w:color w:val="000000"/>
        <w:sz w:val="18"/>
      </w:rPr>
      <w:instrText xml:space="preserve"> PAGE </w:instrText>
    </w:r>
    <w:r>
      <w:rPr>
        <w:rFonts w:eastAsia="Times New Roman" w:cs="Times New Roman"/>
        <w:color w:val="000000"/>
        <w:sz w:val="18"/>
      </w:rPr>
      <w:fldChar w:fldCharType="separate"/>
    </w:r>
    <w:r w:rsidR="009342B6">
      <w:rPr>
        <w:rFonts w:eastAsia="Times New Roman" w:cs="Times New Roman"/>
        <w:noProof/>
        <w:color w:val="000000"/>
        <w:sz w:val="18"/>
      </w:rPr>
      <w:t>1</w:t>
    </w:r>
    <w:r>
      <w:rPr>
        <w:rFonts w:eastAsia="Times New Roman" w:cs="Times New Roman"/>
        <w:color w:val="00000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E4653B" w14:textId="77777777" w:rsidR="00AF548B" w:rsidRDefault="00AF548B">
      <w:pPr>
        <w:spacing w:after="0" w:line="240" w:lineRule="auto"/>
      </w:pPr>
      <w:r>
        <w:separator/>
      </w:r>
    </w:p>
  </w:footnote>
  <w:footnote w:type="continuationSeparator" w:id="0">
    <w:p w14:paraId="4D1AF787" w14:textId="77777777" w:rsidR="00AF548B" w:rsidRDefault="00AF54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0E5B7" w14:textId="77777777" w:rsidR="00D86F9C" w:rsidRDefault="00000000">
    <w:pPr>
      <w:pStyle w:val="Header"/>
      <w:jc w:val="right"/>
    </w:pPr>
    <w:r>
      <w:rPr>
        <w:rFonts w:eastAsia="Times New Roman" w:cs="Times New Roman"/>
        <w:i/>
        <w:color w:val="505050"/>
        <w:sz w:val="18"/>
      </w:rPr>
      <w:t>Online appendix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E922F1"/>
    <w:multiLevelType w:val="hybridMultilevel"/>
    <w:tmpl w:val="45A2BE4E"/>
    <w:lvl w:ilvl="0" w:tplc="62DAA2BA">
      <w:start w:val="1"/>
      <w:numFmt w:val="bullet"/>
      <w:lvlText w:val="●"/>
      <w:lvlJc w:val="left"/>
      <w:pPr>
        <w:ind w:left="720" w:hanging="360"/>
      </w:pPr>
    </w:lvl>
    <w:lvl w:ilvl="1" w:tplc="4AF2A5C0">
      <w:start w:val="1"/>
      <w:numFmt w:val="bullet"/>
      <w:lvlText w:val="○"/>
      <w:lvlJc w:val="left"/>
      <w:pPr>
        <w:ind w:left="1440" w:hanging="360"/>
      </w:pPr>
    </w:lvl>
    <w:lvl w:ilvl="2" w:tplc="4EBAA2B2">
      <w:start w:val="1"/>
      <w:numFmt w:val="bullet"/>
      <w:lvlText w:val="■"/>
      <w:lvlJc w:val="left"/>
      <w:pPr>
        <w:ind w:left="2160" w:hanging="360"/>
      </w:pPr>
    </w:lvl>
    <w:lvl w:ilvl="3" w:tplc="08005684">
      <w:start w:val="1"/>
      <w:numFmt w:val="bullet"/>
      <w:lvlText w:val="●"/>
      <w:lvlJc w:val="left"/>
      <w:pPr>
        <w:ind w:left="2880" w:hanging="360"/>
      </w:pPr>
    </w:lvl>
    <w:lvl w:ilvl="4" w:tplc="6CAEC70A">
      <w:start w:val="1"/>
      <w:numFmt w:val="bullet"/>
      <w:lvlText w:val="○"/>
      <w:lvlJc w:val="left"/>
      <w:pPr>
        <w:ind w:left="3600" w:hanging="360"/>
      </w:pPr>
    </w:lvl>
    <w:lvl w:ilvl="5" w:tplc="46E2BAAE">
      <w:start w:val="1"/>
      <w:numFmt w:val="bullet"/>
      <w:lvlText w:val="■"/>
      <w:lvlJc w:val="left"/>
      <w:pPr>
        <w:ind w:left="4320" w:hanging="360"/>
      </w:pPr>
    </w:lvl>
    <w:lvl w:ilvl="6" w:tplc="154421D0">
      <w:start w:val="1"/>
      <w:numFmt w:val="bullet"/>
      <w:lvlText w:val="●"/>
      <w:lvlJc w:val="left"/>
      <w:pPr>
        <w:ind w:left="5040" w:hanging="360"/>
      </w:pPr>
    </w:lvl>
    <w:lvl w:ilvl="7" w:tplc="82AECD46">
      <w:start w:val="1"/>
      <w:numFmt w:val="bullet"/>
      <w:lvlText w:val="●"/>
      <w:lvlJc w:val="left"/>
      <w:pPr>
        <w:ind w:left="5760" w:hanging="360"/>
      </w:pPr>
    </w:lvl>
    <w:lvl w:ilvl="8" w:tplc="B1ACB2B0">
      <w:start w:val="1"/>
      <w:numFmt w:val="bullet"/>
      <w:lvlText w:val="●"/>
      <w:lvlJc w:val="left"/>
      <w:pPr>
        <w:ind w:left="6480" w:hanging="360"/>
      </w:pPr>
    </w:lvl>
  </w:abstractNum>
  <w:num w:numId="1" w16cid:durableId="1715082185">
    <w:abstractNumId w:val="8"/>
  </w:num>
  <w:num w:numId="2" w16cid:durableId="1561938151">
    <w:abstractNumId w:val="6"/>
  </w:num>
  <w:num w:numId="3" w16cid:durableId="1569070276">
    <w:abstractNumId w:val="5"/>
  </w:num>
  <w:num w:numId="4" w16cid:durableId="375862461">
    <w:abstractNumId w:val="4"/>
  </w:num>
  <w:num w:numId="5" w16cid:durableId="1385987600">
    <w:abstractNumId w:val="7"/>
  </w:num>
  <w:num w:numId="6" w16cid:durableId="1514801120">
    <w:abstractNumId w:val="3"/>
  </w:num>
  <w:num w:numId="7" w16cid:durableId="1814639784">
    <w:abstractNumId w:val="2"/>
  </w:num>
  <w:num w:numId="8" w16cid:durableId="1664117149">
    <w:abstractNumId w:val="1"/>
  </w:num>
  <w:num w:numId="9" w16cid:durableId="765688681">
    <w:abstractNumId w:val="0"/>
  </w:num>
  <w:num w:numId="10" w16cid:durableId="339816600">
    <w:abstractNumId w:val="9"/>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oycho Rusinov">
    <w15:presenceInfo w15:providerId="AD" w15:userId="S-1-5-21-969689788-1387863149-4200522736-18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70BA"/>
    <w:rsid w:val="00743809"/>
    <w:rsid w:val="009342B6"/>
    <w:rsid w:val="00AA1D8D"/>
    <w:rsid w:val="00AF548B"/>
    <w:rsid w:val="00B47730"/>
    <w:rsid w:val="00B73337"/>
    <w:rsid w:val="00CB0664"/>
    <w:rsid w:val="00D86F9C"/>
    <w:rsid w:val="00E54A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82466"/>
  <w14:defaultImageDpi w14:val="300"/>
  <w15:docId w15:val="{2BD0F8ED-550B-6343-8C8B-662B3EE12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archive.org/web/20220404134127/https://www.gov.uk/government/publications/overseas-earnings-thresholds-for-plan-2-student-loans/overseas-earnings-thresholds-for-plan-2-student-loans-2020-21" TargetMode="External"/><Relationship Id="rId13" Type="http://schemas.openxmlformats.org/officeDocument/2006/relationships/footer" Target="footer1.xml"/><Relationship Id="rId18" Type="http://schemas.openxmlformats.org/officeDocument/2006/relationships/hyperlink" Target="https://www.gov.uk/government/news/student-loans-interest-rates-and-repayment-threshold-announcement" TargetMode="External"/><Relationship Id="rId3" Type="http://schemas.openxmlformats.org/officeDocument/2006/relationships/styles" Target="styles.xml"/><Relationship Id="rId21" Type="http://schemas.openxmlformats.org/officeDocument/2006/relationships/hyperlink" Target="https://www.gov.uk/government/news/student-loans-interest-rates-and-repayment-threshold-announcement--6" TargetMode="Externa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doi.org/10.1162/003465398557825" TargetMode="External"/><Relationship Id="rId2" Type="http://schemas.openxmlformats.org/officeDocument/2006/relationships/numbering" Target="numbering.xml"/><Relationship Id="rId16" Type="http://schemas.openxmlformats.org/officeDocument/2006/relationships/hyperlink" Target="https://doi.org/10.1108/S0147-91212026000053A002" TargetMode="External"/><Relationship Id="rId20" Type="http://schemas.openxmlformats.org/officeDocument/2006/relationships/hyperlink" Target="https://www.gov.uk/government/news/student-loans-interest-rates-and-repayment-threshold-announcement--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198/jasa.2009.ap08746" TargetMode="External"/><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hyperlink" Target="https://www.gov.uk/government/news/student-loans-interest-rates-and-repayment-threshold-announcement--2" TargetMode="External"/><Relationship Id="rId4" Type="http://schemas.openxmlformats.org/officeDocument/2006/relationships/settings" Target="settings.xml"/><Relationship Id="rId9" Type="http://schemas.openxmlformats.org/officeDocument/2006/relationships/hyperlink" Target="https://www.gov.uk/government/publications/overseas-earnings-thresholds-for-plan-2-student-loans/overseas-earnings-thresholds-for-plan-2-student-loans-2024-25" TargetMode="External"/><Relationship Id="rId14" Type="http://schemas.openxmlformats.org/officeDocument/2006/relationships/hyperlink" Target="https://doi.org/10.1146/annurev-economics-080217-0534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3620</Words>
  <Characters>20635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appendix for The Brexit Tuition Shock and the Price Elasticity of International Students</dc:title>
  <dc:subject>Online appendix</dc:subject>
  <dc:creator>Stoycho Rusinov and James Rafiki Aketch</dc:creator>
  <cp:keywords/>
  <dc:description>generated by python-docx</dc:description>
  <cp:lastModifiedBy>Microsoft Office User</cp:lastModifiedBy>
  <cp:revision>3</cp:revision>
  <dcterms:created xsi:type="dcterms:W3CDTF">2013-12-23T23:15:00Z</dcterms:created>
  <dcterms:modified xsi:type="dcterms:W3CDTF">2026-08-25T15:00:00Z</dcterms:modified>
  <cp:category/>
</cp:coreProperties>
</file>