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78F300" w14:textId="77777777" w:rsidR="00236015" w:rsidRPr="00C3586C" w:rsidRDefault="008B0A6B" w:rsidP="00C3586C">
      <w:pPr>
        <w:spacing w:line="360" w:lineRule="auto"/>
        <w:jc w:val="center"/>
        <w:rPr>
          <w:rFonts w:asciiTheme="minorHAnsi" w:hAnsiTheme="minorHAnsi" w:cstheme="minorHAnsi"/>
        </w:rPr>
      </w:pPr>
      <w:r>
        <w:rPr>
          <w:b/>
          <w:bCs/>
          <w:sz w:val="32"/>
          <w:szCs w:val="32"/>
        </w:rPr>
        <w:t>O</w:t>
      </w:r>
      <w:r>
        <w:rPr>
          <w:rFonts w:asciiTheme="minorHAnsi" w:hAnsiTheme="minorHAnsi" w:cstheme="minorHAnsi"/>
          <w:b/>
          <w:bCs/>
          <w:sz w:val="32"/>
          <w:szCs w:val="32"/>
        </w:rPr>
        <w:t>nline appendix</w:t>
      </w:r>
    </w:p>
    <w:p w14:paraId="7C0F28C7" w14:textId="77777777" w:rsidR="00236015" w:rsidRPr="00C3586C" w:rsidRDefault="008B0A6B" w:rsidP="00C3586C">
      <w:pPr>
        <w:pStyle w:val="Heading1"/>
        <w:spacing w:after="0" w:line="360" w:lineRule="auto"/>
        <w:rPr>
          <w:rFonts w:asciiTheme="minorHAnsi" w:hAnsiTheme="minorHAnsi" w:cstheme="minorHAnsi"/>
        </w:rPr>
      </w:pPr>
      <w:r>
        <w:rPr>
          <w:rFonts w:asciiTheme="minorHAnsi" w:hAnsiTheme="minorHAnsi" w:cstheme="minorHAnsi"/>
        </w:rPr>
        <w:t>I. Control group construction</w:t>
      </w:r>
    </w:p>
    <w:p w14:paraId="6C9C5C11" w14:textId="3C3E2695" w:rsidR="00D22D75" w:rsidRPr="00C3586C" w:rsidRDefault="001F394D" w:rsidP="00C3586C">
      <w:pPr>
        <w:pStyle w:val="FirstParagraph"/>
        <w:spacing w:before="0" w:after="0" w:line="360" w:lineRule="auto"/>
        <w:rPr>
          <w:rFonts w:asciiTheme="minorHAnsi" w:hAnsiTheme="minorHAnsi" w:cstheme="minorHAnsi"/>
        </w:rPr>
      </w:pPr>
      <w:r>
        <w:rPr>
          <w:rFonts w:asciiTheme="minorHAnsi" w:hAnsiTheme="minorHAnsi" w:cstheme="minorHAnsi"/>
        </w:rPr>
        <w:t xml:space="preserve">Let </w:t>
      </w:r>
      <m:oMath>
        <m:r>
          <m:rPr>
            <m:scr m:val="script"/>
            <m:sty m:val="p"/>
          </m:rPr>
          <w:rPr>
            <w:rFonts w:ascii="Cambria Math" w:hAnsi="Cambria Math" w:cstheme="minorHAnsi"/>
          </w:rPr>
          <m:t>C</m:t>
        </m:r>
      </m:oMath>
      <w:r>
        <w:rPr>
          <w:rFonts w:asciiTheme="minorHAnsi" w:hAnsiTheme="minorHAnsi" w:cstheme="minorHAnsi"/>
        </w:rPr>
        <w:t xml:space="preserve"> denote the set of origin countries, partitioned into the treated EU markets such that </w:t>
      </w:r>
      <m:oMath>
        <m:r>
          <m:rPr>
            <m:sty m:val="p"/>
          </m:rPr>
          <w:rPr>
            <w:rFonts w:ascii="Cambria Math" w:hAnsi="Cambria Math" w:cstheme="minorHAnsi"/>
          </w:rPr>
          <m:t>Ω⊂</m:t>
        </m:r>
        <m:r>
          <m:rPr>
            <m:scr m:val="script"/>
            <m:sty m:val="p"/>
          </m:rPr>
          <w:rPr>
            <w:rFonts w:ascii="Cambria Math" w:hAnsi="Cambria Math" w:cstheme="minorHAnsi"/>
          </w:rPr>
          <m:t>C</m:t>
        </m:r>
      </m:oMath>
      <w:r>
        <w:rPr>
          <w:rFonts w:asciiTheme="minorHAnsi" w:hAnsiTheme="minorHAnsi" w:cstheme="minorHAnsi"/>
        </w:rPr>
        <w:t xml:space="preserve">, with </w:t>
      </w:r>
      <m:oMath>
        <m:r>
          <w:rPr>
            <w:rFonts w:ascii="Cambria Math" w:hAnsi="Cambria Math" w:cstheme="minorHAnsi"/>
          </w:rPr>
          <m:t>J</m:t>
        </m:r>
        <m:r>
          <m:rPr>
            <m:sty m:val="p"/>
          </m:rPr>
          <w:rPr>
            <w:rFonts w:ascii="Cambria Math" w:hAnsi="Cambria Math" w:cstheme="minorHAnsi"/>
          </w:rPr>
          <m:t>=|Ω|</m:t>
        </m:r>
      </m:oMath>
      <w:r>
        <w:rPr>
          <w:rFonts w:asciiTheme="minorHAnsi" w:hAnsiTheme="minorHAnsi" w:cstheme="minorHAnsi"/>
        </w:rPr>
        <w:t xml:space="preserve">, and the candidate donor pool </w:t>
      </w:r>
      <m:oMath>
        <m:r>
          <m:rPr>
            <m:scr m:val="script"/>
            <m:sty m:val="p"/>
          </m:rPr>
          <w:rPr>
            <w:rFonts w:ascii="Cambria Math" w:hAnsi="Cambria Math" w:cstheme="minorHAnsi"/>
          </w:rPr>
          <m:t>D=C</m:t>
        </m:r>
        <m:r>
          <m:rPr>
            <m:sty m:val="p"/>
          </m:rPr>
          <w:rPr>
            <w:rFonts w:ascii="Cambria Math" w:hAnsi="Cambria Math" w:cstheme="minorHAnsi"/>
          </w:rPr>
          <m:t>\Ω</m:t>
        </m:r>
      </m:oMath>
      <w:r>
        <w:rPr>
          <w:rFonts w:asciiTheme="minorHAnsi" w:hAnsiTheme="minorHAnsi" w:cstheme="minorHAnsi"/>
        </w:rPr>
        <w:t xml:space="preserve"> of non-EU markets. For each </w:t>
      </w:r>
      <m:oMath>
        <m:r>
          <w:rPr>
            <w:rFonts w:ascii="Cambria Math" w:hAnsi="Cambria Math" w:cstheme="minorHAnsi"/>
          </w:rPr>
          <m:t>c</m:t>
        </m:r>
        <m:r>
          <m:rPr>
            <m:scr m:val="script"/>
            <m:sty m:val="p"/>
          </m:rPr>
          <w:rPr>
            <w:rFonts w:ascii="Cambria Math" w:hAnsi="Cambria Math" w:cstheme="minorHAnsi"/>
          </w:rPr>
          <m:t>∈C</m:t>
        </m:r>
      </m:oMath>
      <w:r>
        <w:rPr>
          <w:rFonts w:asciiTheme="minorHAnsi" w:hAnsiTheme="minorHAnsi" w:cstheme="minorHAnsi"/>
        </w:rPr>
        <w:t xml:space="preserve">, let </w:t>
      </w:r>
      <m:oMath>
        <m:sSub>
          <m:sSubPr>
            <m:ctrlPr>
              <w:rPr>
                <w:rFonts w:ascii="Cambria Math" w:hAnsi="Cambria Math" w:cstheme="minorHAnsi"/>
              </w:rPr>
            </m:ctrlPr>
          </m:sSubPr>
          <m:e>
            <m:r>
              <m:rPr>
                <m:sty m:val="p"/>
              </m:rPr>
              <w:rPr>
                <w:rFonts w:ascii="Cambria Math" w:hAnsi="Cambria Math" w:cstheme="minorHAnsi"/>
              </w:rPr>
              <m:t>App</m:t>
            </m:r>
          </m:e>
          <m:sub>
            <m:r>
              <w:rPr>
                <w:rFonts w:ascii="Cambria Math" w:hAnsi="Cambria Math" w:cstheme="minorHAnsi"/>
              </w:rPr>
              <m:t>ct</m:t>
            </m:r>
          </m:sub>
        </m:sSub>
      </m:oMath>
      <w:r>
        <w:rPr>
          <w:rFonts w:asciiTheme="minorHAnsi" w:hAnsiTheme="minorHAnsi" w:cstheme="minorHAnsi"/>
        </w:rPr>
        <w:t xml:space="preserve"> denote the number of UCAS </w:t>
      </w:r>
      <w:del w:id="0" w:author="Stoycho Rusinov" w:date="2026-08-08T15:27:00Z">
        <w:r>
          <w:rPr>
            <w:rFonts w:asciiTheme="minorHAnsi" w:hAnsiTheme="minorHAnsi" w:cstheme="minorHAnsi"/>
          </w:rPr>
          <w:delText>applications received</w:delText>
        </w:r>
      </w:del>
      <w:ins w:id="1" w:author="Stoycho Rusinov" w:date="2026-08-08T15:27:00Z">
        <w:r>
          <w:rPr>
            <w:rFonts w:asciiTheme="minorHAnsi" w:hAnsiTheme="minorHAnsi" w:cstheme="minorHAnsi"/>
          </w:rPr>
          <w:t>applicants</w:t>
        </w:r>
      </w:ins>
      <w:r>
        <w:rPr>
          <w:rFonts w:asciiTheme="minorHAnsi" w:hAnsiTheme="minorHAnsi" w:cstheme="minorHAnsi"/>
        </w:rPr>
        <w:t xml:space="preserve"> from country </w:t>
      </w:r>
      <m:oMath>
        <m:r>
          <w:rPr>
            <w:rFonts w:ascii="Cambria Math" w:hAnsi="Cambria Math" w:cstheme="minorHAnsi"/>
          </w:rPr>
          <m:t>c</m:t>
        </m:r>
      </m:oMath>
      <w:r>
        <w:rPr>
          <w:rFonts w:asciiTheme="minorHAnsi" w:hAnsiTheme="minorHAnsi" w:cstheme="minorHAnsi"/>
        </w:rPr>
        <w:t xml:space="preserve"> in cycle </w:t>
      </w:r>
      <m:oMath>
        <m:r>
          <w:rPr>
            <w:rFonts w:ascii="Cambria Math" w:hAnsi="Cambria Math" w:cstheme="minorHAnsi"/>
          </w:rPr>
          <m:t>t</m:t>
        </m:r>
      </m:oMath>
      <w:r>
        <w:rPr>
          <w:rFonts w:asciiTheme="minorHAnsi" w:hAnsiTheme="minorHAnsi" w:cstheme="minorHAnsi"/>
        </w:rPr>
        <w:t>. The outcome series is the logged application count,</w:t>
      </w:r>
    </w:p>
    <w:p w14:paraId="7192CDE4" w14:textId="77777777" w:rsidR="00D22D75" w:rsidRPr="00C3586C" w:rsidRDefault="000E33CA" w:rsidP="00C3586C">
      <w:pPr>
        <w:pStyle w:val="BodyText"/>
        <w:spacing w:after="0" w:line="360" w:lineRule="auto"/>
        <w:rPr>
          <w:rFonts w:asciiTheme="minorHAnsi" w:hAnsiTheme="minorHAnsi" w:cstheme="minorHAnsi"/>
        </w:rPr>
      </w:pPr>
      <m:oMathPara>
        <m:oMathParaPr>
          <m:jc m:val="center"/>
        </m:oMathParaPr>
        <m:oMath>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ct</m:t>
              </m:r>
            </m:sub>
          </m:sSub>
          <m:r>
            <m:rPr>
              <m:sty m:val="p"/>
            </m:rPr>
            <w:rPr>
              <w:rFonts w:ascii="Cambria Math" w:hAnsi="Cambria Math" w:cstheme="minorHAnsi"/>
            </w:rPr>
            <m:t>=log</m:t>
          </m:r>
          <m:r>
            <w:rPr>
              <w:rFonts w:ascii="Cambria Math" w:hAnsi="Cambria Math" w:cstheme="minorHAnsi"/>
            </w:rPr>
            <m:t>​</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App</m:t>
                  </m:r>
                </m:e>
                <m:sub>
                  <m:r>
                    <w:rPr>
                      <w:rFonts w:ascii="Cambria Math" w:hAnsi="Cambria Math" w:cstheme="minorHAnsi"/>
                    </w:rPr>
                    <m:t>ct</m:t>
                  </m:r>
                </m:sub>
              </m:sSub>
            </m:e>
          </m:d>
          <m:r>
            <m:rPr>
              <m:sty m:val="p"/>
            </m:rPr>
            <w:rPr>
              <w:rFonts w:ascii="Cambria Math" w:hAnsi="Cambria Math" w:cstheme="minorHAnsi"/>
            </w:rPr>
            <m:t>,</m:t>
          </m:r>
        </m:oMath>
      </m:oMathPara>
    </w:p>
    <w:p w14:paraId="29C2D604" w14:textId="77777777" w:rsidR="00D22D75" w:rsidRPr="00C3586C" w:rsidRDefault="001F394D" w:rsidP="00C3586C">
      <w:pPr>
        <w:pStyle w:val="FirstParagraph"/>
        <w:spacing w:after="0" w:line="360" w:lineRule="auto"/>
        <w:rPr>
          <w:rFonts w:asciiTheme="minorHAnsi" w:hAnsiTheme="minorHAnsi" w:cstheme="minorHAnsi"/>
        </w:rPr>
      </w:pPr>
      <w:r>
        <w:rPr>
          <w:rFonts w:asciiTheme="minorHAnsi" w:hAnsiTheme="minorHAnsi" w:cstheme="minorHAnsi"/>
        </w:rPr>
        <w:t xml:space="preserve">and the pre-treatment window </w:t>
      </w:r>
      <m:oMath>
        <m:sSub>
          <m:sSubPr>
            <m:ctrlPr>
              <w:rPr>
                <w:rFonts w:ascii="Cambria Math" w:hAnsi="Cambria Math" w:cstheme="minorHAnsi"/>
              </w:rPr>
            </m:ctrlPr>
          </m:sSubPr>
          <m:e>
            <m:r>
              <m:rPr>
                <m:scr m:val="script"/>
                <m:sty m:val="p"/>
              </m:rPr>
              <w:rPr>
                <w:rFonts w:ascii="Cambria Math" w:hAnsi="Cambria Math" w:cstheme="minorHAnsi"/>
              </w:rPr>
              <m:t>T</m:t>
            </m:r>
          </m:e>
          <m:sub>
            <m:r>
              <w:rPr>
                <w:rFonts w:ascii="Cambria Math" w:hAnsi="Cambria Math" w:cstheme="minorHAnsi"/>
              </w:rPr>
              <m:t>0</m:t>
            </m:r>
          </m:sub>
        </m:sSub>
        <m:r>
          <m:rPr>
            <m:sty m:val="p"/>
          </m:rPr>
          <w:rPr>
            <w:rFonts w:ascii="Cambria Math" w:hAnsi="Cambria Math" w:cstheme="minorHAnsi"/>
          </w:rPr>
          <m:t>={</m:t>
        </m:r>
        <m:r>
          <w:rPr>
            <w:rFonts w:ascii="Cambria Math" w:hAnsi="Cambria Math" w:cstheme="minorHAnsi"/>
          </w:rPr>
          <m:t>2014</m:t>
        </m:r>
        <m:r>
          <m:rPr>
            <m:sty m:val="p"/>
          </m:rPr>
          <w:rPr>
            <w:rFonts w:ascii="Cambria Math" w:hAnsi="Cambria Math" w:cstheme="minorHAnsi"/>
          </w:rPr>
          <m:t>,…,</m:t>
        </m:r>
        <m:r>
          <w:rPr>
            <w:rFonts w:ascii="Cambria Math" w:hAnsi="Cambria Math" w:cstheme="minorHAnsi"/>
          </w:rPr>
          <m:t>2020</m:t>
        </m:r>
        <m:r>
          <m:rPr>
            <m:sty m:val="p"/>
          </m:rPr>
          <w:rPr>
            <w:rFonts w:ascii="Cambria Math" w:hAnsi="Cambria Math" w:cstheme="minorHAnsi"/>
          </w:rPr>
          <m:t>}</m:t>
        </m:r>
      </m:oMath>
      <w:r>
        <w:rPr>
          <w:rFonts w:asciiTheme="minorHAnsi" w:hAnsiTheme="minorHAnsi" w:cstheme="minorHAnsi"/>
        </w:rPr>
        <w:t xml:space="preserve"> comprises all cycles up to and including 2020, giving </w:t>
      </w:r>
      <m:oMath>
        <m:sSub>
          <m:sSubPr>
            <m:ctrlPr>
              <w:rPr>
                <w:rFonts w:ascii="Cambria Math" w:hAnsi="Cambria Math" w:cstheme="minorHAnsi"/>
              </w:rPr>
            </m:ctrlPr>
          </m:sSubPr>
          <m:e>
            <m:r>
              <w:rPr>
                <w:rFonts w:ascii="Cambria Math" w:hAnsi="Cambria Math" w:cstheme="minorHAnsi"/>
              </w:rPr>
              <m:t>T</m:t>
            </m:r>
          </m:e>
          <m:sub>
            <m:r>
              <w:rPr>
                <w:rFonts w:ascii="Cambria Math" w:hAnsi="Cambria Math" w:cstheme="minorHAnsi"/>
              </w:rPr>
              <m:t>0</m:t>
            </m:r>
          </m:sub>
        </m:sSub>
        <m:r>
          <m:rPr>
            <m:sty m:val="p"/>
          </m:rPr>
          <w:rPr>
            <w:rFonts w:ascii="Cambria Math" w:hAnsi="Cambria Math" w:cstheme="minorHAnsi"/>
          </w:rPr>
          <m:t>=|</m:t>
        </m:r>
        <m:sSub>
          <m:sSubPr>
            <m:ctrlPr>
              <w:rPr>
                <w:rFonts w:ascii="Cambria Math" w:hAnsi="Cambria Math" w:cstheme="minorHAnsi"/>
              </w:rPr>
            </m:ctrlPr>
          </m:sSubPr>
          <m:e>
            <m:r>
              <m:rPr>
                <m:scr m:val="script"/>
                <m:sty m:val="p"/>
              </m:rPr>
              <w:rPr>
                <w:rFonts w:ascii="Cambria Math" w:hAnsi="Cambria Math" w:cstheme="minorHAnsi"/>
              </w:rPr>
              <m:t>T</m:t>
            </m:r>
          </m:e>
          <m:sub>
            <m:r>
              <w:rPr>
                <w:rFonts w:ascii="Cambria Math" w:hAnsi="Cambria Math" w:cstheme="minorHAnsi"/>
              </w:rPr>
              <m:t>0</m:t>
            </m:r>
          </m:sub>
        </m:sSub>
        <m:r>
          <m:rPr>
            <m:sty m:val="p"/>
          </m:rPr>
          <w:rPr>
            <w:rFonts w:ascii="Cambria Math" w:hAnsi="Cambria Math" w:cstheme="minorHAnsi"/>
          </w:rPr>
          <m:t>|=</m:t>
        </m:r>
        <m:r>
          <w:rPr>
            <w:rFonts w:ascii="Cambria Math" w:hAnsi="Cambria Math" w:cstheme="minorHAnsi"/>
          </w:rPr>
          <m:t>7</m:t>
        </m:r>
      </m:oMath>
      <w:r>
        <w:rPr>
          <w:rFonts w:asciiTheme="minorHAnsi" w:hAnsiTheme="minorHAnsi" w:cstheme="minorHAnsi"/>
        </w:rPr>
        <w:t xml:space="preserve"> obse</w:t>
      </w:r>
      <w:proofErr w:type="spellStart"/>
      <w:r>
        <w:rPr>
          <w:rFonts w:asciiTheme="minorHAnsi" w:hAnsiTheme="minorHAnsi" w:cstheme="minorHAnsi"/>
        </w:rPr>
        <w:t>rvations</w:t>
      </w:r>
      <w:proofErr w:type="spellEnd"/>
      <w:r>
        <w:rPr>
          <w:rFonts w:asciiTheme="minorHAnsi" w:hAnsiTheme="minorHAnsi" w:cstheme="minorHAnsi"/>
        </w:rPr>
        <w:t xml:space="preserve"> per country.</w:t>
      </w:r>
    </w:p>
    <w:p w14:paraId="15DEA8AA" w14:textId="77777777" w:rsidR="00D22D75" w:rsidRPr="00C3586C" w:rsidRDefault="001F394D" w:rsidP="00C3586C">
      <w:pPr>
        <w:pStyle w:val="BodyText"/>
        <w:spacing w:after="0" w:line="360" w:lineRule="auto"/>
        <w:ind w:firstLine="720"/>
        <w:rPr>
          <w:rFonts w:asciiTheme="minorHAnsi" w:hAnsiTheme="minorHAnsi" w:cstheme="minorHAnsi"/>
        </w:rPr>
      </w:pPr>
      <w:r>
        <w:rPr>
          <w:rFonts w:asciiTheme="minorHAnsi" w:hAnsiTheme="minorHAnsi" w:cstheme="minorHAnsi"/>
        </w:rPr>
        <w:t>Donor selection is based on the shape of each pre-treatment path instead of its absolute level. Each logged series is therefore standardized within country over the pre-treatment window,</w:t>
      </w:r>
    </w:p>
    <w:p w14:paraId="19F94160" w14:textId="77777777" w:rsidR="00D22D75" w:rsidRPr="00C3586C" w:rsidRDefault="000E33CA" w:rsidP="00C3586C">
      <w:pPr>
        <w:pStyle w:val="BodyText"/>
        <w:spacing w:after="0" w:line="360" w:lineRule="auto"/>
        <w:rPr>
          <w:rFonts w:asciiTheme="minorHAnsi" w:hAnsiTheme="minorHAnsi" w:cstheme="minorHAnsi"/>
        </w:rPr>
      </w:pPr>
      <m:oMathPara>
        <m:oMathParaPr>
          <m:jc m:val="center"/>
        </m:oMathParaPr>
        <m:oMath>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ct</m:t>
              </m:r>
            </m:sub>
          </m:sSub>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ct</m:t>
                  </m:r>
                </m:sub>
              </m:sSub>
              <m:r>
                <m:rPr>
                  <m:sty m:val="p"/>
                </m:rP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μ</m:t>
                  </m:r>
                </m:e>
                <m:sub>
                  <m:r>
                    <w:rPr>
                      <w:rFonts w:ascii="Cambria Math" w:hAnsi="Cambria Math" w:cstheme="minorHAnsi"/>
                    </w:rPr>
                    <m:t>c</m:t>
                  </m:r>
                </m:sub>
              </m:sSub>
            </m:num>
            <m:den>
              <m:sSub>
                <m:sSubPr>
                  <m:ctrlPr>
                    <w:rPr>
                      <w:rFonts w:ascii="Cambria Math" w:hAnsi="Cambria Math" w:cstheme="minorHAnsi"/>
                    </w:rPr>
                  </m:ctrlPr>
                </m:sSubPr>
                <m:e>
                  <m:r>
                    <w:rPr>
                      <w:rFonts w:ascii="Cambria Math" w:hAnsi="Cambria Math" w:cstheme="minorHAnsi"/>
                    </w:rPr>
                    <m:t>σ</m:t>
                  </m:r>
                </m:e>
                <m:sub>
                  <m:r>
                    <w:rPr>
                      <w:rFonts w:ascii="Cambria Math" w:hAnsi="Cambria Math" w:cstheme="minorHAnsi"/>
                    </w:rPr>
                    <m:t>c</m:t>
                  </m:r>
                </m:sub>
              </m:sSub>
            </m:den>
          </m:f>
          <m:r>
            <m:rPr>
              <m:sty m:val="p"/>
            </m:rPr>
            <w:rPr>
              <w:rFonts w:ascii="Cambria Math" w:hAnsi="Cambria Math" w:cstheme="minorHAnsi"/>
            </w:rPr>
            <m:t>,</m:t>
          </m:r>
          <m:r>
            <w:rPr>
              <w:rFonts w:ascii="Cambria Math" w:hAnsi="Cambria Math" w:cstheme="minorHAnsi"/>
            </w:rPr>
            <m:t>  </m:t>
          </m:r>
          <m:sSub>
            <m:sSubPr>
              <m:ctrlPr>
                <w:rPr>
                  <w:rFonts w:ascii="Cambria Math" w:hAnsi="Cambria Math" w:cstheme="minorHAnsi"/>
                </w:rPr>
              </m:ctrlPr>
            </m:sSubPr>
            <m:e>
              <m:r>
                <w:rPr>
                  <w:rFonts w:ascii="Cambria Math" w:hAnsi="Cambria Math" w:cstheme="minorHAnsi"/>
                </w:rPr>
                <m:t>μ</m:t>
              </m:r>
            </m:e>
            <m:sub>
              <m:r>
                <w:rPr>
                  <w:rFonts w:ascii="Cambria Math" w:hAnsi="Cambria Math" w:cstheme="minorHAnsi"/>
                </w:rPr>
                <m:t>c</m:t>
              </m:r>
            </m:sub>
          </m:sSub>
          <m:r>
            <m:rPr>
              <m:sty m:val="p"/>
            </m:rP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num>
            <m:den>
              <m:sSub>
                <m:sSubPr>
                  <m:ctrlPr>
                    <w:rPr>
                      <w:rFonts w:ascii="Cambria Math" w:hAnsi="Cambria Math" w:cstheme="minorHAnsi"/>
                    </w:rPr>
                  </m:ctrlPr>
                </m:sSubPr>
                <m:e>
                  <m:r>
                    <w:rPr>
                      <w:rFonts w:ascii="Cambria Math" w:hAnsi="Cambria Math" w:cstheme="minorHAnsi"/>
                    </w:rPr>
                    <m:t>T</m:t>
                  </m:r>
                </m:e>
                <m:sub>
                  <m:r>
                    <w:rPr>
                      <w:rFonts w:ascii="Cambria Math" w:hAnsi="Cambria Math" w:cstheme="minorHAnsi"/>
                    </w:rPr>
                    <m:t>0</m:t>
                  </m:r>
                </m:sub>
              </m:sSub>
            </m:den>
          </m:f>
          <m:nary>
            <m:naryPr>
              <m:chr m:val="∑"/>
              <m:limLoc m:val="undOvr"/>
              <m:supHide m:val="1"/>
              <m:ctrlPr>
                <w:rPr>
                  <w:rFonts w:ascii="Cambria Math" w:hAnsi="Cambria Math" w:cstheme="minorHAnsi"/>
                </w:rPr>
              </m:ctrlPr>
            </m:naryPr>
            <m:sub>
              <m:r>
                <w:rPr>
                  <w:rFonts w:ascii="Cambria Math" w:hAnsi="Cambria Math" w:cstheme="minorHAnsi"/>
                </w:rPr>
                <m:t>t</m:t>
              </m:r>
              <m:r>
                <m:rPr>
                  <m:sty m:val="p"/>
                </m:rPr>
                <w:rPr>
                  <w:rFonts w:ascii="Cambria Math" w:hAnsi="Cambria Math" w:cstheme="minorHAnsi"/>
                </w:rPr>
                <m:t>∈</m:t>
              </m:r>
              <m:sSub>
                <m:sSubPr>
                  <m:ctrlPr>
                    <w:rPr>
                      <w:rFonts w:ascii="Cambria Math" w:hAnsi="Cambria Math" w:cstheme="minorHAnsi"/>
                    </w:rPr>
                  </m:ctrlPr>
                </m:sSubPr>
                <m:e>
                  <m:r>
                    <m:rPr>
                      <m:scr m:val="script"/>
                      <m:sty m:val="p"/>
                    </m:rPr>
                    <w:rPr>
                      <w:rFonts w:ascii="Cambria Math" w:hAnsi="Cambria Math" w:cstheme="minorHAnsi"/>
                    </w:rPr>
                    <m:t>T</m:t>
                  </m:r>
                </m:e>
                <m:sub>
                  <m:r>
                    <w:rPr>
                      <w:rFonts w:ascii="Cambria Math" w:hAnsi="Cambria Math" w:cstheme="minorHAnsi"/>
                    </w:rPr>
                    <m:t>0</m:t>
                  </m:r>
                </m:sub>
              </m:sSub>
            </m:sub>
            <m:sup>
              <m:r>
                <w:rPr>
                  <w:rFonts w:ascii="Cambria Math" w:hAnsi="Cambria Math" w:cstheme="minorHAnsi"/>
                </w:rPr>
                <m:t>​</m:t>
              </m:r>
            </m:sup>
            <m:e>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ct</m:t>
                  </m:r>
                </m:sub>
              </m:sSub>
            </m:e>
          </m:nary>
          <m:r>
            <m:rPr>
              <m:sty m:val="p"/>
            </m:rPr>
            <w:rPr>
              <w:rFonts w:ascii="Cambria Math" w:hAnsi="Cambria Math" w:cstheme="minorHAnsi"/>
            </w:rPr>
            <m:t>,</m:t>
          </m:r>
          <m:r>
            <w:rPr>
              <w:rFonts w:ascii="Cambria Math" w:hAnsi="Cambria Math" w:cstheme="minorHAnsi"/>
            </w:rPr>
            <m:t>  </m:t>
          </m:r>
          <m:sSubSup>
            <m:sSubSupPr>
              <m:ctrlPr>
                <w:rPr>
                  <w:rFonts w:ascii="Cambria Math" w:hAnsi="Cambria Math" w:cstheme="minorHAnsi"/>
                </w:rPr>
              </m:ctrlPr>
            </m:sSubSupPr>
            <m:e>
              <m:r>
                <w:rPr>
                  <w:rFonts w:ascii="Cambria Math" w:hAnsi="Cambria Math" w:cstheme="minorHAnsi"/>
                </w:rPr>
                <m:t>σ</m:t>
              </m:r>
            </m:e>
            <m:sub>
              <m:r>
                <w:rPr>
                  <w:rFonts w:ascii="Cambria Math" w:hAnsi="Cambria Math" w:cstheme="minorHAnsi"/>
                </w:rPr>
                <m:t>c</m:t>
              </m:r>
            </m:sub>
            <m:sup>
              <m:r>
                <w:rPr>
                  <w:rFonts w:ascii="Cambria Math" w:hAnsi="Cambria Math" w:cstheme="minorHAnsi"/>
                </w:rPr>
                <m:t>2</m:t>
              </m:r>
            </m:sup>
          </m:sSubSup>
          <m:r>
            <m:rPr>
              <m:sty m:val="p"/>
            </m:rP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num>
            <m:den>
              <m:sSub>
                <m:sSubPr>
                  <m:ctrlPr>
                    <w:rPr>
                      <w:rFonts w:ascii="Cambria Math" w:hAnsi="Cambria Math" w:cstheme="minorHAnsi"/>
                    </w:rPr>
                  </m:ctrlPr>
                </m:sSubPr>
                <m:e>
                  <m:r>
                    <w:rPr>
                      <w:rFonts w:ascii="Cambria Math" w:hAnsi="Cambria Math" w:cstheme="minorHAnsi"/>
                    </w:rPr>
                    <m:t>T</m:t>
                  </m:r>
                </m:e>
                <m:sub>
                  <m:r>
                    <w:rPr>
                      <w:rFonts w:ascii="Cambria Math" w:hAnsi="Cambria Math" w:cstheme="minorHAnsi"/>
                    </w:rPr>
                    <m:t>0</m:t>
                  </m:r>
                </m:sub>
              </m:sSub>
            </m:den>
          </m:f>
          <m:nary>
            <m:naryPr>
              <m:chr m:val="∑"/>
              <m:limLoc m:val="undOvr"/>
              <m:supHide m:val="1"/>
              <m:ctrlPr>
                <w:rPr>
                  <w:rFonts w:ascii="Cambria Math" w:hAnsi="Cambria Math" w:cstheme="minorHAnsi"/>
                </w:rPr>
              </m:ctrlPr>
            </m:naryPr>
            <m:sub>
              <m:r>
                <w:rPr>
                  <w:rFonts w:ascii="Cambria Math" w:hAnsi="Cambria Math" w:cstheme="minorHAnsi"/>
                </w:rPr>
                <m:t>t</m:t>
              </m:r>
              <m:r>
                <m:rPr>
                  <m:sty m:val="p"/>
                </m:rPr>
                <w:rPr>
                  <w:rFonts w:ascii="Cambria Math" w:hAnsi="Cambria Math" w:cstheme="minorHAnsi"/>
                </w:rPr>
                <m:t>∈</m:t>
              </m:r>
              <m:sSub>
                <m:sSubPr>
                  <m:ctrlPr>
                    <w:rPr>
                      <w:rFonts w:ascii="Cambria Math" w:hAnsi="Cambria Math" w:cstheme="minorHAnsi"/>
                    </w:rPr>
                  </m:ctrlPr>
                </m:sSubPr>
                <m:e>
                  <m:r>
                    <m:rPr>
                      <m:scr m:val="script"/>
                      <m:sty m:val="p"/>
                    </m:rPr>
                    <w:rPr>
                      <w:rFonts w:ascii="Cambria Math" w:hAnsi="Cambria Math" w:cstheme="minorHAnsi"/>
                    </w:rPr>
                    <m:t>T</m:t>
                  </m:r>
                </m:e>
                <m:sub>
                  <m:r>
                    <w:rPr>
                      <w:rFonts w:ascii="Cambria Math" w:hAnsi="Cambria Math" w:cstheme="minorHAnsi"/>
                    </w:rPr>
                    <m:t>0</m:t>
                  </m:r>
                </m:sub>
              </m:sSub>
            </m:sub>
            <m:sup>
              <m:r>
                <w:rPr>
                  <w:rFonts w:ascii="Cambria Math" w:hAnsi="Cambria Math" w:cstheme="minorHAnsi"/>
                </w:rPr>
                <m:t>​</m:t>
              </m:r>
            </m:sup>
            <m:e>
              <m:sSup>
                <m:sSupPr>
                  <m:ctrlPr>
                    <w:rPr>
                      <w:rFonts w:ascii="Cambria Math" w:hAnsi="Cambria Math" w:cstheme="minorHAnsi"/>
                    </w:rPr>
                  </m:ctrlPr>
                </m:sSupPr>
                <m:e>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ct</m:t>
                          </m:r>
                        </m:sub>
                      </m:sSub>
                      <m:r>
                        <m:rPr>
                          <m:sty m:val="p"/>
                        </m:rP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μ</m:t>
                          </m:r>
                        </m:e>
                        <m:sub>
                          <m:r>
                            <w:rPr>
                              <w:rFonts w:ascii="Cambria Math" w:hAnsi="Cambria Math" w:cstheme="minorHAnsi"/>
                            </w:rPr>
                            <m:t>c</m:t>
                          </m:r>
                        </m:sub>
                      </m:sSub>
                    </m:e>
                  </m:d>
                </m:e>
                <m:sup>
                  <m:r>
                    <w:rPr>
                      <w:rFonts w:ascii="Cambria Math" w:hAnsi="Cambria Math" w:cstheme="minorHAnsi"/>
                    </w:rPr>
                    <m:t>2</m:t>
                  </m:r>
                </m:sup>
              </m:sSup>
            </m:e>
          </m:nary>
          <m:r>
            <m:rPr>
              <m:sty m:val="p"/>
            </m:rPr>
            <w:rPr>
              <w:rFonts w:ascii="Cambria Math" w:hAnsi="Cambria Math" w:cstheme="minorHAnsi"/>
            </w:rPr>
            <m:t>,</m:t>
          </m:r>
        </m:oMath>
      </m:oMathPara>
    </w:p>
    <w:p w14:paraId="1EE07C09" w14:textId="77777777" w:rsidR="00D22D75" w:rsidRPr="00C3586C" w:rsidRDefault="001F394D" w:rsidP="00C3586C">
      <w:pPr>
        <w:pStyle w:val="FirstParagraph"/>
        <w:spacing w:after="0" w:line="360" w:lineRule="auto"/>
        <w:rPr>
          <w:rFonts w:asciiTheme="minorHAnsi" w:hAnsiTheme="minorHAnsi" w:cstheme="minorHAnsi"/>
        </w:rPr>
      </w:pPr>
      <w:r>
        <w:rPr>
          <w:rFonts w:asciiTheme="minorHAnsi" w:hAnsiTheme="minorHAnsi" w:cstheme="minorHAnsi"/>
        </w:rPr>
        <w:t>and each country is represented by its standardized trajectory vector</w:t>
      </w:r>
    </w:p>
    <w:p w14:paraId="2503276F" w14:textId="77777777" w:rsidR="00D22D75" w:rsidRPr="00C3586C" w:rsidRDefault="000E33CA" w:rsidP="00C3586C">
      <w:pPr>
        <w:pStyle w:val="BodyText"/>
        <w:spacing w:after="0" w:line="360" w:lineRule="auto"/>
        <w:rPr>
          <w:rFonts w:asciiTheme="minorHAnsi" w:hAnsiTheme="minorHAnsi" w:cstheme="minorHAnsi"/>
        </w:rPr>
      </w:pPr>
      <m:oMathPara>
        <m:oMathParaPr>
          <m:jc m:val="center"/>
        </m:oMathParaPr>
        <m:oMath>
          <m:sSub>
            <m:sSubPr>
              <m:ctrlPr>
                <w:rPr>
                  <w:rFonts w:ascii="Cambria Math" w:hAnsi="Cambria Math" w:cstheme="minorHAnsi"/>
                </w:rPr>
              </m:ctrlPr>
            </m:sSubPr>
            <m:e>
              <m:r>
                <m:rPr>
                  <m:sty m:val="bi"/>
                </m:rPr>
                <w:rPr>
                  <w:rFonts w:ascii="Cambria Math" w:hAnsi="Cambria Math" w:cstheme="minorHAnsi"/>
                </w:rPr>
                <m:t>Z</m:t>
              </m:r>
            </m:e>
            <m:sub>
              <m:r>
                <w:rPr>
                  <w:rFonts w:ascii="Cambria Math" w:hAnsi="Cambria Math" w:cstheme="minorHAnsi"/>
                </w:rPr>
                <m:t>c</m:t>
              </m:r>
            </m:sub>
          </m:sSub>
          <m:r>
            <m:rPr>
              <m:sty m:val="p"/>
            </m:rPr>
            <w:rPr>
              <w:rFonts w:ascii="Cambria Math" w:hAnsi="Cambria Math" w:cstheme="minorHAnsi"/>
            </w:rPr>
            <m:t>=</m:t>
          </m:r>
          <m:d>
            <m:dPr>
              <m:ctrlPr>
                <w:rPr>
                  <w:rFonts w:ascii="Cambria Math" w:hAnsi="Cambria Math" w:cstheme="minorHAnsi"/>
                </w:rPr>
              </m:ctrlPr>
            </m:dPr>
            <m:e>
              <m:m>
                <m:mPr>
                  <m:mcs>
                    <m:mc>
                      <m:mcPr>
                        <m:count m:val="1"/>
                        <m:mcJc m:val="center"/>
                      </m:mcPr>
                    </m:mc>
                  </m:mcs>
                  <m:ctrlPr>
                    <w:rPr>
                      <w:rFonts w:ascii="Cambria Math" w:hAnsi="Cambria Math" w:cstheme="minorHAnsi"/>
                    </w:rPr>
                  </m:ctrlPr>
                </m:mPr>
                <m:mr>
                  <m:e>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c</m:t>
                        </m:r>
                        <m:r>
                          <m:rPr>
                            <m:sty m:val="p"/>
                          </m:rPr>
                          <w:rPr>
                            <w:rFonts w:ascii="Cambria Math" w:hAnsi="Cambria Math" w:cstheme="minorHAnsi"/>
                          </w:rPr>
                          <m:t>,</m:t>
                        </m:r>
                        <m:r>
                          <w:rPr>
                            <w:rFonts w:ascii="Cambria Math" w:hAnsi="Cambria Math" w:cstheme="minorHAnsi"/>
                          </w:rPr>
                          <m:t>2014</m:t>
                        </m:r>
                      </m:sub>
                    </m:sSub>
                  </m:e>
                </m:mr>
                <m:mr>
                  <m:e>
                    <m:r>
                      <m:rPr>
                        <m:sty m:val="p"/>
                      </m:rPr>
                      <w:rPr>
                        <w:rFonts w:ascii="Cambria Math" w:hAnsi="Cambria Math" w:cstheme="minorHAnsi"/>
                      </w:rPr>
                      <m:t>…</m:t>
                    </m:r>
                  </m:e>
                </m:mr>
                <m:mr>
                  <m:e>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c</m:t>
                        </m:r>
                        <m:r>
                          <m:rPr>
                            <m:sty m:val="p"/>
                          </m:rPr>
                          <w:rPr>
                            <w:rFonts w:ascii="Cambria Math" w:hAnsi="Cambria Math" w:cstheme="minorHAnsi"/>
                          </w:rPr>
                          <m:t>,</m:t>
                        </m:r>
                        <m:r>
                          <w:rPr>
                            <w:rFonts w:ascii="Cambria Math" w:hAnsi="Cambria Math" w:cstheme="minorHAnsi"/>
                          </w:rPr>
                          <m:t>2020</m:t>
                        </m:r>
                      </m:sub>
                    </m:sSub>
                  </m:e>
                </m:mr>
              </m:m>
              <m:ctrlPr>
                <w:rPr>
                  <w:rFonts w:ascii="Cambria Math" w:hAnsi="Cambria Math" w:cstheme="minorHAnsi"/>
                  <w:i/>
                </w:rPr>
              </m:ctrlPr>
            </m:e>
          </m:d>
          <m:r>
            <m:rPr>
              <m:sty m:val="p"/>
            </m:rPr>
            <w:rPr>
              <w:rFonts w:ascii="Cambria Math" w:hAnsi="Cambria Math" w:cstheme="minorHAnsi"/>
            </w:rPr>
            <m:t>∈</m:t>
          </m:r>
          <m:sSup>
            <m:sSupPr>
              <m:ctrlPr>
                <w:rPr>
                  <w:rFonts w:ascii="Cambria Math" w:hAnsi="Cambria Math" w:cstheme="minorHAnsi"/>
                </w:rPr>
              </m:ctrlPr>
            </m:sSupPr>
            <m:e>
              <m:r>
                <m:rPr>
                  <m:scr m:val="double-struck"/>
                  <m:sty m:val="p"/>
                </m:rPr>
                <w:rPr>
                  <w:rFonts w:ascii="Cambria Math" w:hAnsi="Cambria Math" w:cstheme="minorHAnsi"/>
                </w:rPr>
                <m:t>R</m:t>
              </m:r>
            </m:e>
            <m:sup>
              <m:r>
                <w:rPr>
                  <w:rFonts w:ascii="Cambria Math" w:hAnsi="Cambria Math" w:cstheme="minorHAnsi"/>
                </w:rPr>
                <m:t>7</m:t>
              </m:r>
            </m:sup>
          </m:sSup>
          <m:r>
            <m:rPr>
              <m:sty m:val="p"/>
            </m:rPr>
            <w:rPr>
              <w:rFonts w:ascii="Cambria Math" w:hAnsi="Cambria Math" w:cstheme="minorHAnsi"/>
            </w:rPr>
            <m:t>,</m:t>
          </m:r>
        </m:oMath>
      </m:oMathPara>
    </w:p>
    <w:p w14:paraId="0D622C1F" w14:textId="77777777" w:rsidR="00C3586C" w:rsidRPr="00C3586C" w:rsidRDefault="001F394D" w:rsidP="00C3586C">
      <w:pPr>
        <w:pStyle w:val="FirstParagraph"/>
        <w:spacing w:after="0" w:line="360" w:lineRule="auto"/>
        <w:rPr>
          <w:rFonts w:asciiTheme="minorHAnsi" w:hAnsiTheme="minorHAnsi" w:cstheme="minorHAnsi"/>
        </w:rPr>
      </w:pPr>
      <w:r>
        <w:rPr>
          <w:rFonts w:asciiTheme="minorHAnsi" w:hAnsiTheme="minorHAnsi" w:cstheme="minorHAnsi"/>
        </w:rPr>
        <w:t xml:space="preserve">The </w:t>
      </w:r>
      <w:proofErr w:type="spellStart"/>
      <w:r>
        <w:rPr>
          <w:rFonts w:asciiTheme="minorHAnsi" w:hAnsiTheme="minorHAnsi" w:cstheme="minorHAnsi"/>
        </w:rPr>
        <w:t>standardisation</w:t>
      </w:r>
      <w:proofErr w:type="spellEnd"/>
      <w:r>
        <w:rPr>
          <w:rFonts w:asciiTheme="minorHAnsi" w:hAnsiTheme="minorHAnsi" w:cstheme="minorHAnsi"/>
        </w:rPr>
        <w:t xml:space="preserve"> removes level differences arising from market size and yields a scale- and location-invariant representation of each path. This method is consistent with standard practice in time-series similarity analysis (Montero-</w:t>
      </w:r>
      <w:proofErr w:type="spellStart"/>
      <w:r>
        <w:rPr>
          <w:rFonts w:asciiTheme="minorHAnsi" w:hAnsiTheme="minorHAnsi" w:cstheme="minorHAnsi"/>
        </w:rPr>
        <w:t>Manso</w:t>
      </w:r>
      <w:proofErr w:type="spellEnd"/>
      <w:r>
        <w:rPr>
          <w:rFonts w:asciiTheme="minorHAnsi" w:hAnsiTheme="minorHAnsi" w:cstheme="minorHAnsi"/>
        </w:rPr>
        <w:t xml:space="preserve"> &amp; Hyndman, 2021)</w:t>
      </w:r>
      <w:bookmarkStart w:id="2" w:name="donor-screening"/>
      <w:r>
        <w:rPr>
          <w:rFonts w:asciiTheme="minorHAnsi" w:hAnsiTheme="minorHAnsi" w:cstheme="minorHAnsi"/>
        </w:rPr>
        <w:t xml:space="preserve">. </w:t>
      </w:r>
      <w:r>
        <w:t xml:space="preserve">After standardization </w:t>
      </w:r>
      <m:oMath>
        <m:sSub>
          <m:sSubPr>
            <m:ctrlPr>
              <w:rPr>
                <w:rFonts w:ascii="Cambria Math" w:hAnsi="Cambria Math"/>
                <w:i/>
              </w:rPr>
            </m:ctrlPr>
          </m:sSubPr>
          <m:e>
            <m:r>
              <m:rPr>
                <m:sty m:val="bi"/>
              </m:rPr>
              <w:rPr>
                <w:rFonts w:ascii="Cambria Math" w:hAnsi="Cambria Math"/>
              </w:rPr>
              <m:t>Z</m:t>
            </m:r>
            <m:ctrlPr>
              <w:rPr>
                <w:rFonts w:ascii="Cambria Math" w:hAnsi="Cambria Math"/>
                <w:b/>
                <w:i/>
              </w:rPr>
            </m:ctrlPr>
          </m:e>
          <m:sub>
            <m:r>
              <w:rPr>
                <w:rFonts w:ascii="Cambria Math" w:hAnsi="Cambria Math"/>
              </w:rPr>
              <m:t>c</m:t>
            </m:r>
          </m:sub>
        </m:sSub>
      </m:oMath>
      <w:r>
        <w:t xml:space="preserve"> is taken and used to compute </w:t>
      </w:r>
      <w:r>
        <w:rPr>
          <w:rFonts w:asciiTheme="minorHAnsi" w:hAnsiTheme="minorHAnsi" w:cstheme="minorHAnsi"/>
        </w:rPr>
        <w:t>pairwise Euclidean distances between standardized pre-trend paths:</w:t>
      </w:r>
    </w:p>
    <w:p w14:paraId="54A7CD8A" w14:textId="77777777" w:rsidR="00C3586C" w:rsidRPr="00C3586C" w:rsidRDefault="000E33CA" w:rsidP="00C3586C">
      <w:pPr>
        <w:spacing w:line="360" w:lineRule="auto"/>
        <w:ind w:firstLine="720"/>
        <w:rPr>
          <w:rFonts w:asciiTheme="minorHAnsi" w:hAnsiTheme="minorHAnsi" w:cstheme="minorHAnsi"/>
        </w:rPr>
      </w:pPr>
      <m:oMathPara>
        <m:oMath>
          <m:sSub>
            <m:sSubPr>
              <m:ctrlPr>
                <w:rPr>
                  <w:rFonts w:ascii="Cambria Math" w:hAnsi="Cambria Math" w:cstheme="minorHAnsi"/>
                </w:rPr>
              </m:ctrlPr>
            </m:sSubPr>
            <m:e>
              <m:r>
                <w:rPr>
                  <w:rFonts w:ascii="Cambria Math" w:hAnsi="Cambria Math" w:cstheme="minorHAnsi"/>
                </w:rPr>
                <m:t>d</m:t>
              </m:r>
            </m:e>
            <m:sub>
              <m:r>
                <w:rPr>
                  <w:rFonts w:ascii="Cambria Math" w:hAnsi="Cambria Math" w:cstheme="minorHAnsi"/>
                </w:rPr>
                <m:t>j←k</m:t>
              </m:r>
            </m:sub>
          </m:sSub>
          <m:r>
            <w:rPr>
              <w:rFonts w:ascii="Cambria Math" w:hAnsi="Cambria Math" w:cstheme="minorHAnsi"/>
            </w:rPr>
            <m:t>=</m:t>
          </m:r>
          <m:rad>
            <m:radPr>
              <m:degHide m:val="1"/>
              <m:ctrlPr>
                <w:rPr>
                  <w:rFonts w:ascii="Cambria Math" w:hAnsi="Cambria Math" w:cstheme="minorHAnsi"/>
                </w:rPr>
              </m:ctrlPr>
            </m:radPr>
            <m:deg/>
            <m:e>
              <m:nary>
                <m:naryPr>
                  <m:chr m:val="∑"/>
                  <m:limLoc m:val="undOvr"/>
                  <m:ctrlPr>
                    <w:rPr>
                      <w:rFonts w:ascii="Cambria Math" w:hAnsi="Cambria Math" w:cstheme="minorHAnsi"/>
                    </w:rPr>
                  </m:ctrlPr>
                </m:naryPr>
                <m:sub>
                  <m:r>
                    <w:rPr>
                      <w:rFonts w:ascii="Cambria Math" w:hAnsi="Cambria Math" w:cstheme="minorHAnsi"/>
                    </w:rPr>
                    <m:t>t≤2020</m:t>
                  </m:r>
                </m:sub>
                <m:sup>
                  <m:r>
                    <w:rPr>
                      <w:rFonts w:ascii="Cambria Math" w:hAnsi="Cambria Math" w:cstheme="minorHAnsi"/>
                    </w:rPr>
                    <m:t xml:space="preserve"> </m:t>
                  </m:r>
                </m:sup>
                <m:e>
                  <m:sSup>
                    <m:sSupPr>
                      <m:ctrlPr>
                        <w:rPr>
                          <w:rFonts w:ascii="Cambria Math" w:hAnsi="Cambria Math" w:cstheme="minorHAnsi"/>
                        </w:rPr>
                      </m:ctrlPr>
                    </m:sSupPr>
                    <m:e>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j,t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k,t</m:t>
                              </m:r>
                            </m:sub>
                          </m:sSub>
                        </m:e>
                      </m:d>
                    </m:e>
                    <m:sup>
                      <m:r>
                        <w:rPr>
                          <w:rFonts w:ascii="Cambria Math" w:hAnsi="Cambria Math" w:cstheme="minorHAnsi"/>
                        </w:rPr>
                        <m:t>2</m:t>
                      </m:r>
                    </m:sup>
                  </m:sSup>
                </m:e>
              </m:nary>
            </m:e>
          </m:rad>
        </m:oMath>
      </m:oMathPara>
    </w:p>
    <w:p w14:paraId="3C645DB5" w14:textId="77777777" w:rsidR="00C3586C" w:rsidRDefault="00C3586C" w:rsidP="00C3586C">
      <w:pPr>
        <w:spacing w:line="360" w:lineRule="auto"/>
        <w:ind w:firstLine="720"/>
        <w:rPr>
          <w:rFonts w:asciiTheme="minorHAnsi" w:hAnsiTheme="minorHAnsi" w:cstheme="minorHAnsi"/>
        </w:rPr>
      </w:pPr>
    </w:p>
    <w:p w14:paraId="716BB986" w14:textId="77777777" w:rsidR="00C3586C" w:rsidRPr="00C3586C" w:rsidRDefault="00E806B3" w:rsidP="000A19E0">
      <w:pPr>
        <w:spacing w:line="360" w:lineRule="auto"/>
        <w:rPr>
          <w:rFonts w:asciiTheme="minorHAnsi" w:hAnsiTheme="minorHAnsi" w:cstheme="minorHAnsi"/>
        </w:rPr>
      </w:pPr>
      <w:r>
        <w:rPr>
          <w:rFonts w:asciiTheme="minorHAnsi" w:hAnsiTheme="minorHAnsi" w:cstheme="minorHAnsi"/>
        </w:rPr>
        <w:t xml:space="preserve">where </w:t>
      </w:r>
      <m:oMath>
        <m:sSub>
          <m:sSubPr>
            <m:ctrlPr>
              <w:rPr>
                <w:rFonts w:ascii="Cambria Math" w:hAnsi="Cambria Math" w:cstheme="minorHAnsi"/>
              </w:rPr>
            </m:ctrlPr>
          </m:sSubPr>
          <m:e>
            <m:r>
              <w:rPr>
                <w:rFonts w:ascii="Cambria Math" w:hAnsi="Cambria Math" w:cstheme="minorHAnsi"/>
              </w:rPr>
              <m:t>d</m:t>
            </m:r>
          </m:e>
          <m:sub>
            <m:r>
              <w:rPr>
                <w:rFonts w:ascii="Cambria Math" w:hAnsi="Cambria Math" w:cstheme="minorHAnsi"/>
              </w:rPr>
              <m:t>j←k</m:t>
            </m:r>
          </m:sub>
        </m:sSub>
      </m:oMath>
      <w:r>
        <w:rPr>
          <w:rFonts w:asciiTheme="minorHAnsi" w:hAnsiTheme="minorHAnsi" w:cstheme="minorHAnsi"/>
        </w:rPr>
        <w:t xml:space="preserve"> denotes the Euclidean distance between country </w:t>
      </w:r>
      <m:oMath>
        <m:r>
          <w:rPr>
            <w:rFonts w:ascii="Cambria Math" w:hAnsi="Cambria Math" w:cstheme="minorHAnsi"/>
          </w:rPr>
          <m:t>j</m:t>
        </m:r>
      </m:oMath>
      <w:r>
        <w:rPr>
          <w:rFonts w:asciiTheme="minorHAnsi" w:hAnsiTheme="minorHAnsi" w:cstheme="minorHAnsi"/>
        </w:rPr>
        <w:t xml:space="preserve"> and all the other countries in the sample. For each EU origin market </w:t>
      </w:r>
      <m:oMath>
        <m:r>
          <w:rPr>
            <w:rFonts w:ascii="Cambria Math" w:hAnsi="Cambria Math" w:cstheme="minorHAnsi"/>
          </w:rPr>
          <m:t>j</m:t>
        </m:r>
      </m:oMath>
      <w:r>
        <w:rPr>
          <w:rFonts w:asciiTheme="minorHAnsi" w:hAnsiTheme="minorHAnsi" w:cstheme="minorHAnsi"/>
        </w:rPr>
        <w:t>, we select the 3 non-EU origins with the minimum trajectory distance:</w:t>
      </w:r>
    </w:p>
    <w:p w14:paraId="274D6C40" w14:textId="77777777" w:rsidR="00C3586C" w:rsidRPr="00C3586C" w:rsidRDefault="000E33CA" w:rsidP="00C3586C">
      <w:pPr>
        <w:spacing w:line="360" w:lineRule="auto"/>
        <w:ind w:firstLine="720"/>
        <w:rPr>
          <w:rFonts w:asciiTheme="minorHAnsi" w:hAnsiTheme="minorHAnsi" w:cstheme="minorHAnsi"/>
        </w:rPr>
      </w:pPr>
      <m:oMathPara>
        <m:oMath>
          <m:sSub>
            <m:sSubPr>
              <m:ctrlPr>
                <w:rPr>
                  <w:rFonts w:ascii="Cambria Math" w:hAnsi="Cambria Math" w:cstheme="minorHAnsi"/>
                </w:rPr>
              </m:ctrlPr>
            </m:sSubPr>
            <m:e>
              <m:r>
                <w:rPr>
                  <w:rFonts w:ascii="Cambria Math" w:hAnsi="Cambria Math" w:cstheme="minorHAnsi"/>
                </w:rPr>
                <m:t>Γ</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argmin</m:t>
              </m:r>
            </m:e>
            <m:sub>
              <m:r>
                <w:rPr>
                  <w:rFonts w:ascii="Cambria Math" w:hAnsi="Cambria Math" w:cstheme="minorHAnsi"/>
                </w:rPr>
                <m:t>k∉</m:t>
              </m:r>
              <m:sSub>
                <m:sSubPr>
                  <m:ctrlPr>
                    <w:rPr>
                      <w:rFonts w:ascii="Cambria Math" w:hAnsi="Cambria Math" w:cstheme="minorHAnsi"/>
                    </w:rPr>
                  </m:ctrlPr>
                </m:sSubPr>
                <m:e>
                  <m:r>
                    <w:rPr>
                      <w:rFonts w:ascii="Cambria Math" w:hAnsi="Cambria Math" w:cstheme="minorHAnsi"/>
                    </w:rPr>
                    <m:t>Γ</m:t>
                  </m:r>
                </m:e>
                <m:sub>
                  <m:r>
                    <w:rPr>
                      <w:rFonts w:ascii="Cambria Math" w:hAnsi="Cambria Math" w:cstheme="minorHAnsi"/>
                    </w:rPr>
                    <m:t>j</m:t>
                  </m:r>
                </m:sub>
              </m:sSub>
            </m:sub>
          </m:sSub>
          <m:sSub>
            <m:sSubPr>
              <m:ctrlPr>
                <w:rPr>
                  <w:rFonts w:ascii="Cambria Math" w:hAnsi="Cambria Math" w:cstheme="minorHAnsi"/>
                </w:rPr>
              </m:ctrlPr>
            </m:sSubPr>
            <m:e>
              <m:r>
                <w:rPr>
                  <w:rFonts w:ascii="Cambria Math" w:hAnsi="Cambria Math" w:cstheme="minorHAnsi"/>
                </w:rPr>
                <m:t>d</m:t>
              </m:r>
            </m:e>
            <m:sub>
              <m:r>
                <w:rPr>
                  <w:rFonts w:ascii="Cambria Math" w:hAnsi="Cambria Math" w:cstheme="minorHAnsi"/>
                </w:rPr>
                <m:t>j←k</m:t>
              </m:r>
            </m:sub>
          </m:sSub>
          <m:r>
            <w:rPr>
              <w:rFonts w:ascii="Cambria Math" w:hAnsi="Cambria Math" w:cstheme="minorHAnsi"/>
            </w:rPr>
            <m:t>  </m:t>
          </m:r>
          <m:d>
            <m:dPr>
              <m:begChr m:val="["/>
              <m:endChr m:val="]"/>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Γ</m:t>
                  </m:r>
                </m:e>
                <m:sub>
                  <m:r>
                    <w:rPr>
                      <w:rFonts w:ascii="Cambria Math" w:hAnsi="Cambria Math" w:cstheme="minorHAnsi"/>
                    </w:rPr>
                    <m:t>j</m:t>
                  </m:r>
                </m:sub>
              </m:sSub>
              <m:r>
                <w:rPr>
                  <w:rFonts w:ascii="Cambria Math" w:hAnsi="Cambria Math" w:cstheme="minorHAnsi"/>
                </w:rPr>
                <m:t>=3</m:t>
              </m:r>
            </m:e>
          </m:d>
        </m:oMath>
      </m:oMathPara>
    </w:p>
    <w:p w14:paraId="4535EB27" w14:textId="77777777" w:rsidR="00D22D75" w:rsidRPr="00C3586C" w:rsidRDefault="001F394D" w:rsidP="000A19E0">
      <w:pPr>
        <w:pStyle w:val="FirstParagraph"/>
        <w:spacing w:after="0" w:line="360" w:lineRule="auto"/>
        <w:rPr>
          <w:rFonts w:asciiTheme="minorHAnsi" w:hAnsiTheme="minorHAnsi" w:cstheme="minorHAnsi"/>
        </w:rPr>
      </w:pPr>
      <w:bookmarkStart w:id="3" w:name="synthetic-control-weights"/>
      <w:bookmarkEnd w:id="2"/>
      <w:r>
        <w:rPr>
          <w:rFonts w:asciiTheme="minorHAnsi" w:hAnsiTheme="minorHAnsi" w:cstheme="minorHAnsi"/>
        </w:rPr>
        <w:lastRenderedPageBreak/>
        <w:t xml:space="preserve">Once the donor sets are fixed, the standardized series play no further role, and estimation proceeds on the logged levels so that each synthetic control tracks the actual scale of its treated series. To proceed further we stack the pre-treatment outcomes of treated country </w:t>
      </w:r>
      <m:oMath>
        <m:r>
          <w:rPr>
            <w:rFonts w:ascii="Cambria Math" w:hAnsi="Cambria Math" w:cstheme="minorHAnsi"/>
          </w:rPr>
          <m:t>j</m:t>
        </m:r>
      </m:oMath>
      <w:r>
        <w:rPr>
          <w:rFonts w:asciiTheme="minorHAnsi" w:hAnsiTheme="minorHAnsi" w:cstheme="minorHAnsi"/>
        </w:rPr>
        <w:t xml:space="preserve"> as </w:t>
      </w:r>
      <m:oMath>
        <m:sSub>
          <m:sSubPr>
            <m:ctrlPr>
              <w:rPr>
                <w:rFonts w:ascii="Cambria Math" w:hAnsi="Cambria Math" w:cstheme="minorHAnsi"/>
              </w:rPr>
            </m:ctrlPr>
          </m:sSubPr>
          <m:e>
            <m:r>
              <m:rPr>
                <m:sty m:val="bi"/>
              </m:rPr>
              <w:rPr>
                <w:rFonts w:ascii="Cambria Math" w:hAnsi="Cambria Math" w:cstheme="minorHAnsi"/>
              </w:rPr>
              <m:t>Y</m:t>
            </m:r>
          </m:e>
          <m:sub>
            <m:r>
              <w:rPr>
                <w:rFonts w:ascii="Cambria Math" w:hAnsi="Cambria Math" w:cstheme="minorHAnsi"/>
              </w:rPr>
              <m:t>j</m:t>
            </m:r>
          </m:sub>
        </m:sSub>
        <m:r>
          <m:rPr>
            <m:sty m:val="p"/>
          </m:rPr>
          <w:rPr>
            <w:rFonts w:ascii="Cambria Math" w:hAnsi="Cambria Math" w:cstheme="minorHAnsi"/>
          </w:rPr>
          <m:t>=</m:t>
        </m:r>
        <m:sSub>
          <m:sSubPr>
            <m:ctrlPr>
              <w:rPr>
                <w:rFonts w:ascii="Cambria Math" w:hAnsi="Cambria Math" w:cstheme="minorHAnsi"/>
              </w:rPr>
            </m:ctrlPr>
          </m:sSubPr>
          <m:e>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jt</m:t>
                    </m:r>
                  </m:sub>
                </m:sSub>
              </m:e>
            </m:d>
          </m:e>
          <m:sub>
            <m:r>
              <w:rPr>
                <w:rFonts w:ascii="Cambria Math" w:hAnsi="Cambria Math" w:cstheme="minorHAnsi"/>
              </w:rPr>
              <m:t>t</m:t>
            </m:r>
            <m:r>
              <m:rPr>
                <m:sty m:val="p"/>
              </m:rPr>
              <w:rPr>
                <w:rFonts w:ascii="Cambria Math" w:hAnsi="Cambria Math" w:cstheme="minorHAnsi"/>
              </w:rPr>
              <m:t>∈</m:t>
            </m:r>
            <m:sSub>
              <m:sSubPr>
                <m:ctrlPr>
                  <w:rPr>
                    <w:rFonts w:ascii="Cambria Math" w:hAnsi="Cambria Math" w:cstheme="minorHAnsi"/>
                  </w:rPr>
                </m:ctrlPr>
              </m:sSubPr>
              <m:e>
                <m:r>
                  <m:rPr>
                    <m:scr m:val="script"/>
                    <m:sty m:val="p"/>
                  </m:rPr>
                  <w:rPr>
                    <w:rFonts w:ascii="Cambria Math" w:hAnsi="Cambria Math" w:cstheme="minorHAnsi"/>
                  </w:rPr>
                  <m:t>T</m:t>
                </m:r>
              </m:e>
              <m:sub>
                <m:r>
                  <w:rPr>
                    <w:rFonts w:ascii="Cambria Math" w:hAnsi="Cambria Math" w:cstheme="minorHAnsi"/>
                  </w:rPr>
                  <m:t>0</m:t>
                </m:r>
              </m:sub>
            </m:sSub>
          </m:sub>
        </m:sSub>
        <m:r>
          <m:rPr>
            <m:sty m:val="p"/>
          </m:rPr>
          <w:rPr>
            <w:rFonts w:ascii="Cambria Math" w:hAnsi="Cambria Math" w:cstheme="minorHAnsi"/>
          </w:rPr>
          <m:t>∈</m:t>
        </m:r>
        <m:sSup>
          <m:sSupPr>
            <m:ctrlPr>
              <w:rPr>
                <w:rFonts w:ascii="Cambria Math" w:hAnsi="Cambria Math" w:cstheme="minorHAnsi"/>
              </w:rPr>
            </m:ctrlPr>
          </m:sSupPr>
          <m:e>
            <m:r>
              <m:rPr>
                <m:scr m:val="double-struck"/>
                <m:sty m:val="p"/>
              </m:rPr>
              <w:rPr>
                <w:rFonts w:ascii="Cambria Math" w:hAnsi="Cambria Math" w:cstheme="minorHAnsi"/>
              </w:rPr>
              <m:t>R</m:t>
            </m:r>
          </m:e>
          <m:sup>
            <m:r>
              <m:rPr>
                <m:sty m:val="p"/>
              </m:rPr>
              <w:rPr>
                <w:rFonts w:ascii="Cambria Math" w:hAnsi="Cambria Math" w:cstheme="minorHAnsi"/>
              </w:rPr>
              <m:t>7</m:t>
            </m:r>
          </m:sup>
        </m:sSup>
      </m:oMath>
      <w:r>
        <w:rPr>
          <w:rFonts w:asciiTheme="minorHAnsi" w:hAnsiTheme="minorHAnsi" w:cstheme="minorHAnsi"/>
        </w:rPr>
        <w:t xml:space="preserve"> and collect the corresponding donor trajectories columnwise in the matrix </w:t>
      </w:r>
      <m:oMath>
        <m:sSub>
          <m:sSubPr>
            <m:ctrlPr>
              <w:rPr>
                <w:rFonts w:ascii="Cambria Math" w:hAnsi="Cambria Math" w:cstheme="minorHAnsi"/>
              </w:rPr>
            </m:ctrlPr>
          </m:sSubPr>
          <m:e>
            <m:r>
              <m:rPr>
                <m:sty m:val="bi"/>
              </m:rPr>
              <w:rPr>
                <w:rFonts w:ascii="Cambria Math" w:hAnsi="Cambria Math" w:cstheme="minorHAnsi"/>
              </w:rPr>
              <m:t>Y</m:t>
            </m:r>
          </m:e>
          <m:sub>
            <m: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Γ</m:t>
                </m:r>
              </m:e>
              <m:sub>
                <m:r>
                  <w:rPr>
                    <w:rFonts w:ascii="Cambria Math" w:hAnsi="Cambria Math" w:cstheme="minorHAnsi"/>
                  </w:rPr>
                  <m:t>j</m:t>
                </m:r>
              </m:sub>
            </m:sSub>
          </m:sub>
        </m:sSub>
        <m:r>
          <m:rPr>
            <m:sty m:val="p"/>
          </m:rPr>
          <w:rPr>
            <w:rFonts w:ascii="Cambria Math" w:hAnsi="Cambria Math" w:cstheme="minorHAnsi"/>
          </w:rPr>
          <m:t>∈</m:t>
        </m:r>
        <m:sSup>
          <m:sSupPr>
            <m:ctrlPr>
              <w:rPr>
                <w:rFonts w:ascii="Cambria Math" w:hAnsi="Cambria Math" w:cstheme="minorHAnsi"/>
              </w:rPr>
            </m:ctrlPr>
          </m:sSupPr>
          <m:e>
            <m:r>
              <m:rPr>
                <m:scr m:val="double-struck"/>
                <m:sty m:val="p"/>
              </m:rPr>
              <w:rPr>
                <w:rFonts w:ascii="Cambria Math" w:hAnsi="Cambria Math" w:cstheme="minorHAnsi"/>
              </w:rPr>
              <m:t>R</m:t>
            </m:r>
          </m:e>
          <m:sup>
            <m:r>
              <m:rPr>
                <m:sty m:val="p"/>
              </m:rPr>
              <w:rPr>
                <w:rFonts w:ascii="Cambria Math" w:hAnsi="Cambria Math" w:cstheme="minorHAnsi"/>
              </w:rPr>
              <m:t>7×</m:t>
            </m:r>
            <m:r>
              <w:rPr>
                <w:rFonts w:ascii="Cambria Math" w:hAnsi="Cambria Math" w:cstheme="minorHAnsi"/>
              </w:rPr>
              <m:t>m</m:t>
            </m:r>
          </m:sup>
        </m:sSup>
      </m:oMath>
      <w:r>
        <w:rPr>
          <w:rFonts w:asciiTheme="minorHAnsi" w:hAnsiTheme="minorHAnsi" w:cstheme="minorHAnsi"/>
        </w:rPr>
        <w:t xml:space="preserve">. The weight vector for country </w:t>
      </w:r>
      <m:oMath>
        <m:r>
          <w:rPr>
            <w:rFonts w:ascii="Cambria Math" w:hAnsi="Cambria Math" w:cstheme="minorHAnsi"/>
          </w:rPr>
          <m:t>j</m:t>
        </m:r>
      </m:oMath>
      <w:r>
        <w:rPr>
          <w:rFonts w:asciiTheme="minorHAnsi" w:hAnsiTheme="minorHAnsi" w:cstheme="minorHAnsi"/>
        </w:rPr>
        <w:t xml:space="preserve"> solves the quadratic programme: </w:t>
      </w:r>
    </w:p>
    <w:p w14:paraId="2717AD81" w14:textId="77777777" w:rsidR="00E806B3" w:rsidRDefault="000E33CA" w:rsidP="00C3586C">
      <w:pPr>
        <w:pStyle w:val="FirstParagraph"/>
        <w:spacing w:after="0" w:line="360" w:lineRule="auto"/>
        <w:rPr>
          <w:rFonts w:asciiTheme="minorHAnsi" w:hAnsiTheme="minorHAnsi" w:cstheme="minorHAnsi"/>
        </w:rPr>
      </w:pPr>
      <m:oMathPara>
        <m:oMath>
          <m:sSub>
            <m:sSubPr>
              <m:ctrlPr>
                <w:rPr>
                  <w:rFonts w:ascii="Cambria Math" w:hAnsi="Cambria Math" w:cstheme="minorHAnsi"/>
                  <w:i/>
                </w:rPr>
              </m:ctrlPr>
            </m:sSubPr>
            <m:e>
              <m:acc>
                <m:accPr>
                  <m:ctrlPr>
                    <w:rPr>
                      <w:rFonts w:ascii="Cambria Math" w:hAnsi="Cambria Math" w:cstheme="minorHAnsi"/>
                      <w:i/>
                    </w:rPr>
                  </m:ctrlPr>
                </m:accPr>
                <m:e>
                  <m:r>
                    <w:rPr>
                      <w:rFonts w:ascii="Cambria Math" w:hAnsi="Cambria Math" w:cstheme="minorHAnsi"/>
                    </w:rPr>
                    <m:t>w</m:t>
                  </m:r>
                </m:e>
              </m:acc>
            </m:e>
            <m:sub>
              <m:r>
                <w:rPr>
                  <w:rFonts w:ascii="Cambria Math" w:hAnsi="Cambria Math" w:cstheme="minorHAnsi"/>
                </w:rPr>
                <m:t>j</m:t>
              </m:r>
            </m:sub>
          </m:sSub>
          <m:r>
            <w:rPr>
              <w:rFonts w:ascii="Cambria Math" w:hAnsi="Cambria Math" w:cstheme="minorHAnsi"/>
            </w:rPr>
            <m:t>=</m:t>
          </m:r>
          <m:func>
            <m:funcPr>
              <m:ctrlPr>
                <w:rPr>
                  <w:rFonts w:ascii="Cambria Math" w:hAnsi="Cambria Math" w:cstheme="minorHAnsi"/>
                  <w:i/>
                </w:rPr>
              </m:ctrlPr>
            </m:funcPr>
            <m:fName>
              <m:limLow>
                <m:limLowPr>
                  <m:ctrlPr>
                    <w:rPr>
                      <w:rFonts w:ascii="Cambria Math" w:hAnsi="Cambria Math" w:cstheme="minorHAnsi"/>
                      <w:i/>
                    </w:rPr>
                  </m:ctrlPr>
                </m:limLowPr>
                <m:e>
                  <m:r>
                    <m:rPr>
                      <m:sty m:val="p"/>
                    </m:rPr>
                    <w:rPr>
                      <w:rFonts w:ascii="Cambria Math" w:hAnsi="Cambria Math" w:cstheme="minorHAnsi"/>
                    </w:rPr>
                    <m:t>min</m:t>
                  </m:r>
                </m:e>
                <m:lim>
                  <m:r>
                    <w:rPr>
                      <w:rFonts w:ascii="Cambria Math" w:hAnsi="Cambria Math" w:cstheme="minorHAnsi"/>
                    </w:rPr>
                    <m:t>w∈</m:t>
                  </m:r>
                  <m:sSup>
                    <m:sSupPr>
                      <m:ctrlPr>
                        <w:rPr>
                          <w:rFonts w:ascii="Cambria Math" w:hAnsi="Cambria Math" w:cstheme="minorHAnsi"/>
                          <w:i/>
                        </w:rPr>
                      </m:ctrlPr>
                    </m:sSupPr>
                    <m:e>
                      <m:r>
                        <m:rPr>
                          <m:sty m:val="p"/>
                        </m:rPr>
                        <w:rPr>
                          <w:rFonts w:ascii="Cambria Math" w:hAnsi="Cambria Math" w:cstheme="minorHAnsi"/>
                        </w:rPr>
                        <m:t>Δ</m:t>
                      </m:r>
                    </m:e>
                    <m:sup>
                      <m:r>
                        <w:rPr>
                          <w:rFonts w:ascii="Cambria Math" w:hAnsi="Cambria Math" w:cstheme="minorHAnsi"/>
                        </w:rPr>
                        <m:t>m-1</m:t>
                      </m:r>
                    </m:sup>
                  </m:sSup>
                </m:lim>
              </m:limLow>
            </m:fName>
            <m:e>
              <m:func>
                <m:funcPr>
                  <m:ctrlPr>
                    <w:rPr>
                      <w:rFonts w:ascii="Cambria Math" w:hAnsi="Cambria Math" w:cstheme="minorHAnsi"/>
                      <w:i/>
                    </w:rPr>
                  </m:ctrlPr>
                </m:funcPr>
                <m:fName>
                  <m:r>
                    <m:rPr>
                      <m:sty m:val="p"/>
                    </m:rPr>
                    <w:rPr>
                      <w:rFonts w:ascii="Cambria Math" w:hAnsi="Cambria Math" w:cstheme="minorHAnsi"/>
                    </w:rPr>
                    <m:t>min</m:t>
                  </m:r>
                </m:fName>
                <m:e>
                  <m:sSubSup>
                    <m:sSubSupPr>
                      <m:ctrlPr>
                        <w:rPr>
                          <w:rFonts w:ascii="Cambria Math" w:hAnsi="Cambria Math" w:cstheme="minorHAnsi"/>
                        </w:rPr>
                      </m:ctrlPr>
                    </m:sSubSupPr>
                    <m:e>
                      <m:d>
                        <m:dPr>
                          <m:begChr m:val="∥"/>
                          <m:endChr m:val="∥"/>
                          <m:ctrlPr>
                            <w:rPr>
                              <w:rFonts w:ascii="Cambria Math" w:hAnsi="Cambria Math" w:cstheme="minorHAnsi"/>
                            </w:rPr>
                          </m:ctrlPr>
                        </m:dPr>
                        <m:e>
                          <m:sSub>
                            <m:sSubPr>
                              <m:ctrlPr>
                                <w:rPr>
                                  <w:rFonts w:ascii="Cambria Math" w:hAnsi="Cambria Math" w:cstheme="minorHAnsi"/>
                                </w:rPr>
                              </m:ctrlPr>
                            </m:sSubPr>
                            <m:e>
                              <m:r>
                                <m:rPr>
                                  <m:sty m:val="bi"/>
                                </m:rPr>
                                <w:rPr>
                                  <w:rFonts w:ascii="Cambria Math" w:hAnsi="Cambria Math" w:cstheme="minorHAnsi"/>
                                </w:rPr>
                                <m:t>Y</m:t>
                              </m:r>
                            </m:e>
                            <m:sub>
                              <m:r>
                                <w:rPr>
                                  <w:rFonts w:ascii="Cambria Math" w:hAnsi="Cambria Math" w:cstheme="minorHAnsi"/>
                                </w:rPr>
                                <m:t>j</m:t>
                              </m:r>
                            </m:sub>
                          </m:sSub>
                          <m:r>
                            <m:rPr>
                              <m:sty m:val="p"/>
                            </m:rPr>
                            <w:rPr>
                              <w:rFonts w:ascii="Cambria Math" w:hAnsi="Cambria Math" w:cstheme="minorHAnsi"/>
                            </w:rPr>
                            <m:t>-</m:t>
                          </m:r>
                          <m:sSub>
                            <m:sSubPr>
                              <m:ctrlPr>
                                <w:rPr>
                                  <w:rFonts w:ascii="Cambria Math" w:hAnsi="Cambria Math" w:cstheme="minorHAnsi"/>
                                </w:rPr>
                              </m:ctrlPr>
                            </m:sSubPr>
                            <m:e>
                              <m:r>
                                <m:rPr>
                                  <m:sty m:val="bi"/>
                                </m:rPr>
                                <w:rPr>
                                  <w:rFonts w:ascii="Cambria Math" w:hAnsi="Cambria Math" w:cstheme="minorHAnsi"/>
                                </w:rPr>
                                <m:t>Y</m:t>
                              </m:r>
                            </m:e>
                            <m:sub>
                              <m: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Γ</m:t>
                                  </m:r>
                                </m:e>
                                <m:sub>
                                  <m:r>
                                    <w:rPr>
                                      <w:rFonts w:ascii="Cambria Math" w:hAnsi="Cambria Math" w:cstheme="minorHAnsi"/>
                                    </w:rPr>
                                    <m:t>j</m:t>
                                  </m:r>
                                </m:sub>
                              </m:sSub>
                            </m:sub>
                          </m:sSub>
                          <m:r>
                            <m:rPr>
                              <m:sty m:val="bi"/>
                            </m:rPr>
                            <w:rPr>
                              <w:rFonts w:ascii="Cambria Math" w:hAnsi="Cambria Math" w:cstheme="minorHAnsi"/>
                            </w:rPr>
                            <m:t>w</m:t>
                          </m:r>
                        </m:e>
                      </m:d>
                    </m:e>
                    <m:sub>
                      <m:r>
                        <w:rPr>
                          <w:rFonts w:ascii="Cambria Math" w:hAnsi="Cambria Math" w:cstheme="minorHAnsi"/>
                        </w:rPr>
                        <m:t>2</m:t>
                      </m:r>
                    </m:sub>
                    <m:sup>
                      <m:r>
                        <w:rPr>
                          <w:rFonts w:ascii="Cambria Math" w:hAnsi="Cambria Math" w:cstheme="minorHAnsi"/>
                        </w:rPr>
                        <m:t>2</m:t>
                      </m:r>
                    </m:sup>
                  </m:sSubSup>
                </m:e>
              </m:func>
            </m:e>
          </m:func>
          <m:r>
            <w:rPr>
              <w:rFonts w:ascii="Cambria Math" w:hAnsi="Cambria Math" w:cstheme="minorHAnsi"/>
            </w:rPr>
            <m:t xml:space="preserve">,  </m:t>
          </m:r>
          <m:sSup>
            <m:sSupPr>
              <m:ctrlPr>
                <w:rPr>
                  <w:rFonts w:ascii="Cambria Math" w:hAnsi="Cambria Math" w:cstheme="minorHAnsi"/>
                  <w:i/>
                </w:rPr>
              </m:ctrlPr>
            </m:sSupPr>
            <m:e>
              <m:r>
                <m:rPr>
                  <m:sty m:val="p"/>
                </m:rPr>
                <w:rPr>
                  <w:rFonts w:ascii="Cambria Math" w:hAnsi="Cambria Math" w:cstheme="minorHAnsi"/>
                </w:rPr>
                <m:t>Δ</m:t>
              </m:r>
            </m:e>
            <m:sup>
              <m:r>
                <w:rPr>
                  <w:rFonts w:ascii="Cambria Math" w:hAnsi="Cambria Math" w:cstheme="minorHAnsi"/>
                </w:rPr>
                <m:t>m-1</m:t>
              </m:r>
            </m:sup>
          </m:sSup>
          <m:r>
            <w:rPr>
              <w:rFonts w:ascii="Cambria Math" w:hAnsi="Cambria Math" w:cstheme="minorHAnsi"/>
            </w:rPr>
            <m:t>=</m:t>
          </m:r>
          <m:d>
            <m:dPr>
              <m:begChr m:val="{"/>
              <m:endChr m:val="}"/>
              <m:ctrlPr>
                <w:rPr>
                  <w:rFonts w:ascii="Cambria Math" w:hAnsi="Cambria Math" w:cstheme="minorHAnsi"/>
                  <w:i/>
                </w:rPr>
              </m:ctrlPr>
            </m:dPr>
            <m:e>
              <m:r>
                <m:rPr>
                  <m:sty m:val="bi"/>
                </m:rPr>
                <w:rPr>
                  <w:rFonts w:ascii="Cambria Math" w:hAnsi="Cambria Math" w:cstheme="minorHAnsi"/>
                </w:rPr>
                <m:t>w</m:t>
              </m:r>
              <m:r>
                <w:rPr>
                  <w:rFonts w:ascii="Cambria Math" w:hAnsi="Cambria Math" w:cstheme="minorHAnsi"/>
                </w:rPr>
                <m:t>∈</m:t>
              </m:r>
              <m:sSup>
                <m:sSupPr>
                  <m:ctrlPr>
                    <w:rPr>
                      <w:rFonts w:ascii="Cambria Math" w:hAnsi="Cambria Math" w:cstheme="minorHAnsi"/>
                      <w:i/>
                    </w:rPr>
                  </m:ctrlPr>
                </m:sSupPr>
                <m:e>
                  <m:r>
                    <m:rPr>
                      <m:scr m:val="double-struck"/>
                    </m:rPr>
                    <w:rPr>
                      <w:rFonts w:ascii="Cambria Math" w:hAnsi="Cambria Math" w:cstheme="minorHAnsi"/>
                    </w:rPr>
                    <m:t>R</m:t>
                  </m:r>
                </m:e>
                <m:sup>
                  <m:r>
                    <w:rPr>
                      <w:rFonts w:ascii="Cambria Math" w:hAnsi="Cambria Math" w:cstheme="minorHAnsi"/>
                    </w:rPr>
                    <m:t>m</m:t>
                  </m:r>
                </m:sup>
              </m:sSup>
              <m:r>
                <w:rPr>
                  <w:rFonts w:ascii="Cambria Math" w:hAnsi="Cambria Math" w:cstheme="minorHAnsi"/>
                </w:rPr>
                <m:t>:</m:t>
              </m:r>
              <m:r>
                <m:rPr>
                  <m:sty m:val="bi"/>
                </m:rPr>
                <w:rPr>
                  <w:rFonts w:ascii="Cambria Math" w:hAnsi="Cambria Math" w:cstheme="minorHAnsi"/>
                </w:rPr>
                <m:t>w</m:t>
              </m:r>
              <m:r>
                <w:rPr>
                  <w:rFonts w:ascii="Cambria Math" w:hAnsi="Cambria Math" w:cstheme="minorHAnsi"/>
                </w:rPr>
                <m:t xml:space="preserve">≥0, </m:t>
              </m:r>
              <m:sSup>
                <m:sSupPr>
                  <m:ctrlPr>
                    <w:rPr>
                      <w:rFonts w:ascii="Cambria Math" w:hAnsi="Cambria Math" w:cstheme="minorHAnsi"/>
                      <w:i/>
                    </w:rPr>
                  </m:ctrlPr>
                </m:sSupPr>
                <m:e>
                  <m:r>
                    <m:rPr>
                      <m:sty m:val="bi"/>
                    </m:rPr>
                    <w:rPr>
                      <w:rFonts w:ascii="Cambria Math" w:hAnsi="Cambria Math" w:cstheme="minorHAnsi"/>
                    </w:rPr>
                    <m:t>1</m:t>
                  </m:r>
                </m:e>
                <m:sup>
                  <m:r>
                    <w:rPr>
                      <w:rFonts w:ascii="Cambria Math" w:hAnsi="Cambria Math" w:cstheme="minorHAnsi"/>
                    </w:rPr>
                    <m:t>'</m:t>
                  </m:r>
                </m:sup>
              </m:sSup>
              <m:r>
                <m:rPr>
                  <m:sty m:val="bi"/>
                </m:rPr>
                <w:rPr>
                  <w:rFonts w:ascii="Cambria Math" w:hAnsi="Cambria Math" w:cstheme="minorHAnsi"/>
                </w:rPr>
                <m:t>w</m:t>
              </m:r>
              <m:r>
                <w:rPr>
                  <w:rFonts w:ascii="Cambria Math" w:hAnsi="Cambria Math" w:cstheme="minorHAnsi"/>
                </w:rPr>
                <m:t>=</m:t>
              </m:r>
              <m:r>
                <m:rPr>
                  <m:sty m:val="bi"/>
                </m:rPr>
                <w:rPr>
                  <w:rFonts w:ascii="Cambria Math" w:hAnsi="Cambria Math" w:cstheme="minorHAnsi"/>
                </w:rPr>
                <m:t>1</m:t>
              </m:r>
            </m:e>
          </m:d>
        </m:oMath>
      </m:oMathPara>
    </w:p>
    <w:p w14:paraId="15319E1A" w14:textId="77777777" w:rsidR="00D22D75" w:rsidRPr="00C3586C" w:rsidRDefault="001F394D" w:rsidP="00E806B3">
      <w:pPr>
        <w:pStyle w:val="FirstParagraph"/>
        <w:spacing w:after="0" w:line="360" w:lineRule="auto"/>
        <w:rPr>
          <w:rFonts w:asciiTheme="minorHAnsi" w:hAnsiTheme="minorHAnsi" w:cstheme="minorHAnsi"/>
        </w:rPr>
      </w:pPr>
      <w:r>
        <w:rPr>
          <w:rFonts w:asciiTheme="minorHAnsi" w:hAnsiTheme="minorHAnsi" w:cstheme="minorHAnsi"/>
        </w:rPr>
        <w:t xml:space="preserve">where </w:t>
      </w:r>
      <m:oMath>
        <m:sSup>
          <m:sSupPr>
            <m:ctrlPr>
              <w:rPr>
                <w:rFonts w:ascii="Cambria Math" w:hAnsi="Cambria Math" w:cstheme="minorHAnsi"/>
              </w:rPr>
            </m:ctrlPr>
          </m:sSupPr>
          <m:e>
            <m:r>
              <m:rPr>
                <m:sty m:val="p"/>
              </m:rPr>
              <w:rPr>
                <w:rFonts w:ascii="Cambria Math" w:hAnsi="Cambria Math" w:cstheme="minorHAnsi"/>
              </w:rPr>
              <m:t>Δ</m:t>
            </m:r>
          </m:e>
          <m:sup>
            <m:r>
              <w:rPr>
                <w:rFonts w:ascii="Cambria Math" w:hAnsi="Cambria Math" w:cstheme="minorHAnsi"/>
              </w:rPr>
              <m:t>m</m:t>
            </m:r>
            <m:r>
              <m:rPr>
                <m:sty m:val="p"/>
              </m:rPr>
              <w:rPr>
                <w:rFonts w:ascii="Cambria Math" w:hAnsi="Cambria Math" w:cstheme="minorHAnsi"/>
              </w:rPr>
              <m:t>-</m:t>
            </m:r>
            <m:r>
              <w:rPr>
                <w:rFonts w:ascii="Cambria Math" w:hAnsi="Cambria Math" w:cstheme="minorHAnsi"/>
              </w:rPr>
              <m:t>1</m:t>
            </m:r>
          </m:sup>
        </m:sSup>
      </m:oMath>
      <w:r>
        <w:rPr>
          <w:rFonts w:asciiTheme="minorHAnsi" w:hAnsiTheme="minorHAnsi" w:cstheme="minorHAnsi"/>
        </w:rPr>
        <w:t xml:space="preserve"> is the unit </w:t>
      </w:r>
      <w:proofErr w:type="gramStart"/>
      <w:r>
        <w:rPr>
          <w:rFonts w:asciiTheme="minorHAnsi" w:hAnsiTheme="minorHAnsi" w:cstheme="minorHAnsi"/>
        </w:rPr>
        <w:t>simplex.</w:t>
      </w:r>
      <w:proofErr w:type="gramEnd"/>
      <w:r>
        <w:rPr>
          <w:rFonts w:asciiTheme="minorHAnsi" w:hAnsiTheme="minorHAnsi" w:cstheme="minorHAnsi"/>
        </w:rPr>
        <w:t xml:space="preserve"> The structure of the solution follows from the first-order optimality conditions, which can be written using the Lagrangian,</w:t>
      </w:r>
    </w:p>
    <w:p w14:paraId="2996B7DB" w14:textId="77777777" w:rsidR="00D22D75" w:rsidRPr="00C3586C" w:rsidRDefault="000E33CA" w:rsidP="00C3586C">
      <w:pPr>
        <w:pStyle w:val="BodyText"/>
        <w:spacing w:after="0" w:line="360" w:lineRule="auto"/>
        <w:rPr>
          <w:rFonts w:asciiTheme="minorHAnsi" w:hAnsiTheme="minorHAnsi" w:cstheme="minorHAnsi"/>
        </w:rPr>
      </w:pPr>
      <m:oMathPara>
        <m:oMathParaPr>
          <m:jc m:val="center"/>
        </m:oMathParaPr>
        <m:oMath>
          <m:sSub>
            <m:sSubPr>
              <m:ctrlPr>
                <w:rPr>
                  <w:rFonts w:ascii="Cambria Math" w:hAnsi="Cambria Math" w:cstheme="minorHAnsi"/>
                </w:rPr>
              </m:ctrlPr>
            </m:sSubPr>
            <m:e>
              <m:r>
                <m:rPr>
                  <m:scr m:val="script"/>
                  <m:sty m:val="p"/>
                </m:rPr>
                <w:rPr>
                  <w:rFonts w:ascii="Cambria Math" w:hAnsi="Cambria Math" w:cstheme="minorHAnsi"/>
                </w:rPr>
                <m:t>L</m:t>
              </m:r>
            </m:e>
            <m:sub>
              <m:r>
                <w:rPr>
                  <w:rFonts w:ascii="Cambria Math" w:hAnsi="Cambria Math" w:cstheme="minorHAnsi"/>
                </w:rPr>
                <m:t>j</m:t>
              </m:r>
            </m:sub>
          </m:sSub>
          <m:r>
            <m:rPr>
              <m:sty m:val="p"/>
            </m:rPr>
            <w:rPr>
              <w:rFonts w:ascii="Cambria Math" w:hAnsi="Cambria Math" w:cstheme="minorHAnsi"/>
            </w:rPr>
            <m:t>(</m:t>
          </m:r>
          <m:r>
            <m:rPr>
              <m:sty m:val="bi"/>
            </m:rPr>
            <w:rPr>
              <w:rFonts w:ascii="Cambria Math" w:hAnsi="Cambria Math" w:cstheme="minorHAnsi"/>
            </w:rPr>
            <m:t>w</m:t>
          </m:r>
          <m:r>
            <m:rPr>
              <m:sty m:val="p"/>
            </m:rPr>
            <w:rPr>
              <w:rFonts w:ascii="Cambria Math" w:hAnsi="Cambria Math" w:cstheme="minorHAnsi"/>
            </w:rPr>
            <m:t>,</m:t>
          </m:r>
          <m:r>
            <w:rPr>
              <w:rFonts w:ascii="Cambria Math" w:hAnsi="Cambria Math" w:cstheme="minorHAnsi"/>
            </w:rPr>
            <m:t>λ</m:t>
          </m:r>
          <m:r>
            <m:rPr>
              <m:sty m:val="p"/>
            </m:rPr>
            <w:rPr>
              <w:rFonts w:ascii="Cambria Math" w:hAnsi="Cambria Math" w:cstheme="minorHAnsi"/>
            </w:rPr>
            <m:t>,</m:t>
          </m:r>
          <m:sSub>
            <m:sSubPr>
              <m:ctrlPr>
                <w:rPr>
                  <w:rFonts w:ascii="Cambria Math" w:hAnsi="Cambria Math" w:cstheme="minorHAnsi"/>
                </w:rPr>
              </m:ctrlPr>
            </m:sSubPr>
            <m:e>
              <m:r>
                <m:rPr>
                  <m:sty m:val="bi"/>
                </m:rPr>
                <w:rPr>
                  <w:rFonts w:ascii="Cambria Math" w:hAnsi="Cambria Math" w:cstheme="minorHAnsi"/>
                </w:rPr>
                <m:t>ν</m:t>
              </m:r>
            </m:e>
            <m:sub>
              <m:r>
                <w:rPr>
                  <w:rFonts w:ascii="Cambria Math" w:hAnsi="Cambria Math" w:cstheme="minorHAnsi"/>
                </w:rPr>
                <m:t>j</m:t>
              </m:r>
            </m:sub>
          </m:sSub>
          <m:r>
            <m:rPr>
              <m:sty m:val="p"/>
            </m:rPr>
            <w:rPr>
              <w:rFonts w:ascii="Cambria Math" w:hAnsi="Cambria Math" w:cstheme="minorHAnsi"/>
            </w:rPr>
            <m:t>)=</m:t>
          </m:r>
          <m:sSubSup>
            <m:sSubSupPr>
              <m:ctrlPr>
                <w:rPr>
                  <w:rFonts w:ascii="Cambria Math" w:hAnsi="Cambria Math" w:cstheme="minorHAnsi"/>
                </w:rPr>
              </m:ctrlPr>
            </m:sSubSupPr>
            <m:e>
              <m:d>
                <m:dPr>
                  <m:begChr m:val="∥"/>
                  <m:endChr m:val="∥"/>
                  <m:ctrlPr>
                    <w:rPr>
                      <w:rFonts w:ascii="Cambria Math" w:hAnsi="Cambria Math" w:cstheme="minorHAnsi"/>
                    </w:rPr>
                  </m:ctrlPr>
                </m:dPr>
                <m:e>
                  <m:sSub>
                    <m:sSubPr>
                      <m:ctrlPr>
                        <w:rPr>
                          <w:rFonts w:ascii="Cambria Math" w:hAnsi="Cambria Math" w:cstheme="minorHAnsi"/>
                        </w:rPr>
                      </m:ctrlPr>
                    </m:sSubPr>
                    <m:e>
                      <m:r>
                        <m:rPr>
                          <m:sty m:val="bi"/>
                        </m:rPr>
                        <w:rPr>
                          <w:rFonts w:ascii="Cambria Math" w:hAnsi="Cambria Math" w:cstheme="minorHAnsi"/>
                        </w:rPr>
                        <m:t>Y</m:t>
                      </m:r>
                    </m:e>
                    <m:sub>
                      <m:r>
                        <w:rPr>
                          <w:rFonts w:ascii="Cambria Math" w:hAnsi="Cambria Math" w:cstheme="minorHAnsi"/>
                        </w:rPr>
                        <m:t>j</m:t>
                      </m:r>
                    </m:sub>
                  </m:sSub>
                  <m:r>
                    <m:rPr>
                      <m:sty m:val="p"/>
                    </m:rPr>
                    <w:rPr>
                      <w:rFonts w:ascii="Cambria Math" w:hAnsi="Cambria Math" w:cstheme="minorHAnsi"/>
                    </w:rPr>
                    <m:t>-</m:t>
                  </m:r>
                  <m:sSub>
                    <m:sSubPr>
                      <m:ctrlPr>
                        <w:rPr>
                          <w:rFonts w:ascii="Cambria Math" w:hAnsi="Cambria Math" w:cstheme="minorHAnsi"/>
                        </w:rPr>
                      </m:ctrlPr>
                    </m:sSubPr>
                    <m:e>
                      <m:r>
                        <m:rPr>
                          <m:sty m:val="bi"/>
                        </m:rPr>
                        <w:rPr>
                          <w:rFonts w:ascii="Cambria Math" w:hAnsi="Cambria Math" w:cstheme="minorHAnsi"/>
                        </w:rPr>
                        <m:t>Y</m:t>
                      </m:r>
                    </m:e>
                    <m:sub>
                      <m: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Γ</m:t>
                          </m:r>
                        </m:e>
                        <m:sub>
                          <m:r>
                            <w:rPr>
                              <w:rFonts w:ascii="Cambria Math" w:hAnsi="Cambria Math" w:cstheme="minorHAnsi"/>
                            </w:rPr>
                            <m:t>j</m:t>
                          </m:r>
                        </m:sub>
                      </m:sSub>
                    </m:sub>
                  </m:sSub>
                  <m:r>
                    <m:rPr>
                      <m:sty m:val="bi"/>
                    </m:rPr>
                    <w:rPr>
                      <w:rFonts w:ascii="Cambria Math" w:hAnsi="Cambria Math" w:cstheme="minorHAnsi"/>
                    </w:rPr>
                    <m:t>w</m:t>
                  </m:r>
                </m:e>
              </m:d>
            </m:e>
            <m:sub>
              <m:r>
                <w:rPr>
                  <w:rFonts w:ascii="Cambria Math" w:hAnsi="Cambria Math" w:cstheme="minorHAnsi"/>
                </w:rPr>
                <m:t>2</m:t>
              </m:r>
            </m:sub>
            <m:sup>
              <m:r>
                <w:rPr>
                  <w:rFonts w:ascii="Cambria Math" w:hAnsi="Cambria Math" w:cstheme="minorHAnsi"/>
                </w:rPr>
                <m:t>2</m:t>
              </m:r>
            </m:sup>
          </m:sSubSup>
          <m:r>
            <m:rPr>
              <m:sty m:val="p"/>
            </m:rPr>
            <w:rPr>
              <w:rFonts w:ascii="Cambria Math" w:hAnsi="Cambria Math" w:cstheme="minorHAnsi"/>
            </w:rPr>
            <m:t>+</m:t>
          </m:r>
          <m:r>
            <w:rPr>
              <w:rFonts w:ascii="Cambria Math" w:hAnsi="Cambria Math" w:cstheme="minorHAnsi"/>
            </w:rPr>
            <m:t>λ</m:t>
          </m:r>
          <m:d>
            <m:dPr>
              <m:ctrlPr>
                <w:rPr>
                  <w:rFonts w:ascii="Cambria Math" w:hAnsi="Cambria Math" w:cstheme="minorHAnsi"/>
                </w:rPr>
              </m:ctrlPr>
            </m:dPr>
            <m:e>
              <m:sSup>
                <m:sSupPr>
                  <m:ctrlPr>
                    <w:rPr>
                      <w:rFonts w:ascii="Cambria Math" w:hAnsi="Cambria Math" w:cstheme="minorHAnsi"/>
                    </w:rPr>
                  </m:ctrlPr>
                </m:sSupPr>
                <m:e>
                  <m:r>
                    <m:rPr>
                      <m:sty m:val="b"/>
                    </m:rPr>
                    <w:rPr>
                      <w:rFonts w:ascii="Cambria Math" w:hAnsi="Cambria Math" w:cstheme="minorHAnsi"/>
                    </w:rPr>
                    <m:t>1</m:t>
                  </m:r>
                </m:e>
                <m:sup>
                  <m:r>
                    <m:rPr>
                      <m:sty m:val="p"/>
                    </m:rPr>
                    <w:rPr>
                      <w:rFonts w:ascii="Cambria Math" w:hAnsi="Cambria Math" w:cstheme="minorHAnsi"/>
                    </w:rPr>
                    <m:t>'</m:t>
                  </m:r>
                </m:sup>
              </m:sSup>
              <m:r>
                <m:rPr>
                  <m:sty m:val="bi"/>
                </m:rPr>
                <w:rPr>
                  <w:rFonts w:ascii="Cambria Math" w:hAnsi="Cambria Math" w:cstheme="minorHAnsi"/>
                </w:rPr>
                <m:t>w</m:t>
              </m:r>
              <m:r>
                <m:rPr>
                  <m:sty m:val="p"/>
                </m:rPr>
                <w:rPr>
                  <w:rFonts w:ascii="Cambria Math" w:hAnsi="Cambria Math" w:cstheme="minorHAnsi"/>
                </w:rPr>
                <m:t>-</m:t>
              </m:r>
              <m:r>
                <w:rPr>
                  <w:rFonts w:ascii="Cambria Math" w:hAnsi="Cambria Math" w:cstheme="minorHAnsi"/>
                </w:rPr>
                <m:t>1</m:t>
              </m:r>
            </m:e>
          </m:d>
          <m:r>
            <m:rPr>
              <m:sty m:val="p"/>
            </m:rPr>
            <w:rPr>
              <w:rFonts w:ascii="Cambria Math" w:hAnsi="Cambria Math" w:cstheme="minorHAnsi"/>
            </w:rPr>
            <m:t>-</m:t>
          </m:r>
          <m:sSubSup>
            <m:sSubSupPr>
              <m:ctrlPr>
                <w:rPr>
                  <w:rFonts w:ascii="Cambria Math" w:hAnsi="Cambria Math" w:cstheme="minorHAnsi"/>
                </w:rPr>
              </m:ctrlPr>
            </m:sSubSupPr>
            <m:e>
              <m:r>
                <m:rPr>
                  <m:sty m:val="bi"/>
                </m:rPr>
                <w:rPr>
                  <w:rFonts w:ascii="Cambria Math" w:hAnsi="Cambria Math" w:cstheme="minorHAnsi"/>
                </w:rPr>
                <m:t>ν</m:t>
              </m:r>
            </m:e>
            <m:sub>
              <m:r>
                <w:rPr>
                  <w:rFonts w:ascii="Cambria Math" w:hAnsi="Cambria Math" w:cstheme="minorHAnsi"/>
                </w:rPr>
                <m:t>j</m:t>
              </m:r>
            </m:sub>
            <m:sup>
              <m:r>
                <m:rPr>
                  <m:sty m:val="p"/>
                </m:rPr>
                <w:rPr>
                  <w:rFonts w:ascii="Cambria Math" w:hAnsi="Cambria Math" w:cstheme="minorHAnsi"/>
                </w:rPr>
                <m:t>'</m:t>
              </m:r>
            </m:sup>
          </m:sSubSup>
          <m:r>
            <m:rPr>
              <m:sty m:val="bi"/>
            </m:rPr>
            <w:rPr>
              <w:rFonts w:ascii="Cambria Math" w:hAnsi="Cambria Math" w:cstheme="minorHAnsi"/>
            </w:rPr>
            <m:t>w</m:t>
          </m:r>
          <m:r>
            <m:rPr>
              <m:sty m:val="p"/>
            </m:rPr>
            <w:rPr>
              <w:rFonts w:ascii="Cambria Math" w:hAnsi="Cambria Math" w:cstheme="minorHAnsi"/>
            </w:rPr>
            <m:t>.</m:t>
          </m:r>
        </m:oMath>
      </m:oMathPara>
    </w:p>
    <w:p w14:paraId="435F1B7F" w14:textId="77777777" w:rsidR="00D22D75" w:rsidRPr="00C3586C" w:rsidRDefault="001F394D" w:rsidP="00E806B3">
      <w:pPr>
        <w:pStyle w:val="FirstParagraph"/>
        <w:spacing w:after="0" w:line="360" w:lineRule="auto"/>
        <w:rPr>
          <w:rFonts w:asciiTheme="minorHAnsi" w:hAnsiTheme="minorHAnsi" w:cstheme="minorHAnsi"/>
        </w:rPr>
      </w:pPr>
      <w:r>
        <w:rPr>
          <w:rFonts w:asciiTheme="minorHAnsi" w:hAnsiTheme="minorHAnsi" w:cstheme="minorHAnsi"/>
        </w:rPr>
        <w:t xml:space="preserve">where </w:t>
      </w:r>
      <m:oMath>
        <m:r>
          <w:rPr>
            <w:rFonts w:ascii="Cambria Math" w:hAnsi="Cambria Math" w:cstheme="minorHAnsi"/>
          </w:rPr>
          <m:t>λ</m:t>
        </m:r>
      </m:oMath>
      <w:r>
        <w:rPr>
          <w:rFonts w:asciiTheme="minorHAnsi" w:hAnsiTheme="minorHAnsi" w:cstheme="minorHAnsi"/>
        </w:rPr>
        <w:t xml:space="preserve"> is the multiplier on the adding-up constraint and </w:t>
      </w:r>
      <m:oMath>
        <m:sSub>
          <m:sSubPr>
            <m:ctrlPr>
              <w:rPr>
                <w:rFonts w:ascii="Cambria Math" w:hAnsi="Cambria Math" w:cstheme="minorHAnsi"/>
              </w:rPr>
            </m:ctrlPr>
          </m:sSubPr>
          <m:e>
            <m:r>
              <m:rPr>
                <m:sty m:val="bi"/>
              </m:rPr>
              <w:rPr>
                <w:rFonts w:ascii="Cambria Math" w:hAnsi="Cambria Math" w:cstheme="minorHAnsi"/>
              </w:rPr>
              <m:t>ν</m:t>
            </m:r>
          </m:e>
          <m:sub>
            <m:r>
              <w:rPr>
                <w:rFonts w:ascii="Cambria Math" w:hAnsi="Cambria Math" w:cstheme="minorHAnsi"/>
              </w:rPr>
              <m:t>j</m:t>
            </m:r>
          </m:sub>
        </m:sSub>
        <m:r>
          <m:rPr>
            <m:sty m:val="p"/>
          </m:rP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jk</m:t>
            </m:r>
          </m:sub>
        </m:sSub>
        <m:sSub>
          <m:sSubPr>
            <m:ctrlPr>
              <w:rPr>
                <w:rFonts w:ascii="Cambria Math" w:hAnsi="Cambria Math" w:cstheme="minorHAnsi"/>
              </w:rPr>
            </m:ctrlPr>
          </m:sSubPr>
          <m:e>
            <m:r>
              <m:rPr>
                <m:sty m:val="p"/>
              </m:rPr>
              <w:rPr>
                <w:rFonts w:ascii="Cambria Math" w:hAnsi="Cambria Math" w:cstheme="minorHAnsi"/>
              </w:rPr>
              <m:t>)</m:t>
            </m:r>
          </m:e>
          <m:sub>
            <m:r>
              <w:rPr>
                <w:rFonts w:ascii="Cambria Math" w:hAnsi="Cambria Math" w:cstheme="minorHAnsi"/>
              </w:rPr>
              <m:t>k</m:t>
            </m:r>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Γ</m:t>
                </m:r>
              </m:e>
              <m:sub>
                <m:r>
                  <w:rPr>
                    <w:rFonts w:ascii="Cambria Math" w:hAnsi="Cambria Math" w:cstheme="minorHAnsi"/>
                  </w:rPr>
                  <m:t>j</m:t>
                </m:r>
              </m:sub>
            </m:sSub>
          </m:sub>
        </m:sSub>
      </m:oMath>
      <w:r>
        <w:rPr>
          <w:rFonts w:asciiTheme="minorHAnsi" w:hAnsiTheme="minorHAnsi" w:cstheme="minorHAnsi"/>
        </w:rPr>
        <w:t xml:space="preserve"> is the vector of multipliers on the non-negativity constraints, with </w:t>
      </w:r>
      <m:oMath>
        <m:sSub>
          <m:sSubPr>
            <m:ctrlPr>
              <w:rPr>
                <w:rFonts w:ascii="Cambria Math" w:hAnsi="Cambria Math" w:cstheme="minorHAnsi"/>
              </w:rPr>
            </m:ctrlPr>
          </m:sSubPr>
          <m:e>
            <m:r>
              <m:rPr>
                <m:sty m:val="bi"/>
              </m:rPr>
              <w:rPr>
                <w:rFonts w:ascii="Cambria Math" w:hAnsi="Cambria Math" w:cstheme="minorHAnsi"/>
              </w:rPr>
              <m:t>ν</m:t>
            </m:r>
          </m:e>
          <m:sub>
            <m:r>
              <w:rPr>
                <w:rFonts w:ascii="Cambria Math" w:hAnsi="Cambria Math" w:cstheme="minorHAnsi"/>
              </w:rPr>
              <m:t>j</m:t>
            </m:r>
          </m:sub>
        </m:sSub>
        <m:r>
          <m:rPr>
            <m:sty m:val="p"/>
          </m:rPr>
          <w:rPr>
            <w:rFonts w:ascii="Cambria Math" w:hAnsi="Cambria Math" w:cstheme="minorHAnsi"/>
          </w:rPr>
          <m:t>≥</m:t>
        </m:r>
        <m:r>
          <m:rPr>
            <m:sty m:val="b"/>
          </m:rPr>
          <w:rPr>
            <w:rFonts w:ascii="Cambria Math" w:hAnsi="Cambria Math" w:cstheme="minorHAnsi"/>
          </w:rPr>
          <m:t>0</m:t>
        </m:r>
      </m:oMath>
      <w:r>
        <w:rPr>
          <w:rFonts w:asciiTheme="minorHAnsi" w:hAnsiTheme="minorHAnsi" w:cstheme="minorHAnsi"/>
        </w:rPr>
        <w:t>. The Karush–Kuhn–Tucker (KKT) conditions are</w:t>
      </w:r>
    </w:p>
    <w:p w14:paraId="75AD299F" w14:textId="77777777" w:rsidR="00D22D75" w:rsidRPr="00C3586C" w:rsidRDefault="000E33CA" w:rsidP="00C3586C">
      <w:pPr>
        <w:pStyle w:val="BodyText"/>
        <w:spacing w:after="0" w:line="360" w:lineRule="auto"/>
        <w:rPr>
          <w:rFonts w:asciiTheme="minorHAnsi" w:hAnsiTheme="minorHAnsi" w:cstheme="minorHAnsi"/>
        </w:rPr>
      </w:pPr>
      <m:oMathPara>
        <m:oMathParaPr>
          <m:jc m:val="center"/>
        </m:oMathParaPr>
        <m:oMath>
          <m:eqArr>
            <m:eqArrPr>
              <m:ctrlPr>
                <w:rPr>
                  <w:rFonts w:ascii="Cambria Math" w:hAnsi="Cambria Math" w:cstheme="minorHAnsi"/>
                </w:rPr>
              </m:ctrlPr>
            </m:eqArrPr>
            <m:e>
              <m:r>
                <m:rPr>
                  <m:sty m:val="p"/>
                </m:rPr>
                <w:rPr>
                  <w:rFonts w:ascii="Cambria Math" w:hAnsi="Cambria Math" w:cstheme="minorHAnsi"/>
                </w:rPr>
                <m:t>-</m:t>
              </m:r>
              <m:r>
                <w:rPr>
                  <w:rFonts w:ascii="Cambria Math" w:hAnsi="Cambria Math" w:cstheme="minorHAnsi"/>
                </w:rPr>
                <m:t>2</m:t>
              </m:r>
              <m:sSubSup>
                <m:sSubSupPr>
                  <m:ctrlPr>
                    <w:rPr>
                      <w:rFonts w:ascii="Cambria Math" w:hAnsi="Cambria Math" w:cstheme="minorHAnsi"/>
                    </w:rPr>
                  </m:ctrlPr>
                </m:sSubSupPr>
                <m:e>
                  <m:r>
                    <m:rPr>
                      <m:sty m:val="bi"/>
                    </m:rPr>
                    <w:rPr>
                      <w:rFonts w:ascii="Cambria Math" w:hAnsi="Cambria Math" w:cstheme="minorHAnsi"/>
                    </w:rPr>
                    <m:t>Y</m:t>
                  </m:r>
                </m:e>
                <m:sub>
                  <m: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Γ</m:t>
                      </m:r>
                    </m:e>
                    <m:sub>
                      <m:r>
                        <w:rPr>
                          <w:rFonts w:ascii="Cambria Math" w:hAnsi="Cambria Math" w:cstheme="minorHAnsi"/>
                        </w:rPr>
                        <m:t>j</m:t>
                      </m:r>
                    </m:sub>
                  </m:sSub>
                </m:sub>
                <m:sup>
                  <m:r>
                    <m:rPr>
                      <m:sty m:val="p"/>
                    </m:rPr>
                    <w:rPr>
                      <w:rFonts w:ascii="Cambria Math" w:hAnsi="Cambria Math" w:cstheme="minorHAnsi"/>
                    </w:rPr>
                    <m:t>'</m:t>
                  </m:r>
                </m:sup>
              </m:sSubSup>
              <m:d>
                <m:dPr>
                  <m:ctrlPr>
                    <w:rPr>
                      <w:rFonts w:ascii="Cambria Math" w:hAnsi="Cambria Math" w:cstheme="minorHAnsi"/>
                    </w:rPr>
                  </m:ctrlPr>
                </m:dPr>
                <m:e>
                  <m:sSub>
                    <m:sSubPr>
                      <m:ctrlPr>
                        <w:rPr>
                          <w:rFonts w:ascii="Cambria Math" w:hAnsi="Cambria Math" w:cstheme="minorHAnsi"/>
                        </w:rPr>
                      </m:ctrlPr>
                    </m:sSubPr>
                    <m:e>
                      <m:r>
                        <m:rPr>
                          <m:sty m:val="bi"/>
                        </m:rPr>
                        <w:rPr>
                          <w:rFonts w:ascii="Cambria Math" w:hAnsi="Cambria Math" w:cstheme="minorHAnsi"/>
                        </w:rPr>
                        <m:t>Y</m:t>
                      </m:r>
                    </m:e>
                    <m:sub>
                      <m:r>
                        <w:rPr>
                          <w:rFonts w:ascii="Cambria Math" w:hAnsi="Cambria Math" w:cstheme="minorHAnsi"/>
                        </w:rPr>
                        <m:t>j</m:t>
                      </m:r>
                    </m:sub>
                  </m:sSub>
                  <m:r>
                    <m:rPr>
                      <m:sty m:val="p"/>
                    </m:rPr>
                    <w:rPr>
                      <w:rFonts w:ascii="Cambria Math" w:hAnsi="Cambria Math" w:cstheme="minorHAnsi"/>
                    </w:rPr>
                    <m:t>-</m:t>
                  </m:r>
                  <m:sSub>
                    <m:sSubPr>
                      <m:ctrlPr>
                        <w:rPr>
                          <w:rFonts w:ascii="Cambria Math" w:hAnsi="Cambria Math" w:cstheme="minorHAnsi"/>
                        </w:rPr>
                      </m:ctrlPr>
                    </m:sSubPr>
                    <m:e>
                      <m:r>
                        <m:rPr>
                          <m:sty m:val="bi"/>
                        </m:rPr>
                        <w:rPr>
                          <w:rFonts w:ascii="Cambria Math" w:hAnsi="Cambria Math" w:cstheme="minorHAnsi"/>
                        </w:rPr>
                        <m:t>Y</m:t>
                      </m:r>
                    </m:e>
                    <m:sub>
                      <m: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Γ</m:t>
                          </m:r>
                        </m:e>
                        <m:sub>
                          <m:r>
                            <w:rPr>
                              <w:rFonts w:ascii="Cambria Math" w:hAnsi="Cambria Math" w:cstheme="minorHAnsi"/>
                            </w:rPr>
                            <m:t>j</m:t>
                          </m:r>
                        </m:sub>
                      </m:sSub>
                    </m:sub>
                  </m:sSub>
                  <m:sSub>
                    <m:sSubPr>
                      <m:ctrlPr>
                        <w:rPr>
                          <w:rFonts w:ascii="Cambria Math" w:hAnsi="Cambria Math" w:cstheme="minorHAnsi"/>
                        </w:rPr>
                      </m:ctrlPr>
                    </m:sSubPr>
                    <m:e>
                      <m:acc>
                        <m:accPr>
                          <m:ctrlPr>
                            <w:rPr>
                              <w:rFonts w:ascii="Cambria Math" w:hAnsi="Cambria Math" w:cstheme="minorHAnsi"/>
                            </w:rPr>
                          </m:ctrlPr>
                        </m:accPr>
                        <m:e>
                          <m:r>
                            <m:rPr>
                              <m:sty m:val="bi"/>
                            </m:rPr>
                            <w:rPr>
                              <w:rFonts w:ascii="Cambria Math" w:hAnsi="Cambria Math" w:cstheme="minorHAnsi"/>
                            </w:rPr>
                            <m:t>w</m:t>
                          </m:r>
                        </m:e>
                      </m:acc>
                    </m:e>
                    <m:sub>
                      <m:r>
                        <w:rPr>
                          <w:rFonts w:ascii="Cambria Math" w:hAnsi="Cambria Math" w:cstheme="minorHAnsi"/>
                        </w:rPr>
                        <m:t>j</m:t>
                      </m:r>
                    </m:sub>
                  </m:sSub>
                </m:e>
              </m:d>
              <m:r>
                <m:rPr>
                  <m:sty m:val="p"/>
                </m:rPr>
                <w:rPr>
                  <w:rFonts w:ascii="Cambria Math" w:hAnsi="Cambria Math" w:cstheme="minorHAnsi"/>
                </w:rPr>
                <m:t>+</m:t>
              </m:r>
              <m:r>
                <w:rPr>
                  <w:rFonts w:ascii="Cambria Math" w:hAnsi="Cambria Math" w:cstheme="minorHAnsi"/>
                </w:rPr>
                <m:t>λ</m:t>
              </m:r>
              <m:r>
                <m:rPr>
                  <m:sty m:val="b"/>
                </m:rPr>
                <w:rPr>
                  <w:rFonts w:ascii="Cambria Math" w:hAnsi="Cambria Math" w:cstheme="minorHAnsi"/>
                </w:rPr>
                <m:t>1</m:t>
              </m:r>
              <m:r>
                <m:rPr>
                  <m:sty m:val="p"/>
                </m:rPr>
                <w:rPr>
                  <w:rFonts w:ascii="Cambria Math" w:hAnsi="Cambria Math" w:cstheme="minorHAnsi"/>
                </w:rPr>
                <m:t>-</m:t>
              </m:r>
              <m:sSub>
                <m:sSubPr>
                  <m:ctrlPr>
                    <w:rPr>
                      <w:rFonts w:ascii="Cambria Math" w:hAnsi="Cambria Math" w:cstheme="minorHAnsi"/>
                    </w:rPr>
                  </m:ctrlPr>
                </m:sSubPr>
                <m:e>
                  <m:r>
                    <m:rPr>
                      <m:sty m:val="bi"/>
                    </m:rPr>
                    <w:rPr>
                      <w:rFonts w:ascii="Cambria Math" w:hAnsi="Cambria Math" w:cstheme="minorHAnsi"/>
                    </w:rPr>
                    <m:t>ν</m:t>
                  </m:r>
                </m:e>
                <m:sub>
                  <m:r>
                    <w:rPr>
                      <w:rFonts w:ascii="Cambria Math" w:hAnsi="Cambria Math" w:cstheme="minorHAnsi"/>
                    </w:rPr>
                    <m:t>j</m:t>
                  </m:r>
                </m:sub>
              </m:sSub>
              <m:r>
                <w:rPr>
                  <w:rFonts w:ascii="Cambria Math" w:hAnsi="Cambria Math" w:cstheme="minorHAnsi"/>
                </w:rPr>
                <m:t>&amp;</m:t>
              </m:r>
              <m:r>
                <m:rPr>
                  <m:sty m:val="p"/>
                </m:rPr>
                <w:rPr>
                  <w:rFonts w:ascii="Cambria Math" w:hAnsi="Cambria Math" w:cstheme="minorHAnsi"/>
                </w:rPr>
                <m:t>=</m:t>
              </m:r>
              <m:r>
                <m:rPr>
                  <m:sty m:val="b"/>
                </m:rPr>
                <w:rPr>
                  <w:rFonts w:ascii="Cambria Math" w:hAnsi="Cambria Math" w:cstheme="minorHAnsi"/>
                </w:rPr>
                <m:t>0</m:t>
              </m:r>
              <m:r>
                <m:rPr>
                  <m:sty m:val="p"/>
                </m:rPr>
                <w:rPr>
                  <w:rFonts w:ascii="Cambria Math" w:hAnsi="Cambria Math" w:cstheme="minorHAnsi"/>
                </w:rPr>
                <m:t>,</m:t>
              </m:r>
            </m:e>
            <m:e>
              <m:sSup>
                <m:sSupPr>
                  <m:ctrlPr>
                    <w:rPr>
                      <w:rFonts w:ascii="Cambria Math" w:hAnsi="Cambria Math" w:cstheme="minorHAnsi"/>
                    </w:rPr>
                  </m:ctrlPr>
                </m:sSupPr>
                <m:e>
                  <m:r>
                    <m:rPr>
                      <m:sty m:val="b"/>
                    </m:rPr>
                    <w:rPr>
                      <w:rFonts w:ascii="Cambria Math" w:hAnsi="Cambria Math" w:cstheme="minorHAnsi"/>
                    </w:rPr>
                    <m:t>1</m:t>
                  </m:r>
                </m:e>
                <m:sup>
                  <m:r>
                    <m:rPr>
                      <m:sty m:val="p"/>
                    </m:rPr>
                    <w:rPr>
                      <w:rFonts w:ascii="Cambria Math" w:hAnsi="Cambria Math" w:cstheme="minorHAnsi"/>
                    </w:rPr>
                    <m:t>'</m:t>
                  </m:r>
                </m:sup>
              </m:sSup>
              <m:sSub>
                <m:sSubPr>
                  <m:ctrlPr>
                    <w:rPr>
                      <w:rFonts w:ascii="Cambria Math" w:hAnsi="Cambria Math" w:cstheme="minorHAnsi"/>
                    </w:rPr>
                  </m:ctrlPr>
                </m:sSubPr>
                <m:e>
                  <m:acc>
                    <m:accPr>
                      <m:ctrlPr>
                        <w:rPr>
                          <w:rFonts w:ascii="Cambria Math" w:hAnsi="Cambria Math" w:cstheme="minorHAnsi"/>
                        </w:rPr>
                      </m:ctrlPr>
                    </m:accPr>
                    <m:e>
                      <m:r>
                        <m:rPr>
                          <m:sty m:val="bi"/>
                        </m:rPr>
                        <w:rPr>
                          <w:rFonts w:ascii="Cambria Math" w:hAnsi="Cambria Math" w:cstheme="minorHAnsi"/>
                        </w:rPr>
                        <m:t>w</m:t>
                      </m:r>
                    </m:e>
                  </m:acc>
                </m:e>
                <m:sub>
                  <m:r>
                    <w:rPr>
                      <w:rFonts w:ascii="Cambria Math" w:hAnsi="Cambria Math" w:cstheme="minorHAnsi"/>
                    </w:rPr>
                    <m:t>j</m:t>
                  </m:r>
                </m:sub>
              </m:sSub>
              <m:r>
                <w:rPr>
                  <w:rFonts w:ascii="Cambria Math" w:hAnsi="Cambria Math" w:cstheme="minorHAnsi"/>
                </w:rPr>
                <m:t>&amp;</m:t>
              </m:r>
              <m:r>
                <m:rPr>
                  <m:sty m:val="p"/>
                </m:rPr>
                <w:rPr>
                  <w:rFonts w:ascii="Cambria Math" w:hAnsi="Cambria Math" w:cstheme="minorHAnsi"/>
                </w:rPr>
                <m:t>=</m:t>
              </m:r>
              <m:r>
                <w:rPr>
                  <w:rFonts w:ascii="Cambria Math" w:hAnsi="Cambria Math" w:cstheme="minorHAnsi"/>
                </w:rPr>
                <m:t>1</m:t>
              </m:r>
              <m:r>
                <m:rPr>
                  <m:sty m:val="p"/>
                </m:rPr>
                <w:rPr>
                  <w:rFonts w:ascii="Cambria Math" w:hAnsi="Cambria Math" w:cstheme="minorHAnsi"/>
                </w:rPr>
                <m:t>,</m:t>
              </m:r>
            </m:e>
            <m:e>
              <m:sSub>
                <m:sSubPr>
                  <m:ctrlPr>
                    <w:rPr>
                      <w:rFonts w:ascii="Cambria Math" w:hAnsi="Cambria Math" w:cstheme="minorHAnsi"/>
                    </w:rPr>
                  </m:ctrlPr>
                </m:sSubPr>
                <m:e>
                  <m:acc>
                    <m:accPr>
                      <m:ctrlPr>
                        <w:rPr>
                          <w:rFonts w:ascii="Cambria Math" w:hAnsi="Cambria Math" w:cstheme="minorHAnsi"/>
                        </w:rPr>
                      </m:ctrlPr>
                    </m:accPr>
                    <m:e>
                      <m:r>
                        <m:rPr>
                          <m:sty m:val="bi"/>
                        </m:rPr>
                        <w:rPr>
                          <w:rFonts w:ascii="Cambria Math" w:hAnsi="Cambria Math" w:cstheme="minorHAnsi"/>
                        </w:rPr>
                        <m:t>w</m:t>
                      </m:r>
                    </m:e>
                  </m:acc>
                </m:e>
                <m:sub>
                  <m:r>
                    <w:rPr>
                      <w:rFonts w:ascii="Cambria Math" w:hAnsi="Cambria Math" w:cstheme="minorHAnsi"/>
                    </w:rPr>
                    <m:t>j</m:t>
                  </m:r>
                </m:sub>
              </m:sSub>
              <m:r>
                <w:rPr>
                  <w:rFonts w:ascii="Cambria Math" w:hAnsi="Cambria Math" w:cstheme="minorHAnsi"/>
                </w:rPr>
                <m:t>&amp;</m:t>
              </m:r>
              <m:r>
                <m:rPr>
                  <m:sty m:val="p"/>
                </m:rPr>
                <w:rPr>
                  <w:rFonts w:ascii="Cambria Math" w:hAnsi="Cambria Math" w:cstheme="minorHAnsi"/>
                </w:rPr>
                <m:t>≥</m:t>
              </m:r>
              <m:r>
                <m:rPr>
                  <m:sty m:val="b"/>
                </m:rPr>
                <w:rPr>
                  <w:rFonts w:ascii="Cambria Math" w:hAnsi="Cambria Math" w:cstheme="minorHAnsi"/>
                </w:rPr>
                <m:t>0</m:t>
              </m:r>
              <m:r>
                <m:rPr>
                  <m:sty m:val="p"/>
                </m:rPr>
                <w:rPr>
                  <w:rFonts w:ascii="Cambria Math" w:hAnsi="Cambria Math" w:cstheme="minorHAnsi"/>
                </w:rPr>
                <m:t>,</m:t>
              </m:r>
              <m:r>
                <w:rPr>
                  <w:rFonts w:ascii="Cambria Math" w:hAnsi="Cambria Math" w:cstheme="minorHAnsi"/>
                </w:rPr>
                <m:t>  </m:t>
              </m:r>
              <m:sSub>
                <m:sSubPr>
                  <m:ctrlPr>
                    <w:rPr>
                      <w:rFonts w:ascii="Cambria Math" w:hAnsi="Cambria Math" w:cstheme="minorHAnsi"/>
                    </w:rPr>
                  </m:ctrlPr>
                </m:sSubPr>
                <m:e>
                  <m:r>
                    <m:rPr>
                      <m:sty m:val="bi"/>
                    </m:rPr>
                    <w:rPr>
                      <w:rFonts w:ascii="Cambria Math" w:hAnsi="Cambria Math" w:cstheme="minorHAnsi"/>
                    </w:rPr>
                    <m:t>ν</m:t>
                  </m:r>
                </m:e>
                <m:sub>
                  <m:r>
                    <w:rPr>
                      <w:rFonts w:ascii="Cambria Math" w:hAnsi="Cambria Math" w:cstheme="minorHAnsi"/>
                    </w:rPr>
                    <m:t>j</m:t>
                  </m:r>
                </m:sub>
              </m:sSub>
              <m:r>
                <m:rPr>
                  <m:sty m:val="p"/>
                </m:rPr>
                <w:rPr>
                  <w:rFonts w:ascii="Cambria Math" w:hAnsi="Cambria Math" w:cstheme="minorHAnsi"/>
                </w:rPr>
                <m:t>≥</m:t>
              </m:r>
              <m:r>
                <m:rPr>
                  <m:sty m:val="b"/>
                </m:rPr>
                <w:rPr>
                  <w:rFonts w:ascii="Cambria Math" w:hAnsi="Cambria Math" w:cstheme="minorHAnsi"/>
                </w:rPr>
                <m:t>0</m:t>
              </m:r>
              <m:r>
                <m:rPr>
                  <m:sty m:val="p"/>
                </m:rPr>
                <w:rPr>
                  <w:rFonts w:ascii="Cambria Math" w:hAnsi="Cambria Math" w:cstheme="minorHAnsi"/>
                </w:rPr>
                <m:t>,</m:t>
              </m:r>
            </m:e>
            <m:e>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jk</m:t>
                  </m:r>
                </m:sub>
              </m:sSub>
              <m:sSub>
                <m:sSubPr>
                  <m:ctrlPr>
                    <w:rPr>
                      <w:rFonts w:ascii="Cambria Math" w:hAnsi="Cambria Math" w:cstheme="minorHAnsi"/>
                    </w:rPr>
                  </m:ctrlPr>
                </m:sSubPr>
                <m:e>
                  <m:acc>
                    <m:accPr>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jk</m:t>
                  </m:r>
                </m:sub>
              </m:sSub>
              <m:r>
                <w:rPr>
                  <w:rFonts w:ascii="Cambria Math" w:hAnsi="Cambria Math" w:cstheme="minorHAnsi"/>
                </w:rPr>
                <m:t>&amp;</m:t>
              </m:r>
              <m:r>
                <m:rPr>
                  <m:sty m:val="p"/>
                </m:rPr>
                <w:rPr>
                  <w:rFonts w:ascii="Cambria Math" w:hAnsi="Cambria Math" w:cstheme="minorHAnsi"/>
                </w:rPr>
                <m:t>=</m:t>
              </m:r>
              <m:r>
                <w:rPr>
                  <w:rFonts w:ascii="Cambria Math" w:hAnsi="Cambria Math" w:cstheme="minorHAnsi"/>
                </w:rPr>
                <m:t>0  </m:t>
              </m:r>
              <m:r>
                <m:rPr>
                  <m:sty m:val="p"/>
                </m:rPr>
                <w:rPr>
                  <w:rFonts w:ascii="Cambria Math" w:hAnsi="Cambria Math" w:cstheme="minorHAnsi"/>
                </w:rPr>
                <m:t>∀</m:t>
              </m:r>
              <m:r>
                <w:rPr>
                  <w:rFonts w:ascii="Cambria Math" w:hAnsi="Cambria Math" w:cstheme="minorHAnsi"/>
                </w:rPr>
                <m:t>k</m:t>
              </m:r>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Γ</m:t>
                  </m:r>
                </m:e>
                <m:sub>
                  <m:r>
                    <w:rPr>
                      <w:rFonts w:ascii="Cambria Math" w:hAnsi="Cambria Math" w:cstheme="minorHAnsi"/>
                    </w:rPr>
                    <m:t>j</m:t>
                  </m:r>
                </m:sub>
              </m:sSub>
              <m:r>
                <m:rPr>
                  <m:sty m:val="p"/>
                </m:rPr>
                <w:rPr>
                  <w:rFonts w:ascii="Cambria Math" w:hAnsi="Cambria Math" w:cstheme="minorHAnsi"/>
                </w:rPr>
                <m:t>.</m:t>
              </m:r>
            </m:e>
          </m:eqArr>
        </m:oMath>
      </m:oMathPara>
    </w:p>
    <w:p w14:paraId="5AD1F8AF" w14:textId="77777777" w:rsidR="00D22D75" w:rsidRPr="00C3586C" w:rsidRDefault="001F394D" w:rsidP="00C3586C">
      <w:pPr>
        <w:pStyle w:val="BodyText"/>
        <w:spacing w:after="0" w:line="360" w:lineRule="auto"/>
        <w:rPr>
          <w:rFonts w:asciiTheme="minorHAnsi" w:hAnsiTheme="minorHAnsi" w:cstheme="minorHAnsi"/>
        </w:rPr>
      </w:pPr>
      <w:r>
        <w:rPr>
          <w:rFonts w:asciiTheme="minorHAnsi" w:hAnsiTheme="minorHAnsi" w:cstheme="minorHAnsi"/>
        </w:rPr>
        <w:t>The fitted pre-treatment path and its associated fit diagnostic are</w:t>
      </w:r>
    </w:p>
    <w:bookmarkEnd w:id="3"/>
    <w:p w14:paraId="443E3814" w14:textId="77777777" w:rsidR="00FD5F43" w:rsidRPr="00FD5F43" w:rsidRDefault="000E33CA" w:rsidP="00C3586C">
      <w:pPr>
        <w:pStyle w:val="FirstParagraph"/>
        <w:spacing w:line="360" w:lineRule="auto"/>
        <w:jc w:val="center"/>
      </w:pPr>
      <m:oMathPara>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j</m:t>
              </m:r>
            </m:sub>
          </m:sSub>
          <m:r>
            <m:rPr>
              <m:sty m:val="p"/>
            </m:rP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Y</m:t>
              </m:r>
            </m:e>
            <m:sub>
              <m:sSub>
                <m:sSubPr>
                  <m:ctrlPr>
                    <w:rPr>
                      <w:rFonts w:ascii="Cambria Math" w:hAnsi="Cambria Math" w:cstheme="minorHAnsi"/>
                    </w:rPr>
                  </m:ctrlPr>
                </m:sSubPr>
                <m:e>
                  <m:r>
                    <m:rPr>
                      <m:sty m:val="p"/>
                    </m:rPr>
                    <w:rPr>
                      <w:rFonts w:ascii="Cambria Math" w:hAnsi="Cambria Math" w:cstheme="minorHAnsi"/>
                    </w:rPr>
                    <m:t>Γ</m:t>
                  </m:r>
                </m:e>
                <m:sub>
                  <m:r>
                    <w:rPr>
                      <w:rFonts w:ascii="Cambria Math" w:hAnsi="Cambria Math" w:cstheme="minorHAnsi"/>
                    </w:rPr>
                    <m:t>j</m:t>
                  </m:r>
                </m:sub>
              </m:sSub>
            </m:sub>
          </m:sSub>
          <m:r>
            <m:rPr>
              <m:sty m:val="p"/>
            </m:rPr>
            <w:rPr>
              <w:rFonts w:ascii="Cambria Math" w:hAnsi="Cambria Math" w:cstheme="minorHAnsi"/>
            </w:rPr>
            <m:t xml:space="preserve"> </m:t>
          </m:r>
          <m:acc>
            <m:accPr>
              <m:ctrlPr>
                <w:rPr>
                  <w:rFonts w:ascii="Cambria Math" w:hAnsi="Cambria Math" w:cstheme="minorHAnsi"/>
                </w:rPr>
              </m:ctrlPr>
            </m:accPr>
            <m:e>
              <m:sSub>
                <m:sSubPr>
                  <m:ctrlPr>
                    <w:rPr>
                      <w:rFonts w:ascii="Cambria Math" w:hAnsi="Cambria Math" w:cstheme="minorHAnsi"/>
                    </w:rPr>
                  </m:ctrlPr>
                </m:sSubPr>
                <m:e>
                  <m:r>
                    <w:rPr>
                      <w:rFonts w:ascii="Cambria Math" w:hAnsi="Cambria Math" w:cstheme="minorHAnsi"/>
                    </w:rPr>
                    <m:t>w</m:t>
                  </m:r>
                </m:e>
                <m:sub>
                  <m:r>
                    <w:rPr>
                      <w:rFonts w:ascii="Cambria Math" w:hAnsi="Cambria Math" w:cstheme="minorHAnsi"/>
                    </w:rPr>
                    <m:t>j</m:t>
                  </m:r>
                </m:sub>
              </m:sSub>
            </m:e>
          </m:acc>
          <m:r>
            <m:rPr>
              <m:sty m:val="p"/>
            </m:rPr>
            <w:rPr>
              <w:rFonts w:ascii="Cambria Math" w:hAnsi="Cambria Math" w:cstheme="minorHAnsi"/>
            </w:rPr>
            <m:t xml:space="preserve">,   </m:t>
          </m:r>
          <m:r>
            <w:rPr>
              <w:rFonts w:ascii="Cambria Math" w:hAnsi="Cambria Math" w:cstheme="minorHAnsi"/>
            </w:rPr>
            <m:t>RMSP</m:t>
          </m:r>
          <m:sSub>
            <m:sSubPr>
              <m:ctrlPr>
                <w:rPr>
                  <w:rFonts w:ascii="Cambria Math" w:hAnsi="Cambria Math" w:cstheme="minorHAnsi"/>
                </w:rPr>
              </m:ctrlPr>
            </m:sSubPr>
            <m:e>
              <m:r>
                <w:rPr>
                  <w:rFonts w:ascii="Cambria Math" w:hAnsi="Cambria Math" w:cstheme="minorHAnsi"/>
                </w:rPr>
                <m:t>E</m:t>
              </m:r>
            </m:e>
            <m:sub>
              <m:r>
                <w:rPr>
                  <w:rFonts w:ascii="Cambria Math" w:hAnsi="Cambria Math" w:cstheme="minorHAnsi"/>
                </w:rPr>
                <m:t>j</m:t>
              </m:r>
            </m:sub>
          </m:sSub>
          <m:r>
            <m:rPr>
              <m:sty m:val="p"/>
            </m:rPr>
            <w:rPr>
              <w:rFonts w:ascii="Cambria Math" w:hAnsi="Cambria Math" w:cstheme="minorHAnsi"/>
            </w:rPr>
            <m:t>=</m:t>
          </m:r>
          <m:f>
            <m:fPr>
              <m:ctrlPr>
                <w:rPr>
                  <w:rFonts w:ascii="Cambria Math" w:hAnsi="Cambria Math" w:cstheme="minorHAnsi"/>
                </w:rPr>
              </m:ctrlPr>
            </m:fPr>
            <m:num>
              <m:sSubSup>
                <m:sSubSupPr>
                  <m:ctrlPr>
                    <w:rPr>
                      <w:rFonts w:ascii="Cambria Math" w:hAnsi="Cambria Math" w:cstheme="minorHAnsi"/>
                    </w:rPr>
                  </m:ctrlPr>
                </m:sSubSupPr>
                <m:e>
                  <m:d>
                    <m:dPr>
                      <m:begChr m:val="∥"/>
                      <m:endChr m:val="∥"/>
                      <m:ctrlPr>
                        <w:rPr>
                          <w:rFonts w:ascii="Cambria Math" w:hAnsi="Cambria Math" w:cstheme="minorHAnsi"/>
                        </w:rPr>
                      </m:ctrlPr>
                    </m:dPr>
                    <m:e>
                      <m:sSub>
                        <m:sSubPr>
                          <m:ctrlPr>
                            <w:rPr>
                              <w:rFonts w:ascii="Cambria Math" w:hAnsi="Cambria Math" w:cstheme="minorHAnsi"/>
                            </w:rPr>
                          </m:ctrlPr>
                        </m:sSubPr>
                        <m:e>
                          <m:r>
                            <m:rPr>
                              <m:sty m:val="bi"/>
                            </m:rPr>
                            <w:rPr>
                              <w:rFonts w:ascii="Cambria Math" w:hAnsi="Cambria Math" w:cstheme="minorHAnsi"/>
                            </w:rPr>
                            <m:t>Y</m:t>
                          </m:r>
                        </m:e>
                        <m:sub>
                          <m:r>
                            <w:rPr>
                              <w:rFonts w:ascii="Cambria Math" w:hAnsi="Cambria Math" w:cstheme="minorHAnsi"/>
                            </w:rPr>
                            <m:t>j</m:t>
                          </m:r>
                        </m:sub>
                      </m:sSub>
                      <m:r>
                        <m:rPr>
                          <m:sty m:val="p"/>
                        </m:rPr>
                        <w:rPr>
                          <w:rFonts w:ascii="Cambria Math" w:hAnsi="Cambria Math" w:cstheme="minorHAnsi"/>
                        </w:rPr>
                        <m:t>-</m:t>
                      </m:r>
                      <m:sSub>
                        <m:sSubPr>
                          <m:ctrlPr>
                            <w:rPr>
                              <w:rFonts w:ascii="Cambria Math" w:hAnsi="Cambria Math" w:cstheme="minorHAnsi"/>
                            </w:rPr>
                          </m:ctrlPr>
                        </m:sSubPr>
                        <m:e>
                          <m:acc>
                            <m:accPr>
                              <m:ctrlPr>
                                <w:rPr>
                                  <w:rFonts w:ascii="Cambria Math" w:hAnsi="Cambria Math" w:cstheme="minorHAnsi"/>
                                </w:rPr>
                              </m:ctrlPr>
                            </m:accPr>
                            <m:e>
                              <m:r>
                                <m:rPr>
                                  <m:sty m:val="bi"/>
                                </m:rPr>
                                <w:rPr>
                                  <w:rFonts w:ascii="Cambria Math" w:hAnsi="Cambria Math" w:cstheme="minorHAnsi"/>
                                </w:rPr>
                                <m:t>Y</m:t>
                              </m:r>
                            </m:e>
                          </m:acc>
                        </m:e>
                        <m:sub>
                          <m:r>
                            <w:rPr>
                              <w:rFonts w:ascii="Cambria Math" w:hAnsi="Cambria Math" w:cstheme="minorHAnsi"/>
                            </w:rPr>
                            <m:t>j</m:t>
                          </m:r>
                        </m:sub>
                      </m:sSub>
                    </m:e>
                  </m:d>
                </m:e>
                <m:sub>
                  <m:r>
                    <m:rPr>
                      <m:sty m:val="p"/>
                    </m:rPr>
                    <w:rPr>
                      <w:rFonts w:ascii="Cambria Math" w:hAnsi="Cambria Math" w:cstheme="minorHAnsi"/>
                    </w:rPr>
                    <m:t>2</m:t>
                  </m:r>
                </m:sub>
                <m:sup>
                  <m:r>
                    <m:rPr>
                      <m:sty m:val="p"/>
                    </m:rPr>
                    <w:rPr>
                      <w:rFonts w:ascii="Cambria Math" w:hAnsi="Cambria Math" w:cstheme="minorHAnsi"/>
                    </w:rPr>
                    <m:t>2</m:t>
                  </m:r>
                </m:sup>
              </m:sSubSup>
            </m:num>
            <m:den>
              <m:rad>
                <m:radPr>
                  <m:degHide m:val="1"/>
                  <m:ctrlPr>
                    <w:rPr>
                      <w:rFonts w:ascii="Cambria Math" w:hAnsi="Cambria Math" w:cstheme="minorHAnsi"/>
                    </w:rPr>
                  </m:ctrlPr>
                </m:radPr>
                <m:deg/>
                <m:e>
                  <m:r>
                    <m:rPr>
                      <m:sty m:val="p"/>
                    </m:rPr>
                    <w:rPr>
                      <w:rFonts w:ascii="Cambria Math" w:hAnsi="Cambria Math" w:cstheme="minorHAnsi"/>
                    </w:rPr>
                    <m:t>7</m:t>
                  </m:r>
                </m:e>
              </m:rad>
            </m:den>
          </m:f>
          <m:r>
            <m:rPr>
              <m:sty m:val="p"/>
            </m:rPr>
            <w:rPr>
              <w:rFonts w:ascii="Cambria Math" w:hAnsi="Cambria Math"/>
            </w:rPr>
            <m:t xml:space="preserve"> </m:t>
          </m:r>
        </m:oMath>
      </m:oMathPara>
    </w:p>
    <w:p w14:paraId="052300DB" w14:textId="77777777" w:rsidR="00D22D75" w:rsidRPr="00C3586C" w:rsidRDefault="001F394D" w:rsidP="000A19E0">
      <w:pPr>
        <w:pStyle w:val="FirstParagraph"/>
        <w:spacing w:after="0" w:line="360" w:lineRule="auto"/>
        <w:rPr>
          <w:rFonts w:asciiTheme="minorHAnsi" w:hAnsiTheme="minorHAnsi" w:cstheme="minorHAnsi"/>
        </w:rPr>
      </w:pPr>
      <w:r>
        <w:rPr>
          <w:rFonts w:asciiTheme="minorHAnsi" w:hAnsiTheme="minorHAnsi" w:cstheme="minorHAnsi"/>
        </w:rPr>
        <w:t xml:space="preserve">The saturated difference-in-differences specification relies on a single common control trajectory for all treated countries, so the </w:t>
      </w:r>
      <m:oMath>
        <m:r>
          <w:rPr>
            <w:rFonts w:ascii="Cambria Math" w:hAnsi="Cambria Math" w:cstheme="minorHAnsi"/>
          </w:rPr>
          <m:t>J</m:t>
        </m:r>
      </m:oMath>
      <w:r>
        <w:rPr>
          <w:rFonts w:asciiTheme="minorHAnsi" w:hAnsiTheme="minorHAnsi" w:cstheme="minorHAnsi"/>
        </w:rPr>
        <w:t xml:space="preserve"> country-specific weight vectors must be collapsed into one global weight per donor. Let </w:t>
      </w:r>
      <m:oMath>
        <m:sSub>
          <m:sSubPr>
            <m:ctrlPr>
              <w:rPr>
                <w:rFonts w:ascii="Cambria Math" w:hAnsi="Cambria Math" w:cstheme="minorHAnsi"/>
              </w:rPr>
            </m:ctrlPr>
          </m:sSubPr>
          <m:e>
            <m:acc>
              <m:accPr>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jk</m:t>
            </m:r>
          </m:sub>
        </m:sSub>
      </m:oMath>
      <w:r>
        <w:rPr>
          <w:rFonts w:asciiTheme="minorHAnsi" w:hAnsiTheme="minorHAnsi" w:cstheme="minorHAnsi"/>
        </w:rPr>
        <w:t xml:space="preserve"> denote the weight that country </w:t>
      </w:r>
      <m:oMath>
        <m:r>
          <w:rPr>
            <w:rFonts w:ascii="Cambria Math" w:hAnsi="Cambria Math" w:cstheme="minorHAnsi"/>
          </w:rPr>
          <m:t>j</m:t>
        </m:r>
      </m:oMath>
      <w:r>
        <w:rPr>
          <w:rFonts w:asciiTheme="minorHAnsi" w:hAnsiTheme="minorHAnsi" w:cstheme="minorHAnsi"/>
        </w:rPr>
        <w:t xml:space="preserve"> assigns to donor </w:t>
      </w:r>
      <m:oMath>
        <m:r>
          <w:rPr>
            <w:rFonts w:ascii="Cambria Math" w:hAnsi="Cambria Math" w:cstheme="minorHAnsi"/>
          </w:rPr>
          <m:t>k</m:t>
        </m:r>
      </m:oMath>
      <w:r>
        <w:rPr>
          <w:rFonts w:asciiTheme="minorHAnsi" w:hAnsiTheme="minorHAnsi" w:cstheme="minorHAnsi"/>
        </w:rPr>
        <w:t xml:space="preserve">, with the convention </w:t>
      </w:r>
      <m:oMath>
        <m:sSub>
          <m:sSubPr>
            <m:ctrlPr>
              <w:rPr>
                <w:rFonts w:ascii="Cambria Math" w:hAnsi="Cambria Math" w:cstheme="minorHAnsi"/>
              </w:rPr>
            </m:ctrlPr>
          </m:sSubPr>
          <m:e>
            <m:acc>
              <m:accPr>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jk</m:t>
            </m:r>
          </m:sub>
        </m:sSub>
        <m:r>
          <m:rPr>
            <m:sty m:val="p"/>
          </m:rPr>
          <w:rPr>
            <w:rFonts w:ascii="Cambria Math" w:hAnsi="Cambria Math" w:cstheme="minorHAnsi"/>
          </w:rPr>
          <m:t>=</m:t>
        </m:r>
        <m:r>
          <w:rPr>
            <w:rFonts w:ascii="Cambria Math" w:hAnsi="Cambria Math" w:cstheme="minorHAnsi"/>
          </w:rPr>
          <m:t>0</m:t>
        </m:r>
      </m:oMath>
      <w:r>
        <w:rPr>
          <w:rFonts w:asciiTheme="minorHAnsi" w:hAnsiTheme="minorHAnsi" w:cstheme="minorHAnsi"/>
        </w:rPr>
        <w:t xml:space="preserve"> whenever </w:t>
      </w:r>
      <m:oMath>
        <m:r>
          <w:rPr>
            <w:rFonts w:ascii="Cambria Math" w:hAnsi="Cambria Math" w:cstheme="minorHAnsi"/>
          </w:rPr>
          <m:t>k</m:t>
        </m:r>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Γ</m:t>
            </m:r>
          </m:e>
          <m:sub>
            <m:r>
              <w:rPr>
                <w:rFonts w:ascii="Cambria Math" w:hAnsi="Cambria Math" w:cstheme="minorHAnsi"/>
              </w:rPr>
              <m:t>j</m:t>
            </m:r>
          </m:sub>
        </m:sSub>
      </m:oMath>
      <w:r>
        <w:rPr>
          <w:rFonts w:asciiTheme="minorHAnsi" w:hAnsiTheme="minorHAnsi" w:cstheme="minorHAnsi"/>
        </w:rPr>
        <w:t>. The active donor set is</w:t>
      </w:r>
    </w:p>
    <w:p w14:paraId="4DF3073B" w14:textId="77777777" w:rsidR="00D22D75" w:rsidRPr="00C3586C" w:rsidRDefault="000E33CA" w:rsidP="00C3586C">
      <w:pPr>
        <w:pStyle w:val="BodyText"/>
        <w:spacing w:after="0" w:line="360" w:lineRule="auto"/>
        <w:rPr>
          <w:rFonts w:asciiTheme="minorHAnsi" w:hAnsiTheme="minorHAnsi" w:cstheme="minorHAnsi"/>
        </w:rPr>
      </w:pPr>
      <m:oMathPara>
        <m:oMathParaPr>
          <m:jc m:val="center"/>
        </m:oMathParaPr>
        <m:oMath>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r>
            <m:rPr>
              <m:sty m:val="p"/>
            </m:rPr>
            <w:rPr>
              <w:rFonts w:ascii="Cambria Math" w:hAnsi="Cambria Math" w:cstheme="minorHAnsi"/>
            </w:rPr>
            <m:t>=</m:t>
          </m:r>
          <m:limLow>
            <m:limLowPr>
              <m:ctrlPr>
                <w:rPr>
                  <w:rFonts w:ascii="Cambria Math" w:hAnsi="Cambria Math" w:cstheme="minorHAnsi"/>
                </w:rPr>
              </m:ctrlPr>
            </m:limLowPr>
            <m:e>
              <m:r>
                <m:rPr>
                  <m:sty m:val="p"/>
                </m:rPr>
                <w:rPr>
                  <w:rFonts w:ascii="Cambria Math" w:hAnsi="Cambria Math" w:cstheme="minorHAnsi"/>
                </w:rPr>
                <m:t>⋃</m:t>
              </m:r>
            </m:e>
            <m:lim>
              <m:r>
                <w:rPr>
                  <w:rFonts w:ascii="Cambria Math" w:hAnsi="Cambria Math" w:cstheme="minorHAnsi"/>
                </w:rPr>
                <m:t>j</m:t>
              </m:r>
              <m:r>
                <m:rPr>
                  <m:sty m:val="p"/>
                </m:rPr>
                <w:rPr>
                  <w:rFonts w:ascii="Cambria Math" w:hAnsi="Cambria Math" w:cstheme="minorHAnsi"/>
                </w:rPr>
                <m:t>∈Ω</m:t>
              </m:r>
            </m:lim>
          </m:limLow>
          <m:sSub>
            <m:sSubPr>
              <m:ctrlPr>
                <w:rPr>
                  <w:rFonts w:ascii="Cambria Math" w:hAnsi="Cambria Math" w:cstheme="minorHAnsi"/>
                </w:rPr>
              </m:ctrlPr>
            </m:sSubPr>
            <m:e>
              <m:r>
                <m:rPr>
                  <m:sty m:val="p"/>
                </m:rPr>
                <w:rPr>
                  <w:rFonts w:ascii="Cambria Math" w:hAnsi="Cambria Math" w:cstheme="minorHAnsi"/>
                </w:rPr>
                <m:t>Γ</m:t>
              </m:r>
            </m:e>
            <m:sub>
              <m:r>
                <w:rPr>
                  <w:rFonts w:ascii="Cambria Math" w:hAnsi="Cambria Math" w:cstheme="minorHAnsi"/>
                </w:rPr>
                <m:t>j</m:t>
              </m:r>
            </m:sub>
          </m:sSub>
          <m:r>
            <m:rPr>
              <m:sty m:val="p"/>
            </m:rPr>
            <w:rPr>
              <w:rFonts w:ascii="Cambria Math" w:hAnsi="Cambria Math" w:cstheme="minorHAnsi"/>
            </w:rPr>
            <m:t>.</m:t>
          </m:r>
        </m:oMath>
      </m:oMathPara>
    </w:p>
    <w:p w14:paraId="317CA61B" w14:textId="77777777" w:rsidR="00D22D75" w:rsidRPr="00C3586C" w:rsidRDefault="001F394D" w:rsidP="00C3586C">
      <w:pPr>
        <w:pStyle w:val="FirstParagraph"/>
        <w:spacing w:after="0" w:line="360" w:lineRule="auto"/>
        <w:rPr>
          <w:rFonts w:asciiTheme="minorHAnsi" w:hAnsiTheme="minorHAnsi" w:cstheme="minorHAnsi"/>
        </w:rPr>
      </w:pPr>
      <w:r>
        <w:rPr>
          <w:rFonts w:asciiTheme="minorHAnsi" w:hAnsiTheme="minorHAnsi" w:cstheme="minorHAnsi"/>
        </w:rPr>
        <w:t xml:space="preserve">Donors outside </w:t>
      </w:r>
      <m:oMath>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oMath>
      <w:r>
        <w:rPr>
          <w:rFonts w:asciiTheme="minorHAnsi" w:hAnsiTheme="minorHAnsi" w:cstheme="minorHAnsi"/>
        </w:rPr>
        <w:t xml:space="preserve"> receive weight zero, while donors inside </w:t>
      </w:r>
      <m:oMath>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oMath>
      <w:r>
        <w:rPr>
          <w:rFonts w:asciiTheme="minorHAnsi" w:hAnsiTheme="minorHAnsi" w:cstheme="minorHAnsi"/>
        </w:rPr>
        <w:t xml:space="preserve"> enter at least one country-specific donor pool. Stack the zero-padded country-specific weights rowwise in the matrix</w:t>
      </w:r>
    </w:p>
    <w:p w14:paraId="381EAB9E" w14:textId="77777777" w:rsidR="00D22D75" w:rsidRPr="00C3586C" w:rsidRDefault="000E33CA" w:rsidP="00C3586C">
      <w:pPr>
        <w:pStyle w:val="BodyText"/>
        <w:spacing w:after="0" w:line="360" w:lineRule="auto"/>
        <w:rPr>
          <w:rFonts w:asciiTheme="minorHAnsi" w:hAnsiTheme="minorHAnsi" w:cstheme="minorHAnsi"/>
        </w:rPr>
      </w:pPr>
      <m:oMathPara>
        <m:oMathParaPr>
          <m:jc m:val="center"/>
        </m:oMathParaPr>
        <m:oMath>
          <m:acc>
            <m:accPr>
              <m:ctrlPr>
                <w:rPr>
                  <w:rFonts w:ascii="Cambria Math" w:hAnsi="Cambria Math" w:cstheme="minorHAnsi"/>
                </w:rPr>
              </m:ctrlPr>
            </m:accPr>
            <m:e>
              <m:r>
                <m:rPr>
                  <m:sty m:val="bi"/>
                </m:rPr>
                <w:rPr>
                  <w:rFonts w:ascii="Cambria Math" w:hAnsi="Cambria Math" w:cstheme="minorHAnsi"/>
                </w:rPr>
                <m:t>H</m:t>
              </m:r>
            </m:e>
          </m:acc>
          <m:r>
            <m:rPr>
              <m:sty m:val="p"/>
            </m:rPr>
            <w:rPr>
              <w:rFonts w:ascii="Cambria Math" w:hAnsi="Cambria Math" w:cstheme="minorHAnsi"/>
            </w:rPr>
            <m:t>=</m:t>
          </m:r>
          <m:sSub>
            <m:sSubPr>
              <m:ctrlPr>
                <w:rPr>
                  <w:rFonts w:ascii="Cambria Math" w:hAnsi="Cambria Math" w:cstheme="minorHAnsi"/>
                </w:rPr>
              </m:ctrlPr>
            </m:sSubPr>
            <m:e>
              <m:d>
                <m:dPr>
                  <m:begChr m:val="["/>
                  <m:endChr m:val="]"/>
                  <m:ctrlPr>
                    <w:rPr>
                      <w:rFonts w:ascii="Cambria Math" w:hAnsi="Cambria Math" w:cstheme="minorHAnsi"/>
                    </w:rPr>
                  </m:ctrlPr>
                </m:dPr>
                <m:e>
                  <m:sSub>
                    <m:sSubPr>
                      <m:ctrlPr>
                        <w:rPr>
                          <w:rFonts w:ascii="Cambria Math" w:hAnsi="Cambria Math" w:cstheme="minorHAnsi"/>
                        </w:rPr>
                      </m:ctrlPr>
                    </m:sSubPr>
                    <m:e>
                      <m:acc>
                        <m:accPr>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jk</m:t>
                      </m:r>
                    </m:sub>
                  </m:sSub>
                </m:e>
              </m:d>
            </m:e>
            <m:sub>
              <m:r>
                <w:rPr>
                  <w:rFonts w:ascii="Cambria Math" w:hAnsi="Cambria Math" w:cstheme="minorHAnsi"/>
                </w:rPr>
                <m:t>j</m:t>
              </m:r>
              <m:r>
                <m:rPr>
                  <m:sty m:val="p"/>
                </m:rPr>
                <w:rPr>
                  <w:rFonts w:ascii="Cambria Math" w:hAnsi="Cambria Math" w:cstheme="minorHAnsi"/>
                </w:rPr>
                <m:t>∈Ω,</m:t>
              </m:r>
              <m:r>
                <w:rPr>
                  <w:rFonts w:ascii="Cambria Math" w:hAnsi="Cambria Math" w:cstheme="minorHAnsi"/>
                </w:rPr>
                <m:t> k</m:t>
              </m:r>
              <m:r>
                <m:rPr>
                  <m:sty m:val="p"/>
                </m:rPr>
                <w:rPr>
                  <w:rFonts w:ascii="Cambria Math" w:hAnsi="Cambria Math" w:cstheme="minorHAnsi"/>
                </w:rPr>
                <m:t>∈</m:t>
              </m:r>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sub>
          </m:sSub>
          <m:r>
            <m:rPr>
              <m:sty m:val="p"/>
            </m:rPr>
            <w:rPr>
              <w:rFonts w:ascii="Cambria Math" w:hAnsi="Cambria Math" w:cstheme="minorHAnsi"/>
            </w:rPr>
            <m:t>∈</m:t>
          </m:r>
          <m:sSup>
            <m:sSupPr>
              <m:ctrlPr>
                <w:rPr>
                  <w:rFonts w:ascii="Cambria Math" w:hAnsi="Cambria Math" w:cstheme="minorHAnsi"/>
                </w:rPr>
              </m:ctrlPr>
            </m:sSupPr>
            <m:e>
              <m:r>
                <m:rPr>
                  <m:scr m:val="double-struck"/>
                  <m:sty m:val="p"/>
                </m:rPr>
                <w:rPr>
                  <w:rFonts w:ascii="Cambria Math" w:hAnsi="Cambria Math" w:cstheme="minorHAnsi"/>
                </w:rPr>
                <m:t>R</m:t>
              </m:r>
            </m:e>
            <m:sup>
              <m:r>
                <w:rPr>
                  <w:rFonts w:ascii="Cambria Math" w:hAnsi="Cambria Math" w:cstheme="minorHAnsi"/>
                </w:rPr>
                <m:t>J</m:t>
              </m:r>
              <m:r>
                <m:rPr>
                  <m:sty m:val="p"/>
                </m:rPr>
                <w:rPr>
                  <w:rFonts w:ascii="Cambria Math" w:hAnsi="Cambria Math" w:cstheme="minorHAnsi"/>
                </w:rPr>
                <m:t>×|</m:t>
              </m:r>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r>
                <m:rPr>
                  <m:sty m:val="p"/>
                </m:rPr>
                <w:rPr>
                  <w:rFonts w:ascii="Cambria Math" w:hAnsi="Cambria Math" w:cstheme="minorHAnsi"/>
                </w:rPr>
                <m:t>|</m:t>
              </m:r>
            </m:sup>
          </m:sSup>
          <m:r>
            <m:rPr>
              <m:sty m:val="p"/>
            </m:rPr>
            <w:rPr>
              <w:rFonts w:ascii="Cambria Math" w:hAnsi="Cambria Math" w:cstheme="minorHAnsi"/>
            </w:rPr>
            <m:t>.</m:t>
          </m:r>
        </m:oMath>
      </m:oMathPara>
    </w:p>
    <w:p w14:paraId="091CEEBF" w14:textId="77777777" w:rsidR="00D22D75" w:rsidRPr="00C3586C" w:rsidRDefault="001F394D" w:rsidP="00C3586C">
      <w:pPr>
        <w:pStyle w:val="FirstParagraph"/>
        <w:spacing w:after="0" w:line="360" w:lineRule="auto"/>
        <w:rPr>
          <w:rFonts w:asciiTheme="minorHAnsi" w:hAnsiTheme="minorHAnsi" w:cstheme="minorHAnsi"/>
        </w:rPr>
      </w:pPr>
      <w:r>
        <w:rPr>
          <w:rFonts w:asciiTheme="minorHAnsi" w:hAnsiTheme="minorHAnsi" w:cstheme="minorHAnsi"/>
        </w:rPr>
        <w:lastRenderedPageBreak/>
        <w:t xml:space="preserve">Each row of </w:t>
      </w:r>
      <m:oMath>
        <m:acc>
          <m:accPr>
            <m:ctrlPr>
              <w:rPr>
                <w:rFonts w:ascii="Cambria Math" w:hAnsi="Cambria Math" w:cstheme="minorHAnsi"/>
              </w:rPr>
            </m:ctrlPr>
          </m:accPr>
          <m:e>
            <m:r>
              <m:rPr>
                <m:sty m:val="bi"/>
              </m:rPr>
              <w:rPr>
                <w:rFonts w:ascii="Cambria Math" w:hAnsi="Cambria Math" w:cstheme="minorHAnsi"/>
              </w:rPr>
              <m:t>H</m:t>
            </m:r>
          </m:e>
        </m:acc>
      </m:oMath>
      <w:r>
        <w:rPr>
          <w:rFonts w:asciiTheme="minorHAnsi" w:hAnsiTheme="minorHAnsi" w:cstheme="minorHAnsi"/>
        </w:rPr>
        <w:t xml:space="preserve"> is zero outside the corresponding donor set </w:t>
      </w:r>
      <m:oMath>
        <m:sSub>
          <m:sSubPr>
            <m:ctrlPr>
              <w:rPr>
                <w:rFonts w:ascii="Cambria Math" w:hAnsi="Cambria Math" w:cstheme="minorHAnsi"/>
              </w:rPr>
            </m:ctrlPr>
          </m:sSubPr>
          <m:e>
            <m:r>
              <m:rPr>
                <m:sty m:val="p"/>
              </m:rPr>
              <w:rPr>
                <w:rFonts w:ascii="Cambria Math" w:hAnsi="Cambria Math" w:cstheme="minorHAnsi"/>
              </w:rPr>
              <m:t>Γ</m:t>
            </m:r>
          </m:e>
          <m:sub>
            <m:r>
              <w:rPr>
                <w:rFonts w:ascii="Cambria Math" w:hAnsi="Cambria Math" w:cstheme="minorHAnsi"/>
              </w:rPr>
              <m:t>j</m:t>
            </m:r>
          </m:sub>
        </m:sSub>
      </m:oMath>
      <w:r>
        <w:rPr>
          <w:rFonts w:asciiTheme="minorHAnsi" w:hAnsiTheme="minorHAnsi" w:cstheme="minorHAnsi"/>
        </w:rPr>
        <w:t xml:space="preserve"> and sums to one. The vector of aggregate donor weights is then</w:t>
      </w:r>
    </w:p>
    <w:p w14:paraId="62F9D460" w14:textId="77777777" w:rsidR="00D22D75" w:rsidRPr="00C3586C" w:rsidRDefault="000E33CA" w:rsidP="00C3586C">
      <w:pPr>
        <w:pStyle w:val="BodyText"/>
        <w:spacing w:after="0" w:line="360" w:lineRule="auto"/>
        <w:rPr>
          <w:rFonts w:asciiTheme="minorHAnsi" w:hAnsiTheme="minorHAnsi" w:cstheme="minorHAnsi"/>
        </w:rPr>
      </w:pPr>
      <m:oMathPara>
        <m:oMathParaPr>
          <m:jc m:val="center"/>
        </m:oMathParaPr>
        <m:oMath>
          <m:acc>
            <m:accPr>
              <m:chr m:val="‾"/>
              <m:ctrlPr>
                <w:rPr>
                  <w:rFonts w:ascii="Cambria Math" w:hAnsi="Cambria Math" w:cstheme="minorHAnsi"/>
                </w:rPr>
              </m:ctrlPr>
            </m:accPr>
            <m:e>
              <m:r>
                <m:rPr>
                  <m:sty m:val="bi"/>
                </m:rPr>
                <w:rPr>
                  <w:rFonts w:ascii="Cambria Math" w:hAnsi="Cambria Math" w:cstheme="minorHAnsi"/>
                </w:rPr>
                <m:t>w</m:t>
              </m:r>
            </m:e>
          </m:acc>
          <m:r>
            <m:rPr>
              <m:sty m:val="p"/>
            </m:rP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num>
            <m:den>
              <m:r>
                <w:rPr>
                  <w:rFonts w:ascii="Cambria Math" w:hAnsi="Cambria Math" w:cstheme="minorHAnsi"/>
                </w:rPr>
                <m:t>J</m:t>
              </m:r>
            </m:den>
          </m:f>
          <m:sSup>
            <m:sSupPr>
              <m:ctrlPr>
                <w:rPr>
                  <w:rFonts w:ascii="Cambria Math" w:hAnsi="Cambria Math" w:cstheme="minorHAnsi"/>
                </w:rPr>
              </m:ctrlPr>
            </m:sSupPr>
            <m:e>
              <m:acc>
                <m:accPr>
                  <m:ctrlPr>
                    <w:rPr>
                      <w:rFonts w:ascii="Cambria Math" w:hAnsi="Cambria Math" w:cstheme="minorHAnsi"/>
                    </w:rPr>
                  </m:ctrlPr>
                </m:accPr>
                <m:e>
                  <m:r>
                    <m:rPr>
                      <m:sty m:val="bi"/>
                    </m:rPr>
                    <w:rPr>
                      <w:rFonts w:ascii="Cambria Math" w:hAnsi="Cambria Math" w:cstheme="minorHAnsi"/>
                    </w:rPr>
                    <m:t>H</m:t>
                  </m:r>
                </m:e>
              </m:acc>
            </m:e>
            <m:sup>
              <m:r>
                <m:rPr>
                  <m:sty m:val="p"/>
                </m:rPr>
                <w:rPr>
                  <w:rFonts w:ascii="Cambria Math" w:hAnsi="Cambria Math" w:cstheme="minorHAnsi"/>
                </w:rPr>
                <m:t>'</m:t>
              </m:r>
            </m:sup>
          </m:sSup>
          <m:sSub>
            <m:sSubPr>
              <m:ctrlPr>
                <w:rPr>
                  <w:rFonts w:ascii="Cambria Math" w:hAnsi="Cambria Math" w:cstheme="minorHAnsi"/>
                </w:rPr>
              </m:ctrlPr>
            </m:sSubPr>
            <m:e>
              <m:r>
                <m:rPr>
                  <m:sty m:val="b"/>
                </m:rPr>
                <w:rPr>
                  <w:rFonts w:ascii="Cambria Math" w:hAnsi="Cambria Math" w:cstheme="minorHAnsi"/>
                </w:rPr>
                <m:t>1</m:t>
              </m:r>
            </m:e>
            <m:sub>
              <m:r>
                <w:rPr>
                  <w:rFonts w:ascii="Cambria Math" w:hAnsi="Cambria Math" w:cstheme="minorHAnsi"/>
                </w:rPr>
                <m:t>J</m:t>
              </m:r>
            </m:sub>
          </m:sSub>
          <m:r>
            <m:rPr>
              <m:sty m:val="p"/>
            </m:rPr>
            <w:rPr>
              <w:rFonts w:ascii="Cambria Math" w:hAnsi="Cambria Math" w:cstheme="minorHAnsi"/>
            </w:rPr>
            <m:t>,</m:t>
          </m:r>
        </m:oMath>
      </m:oMathPara>
    </w:p>
    <w:p w14:paraId="24D6DF4B" w14:textId="77777777" w:rsidR="00D22D75" w:rsidRPr="00C3586C" w:rsidRDefault="001F394D" w:rsidP="00C3586C">
      <w:pPr>
        <w:pStyle w:val="FirstParagraph"/>
        <w:spacing w:after="0" w:line="360" w:lineRule="auto"/>
        <w:rPr>
          <w:rFonts w:asciiTheme="minorHAnsi" w:hAnsiTheme="minorHAnsi" w:cstheme="minorHAnsi"/>
        </w:rPr>
      </w:pPr>
      <w:r>
        <w:rPr>
          <w:rFonts w:asciiTheme="minorHAnsi" w:hAnsiTheme="minorHAnsi" w:cstheme="minorHAnsi"/>
        </w:rPr>
        <w:t xml:space="preserve">or, equivalently, </w:t>
      </w:r>
      <w:proofErr w:type="spellStart"/>
      <w:r>
        <w:rPr>
          <w:rFonts w:asciiTheme="minorHAnsi" w:hAnsiTheme="minorHAnsi" w:cstheme="minorHAnsi"/>
        </w:rPr>
        <w:t>componentwise</w:t>
      </w:r>
      <w:proofErr w:type="spellEnd"/>
      <w:r>
        <w:rPr>
          <w:rFonts w:asciiTheme="minorHAnsi" w:hAnsiTheme="minorHAnsi" w:cstheme="minorHAnsi"/>
        </w:rPr>
        <w:t>,</w:t>
      </w:r>
    </w:p>
    <w:p w14:paraId="62410780" w14:textId="77777777" w:rsidR="00D22D75" w:rsidRPr="00C3586C" w:rsidRDefault="000E33CA" w:rsidP="00C3586C">
      <w:pPr>
        <w:pStyle w:val="BodyText"/>
        <w:spacing w:after="0" w:line="360" w:lineRule="auto"/>
        <w:rPr>
          <w:rFonts w:asciiTheme="minorHAnsi" w:hAnsiTheme="minorHAnsi" w:cstheme="minorHAnsi"/>
        </w:rPr>
      </w:pPr>
      <m:oMathPara>
        <m:oMathParaPr>
          <m:jc m:val="center"/>
        </m:oMathParaPr>
        <m:oMath>
          <m:sSub>
            <m:sSubPr>
              <m:ctrlPr>
                <w:rPr>
                  <w:rFonts w:ascii="Cambria Math" w:hAnsi="Cambria Math" w:cstheme="minorHAnsi"/>
                </w:rPr>
              </m:ctrlPr>
            </m:sSubPr>
            <m:e>
              <m:acc>
                <m:accPr>
                  <m:chr m:val="‾"/>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k</m:t>
              </m:r>
            </m:sub>
          </m:sSub>
          <m:r>
            <m:rPr>
              <m:sty m:val="p"/>
            </m:rP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num>
            <m:den>
              <m:r>
                <w:rPr>
                  <w:rFonts w:ascii="Cambria Math" w:hAnsi="Cambria Math" w:cstheme="minorHAnsi"/>
                </w:rPr>
                <m:t>J</m:t>
              </m:r>
            </m:den>
          </m:f>
          <m:nary>
            <m:naryPr>
              <m:chr m:val="∑"/>
              <m:limLoc m:val="undOvr"/>
              <m:supHide m:val="1"/>
              <m:ctrlPr>
                <w:rPr>
                  <w:rFonts w:ascii="Cambria Math" w:hAnsi="Cambria Math" w:cstheme="minorHAnsi"/>
                </w:rPr>
              </m:ctrlPr>
            </m:naryPr>
            <m:sub>
              <m:r>
                <w:rPr>
                  <w:rFonts w:ascii="Cambria Math" w:hAnsi="Cambria Math" w:cstheme="minorHAnsi"/>
                </w:rPr>
                <m:t>j</m:t>
              </m:r>
              <m:r>
                <m:rPr>
                  <m:sty m:val="p"/>
                </m:rPr>
                <w:rPr>
                  <w:rFonts w:ascii="Cambria Math" w:hAnsi="Cambria Math" w:cstheme="minorHAnsi"/>
                </w:rPr>
                <m:t>∈Ω</m:t>
              </m:r>
            </m:sub>
            <m:sup>
              <m:r>
                <w:rPr>
                  <w:rFonts w:ascii="Cambria Math" w:hAnsi="Cambria Math" w:cstheme="minorHAnsi"/>
                </w:rPr>
                <m:t>​</m:t>
              </m:r>
            </m:sup>
            <m:e>
              <m:sSub>
                <m:sSubPr>
                  <m:ctrlPr>
                    <w:rPr>
                      <w:rFonts w:ascii="Cambria Math" w:hAnsi="Cambria Math" w:cstheme="minorHAnsi"/>
                    </w:rPr>
                  </m:ctrlPr>
                </m:sSubPr>
                <m:e>
                  <m:acc>
                    <m:accPr>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jk</m:t>
                  </m:r>
                </m:sub>
              </m:sSub>
            </m:e>
          </m:nary>
          <m:r>
            <m:rPr>
              <m:sty m:val="p"/>
            </m:rPr>
            <w:rPr>
              <w:rFonts w:ascii="Cambria Math" w:hAnsi="Cambria Math" w:cstheme="minorHAnsi"/>
            </w:rPr>
            <m:t>,</m:t>
          </m:r>
          <m:r>
            <w:rPr>
              <w:rFonts w:ascii="Cambria Math" w:hAnsi="Cambria Math" w:cstheme="minorHAnsi"/>
            </w:rPr>
            <m:t>  k</m:t>
          </m:r>
          <m:r>
            <m:rPr>
              <m:sty m:val="p"/>
            </m:rPr>
            <w:rPr>
              <w:rFonts w:ascii="Cambria Math" w:hAnsi="Cambria Math" w:cstheme="minorHAnsi"/>
            </w:rPr>
            <m:t>∈</m:t>
          </m:r>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r>
            <m:rPr>
              <m:sty m:val="p"/>
            </m:rPr>
            <w:rPr>
              <w:rFonts w:ascii="Cambria Math" w:hAnsi="Cambria Math" w:cstheme="minorHAnsi"/>
            </w:rPr>
            <m:t>.</m:t>
          </m:r>
        </m:oMath>
      </m:oMathPara>
    </w:p>
    <w:p w14:paraId="54FD80A0" w14:textId="77777777" w:rsidR="00D22D75" w:rsidRPr="00C3586C" w:rsidRDefault="001F394D" w:rsidP="00C3586C">
      <w:pPr>
        <w:pStyle w:val="FirstParagraph"/>
        <w:spacing w:after="0" w:line="360" w:lineRule="auto"/>
        <w:rPr>
          <w:rFonts w:asciiTheme="minorHAnsi" w:hAnsiTheme="minorHAnsi" w:cstheme="minorHAnsi"/>
        </w:rPr>
      </w:pPr>
      <w:r>
        <w:rPr>
          <w:rFonts w:asciiTheme="minorHAnsi" w:hAnsiTheme="minorHAnsi" w:cstheme="minorHAnsi"/>
        </w:rPr>
        <w:t xml:space="preserve">The </w:t>
      </w:r>
      <w:proofErr w:type="spellStart"/>
      <w:r>
        <w:rPr>
          <w:rFonts w:asciiTheme="minorHAnsi" w:hAnsiTheme="minorHAnsi" w:cstheme="minorHAnsi"/>
        </w:rPr>
        <w:t>normalised</w:t>
      </w:r>
      <w:proofErr w:type="spellEnd"/>
      <w:r>
        <w:rPr>
          <w:rFonts w:asciiTheme="minorHAnsi" w:hAnsiTheme="minorHAnsi" w:cstheme="minorHAnsi"/>
        </w:rPr>
        <w:t xml:space="preserve"> global weights are</w:t>
      </w:r>
    </w:p>
    <w:p w14:paraId="1C3C56AA" w14:textId="77777777" w:rsidR="00D22D75" w:rsidRPr="00C3586C" w:rsidRDefault="000E33CA" w:rsidP="00C3586C">
      <w:pPr>
        <w:pStyle w:val="BodyText"/>
        <w:spacing w:after="0" w:line="360" w:lineRule="auto"/>
        <w:rPr>
          <w:rFonts w:asciiTheme="minorHAnsi" w:hAnsiTheme="minorHAnsi" w:cstheme="minorHAnsi"/>
        </w:rPr>
      </w:pPr>
      <m:oMathPara>
        <m:oMathParaPr>
          <m:jc m:val="center"/>
        </m:oMathParaPr>
        <m:oMath>
          <m:sSub>
            <m:sSubPr>
              <m:ctrlPr>
                <w:rPr>
                  <w:rFonts w:ascii="Cambria Math" w:hAnsi="Cambria Math" w:cstheme="minorHAnsi"/>
                </w:rPr>
              </m:ctrlPr>
            </m:sSubPr>
            <m:e>
              <m:acc>
                <m:accPr>
                  <m:chr m:val="̃"/>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k</m:t>
              </m:r>
            </m:sub>
          </m:sSub>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acc>
                    <m:accPr>
                      <m:chr m:val="‾"/>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k</m:t>
                  </m:r>
                </m:sub>
              </m:sSub>
            </m:num>
            <m:den>
              <m:nary>
                <m:naryPr>
                  <m:chr m:val="∑"/>
                  <m:limLoc m:val="undOvr"/>
                  <m:supHide m:val="1"/>
                  <m:ctrlPr>
                    <w:rPr>
                      <w:rFonts w:ascii="Cambria Math" w:hAnsi="Cambria Math" w:cstheme="minorHAnsi"/>
                    </w:rPr>
                  </m:ctrlPr>
                </m:naryPr>
                <m:sub>
                  <m:r>
                    <w:rPr>
                      <w:rFonts w:ascii="Cambria Math" w:hAnsi="Cambria Math" w:cstheme="minorHAnsi"/>
                    </w:rPr>
                    <m:t>s</m:t>
                  </m:r>
                  <m:r>
                    <m:rPr>
                      <m:sty m:val="p"/>
                    </m:rPr>
                    <w:rPr>
                      <w:rFonts w:ascii="Cambria Math" w:hAnsi="Cambria Math" w:cstheme="minorHAnsi"/>
                    </w:rPr>
                    <m:t>∈</m:t>
                  </m:r>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sub>
                <m:sup>
                  <m:r>
                    <w:rPr>
                      <w:rFonts w:ascii="Cambria Math" w:hAnsi="Cambria Math" w:cstheme="minorHAnsi"/>
                    </w:rPr>
                    <m:t>​</m:t>
                  </m:r>
                </m:sup>
                <m:e>
                  <m:sSub>
                    <m:sSubPr>
                      <m:ctrlPr>
                        <w:rPr>
                          <w:rFonts w:ascii="Cambria Math" w:hAnsi="Cambria Math" w:cstheme="minorHAnsi"/>
                        </w:rPr>
                      </m:ctrlPr>
                    </m:sSubPr>
                    <m:e>
                      <m:acc>
                        <m:accPr>
                          <m:chr m:val="‾"/>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s</m:t>
                      </m:r>
                    </m:sub>
                  </m:sSub>
                </m:e>
              </m:nary>
            </m:den>
          </m:f>
          <m:r>
            <m:rPr>
              <m:sty m:val="p"/>
            </m:rPr>
            <w:rPr>
              <w:rFonts w:ascii="Cambria Math" w:hAnsi="Cambria Math" w:cstheme="minorHAnsi"/>
            </w:rPr>
            <m:t>.</m:t>
          </m:r>
        </m:oMath>
      </m:oMathPara>
    </w:p>
    <w:p w14:paraId="4D4B53F4" w14:textId="5A8B4971" w:rsidR="00D22D75" w:rsidRPr="00C3586C" w:rsidDel="000E33CA" w:rsidRDefault="001F394D" w:rsidP="000E33CA">
      <w:pPr>
        <w:pStyle w:val="FirstParagraph"/>
        <w:spacing w:after="0" w:line="360" w:lineRule="auto"/>
        <w:rPr>
          <w:del w:id="4" w:author="Stoycho Rusinov" w:date="2026-08-08T15:28:00Z"/>
          <w:rFonts w:asciiTheme="minorHAnsi" w:hAnsiTheme="minorHAnsi" w:cstheme="minorHAnsi"/>
        </w:rPr>
      </w:pPr>
      <w:r>
        <w:rPr>
          <w:rFonts w:asciiTheme="minorHAnsi" w:hAnsiTheme="minorHAnsi" w:cstheme="minorHAnsi"/>
        </w:rPr>
        <w:t xml:space="preserve">The </w:t>
      </w:r>
      <w:proofErr w:type="spellStart"/>
      <w:r>
        <w:rPr>
          <w:rFonts w:asciiTheme="minorHAnsi" w:hAnsiTheme="minorHAnsi" w:cstheme="minorHAnsi"/>
        </w:rPr>
        <w:t>normalisation</w:t>
      </w:r>
      <w:proofErr w:type="spellEnd"/>
      <w:r>
        <w:rPr>
          <w:rFonts w:asciiTheme="minorHAnsi" w:hAnsiTheme="minorHAnsi" w:cstheme="minorHAnsi"/>
        </w:rPr>
        <w:t xml:space="preserve"> in the expression above is exact as </w:t>
      </w:r>
      <m:oMath>
        <m:nary>
          <m:naryPr>
            <m:chr m:val="∑"/>
            <m:limLoc m:val="undOvr"/>
            <m:supHide m:val="1"/>
            <m:ctrlPr>
              <w:rPr>
                <w:rFonts w:ascii="Cambria Math" w:hAnsi="Cambria Math" w:cstheme="minorHAnsi"/>
              </w:rPr>
            </m:ctrlPr>
          </m:naryPr>
          <m:sub>
            <m:r>
              <w:rPr>
                <w:rFonts w:ascii="Cambria Math" w:hAnsi="Cambria Math" w:cstheme="minorHAnsi"/>
              </w:rPr>
              <m:t>k</m:t>
            </m:r>
            <m:r>
              <m:rPr>
                <m:sty m:val="p"/>
              </m:rPr>
              <w:rPr>
                <w:rFonts w:ascii="Cambria Math" w:hAnsi="Cambria Math" w:cstheme="minorHAnsi"/>
              </w:rPr>
              <m:t>∈</m:t>
            </m:r>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sub>
          <m:sup>
            <m:r>
              <w:rPr>
                <w:rFonts w:ascii="Cambria Math" w:hAnsi="Cambria Math" w:cstheme="minorHAnsi"/>
              </w:rPr>
              <m:t>​</m:t>
            </m:r>
          </m:sup>
          <m:e>
            <m:sSub>
              <m:sSubPr>
                <m:ctrlPr>
                  <w:rPr>
                    <w:rFonts w:ascii="Cambria Math" w:hAnsi="Cambria Math" w:cstheme="minorHAnsi"/>
                  </w:rPr>
                </m:ctrlPr>
              </m:sSubPr>
              <m:e>
                <m:acc>
                  <m:accPr>
                    <m:chr m:val="‾"/>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k</m:t>
                </m:r>
              </m:sub>
            </m:sSub>
          </m:e>
        </m:nary>
        <m:r>
          <m:rPr>
            <m:sty m:val="p"/>
          </m:rPr>
          <w:rPr>
            <w:rFonts w:ascii="Cambria Math" w:hAnsi="Cambria Math" w:cstheme="minorHAnsi"/>
          </w:rPr>
          <m:t>=</m:t>
        </m:r>
        <m:r>
          <w:rPr>
            <w:rFonts w:ascii="Cambria Math" w:hAnsi="Cambria Math" w:cstheme="minorHAnsi"/>
          </w:rPr>
          <m:t>1</m:t>
        </m:r>
      </m:oMath>
      <w:r>
        <w:rPr>
          <w:rFonts w:asciiTheme="minorHAnsi" w:hAnsiTheme="minorHAnsi" w:cstheme="minorHAnsi"/>
        </w:rPr>
        <w:t xml:space="preserve"> by construction, so </w:t>
      </w:r>
      <m:oMath>
        <m:sSub>
          <m:sSubPr>
            <m:ctrlPr>
              <w:rPr>
                <w:rFonts w:ascii="Cambria Math" w:hAnsi="Cambria Math" w:cstheme="minorHAnsi"/>
              </w:rPr>
            </m:ctrlPr>
          </m:sSubPr>
          <m:e>
            <m:acc>
              <m:accPr>
                <m:chr m:val="̃"/>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k</m:t>
            </m:r>
          </m:sub>
        </m:sSub>
        <m:r>
          <m:rPr>
            <m:sty m:val="p"/>
          </m:rPr>
          <w:rPr>
            <w:rFonts w:ascii="Cambria Math" w:hAnsi="Cambria Math" w:cstheme="minorHAnsi"/>
          </w:rPr>
          <m:t>=</m:t>
        </m:r>
        <m:sSub>
          <m:sSubPr>
            <m:ctrlPr>
              <w:rPr>
                <w:rFonts w:ascii="Cambria Math" w:hAnsi="Cambria Math" w:cstheme="minorHAnsi"/>
              </w:rPr>
            </m:ctrlPr>
          </m:sSubPr>
          <m:e>
            <m:acc>
              <m:accPr>
                <m:chr m:val="‾"/>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k</m:t>
            </m:r>
          </m:sub>
        </m:sSub>
      </m:oMath>
      <w:r>
        <w:rPr>
          <w:rFonts w:asciiTheme="minorHAnsi" w:hAnsiTheme="minorHAnsi" w:cstheme="minorHAnsi"/>
        </w:rPr>
        <w:t xml:space="preserve"> in theory and the rescaling operates purely as a numerical safeguard</w:t>
      </w:r>
      <w:ins w:id="5" w:author="Stoycho Rusinov" w:date="2026-08-08T15:28:00Z">
        <w:r w:rsidR="000E33CA">
          <w:rPr>
            <w:rFonts w:asciiTheme="minorHAnsi" w:hAnsiTheme="minorHAnsi" w:cstheme="minorHAnsi"/>
          </w:rPr>
          <w:t xml:space="preserve">. </w:t>
        </w:r>
      </w:ins>
      <w:del w:id="6" w:author="Stoycho Rusinov" w:date="2026-08-08T15:28:00Z">
        <w:r w:rsidDel="000E33CA">
          <w:rPr>
            <w:rFonts w:asciiTheme="minorHAnsi" w:hAnsiTheme="minorHAnsi" w:cstheme="minorHAnsi"/>
          </w:rPr>
          <w:delText>. In vector form,</w:delText>
        </w:r>
      </w:del>
    </w:p>
    <w:p w14:paraId="33BAFDB8" w14:textId="04226C16" w:rsidR="00D22D75" w:rsidRPr="00C3586C" w:rsidDel="000E33CA" w:rsidRDefault="000E33CA" w:rsidP="000E33CA">
      <w:pPr>
        <w:pStyle w:val="FirstParagraph"/>
        <w:spacing w:after="0" w:line="360" w:lineRule="auto"/>
        <w:rPr>
          <w:del w:id="7" w:author="Stoycho Rusinov" w:date="2026-08-08T15:28:00Z"/>
          <w:rFonts w:asciiTheme="minorHAnsi" w:hAnsiTheme="minorHAnsi" w:cstheme="minorHAnsi"/>
        </w:rPr>
        <w:pPrChange w:id="8" w:author="Stoycho Rusinov" w:date="2026-08-08T15:28:00Z">
          <w:pPr>
            <w:pStyle w:val="BodyText"/>
            <w:spacing w:after="0" w:line="360" w:lineRule="auto"/>
          </w:pPr>
        </w:pPrChange>
      </w:pPr>
      <m:oMathPara>
        <m:oMathParaPr>
          <m:jc m:val="center"/>
        </m:oMathParaPr>
        <m:oMath>
          <m:sSubSup>
            <m:sSubSupPr>
              <m:ctrlPr>
                <w:del w:id="9" w:author="Stoycho Rusinov" w:date="2026-08-08T15:28:00Z">
                  <w:rPr>
                    <w:rFonts w:ascii="Cambria Math" w:hAnsi="Cambria Math" w:cstheme="minorHAnsi"/>
                  </w:rPr>
                </w:del>
              </m:ctrlPr>
            </m:sSubSupPr>
            <m:e>
              <m:r>
                <w:del w:id="10" w:author="Stoycho Rusinov" w:date="2026-08-08T15:28:00Z">
                  <m:rPr>
                    <m:sty m:val="b"/>
                  </m:rPr>
                  <w:rPr>
                    <w:rFonts w:ascii="Cambria Math" w:hAnsi="Cambria Math" w:cstheme="minorHAnsi"/>
                  </w:rPr>
                  <m:t>1</m:t>
                </w:del>
              </m:r>
            </m:e>
            <m:sub>
              <m:r>
                <w:del w:id="11" w:author="Stoycho Rusinov" w:date="2026-08-08T15:28:00Z">
                  <m:rPr>
                    <m:sty m:val="p"/>
                  </m:rPr>
                  <w:rPr>
                    <w:rFonts w:ascii="Cambria Math" w:hAnsi="Cambria Math" w:cstheme="minorHAnsi"/>
                  </w:rPr>
                  <m:t>|</m:t>
                </w:del>
              </m:r>
              <m:sSup>
                <m:sSupPr>
                  <m:ctrlPr>
                    <w:del w:id="12" w:author="Stoycho Rusinov" w:date="2026-08-08T15:28:00Z">
                      <w:rPr>
                        <w:rFonts w:ascii="Cambria Math" w:hAnsi="Cambria Math" w:cstheme="minorHAnsi"/>
                      </w:rPr>
                    </w:del>
                  </m:ctrlPr>
                </m:sSupPr>
                <m:e>
                  <m:r>
                    <w:del w:id="13" w:author="Stoycho Rusinov" w:date="2026-08-08T15:28:00Z">
                      <m:rPr>
                        <m:scr m:val="script"/>
                        <m:sty m:val="p"/>
                      </m:rPr>
                      <w:rPr>
                        <w:rFonts w:ascii="Cambria Math" w:hAnsi="Cambria Math" w:cstheme="minorHAnsi"/>
                      </w:rPr>
                      <m:t>D</m:t>
                    </w:del>
                  </m:r>
                </m:e>
                <m:sup>
                  <m:r>
                    <w:del w:id="14" w:author="Stoycho Rusinov" w:date="2026-08-08T15:28:00Z">
                      <m:rPr>
                        <m:sty m:val="p"/>
                      </m:rPr>
                      <w:rPr>
                        <w:rFonts w:ascii="Cambria Math" w:hAnsi="Cambria Math" w:cstheme="minorHAnsi"/>
                      </w:rPr>
                      <m:t>*</m:t>
                    </w:del>
                  </m:r>
                </m:sup>
              </m:sSup>
              <m:r>
                <w:del w:id="15" w:author="Stoycho Rusinov" w:date="2026-08-08T15:28:00Z">
                  <m:rPr>
                    <m:sty m:val="p"/>
                  </m:rPr>
                  <w:rPr>
                    <w:rFonts w:ascii="Cambria Math" w:hAnsi="Cambria Math" w:cstheme="minorHAnsi"/>
                  </w:rPr>
                  <m:t>|</m:t>
                </w:del>
              </m:r>
            </m:sub>
            <m:sup>
              <m:r>
                <w:del w:id="16" w:author="Stoycho Rusinov" w:date="2026-08-08T15:28:00Z">
                  <m:rPr>
                    <m:sty m:val="p"/>
                  </m:rPr>
                  <w:rPr>
                    <w:rFonts w:ascii="Cambria Math" w:hAnsi="Cambria Math" w:cstheme="minorHAnsi"/>
                  </w:rPr>
                  <m:t>'</m:t>
                </w:del>
              </m:r>
            </m:sup>
          </m:sSubSup>
          <m:acc>
            <m:accPr>
              <m:chr m:val="‾"/>
              <m:ctrlPr>
                <w:del w:id="17" w:author="Stoycho Rusinov" w:date="2026-08-08T15:28:00Z">
                  <w:rPr>
                    <w:rFonts w:ascii="Cambria Math" w:hAnsi="Cambria Math" w:cstheme="minorHAnsi"/>
                  </w:rPr>
                </w:del>
              </m:ctrlPr>
            </m:accPr>
            <m:e>
              <m:r>
                <w:del w:id="18" w:author="Stoycho Rusinov" w:date="2026-08-08T15:28:00Z">
                  <m:rPr>
                    <m:sty m:val="bi"/>
                  </m:rPr>
                  <w:rPr>
                    <w:rFonts w:ascii="Cambria Math" w:hAnsi="Cambria Math" w:cstheme="minorHAnsi"/>
                  </w:rPr>
                  <m:t>w</m:t>
                </w:del>
              </m:r>
            </m:e>
          </m:acc>
          <m:r>
            <w:del w:id="19" w:author="Stoycho Rusinov" w:date="2026-08-08T15:28:00Z">
              <m:rPr>
                <m:sty m:val="p"/>
              </m:rPr>
              <w:rPr>
                <w:rFonts w:ascii="Cambria Math" w:hAnsi="Cambria Math" w:cstheme="minorHAnsi"/>
              </w:rPr>
              <m:t>=</m:t>
            </w:del>
          </m:r>
          <m:sSubSup>
            <m:sSubSupPr>
              <m:ctrlPr>
                <w:del w:id="20" w:author="Stoycho Rusinov" w:date="2026-08-08T15:28:00Z">
                  <w:rPr>
                    <w:rFonts w:ascii="Cambria Math" w:hAnsi="Cambria Math" w:cstheme="minorHAnsi"/>
                  </w:rPr>
                </w:del>
              </m:ctrlPr>
            </m:sSubSupPr>
            <m:e>
              <m:r>
                <w:del w:id="21" w:author="Stoycho Rusinov" w:date="2026-08-08T15:28:00Z">
                  <m:rPr>
                    <m:sty m:val="b"/>
                  </m:rPr>
                  <w:rPr>
                    <w:rFonts w:ascii="Cambria Math" w:hAnsi="Cambria Math" w:cstheme="minorHAnsi"/>
                  </w:rPr>
                  <m:t>1</m:t>
                </w:del>
              </m:r>
            </m:e>
            <m:sub>
              <m:r>
                <w:del w:id="22" w:author="Stoycho Rusinov" w:date="2026-08-08T15:28:00Z">
                  <m:rPr>
                    <m:sty m:val="p"/>
                  </m:rPr>
                  <w:rPr>
                    <w:rFonts w:ascii="Cambria Math" w:hAnsi="Cambria Math" w:cstheme="minorHAnsi"/>
                  </w:rPr>
                  <m:t>|</m:t>
                </w:del>
              </m:r>
              <m:sSup>
                <m:sSupPr>
                  <m:ctrlPr>
                    <w:del w:id="23" w:author="Stoycho Rusinov" w:date="2026-08-08T15:28:00Z">
                      <w:rPr>
                        <w:rFonts w:ascii="Cambria Math" w:hAnsi="Cambria Math" w:cstheme="minorHAnsi"/>
                      </w:rPr>
                    </w:del>
                  </m:ctrlPr>
                </m:sSupPr>
                <m:e>
                  <m:r>
                    <w:del w:id="24" w:author="Stoycho Rusinov" w:date="2026-08-08T15:28:00Z">
                      <m:rPr>
                        <m:scr m:val="script"/>
                        <m:sty m:val="p"/>
                      </m:rPr>
                      <w:rPr>
                        <w:rFonts w:ascii="Cambria Math" w:hAnsi="Cambria Math" w:cstheme="minorHAnsi"/>
                      </w:rPr>
                      <m:t>D</m:t>
                    </w:del>
                  </m:r>
                </m:e>
                <m:sup>
                  <m:r>
                    <w:del w:id="25" w:author="Stoycho Rusinov" w:date="2026-08-08T15:28:00Z">
                      <m:rPr>
                        <m:sty m:val="p"/>
                      </m:rPr>
                      <w:rPr>
                        <w:rFonts w:ascii="Cambria Math" w:hAnsi="Cambria Math" w:cstheme="minorHAnsi"/>
                      </w:rPr>
                      <m:t>*</m:t>
                    </w:del>
                  </m:r>
                </m:sup>
              </m:sSup>
              <m:r>
                <w:del w:id="26" w:author="Stoycho Rusinov" w:date="2026-08-08T15:28:00Z">
                  <m:rPr>
                    <m:sty m:val="p"/>
                  </m:rPr>
                  <w:rPr>
                    <w:rFonts w:ascii="Cambria Math" w:hAnsi="Cambria Math" w:cstheme="minorHAnsi"/>
                  </w:rPr>
                  <m:t>|</m:t>
                </w:del>
              </m:r>
            </m:sub>
            <m:sup>
              <m:r>
                <w:del w:id="27" w:author="Stoycho Rusinov" w:date="2026-08-08T15:28:00Z">
                  <m:rPr>
                    <m:sty m:val="p"/>
                  </m:rPr>
                  <w:rPr>
                    <w:rFonts w:ascii="Cambria Math" w:hAnsi="Cambria Math" w:cstheme="minorHAnsi"/>
                  </w:rPr>
                  <m:t>'</m:t>
                </w:del>
              </m:r>
            </m:sup>
          </m:sSubSup>
          <m:d>
            <m:dPr>
              <m:ctrlPr>
                <w:del w:id="28" w:author="Stoycho Rusinov" w:date="2026-08-08T15:28:00Z">
                  <w:rPr>
                    <w:rFonts w:ascii="Cambria Math" w:hAnsi="Cambria Math" w:cstheme="minorHAnsi"/>
                  </w:rPr>
                </w:del>
              </m:ctrlPr>
            </m:dPr>
            <m:e>
              <m:f>
                <m:fPr>
                  <m:ctrlPr>
                    <w:del w:id="29" w:author="Stoycho Rusinov" w:date="2026-08-08T15:28:00Z">
                      <w:rPr>
                        <w:rFonts w:ascii="Cambria Math" w:hAnsi="Cambria Math" w:cstheme="minorHAnsi"/>
                      </w:rPr>
                    </w:del>
                  </m:ctrlPr>
                </m:fPr>
                <m:num>
                  <m:r>
                    <w:del w:id="30" w:author="Stoycho Rusinov" w:date="2026-08-08T15:28:00Z">
                      <w:rPr>
                        <w:rFonts w:ascii="Cambria Math" w:hAnsi="Cambria Math" w:cstheme="minorHAnsi"/>
                      </w:rPr>
                      <m:t>1</m:t>
                    </w:del>
                  </m:r>
                </m:num>
                <m:den>
                  <m:r>
                    <w:del w:id="31" w:author="Stoycho Rusinov" w:date="2026-08-08T15:28:00Z">
                      <w:rPr>
                        <w:rFonts w:ascii="Cambria Math" w:hAnsi="Cambria Math" w:cstheme="minorHAnsi"/>
                      </w:rPr>
                      <m:t>J</m:t>
                    </w:del>
                  </m:r>
                </m:den>
              </m:f>
              <m:sSup>
                <m:sSupPr>
                  <m:ctrlPr>
                    <w:del w:id="32" w:author="Stoycho Rusinov" w:date="2026-08-08T15:28:00Z">
                      <w:rPr>
                        <w:rFonts w:ascii="Cambria Math" w:hAnsi="Cambria Math" w:cstheme="minorHAnsi"/>
                      </w:rPr>
                    </w:del>
                  </m:ctrlPr>
                </m:sSupPr>
                <m:e>
                  <m:acc>
                    <m:accPr>
                      <m:ctrlPr>
                        <w:del w:id="33" w:author="Stoycho Rusinov" w:date="2026-08-08T15:28:00Z">
                          <w:rPr>
                            <w:rFonts w:ascii="Cambria Math" w:hAnsi="Cambria Math" w:cstheme="minorHAnsi"/>
                          </w:rPr>
                        </w:del>
                      </m:ctrlPr>
                    </m:accPr>
                    <m:e>
                      <m:r>
                        <w:del w:id="34" w:author="Stoycho Rusinov" w:date="2026-08-08T15:28:00Z">
                          <m:rPr>
                            <m:sty m:val="bi"/>
                          </m:rPr>
                          <w:rPr>
                            <w:rFonts w:ascii="Cambria Math" w:hAnsi="Cambria Math" w:cstheme="minorHAnsi"/>
                          </w:rPr>
                          <m:t>H</m:t>
                        </w:del>
                      </m:r>
                    </m:e>
                  </m:acc>
                </m:e>
                <m:sup>
                  <m:r>
                    <w:del w:id="35" w:author="Stoycho Rusinov" w:date="2026-08-08T15:28:00Z">
                      <m:rPr>
                        <m:sty m:val="p"/>
                      </m:rPr>
                      <w:rPr>
                        <w:rFonts w:ascii="Cambria Math" w:hAnsi="Cambria Math" w:cstheme="minorHAnsi"/>
                      </w:rPr>
                      <m:t>'</m:t>
                    </w:del>
                  </m:r>
                </m:sup>
              </m:sSup>
              <m:sSub>
                <m:sSubPr>
                  <m:ctrlPr>
                    <w:del w:id="36" w:author="Stoycho Rusinov" w:date="2026-08-08T15:28:00Z">
                      <w:rPr>
                        <w:rFonts w:ascii="Cambria Math" w:hAnsi="Cambria Math" w:cstheme="minorHAnsi"/>
                      </w:rPr>
                    </w:del>
                  </m:ctrlPr>
                </m:sSubPr>
                <m:e>
                  <m:r>
                    <w:del w:id="37" w:author="Stoycho Rusinov" w:date="2026-08-08T15:28:00Z">
                      <m:rPr>
                        <m:sty m:val="b"/>
                      </m:rPr>
                      <w:rPr>
                        <w:rFonts w:ascii="Cambria Math" w:hAnsi="Cambria Math" w:cstheme="minorHAnsi"/>
                      </w:rPr>
                      <m:t>1</m:t>
                    </w:del>
                  </m:r>
                </m:e>
                <m:sub>
                  <m:r>
                    <w:del w:id="38" w:author="Stoycho Rusinov" w:date="2026-08-08T15:28:00Z">
                      <w:rPr>
                        <w:rFonts w:ascii="Cambria Math" w:hAnsi="Cambria Math" w:cstheme="minorHAnsi"/>
                      </w:rPr>
                      <m:t>J</m:t>
                    </w:del>
                  </m:r>
                </m:sub>
              </m:sSub>
            </m:e>
          </m:d>
          <m:r>
            <w:del w:id="39" w:author="Stoycho Rusinov" w:date="2026-08-08T15:28:00Z">
              <m:rPr>
                <m:sty m:val="p"/>
              </m:rPr>
              <w:rPr>
                <w:rFonts w:ascii="Cambria Math" w:hAnsi="Cambria Math" w:cstheme="minorHAnsi"/>
              </w:rPr>
              <m:t>=</m:t>
            </w:del>
          </m:r>
          <m:f>
            <m:fPr>
              <m:ctrlPr>
                <w:del w:id="40" w:author="Stoycho Rusinov" w:date="2026-08-08T15:28:00Z">
                  <w:rPr>
                    <w:rFonts w:ascii="Cambria Math" w:hAnsi="Cambria Math" w:cstheme="minorHAnsi"/>
                  </w:rPr>
                </w:del>
              </m:ctrlPr>
            </m:fPr>
            <m:num>
              <m:r>
                <w:del w:id="41" w:author="Stoycho Rusinov" w:date="2026-08-08T15:28:00Z">
                  <w:rPr>
                    <w:rFonts w:ascii="Cambria Math" w:hAnsi="Cambria Math" w:cstheme="minorHAnsi"/>
                  </w:rPr>
                  <m:t>1</m:t>
                </w:del>
              </m:r>
            </m:num>
            <m:den>
              <m:r>
                <w:del w:id="42" w:author="Stoycho Rusinov" w:date="2026-08-08T15:28:00Z">
                  <w:rPr>
                    <w:rFonts w:ascii="Cambria Math" w:hAnsi="Cambria Math" w:cstheme="minorHAnsi"/>
                  </w:rPr>
                  <m:t>J</m:t>
                </w:del>
              </m:r>
            </m:den>
          </m:f>
          <m:sSup>
            <m:sSupPr>
              <m:ctrlPr>
                <w:del w:id="43" w:author="Stoycho Rusinov" w:date="2026-08-08T15:28:00Z">
                  <w:rPr>
                    <w:rFonts w:ascii="Cambria Math" w:hAnsi="Cambria Math" w:cstheme="minorHAnsi"/>
                  </w:rPr>
                </w:del>
              </m:ctrlPr>
            </m:sSupPr>
            <m:e>
              <m:d>
                <m:dPr>
                  <m:ctrlPr>
                    <w:del w:id="44" w:author="Stoycho Rusinov" w:date="2026-08-08T15:28:00Z">
                      <w:rPr>
                        <w:rFonts w:ascii="Cambria Math" w:hAnsi="Cambria Math" w:cstheme="minorHAnsi"/>
                      </w:rPr>
                    </w:del>
                  </m:ctrlPr>
                </m:dPr>
                <m:e>
                  <m:acc>
                    <m:accPr>
                      <m:ctrlPr>
                        <w:del w:id="45" w:author="Stoycho Rusinov" w:date="2026-08-08T15:28:00Z">
                          <w:rPr>
                            <w:rFonts w:ascii="Cambria Math" w:hAnsi="Cambria Math" w:cstheme="minorHAnsi"/>
                          </w:rPr>
                        </w:del>
                      </m:ctrlPr>
                    </m:accPr>
                    <m:e>
                      <m:r>
                        <w:del w:id="46" w:author="Stoycho Rusinov" w:date="2026-08-08T15:28:00Z">
                          <m:rPr>
                            <m:sty m:val="bi"/>
                          </m:rPr>
                          <w:rPr>
                            <w:rFonts w:ascii="Cambria Math" w:hAnsi="Cambria Math" w:cstheme="minorHAnsi"/>
                          </w:rPr>
                          <m:t>H</m:t>
                        </w:del>
                      </m:r>
                    </m:e>
                  </m:acc>
                  <m:sSub>
                    <m:sSubPr>
                      <m:ctrlPr>
                        <w:del w:id="47" w:author="Stoycho Rusinov" w:date="2026-08-08T15:28:00Z">
                          <w:rPr>
                            <w:rFonts w:ascii="Cambria Math" w:hAnsi="Cambria Math" w:cstheme="minorHAnsi"/>
                          </w:rPr>
                        </w:del>
                      </m:ctrlPr>
                    </m:sSubPr>
                    <m:e>
                      <m:r>
                        <w:del w:id="48" w:author="Stoycho Rusinov" w:date="2026-08-08T15:28:00Z">
                          <m:rPr>
                            <m:sty m:val="b"/>
                          </m:rPr>
                          <w:rPr>
                            <w:rFonts w:ascii="Cambria Math" w:hAnsi="Cambria Math" w:cstheme="minorHAnsi"/>
                          </w:rPr>
                          <m:t>1</m:t>
                        </w:del>
                      </m:r>
                    </m:e>
                    <m:sub>
                      <m:r>
                        <w:del w:id="49" w:author="Stoycho Rusinov" w:date="2026-08-08T15:28:00Z">
                          <m:rPr>
                            <m:sty m:val="p"/>
                          </m:rPr>
                          <w:rPr>
                            <w:rFonts w:ascii="Cambria Math" w:hAnsi="Cambria Math" w:cstheme="minorHAnsi"/>
                          </w:rPr>
                          <m:t>|</m:t>
                        </w:del>
                      </m:r>
                      <m:sSup>
                        <m:sSupPr>
                          <m:ctrlPr>
                            <w:del w:id="50" w:author="Stoycho Rusinov" w:date="2026-08-08T15:28:00Z">
                              <w:rPr>
                                <w:rFonts w:ascii="Cambria Math" w:hAnsi="Cambria Math" w:cstheme="minorHAnsi"/>
                              </w:rPr>
                            </w:del>
                          </m:ctrlPr>
                        </m:sSupPr>
                        <m:e>
                          <m:r>
                            <w:del w:id="51" w:author="Stoycho Rusinov" w:date="2026-08-08T15:28:00Z">
                              <m:rPr>
                                <m:scr m:val="script"/>
                                <m:sty m:val="p"/>
                              </m:rPr>
                              <w:rPr>
                                <w:rFonts w:ascii="Cambria Math" w:hAnsi="Cambria Math" w:cstheme="minorHAnsi"/>
                              </w:rPr>
                              <m:t>D</m:t>
                            </w:del>
                          </m:r>
                        </m:e>
                        <m:sup>
                          <m:r>
                            <w:del w:id="52" w:author="Stoycho Rusinov" w:date="2026-08-08T15:28:00Z">
                              <m:rPr>
                                <m:sty m:val="p"/>
                              </m:rPr>
                              <w:rPr>
                                <w:rFonts w:ascii="Cambria Math" w:hAnsi="Cambria Math" w:cstheme="minorHAnsi"/>
                              </w:rPr>
                              <m:t>*</m:t>
                            </w:del>
                          </m:r>
                        </m:sup>
                      </m:sSup>
                      <m:r>
                        <w:del w:id="53" w:author="Stoycho Rusinov" w:date="2026-08-08T15:28:00Z">
                          <m:rPr>
                            <m:sty m:val="p"/>
                          </m:rPr>
                          <w:rPr>
                            <w:rFonts w:ascii="Cambria Math" w:hAnsi="Cambria Math" w:cstheme="minorHAnsi"/>
                          </w:rPr>
                          <m:t>|</m:t>
                        </w:del>
                      </m:r>
                    </m:sub>
                  </m:sSub>
                </m:e>
              </m:d>
            </m:e>
            <m:sup>
              <m:r>
                <w:del w:id="54" w:author="Stoycho Rusinov" w:date="2026-08-08T15:28:00Z">
                  <m:rPr>
                    <m:sty m:val="p"/>
                  </m:rPr>
                  <w:rPr>
                    <w:rFonts w:ascii="Cambria Math" w:hAnsi="Cambria Math" w:cstheme="minorHAnsi"/>
                  </w:rPr>
                  <m:t>'</m:t>
                </w:del>
              </m:r>
            </m:sup>
          </m:sSup>
          <m:sSub>
            <m:sSubPr>
              <m:ctrlPr>
                <w:del w:id="55" w:author="Stoycho Rusinov" w:date="2026-08-08T15:28:00Z">
                  <w:rPr>
                    <w:rFonts w:ascii="Cambria Math" w:hAnsi="Cambria Math" w:cstheme="minorHAnsi"/>
                  </w:rPr>
                </w:del>
              </m:ctrlPr>
            </m:sSubPr>
            <m:e>
              <m:r>
                <w:del w:id="56" w:author="Stoycho Rusinov" w:date="2026-08-08T15:28:00Z">
                  <m:rPr>
                    <m:sty m:val="b"/>
                  </m:rPr>
                  <w:rPr>
                    <w:rFonts w:ascii="Cambria Math" w:hAnsi="Cambria Math" w:cstheme="minorHAnsi"/>
                  </w:rPr>
                  <m:t>1</m:t>
                </w:del>
              </m:r>
            </m:e>
            <m:sub>
              <m:r>
                <w:del w:id="57" w:author="Stoycho Rusinov" w:date="2026-08-08T15:28:00Z">
                  <w:rPr>
                    <w:rFonts w:ascii="Cambria Math" w:hAnsi="Cambria Math" w:cstheme="minorHAnsi"/>
                  </w:rPr>
                  <m:t>J</m:t>
                </w:del>
              </m:r>
            </m:sub>
          </m:sSub>
          <m:r>
            <w:del w:id="58" w:author="Stoycho Rusinov" w:date="2026-08-08T15:28:00Z">
              <m:rPr>
                <m:sty m:val="p"/>
              </m:rPr>
              <w:rPr>
                <w:rFonts w:ascii="Cambria Math" w:hAnsi="Cambria Math" w:cstheme="minorHAnsi"/>
              </w:rPr>
              <m:t>=</m:t>
            </w:del>
          </m:r>
          <m:f>
            <m:fPr>
              <m:ctrlPr>
                <w:del w:id="59" w:author="Stoycho Rusinov" w:date="2026-08-08T15:28:00Z">
                  <w:rPr>
                    <w:rFonts w:ascii="Cambria Math" w:hAnsi="Cambria Math" w:cstheme="minorHAnsi"/>
                  </w:rPr>
                </w:del>
              </m:ctrlPr>
            </m:fPr>
            <m:num>
              <m:r>
                <w:del w:id="60" w:author="Stoycho Rusinov" w:date="2026-08-08T15:28:00Z">
                  <w:rPr>
                    <w:rFonts w:ascii="Cambria Math" w:hAnsi="Cambria Math" w:cstheme="minorHAnsi"/>
                  </w:rPr>
                  <m:t>1</m:t>
                </w:del>
              </m:r>
            </m:num>
            <m:den>
              <m:r>
                <w:del w:id="61" w:author="Stoycho Rusinov" w:date="2026-08-08T15:28:00Z">
                  <w:rPr>
                    <w:rFonts w:ascii="Cambria Math" w:hAnsi="Cambria Math" w:cstheme="minorHAnsi"/>
                  </w:rPr>
                  <m:t>J</m:t>
                </w:del>
              </m:r>
            </m:den>
          </m:f>
          <m:sSubSup>
            <m:sSubSupPr>
              <m:ctrlPr>
                <w:del w:id="62" w:author="Stoycho Rusinov" w:date="2026-08-08T15:28:00Z">
                  <w:rPr>
                    <w:rFonts w:ascii="Cambria Math" w:hAnsi="Cambria Math" w:cstheme="minorHAnsi"/>
                  </w:rPr>
                </w:del>
              </m:ctrlPr>
            </m:sSubSupPr>
            <m:e>
              <m:r>
                <w:del w:id="63" w:author="Stoycho Rusinov" w:date="2026-08-08T15:28:00Z">
                  <m:rPr>
                    <m:sty m:val="b"/>
                  </m:rPr>
                  <w:rPr>
                    <w:rFonts w:ascii="Cambria Math" w:hAnsi="Cambria Math" w:cstheme="minorHAnsi"/>
                  </w:rPr>
                  <m:t>1</m:t>
                </w:del>
              </m:r>
            </m:e>
            <m:sub>
              <m:r>
                <w:del w:id="64" w:author="Stoycho Rusinov" w:date="2026-08-08T15:28:00Z">
                  <w:rPr>
                    <w:rFonts w:ascii="Cambria Math" w:hAnsi="Cambria Math" w:cstheme="minorHAnsi"/>
                  </w:rPr>
                  <m:t>J</m:t>
                </w:del>
              </m:r>
            </m:sub>
            <m:sup>
              <m:r>
                <w:del w:id="65" w:author="Stoycho Rusinov" w:date="2026-08-08T15:28:00Z">
                  <m:rPr>
                    <m:sty m:val="p"/>
                  </m:rPr>
                  <w:rPr>
                    <w:rFonts w:ascii="Cambria Math" w:hAnsi="Cambria Math" w:cstheme="minorHAnsi"/>
                  </w:rPr>
                  <m:t>'</m:t>
                </w:del>
              </m:r>
            </m:sup>
          </m:sSubSup>
          <m:sSub>
            <m:sSubPr>
              <m:ctrlPr>
                <w:del w:id="66" w:author="Stoycho Rusinov" w:date="2026-08-08T15:28:00Z">
                  <w:rPr>
                    <w:rFonts w:ascii="Cambria Math" w:hAnsi="Cambria Math" w:cstheme="minorHAnsi"/>
                  </w:rPr>
                </w:del>
              </m:ctrlPr>
            </m:sSubPr>
            <m:e>
              <m:r>
                <w:del w:id="67" w:author="Stoycho Rusinov" w:date="2026-08-08T15:28:00Z">
                  <m:rPr>
                    <m:sty m:val="b"/>
                  </m:rPr>
                  <w:rPr>
                    <w:rFonts w:ascii="Cambria Math" w:hAnsi="Cambria Math" w:cstheme="minorHAnsi"/>
                  </w:rPr>
                  <m:t>1</m:t>
                </w:del>
              </m:r>
            </m:e>
            <m:sub>
              <m:r>
                <w:del w:id="68" w:author="Stoycho Rusinov" w:date="2026-08-08T15:28:00Z">
                  <w:rPr>
                    <w:rFonts w:ascii="Cambria Math" w:hAnsi="Cambria Math" w:cstheme="minorHAnsi"/>
                  </w:rPr>
                  <m:t>J</m:t>
                </w:del>
              </m:r>
            </m:sub>
          </m:sSub>
          <m:r>
            <w:del w:id="69" w:author="Stoycho Rusinov" w:date="2026-08-08T15:28:00Z">
              <m:rPr>
                <m:sty m:val="p"/>
              </m:rPr>
              <w:rPr>
                <w:rFonts w:ascii="Cambria Math" w:hAnsi="Cambria Math" w:cstheme="minorHAnsi"/>
              </w:rPr>
              <m:t>=</m:t>
            </w:del>
          </m:r>
          <m:r>
            <w:del w:id="70" w:author="Stoycho Rusinov" w:date="2026-08-08T15:28:00Z">
              <w:rPr>
                <w:rFonts w:ascii="Cambria Math" w:hAnsi="Cambria Math" w:cstheme="minorHAnsi"/>
              </w:rPr>
              <m:t>1</m:t>
            </w:del>
          </m:r>
          <m:r>
            <w:del w:id="71" w:author="Stoycho Rusinov" w:date="2026-08-08T15:28:00Z">
              <m:rPr>
                <m:sty m:val="p"/>
              </m:rPr>
              <w:rPr>
                <w:rFonts w:ascii="Cambria Math" w:hAnsi="Cambria Math" w:cstheme="minorHAnsi"/>
              </w:rPr>
              <m:t>,</m:t>
            </w:del>
          </m:r>
        </m:oMath>
      </m:oMathPara>
    </w:p>
    <w:p w14:paraId="30EC7F5A" w14:textId="726D7C3E" w:rsidR="00FD5F43" w:rsidRPr="00FD5F43" w:rsidDel="000E33CA" w:rsidRDefault="001F394D" w:rsidP="000E33CA">
      <w:pPr>
        <w:pStyle w:val="FirstParagraph"/>
        <w:spacing w:after="0" w:line="360" w:lineRule="auto"/>
        <w:rPr>
          <w:del w:id="72" w:author="Stoycho Rusinov" w:date="2026-08-08T15:28:00Z"/>
          <w:rFonts w:asciiTheme="minorHAnsi" w:hAnsiTheme="minorHAnsi" w:cstheme="minorHAnsi"/>
        </w:rPr>
        <w:pPrChange w:id="73" w:author="Stoycho Rusinov" w:date="2026-08-08T15:28:00Z">
          <w:pPr>
            <w:pStyle w:val="FirstParagraph"/>
            <w:spacing w:after="0" w:line="360" w:lineRule="auto"/>
          </w:pPr>
        </w:pPrChange>
      </w:pPr>
      <w:del w:id="74" w:author="Stoycho Rusinov" w:date="2026-08-08T15:28:00Z">
        <w:r w:rsidDel="000E33CA">
          <w:rPr>
            <w:rFonts w:asciiTheme="minorHAnsi" w:hAnsiTheme="minorHAnsi" w:cstheme="minorHAnsi"/>
          </w:rPr>
          <w:delText xml:space="preserve">because each row of </w:delText>
        </w:r>
        <m:oMath>
          <m:acc>
            <m:accPr>
              <m:ctrlPr>
                <w:rPr>
                  <w:rFonts w:ascii="Cambria Math" w:hAnsi="Cambria Math" w:cstheme="minorHAnsi"/>
                </w:rPr>
              </m:ctrlPr>
            </m:accPr>
            <m:e>
              <m:r>
                <m:rPr>
                  <m:sty m:val="bi"/>
                </m:rPr>
                <w:rPr>
                  <w:rFonts w:ascii="Cambria Math" w:hAnsi="Cambria Math" w:cstheme="minorHAnsi"/>
                </w:rPr>
                <m:t>H</m:t>
              </m:r>
            </m:e>
          </m:acc>
        </m:oMath>
        <w:r w:rsidDel="000E33CA">
          <w:rPr>
            <w:rFonts w:asciiTheme="minorHAnsi" w:hAnsiTheme="minorHAnsi" w:cstheme="minorHAnsi"/>
          </w:rPr>
          <w:delText xml:space="preserve"> sums to one. Equivalently,</w:delText>
        </w:r>
      </w:del>
    </w:p>
    <w:p w14:paraId="44378D1E" w14:textId="42D79F03" w:rsidR="00D22D75" w:rsidRPr="00FD5F43" w:rsidDel="000E33CA" w:rsidRDefault="000E33CA" w:rsidP="000E33CA">
      <w:pPr>
        <w:pStyle w:val="FirstParagraph"/>
        <w:spacing w:after="0" w:line="360" w:lineRule="auto"/>
        <w:rPr>
          <w:del w:id="75" w:author="Stoycho Rusinov" w:date="2026-08-08T15:28:00Z"/>
          <w:rFonts w:asciiTheme="minorHAnsi" w:hAnsiTheme="minorHAnsi" w:cstheme="minorHAnsi"/>
        </w:rPr>
        <w:pPrChange w:id="76" w:author="Stoycho Rusinov" w:date="2026-08-08T15:28:00Z">
          <w:pPr>
            <w:pStyle w:val="BodyText"/>
            <w:spacing w:after="0" w:line="360" w:lineRule="auto"/>
          </w:pPr>
        </w:pPrChange>
      </w:pPr>
      <m:oMathPara>
        <m:oMathParaPr>
          <m:jc m:val="center"/>
        </m:oMathParaPr>
        <m:oMath>
          <m:nary>
            <m:naryPr>
              <m:chr m:val="∑"/>
              <m:limLoc m:val="undOvr"/>
              <m:supHide m:val="1"/>
              <m:ctrlPr>
                <w:del w:id="77" w:author="Stoycho Rusinov" w:date="2026-08-08T15:28:00Z">
                  <w:rPr>
                    <w:rFonts w:ascii="Cambria Math" w:hAnsi="Cambria Math" w:cstheme="minorHAnsi"/>
                  </w:rPr>
                </w:del>
              </m:ctrlPr>
            </m:naryPr>
            <m:sub>
              <m:r>
                <w:del w:id="78" w:author="Stoycho Rusinov" w:date="2026-08-08T15:28:00Z">
                  <w:rPr>
                    <w:rFonts w:ascii="Cambria Math" w:hAnsi="Cambria Math" w:cstheme="minorHAnsi"/>
                  </w:rPr>
                  <m:t>k</m:t>
                </w:del>
              </m:r>
              <m:r>
                <w:del w:id="79" w:author="Stoycho Rusinov" w:date="2026-08-08T15:28:00Z">
                  <m:rPr>
                    <m:sty m:val="p"/>
                  </m:rPr>
                  <w:rPr>
                    <w:rFonts w:ascii="Cambria Math" w:hAnsi="Cambria Math" w:cstheme="minorHAnsi"/>
                  </w:rPr>
                  <m:t>∈</m:t>
                </w:del>
              </m:r>
              <m:sSup>
                <m:sSupPr>
                  <m:ctrlPr>
                    <w:del w:id="80" w:author="Stoycho Rusinov" w:date="2026-08-08T15:28:00Z">
                      <w:rPr>
                        <w:rFonts w:ascii="Cambria Math" w:hAnsi="Cambria Math" w:cstheme="minorHAnsi"/>
                      </w:rPr>
                    </w:del>
                  </m:ctrlPr>
                </m:sSupPr>
                <m:e>
                  <m:r>
                    <w:del w:id="81" w:author="Stoycho Rusinov" w:date="2026-08-08T15:28:00Z">
                      <m:rPr>
                        <m:scr m:val="script"/>
                        <m:sty m:val="p"/>
                      </m:rPr>
                      <w:rPr>
                        <w:rFonts w:ascii="Cambria Math" w:hAnsi="Cambria Math" w:cstheme="minorHAnsi"/>
                      </w:rPr>
                      <m:t>D</m:t>
                    </w:del>
                  </m:r>
                </m:e>
                <m:sup>
                  <m:r>
                    <w:del w:id="82" w:author="Stoycho Rusinov" w:date="2026-08-08T15:28:00Z">
                      <m:rPr>
                        <m:sty m:val="p"/>
                      </m:rPr>
                      <w:rPr>
                        <w:rFonts w:ascii="Cambria Math" w:hAnsi="Cambria Math" w:cstheme="minorHAnsi"/>
                      </w:rPr>
                      <m:t>*</m:t>
                    </w:del>
                  </m:r>
                </m:sup>
              </m:sSup>
            </m:sub>
            <m:sup>
              <m:r>
                <w:del w:id="83" w:author="Stoycho Rusinov" w:date="2026-08-08T15:28:00Z">
                  <w:rPr>
                    <w:rFonts w:ascii="Cambria Math" w:hAnsi="Cambria Math" w:cstheme="minorHAnsi"/>
                  </w:rPr>
                  <m:t>​</m:t>
                </w:del>
              </m:r>
            </m:sup>
            <m:e>
              <m:sSub>
                <m:sSubPr>
                  <m:ctrlPr>
                    <w:del w:id="84" w:author="Stoycho Rusinov" w:date="2026-08-08T15:28:00Z">
                      <w:rPr>
                        <w:rFonts w:ascii="Cambria Math" w:hAnsi="Cambria Math" w:cstheme="minorHAnsi"/>
                      </w:rPr>
                    </w:del>
                  </m:ctrlPr>
                </m:sSubPr>
                <m:e>
                  <m:acc>
                    <m:accPr>
                      <m:chr m:val="‾"/>
                      <m:ctrlPr>
                        <w:del w:id="85" w:author="Stoycho Rusinov" w:date="2026-08-08T15:28:00Z">
                          <w:rPr>
                            <w:rFonts w:ascii="Cambria Math" w:hAnsi="Cambria Math" w:cstheme="minorHAnsi"/>
                          </w:rPr>
                        </w:del>
                      </m:ctrlPr>
                    </m:accPr>
                    <m:e>
                      <m:r>
                        <w:del w:id="86" w:author="Stoycho Rusinov" w:date="2026-08-08T15:28:00Z">
                          <w:rPr>
                            <w:rFonts w:ascii="Cambria Math" w:hAnsi="Cambria Math" w:cstheme="minorHAnsi"/>
                          </w:rPr>
                          <m:t>w</m:t>
                        </w:del>
                      </m:r>
                    </m:e>
                  </m:acc>
                </m:e>
                <m:sub>
                  <m:r>
                    <w:del w:id="87" w:author="Stoycho Rusinov" w:date="2026-08-08T15:28:00Z">
                      <w:rPr>
                        <w:rFonts w:ascii="Cambria Math" w:hAnsi="Cambria Math" w:cstheme="minorHAnsi"/>
                      </w:rPr>
                      <m:t>k</m:t>
                    </w:del>
                  </m:r>
                </m:sub>
              </m:sSub>
            </m:e>
          </m:nary>
          <m:r>
            <w:del w:id="88" w:author="Stoycho Rusinov" w:date="2026-08-08T15:28:00Z">
              <m:rPr>
                <m:sty m:val="p"/>
              </m:rPr>
              <w:rPr>
                <w:rFonts w:ascii="Cambria Math" w:hAnsi="Cambria Math" w:cstheme="minorHAnsi"/>
              </w:rPr>
              <m:t>=</m:t>
            </w:del>
          </m:r>
          <m:f>
            <m:fPr>
              <m:ctrlPr>
                <w:del w:id="89" w:author="Stoycho Rusinov" w:date="2026-08-08T15:28:00Z">
                  <w:rPr>
                    <w:rFonts w:ascii="Cambria Math" w:hAnsi="Cambria Math" w:cstheme="minorHAnsi"/>
                  </w:rPr>
                </w:del>
              </m:ctrlPr>
            </m:fPr>
            <m:num>
              <m:r>
                <w:del w:id="90" w:author="Stoycho Rusinov" w:date="2026-08-08T15:28:00Z">
                  <w:rPr>
                    <w:rFonts w:ascii="Cambria Math" w:hAnsi="Cambria Math" w:cstheme="minorHAnsi"/>
                  </w:rPr>
                  <m:t>1</m:t>
                </w:del>
              </m:r>
            </m:num>
            <m:den>
              <m:r>
                <w:del w:id="91" w:author="Stoycho Rusinov" w:date="2026-08-08T15:28:00Z">
                  <w:rPr>
                    <w:rFonts w:ascii="Cambria Math" w:hAnsi="Cambria Math" w:cstheme="minorHAnsi"/>
                  </w:rPr>
                  <m:t>J</m:t>
                </w:del>
              </m:r>
            </m:den>
          </m:f>
          <m:nary>
            <m:naryPr>
              <m:chr m:val="∑"/>
              <m:limLoc m:val="undOvr"/>
              <m:supHide m:val="1"/>
              <m:ctrlPr>
                <w:del w:id="92" w:author="Stoycho Rusinov" w:date="2026-08-08T15:28:00Z">
                  <w:rPr>
                    <w:rFonts w:ascii="Cambria Math" w:hAnsi="Cambria Math" w:cstheme="minorHAnsi"/>
                  </w:rPr>
                </w:del>
              </m:ctrlPr>
            </m:naryPr>
            <m:sub>
              <m:r>
                <w:del w:id="93" w:author="Stoycho Rusinov" w:date="2026-08-08T15:28:00Z">
                  <w:rPr>
                    <w:rFonts w:ascii="Cambria Math" w:hAnsi="Cambria Math" w:cstheme="minorHAnsi"/>
                  </w:rPr>
                  <m:t>j</m:t>
                </w:del>
              </m:r>
              <m:r>
                <w:del w:id="94" w:author="Stoycho Rusinov" w:date="2026-08-08T15:28:00Z">
                  <m:rPr>
                    <m:sty m:val="p"/>
                  </m:rPr>
                  <w:rPr>
                    <w:rFonts w:ascii="Cambria Math" w:hAnsi="Cambria Math" w:cstheme="minorHAnsi"/>
                  </w:rPr>
                  <m:t>∈Ω</m:t>
                </w:del>
              </m:r>
            </m:sub>
            <m:sup>
              <m:r>
                <w:del w:id="95" w:author="Stoycho Rusinov" w:date="2026-08-08T15:28:00Z">
                  <w:rPr>
                    <w:rFonts w:ascii="Cambria Math" w:hAnsi="Cambria Math" w:cstheme="minorHAnsi"/>
                  </w:rPr>
                  <m:t>​</m:t>
                </w:del>
              </m:r>
            </m:sup>
            <m:e>
              <m:nary>
                <m:naryPr>
                  <m:chr m:val="∑"/>
                  <m:limLoc m:val="undOvr"/>
                  <m:supHide m:val="1"/>
                  <m:ctrlPr>
                    <w:del w:id="96" w:author="Stoycho Rusinov" w:date="2026-08-08T15:28:00Z">
                      <w:rPr>
                        <w:rFonts w:ascii="Cambria Math" w:hAnsi="Cambria Math" w:cstheme="minorHAnsi"/>
                      </w:rPr>
                    </w:del>
                  </m:ctrlPr>
                </m:naryPr>
                <m:sub>
                  <m:r>
                    <w:del w:id="97" w:author="Stoycho Rusinov" w:date="2026-08-08T15:28:00Z">
                      <w:rPr>
                        <w:rFonts w:ascii="Cambria Math" w:hAnsi="Cambria Math" w:cstheme="minorHAnsi"/>
                      </w:rPr>
                      <m:t>k</m:t>
                    </w:del>
                  </m:r>
                  <m:r>
                    <w:del w:id="98" w:author="Stoycho Rusinov" w:date="2026-08-08T15:28:00Z">
                      <m:rPr>
                        <m:sty m:val="p"/>
                      </m:rPr>
                      <w:rPr>
                        <w:rFonts w:ascii="Cambria Math" w:hAnsi="Cambria Math" w:cstheme="minorHAnsi"/>
                      </w:rPr>
                      <m:t>∈</m:t>
                    </w:del>
                  </m:r>
                  <m:sSup>
                    <m:sSupPr>
                      <m:ctrlPr>
                        <w:del w:id="99" w:author="Stoycho Rusinov" w:date="2026-08-08T15:28:00Z">
                          <w:rPr>
                            <w:rFonts w:ascii="Cambria Math" w:hAnsi="Cambria Math" w:cstheme="minorHAnsi"/>
                          </w:rPr>
                        </w:del>
                      </m:ctrlPr>
                    </m:sSupPr>
                    <m:e>
                      <m:r>
                        <w:del w:id="100" w:author="Stoycho Rusinov" w:date="2026-08-08T15:28:00Z">
                          <m:rPr>
                            <m:scr m:val="script"/>
                            <m:sty m:val="p"/>
                          </m:rPr>
                          <w:rPr>
                            <w:rFonts w:ascii="Cambria Math" w:hAnsi="Cambria Math" w:cstheme="minorHAnsi"/>
                          </w:rPr>
                          <m:t>D</m:t>
                        </w:del>
                      </m:r>
                    </m:e>
                    <m:sup>
                      <m:r>
                        <w:del w:id="101" w:author="Stoycho Rusinov" w:date="2026-08-08T15:28:00Z">
                          <m:rPr>
                            <m:sty m:val="p"/>
                          </m:rPr>
                          <w:rPr>
                            <w:rFonts w:ascii="Cambria Math" w:hAnsi="Cambria Math" w:cstheme="minorHAnsi"/>
                          </w:rPr>
                          <m:t>*</m:t>
                        </w:del>
                      </m:r>
                    </m:sup>
                  </m:sSup>
                </m:sub>
                <m:sup>
                  <m:r>
                    <w:del w:id="102" w:author="Stoycho Rusinov" w:date="2026-08-08T15:28:00Z">
                      <w:rPr>
                        <w:rFonts w:ascii="Cambria Math" w:hAnsi="Cambria Math" w:cstheme="minorHAnsi"/>
                      </w:rPr>
                      <m:t>​</m:t>
                    </w:del>
                  </m:r>
                </m:sup>
                <m:e>
                  <m:sSub>
                    <m:sSubPr>
                      <m:ctrlPr>
                        <w:del w:id="103" w:author="Stoycho Rusinov" w:date="2026-08-08T15:28:00Z">
                          <w:rPr>
                            <w:rFonts w:ascii="Cambria Math" w:hAnsi="Cambria Math" w:cstheme="minorHAnsi"/>
                          </w:rPr>
                        </w:del>
                      </m:ctrlPr>
                    </m:sSubPr>
                    <m:e>
                      <m:acc>
                        <m:accPr>
                          <m:ctrlPr>
                            <w:del w:id="104" w:author="Stoycho Rusinov" w:date="2026-08-08T15:28:00Z">
                              <w:rPr>
                                <w:rFonts w:ascii="Cambria Math" w:hAnsi="Cambria Math" w:cstheme="minorHAnsi"/>
                              </w:rPr>
                            </w:del>
                          </m:ctrlPr>
                        </m:accPr>
                        <m:e>
                          <m:r>
                            <w:del w:id="105" w:author="Stoycho Rusinov" w:date="2026-08-08T15:28:00Z">
                              <w:rPr>
                                <w:rFonts w:ascii="Cambria Math" w:hAnsi="Cambria Math" w:cstheme="minorHAnsi"/>
                              </w:rPr>
                              <m:t>w</m:t>
                            </w:del>
                          </m:r>
                        </m:e>
                      </m:acc>
                    </m:e>
                    <m:sub>
                      <m:r>
                        <w:del w:id="106" w:author="Stoycho Rusinov" w:date="2026-08-08T15:28:00Z">
                          <w:rPr>
                            <w:rFonts w:ascii="Cambria Math" w:hAnsi="Cambria Math" w:cstheme="minorHAnsi"/>
                          </w:rPr>
                          <m:t>jk</m:t>
                        </w:del>
                      </m:r>
                    </m:sub>
                  </m:sSub>
                </m:e>
              </m:nary>
            </m:e>
          </m:nary>
          <m:r>
            <w:del w:id="107" w:author="Stoycho Rusinov" w:date="2026-08-08T15:28:00Z">
              <m:rPr>
                <m:sty m:val="p"/>
              </m:rPr>
              <w:rPr>
                <w:rFonts w:ascii="Cambria Math" w:hAnsi="Cambria Math" w:cstheme="minorHAnsi"/>
              </w:rPr>
              <m:t>=</m:t>
            </w:del>
          </m:r>
          <m:f>
            <m:fPr>
              <m:ctrlPr>
                <w:del w:id="108" w:author="Stoycho Rusinov" w:date="2026-08-08T15:28:00Z">
                  <w:rPr>
                    <w:rFonts w:ascii="Cambria Math" w:hAnsi="Cambria Math" w:cstheme="minorHAnsi"/>
                  </w:rPr>
                </w:del>
              </m:ctrlPr>
            </m:fPr>
            <m:num>
              <m:r>
                <w:del w:id="109" w:author="Stoycho Rusinov" w:date="2026-08-08T15:28:00Z">
                  <w:rPr>
                    <w:rFonts w:ascii="Cambria Math" w:hAnsi="Cambria Math" w:cstheme="minorHAnsi"/>
                  </w:rPr>
                  <m:t>1</m:t>
                </w:del>
              </m:r>
            </m:num>
            <m:den>
              <m:r>
                <w:del w:id="110" w:author="Stoycho Rusinov" w:date="2026-08-08T15:28:00Z">
                  <w:rPr>
                    <w:rFonts w:ascii="Cambria Math" w:hAnsi="Cambria Math" w:cstheme="minorHAnsi"/>
                  </w:rPr>
                  <m:t>J</m:t>
                </w:del>
              </m:r>
            </m:den>
          </m:f>
          <m:nary>
            <m:naryPr>
              <m:chr m:val="∑"/>
              <m:limLoc m:val="undOvr"/>
              <m:supHide m:val="1"/>
              <m:ctrlPr>
                <w:del w:id="111" w:author="Stoycho Rusinov" w:date="2026-08-08T15:28:00Z">
                  <w:rPr>
                    <w:rFonts w:ascii="Cambria Math" w:hAnsi="Cambria Math" w:cstheme="minorHAnsi"/>
                  </w:rPr>
                </w:del>
              </m:ctrlPr>
            </m:naryPr>
            <m:sub>
              <m:r>
                <w:del w:id="112" w:author="Stoycho Rusinov" w:date="2026-08-08T15:28:00Z">
                  <w:rPr>
                    <w:rFonts w:ascii="Cambria Math" w:hAnsi="Cambria Math" w:cstheme="minorHAnsi"/>
                  </w:rPr>
                  <m:t>j</m:t>
                </w:del>
              </m:r>
              <m:r>
                <w:del w:id="113" w:author="Stoycho Rusinov" w:date="2026-08-08T15:28:00Z">
                  <m:rPr>
                    <m:sty m:val="p"/>
                  </m:rPr>
                  <w:rPr>
                    <w:rFonts w:ascii="Cambria Math" w:hAnsi="Cambria Math" w:cstheme="minorHAnsi"/>
                  </w:rPr>
                  <m:t>∈Ω</m:t>
                </w:del>
              </m:r>
            </m:sub>
            <m:sup>
              <m:r>
                <w:del w:id="114" w:author="Stoycho Rusinov" w:date="2026-08-08T15:28:00Z">
                  <w:rPr>
                    <w:rFonts w:ascii="Cambria Math" w:hAnsi="Cambria Math" w:cstheme="minorHAnsi"/>
                  </w:rPr>
                  <m:t>​</m:t>
                </w:del>
              </m:r>
            </m:sup>
            <m:e>
              <m:r>
                <w:del w:id="115" w:author="Stoycho Rusinov" w:date="2026-08-08T15:28:00Z">
                  <w:rPr>
                    <w:rFonts w:ascii="Cambria Math" w:hAnsi="Cambria Math" w:cstheme="minorHAnsi"/>
                  </w:rPr>
                  <m:t>1</m:t>
                </w:del>
              </m:r>
            </m:e>
          </m:nary>
          <m:r>
            <w:del w:id="116" w:author="Stoycho Rusinov" w:date="2026-08-08T15:28:00Z">
              <m:rPr>
                <m:sty m:val="p"/>
              </m:rPr>
              <w:rPr>
                <w:rFonts w:ascii="Cambria Math" w:hAnsi="Cambria Math" w:cstheme="minorHAnsi"/>
              </w:rPr>
              <m:t>=</m:t>
            </w:del>
          </m:r>
          <m:r>
            <w:del w:id="117" w:author="Stoycho Rusinov" w:date="2026-08-08T15:28:00Z">
              <w:rPr>
                <w:rFonts w:ascii="Cambria Math" w:hAnsi="Cambria Math" w:cstheme="minorHAnsi"/>
              </w:rPr>
              <m:t>1</m:t>
            </w:del>
          </m:r>
          <m:r>
            <w:del w:id="118" w:author="Stoycho Rusinov" w:date="2026-08-08T15:28:00Z">
              <m:rPr>
                <m:sty m:val="p"/>
              </m:rPr>
              <w:rPr>
                <w:rFonts w:ascii="Cambria Math" w:hAnsi="Cambria Math" w:cstheme="minorHAnsi"/>
              </w:rPr>
              <m:t>.</m:t>
            </w:del>
          </m:r>
        </m:oMath>
      </m:oMathPara>
    </w:p>
    <w:p w14:paraId="2E7F78B7" w14:textId="64FC00A4" w:rsidR="00D22D75" w:rsidRPr="00C3586C" w:rsidRDefault="001F394D" w:rsidP="000E33CA">
      <w:pPr>
        <w:pStyle w:val="FirstParagraph"/>
        <w:spacing w:after="0" w:line="360" w:lineRule="auto"/>
        <w:rPr>
          <w:rFonts w:asciiTheme="minorHAnsi" w:hAnsiTheme="minorHAnsi" w:cstheme="minorHAnsi"/>
        </w:rPr>
        <w:pPrChange w:id="119" w:author="Stoycho Rusinov" w:date="2026-08-08T15:28:00Z">
          <w:pPr>
            <w:pStyle w:val="FirstParagraph"/>
            <w:spacing w:after="0" w:line="360" w:lineRule="auto"/>
          </w:pPr>
        </w:pPrChange>
      </w:pPr>
      <w:del w:id="120" w:author="Stoycho Rusinov" w:date="2026-08-08T15:28:00Z">
        <w:r w:rsidDel="000E33CA">
          <w:rPr>
            <w:rFonts w:asciiTheme="minorHAnsi" w:hAnsiTheme="minorHAnsi" w:cstheme="minorHAnsi"/>
          </w:rPr>
          <w:delText xml:space="preserve">The outcome variable is unchanged. </w:delText>
        </w:r>
      </w:del>
      <w:r>
        <w:rPr>
          <w:rFonts w:asciiTheme="minorHAnsi" w:hAnsiTheme="minorHAnsi" w:cstheme="minorHAnsi"/>
        </w:rPr>
        <w:t xml:space="preserve">The global weights enter the estimation as fixed regression weights, constant over time, with treated observations receiving unit weight. To </w:t>
      </w:r>
      <w:proofErr w:type="spellStart"/>
      <w:r>
        <w:rPr>
          <w:rFonts w:asciiTheme="minorHAnsi" w:hAnsiTheme="minorHAnsi" w:cstheme="minorHAnsi"/>
        </w:rPr>
        <w:t>equalise</w:t>
      </w:r>
      <w:proofErr w:type="spellEnd"/>
      <w:r>
        <w:rPr>
          <w:rFonts w:asciiTheme="minorHAnsi" w:hAnsiTheme="minorHAnsi" w:cstheme="minorHAnsi"/>
        </w:rPr>
        <w:t xml:space="preserve"> the total influence of the treated and control sides, the donor weights are scaled by the number of treated countries,</w:t>
      </w:r>
    </w:p>
    <w:p w14:paraId="6B46D8D9" w14:textId="77777777" w:rsidR="00D22D75" w:rsidRPr="00C3586C" w:rsidRDefault="000E33CA" w:rsidP="00C3586C">
      <w:pPr>
        <w:pStyle w:val="BodyText"/>
        <w:spacing w:after="0" w:line="360" w:lineRule="auto"/>
        <w:rPr>
          <w:rFonts w:asciiTheme="minorHAnsi" w:hAnsiTheme="minorHAnsi" w:cstheme="minorHAnsi"/>
        </w:rPr>
      </w:pPr>
      <m:oMathPara>
        <m:oMathParaPr>
          <m:jc m:val="center"/>
        </m:oMathParaPr>
        <m:oMath>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i</m:t>
              </m:r>
            </m:sub>
          </m:sSub>
          <m:r>
            <m:rPr>
              <m:sty m:val="p"/>
            </m:rPr>
            <w:rPr>
              <w:rFonts w:ascii="Cambria Math" w:hAnsi="Cambria Math" w:cstheme="minorHAnsi"/>
            </w:rPr>
            <m:t>=</m:t>
          </m:r>
          <m:d>
            <m:dPr>
              <m:begChr m:val="{"/>
              <m:endChr m:val=""/>
              <m:ctrlPr>
                <w:rPr>
                  <w:rFonts w:ascii="Cambria Math" w:hAnsi="Cambria Math" w:cstheme="minorHAnsi"/>
                </w:rPr>
              </m:ctrlPr>
            </m:dPr>
            <m:e>
              <m:m>
                <m:mPr>
                  <m:plcHide m:val="1"/>
                  <m:mcs>
                    <m:mc>
                      <m:mcPr>
                        <m:count m:val="2"/>
                        <m:mcJc m:val="left"/>
                      </m:mcPr>
                    </m:mc>
                  </m:mcs>
                  <m:ctrlPr>
                    <w:rPr>
                      <w:rFonts w:ascii="Cambria Math" w:hAnsi="Cambria Math" w:cstheme="minorHAnsi"/>
                    </w:rPr>
                  </m:ctrlPr>
                </m:mPr>
                <m:mr>
                  <m:e>
                    <m:r>
                      <w:rPr>
                        <w:rFonts w:ascii="Cambria Math" w:hAnsi="Cambria Math" w:cstheme="minorHAnsi"/>
                      </w:rPr>
                      <m:t>1</m:t>
                    </m:r>
                    <m:r>
                      <m:rPr>
                        <m:sty m:val="p"/>
                      </m:rPr>
                      <w:rPr>
                        <w:rFonts w:ascii="Cambria Math" w:hAnsi="Cambria Math" w:cstheme="minorHAnsi"/>
                      </w:rPr>
                      <m:t>,</m:t>
                    </m:r>
                  </m:e>
                  <m:e>
                    <m:r>
                      <w:rPr>
                        <w:rFonts w:ascii="Cambria Math" w:hAnsi="Cambria Math" w:cstheme="minorHAnsi"/>
                      </w:rPr>
                      <m:t>i</m:t>
                    </m:r>
                    <m:r>
                      <m:rPr>
                        <m:sty m:val="p"/>
                      </m:rPr>
                      <w:rPr>
                        <w:rFonts w:ascii="Cambria Math" w:hAnsi="Cambria Math" w:cstheme="minorHAnsi"/>
                      </w:rPr>
                      <m:t>∈Ω,</m:t>
                    </m:r>
                  </m:e>
                </m:mr>
                <m:mr>
                  <m:e>
                    <m:r>
                      <w:rPr>
                        <w:rFonts w:ascii="Cambria Math" w:hAnsi="Cambria Math" w:cstheme="minorHAnsi"/>
                      </w:rPr>
                      <m:t>J</m:t>
                    </m:r>
                    <m:r>
                      <m:rPr>
                        <m:sty m:val="p"/>
                      </m:rPr>
                      <w:rPr>
                        <w:rFonts w:ascii="Cambria Math" w:hAnsi="Cambria Math" w:cstheme="minorHAnsi"/>
                      </w:rPr>
                      <m:t>⋅</m:t>
                    </m:r>
                    <m:sSub>
                      <m:sSubPr>
                        <m:ctrlPr>
                          <w:rPr>
                            <w:rFonts w:ascii="Cambria Math" w:hAnsi="Cambria Math" w:cstheme="minorHAnsi"/>
                          </w:rPr>
                        </m:ctrlPr>
                      </m:sSubPr>
                      <m:e>
                        <m:acc>
                          <m:accPr>
                            <m:chr m:val="̃"/>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i</m:t>
                        </m:r>
                      </m:sub>
                    </m:sSub>
                    <m:r>
                      <m:rPr>
                        <m:sty m:val="p"/>
                      </m:rPr>
                      <w:rPr>
                        <w:rFonts w:ascii="Cambria Math" w:hAnsi="Cambria Math" w:cstheme="minorHAnsi"/>
                      </w:rPr>
                      <m:t>,</m:t>
                    </m:r>
                  </m:e>
                  <m:e>
                    <m:r>
                      <w:rPr>
                        <w:rFonts w:ascii="Cambria Math" w:hAnsi="Cambria Math" w:cstheme="minorHAnsi"/>
                      </w:rPr>
                      <m:t>i</m:t>
                    </m:r>
                    <m:r>
                      <m:rPr>
                        <m:sty m:val="p"/>
                      </m:rPr>
                      <w:rPr>
                        <w:rFonts w:ascii="Cambria Math" w:hAnsi="Cambria Math" w:cstheme="minorHAnsi"/>
                      </w:rPr>
                      <m:t>∈</m:t>
                    </m:r>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r>
                      <m:rPr>
                        <m:sty m:val="p"/>
                      </m:rPr>
                      <w:rPr>
                        <w:rFonts w:ascii="Cambria Math" w:hAnsi="Cambria Math" w:cstheme="minorHAnsi"/>
                      </w:rPr>
                      <m:t>,</m:t>
                    </m:r>
                  </m:e>
                </m:mr>
              </m:m>
            </m:e>
          </m:d>
        </m:oMath>
      </m:oMathPara>
    </w:p>
    <w:p w14:paraId="05156ED1" w14:textId="77777777" w:rsidR="00D22D75" w:rsidRPr="00C3586C" w:rsidRDefault="001F394D" w:rsidP="00C3586C">
      <w:pPr>
        <w:pStyle w:val="FirstParagraph"/>
        <w:spacing w:after="0" w:line="360" w:lineRule="auto"/>
        <w:rPr>
          <w:rFonts w:asciiTheme="minorHAnsi" w:hAnsiTheme="minorHAnsi" w:cstheme="minorHAnsi"/>
        </w:rPr>
      </w:pPr>
      <w:r>
        <w:rPr>
          <w:rFonts w:asciiTheme="minorHAnsi" w:hAnsiTheme="minorHAnsi" w:cstheme="minorHAnsi"/>
        </w:rPr>
        <w:t xml:space="preserve">with </w:t>
      </w:r>
      <m:oMath>
        <m:r>
          <w:rPr>
            <w:rFonts w:ascii="Cambria Math" w:hAnsi="Cambria Math" w:cstheme="minorHAnsi"/>
          </w:rPr>
          <m:t>J</m:t>
        </m:r>
        <m:r>
          <m:rPr>
            <m:sty m:val="p"/>
          </m:rPr>
          <w:rPr>
            <w:rFonts w:ascii="Cambria Math" w:hAnsi="Cambria Math" w:cstheme="minorHAnsi"/>
          </w:rPr>
          <m:t>=</m:t>
        </m:r>
        <m:r>
          <w:rPr>
            <w:rFonts w:ascii="Cambria Math" w:hAnsi="Cambria Math" w:cstheme="minorHAnsi"/>
          </w:rPr>
          <m:t>26</m:t>
        </m:r>
      </m:oMath>
      <w:r>
        <w:rPr>
          <w:rFonts w:asciiTheme="minorHAnsi" w:hAnsiTheme="minorHAnsi" w:cstheme="minorHAnsi"/>
        </w:rPr>
        <w:t xml:space="preserve"> in our application. The total mass on the control side then satisfies</w:t>
      </w:r>
    </w:p>
    <w:p w14:paraId="2248EDC4" w14:textId="77777777" w:rsidR="00D22D75" w:rsidRPr="00C3586C" w:rsidRDefault="000E33CA" w:rsidP="00C3586C">
      <w:pPr>
        <w:pStyle w:val="BodyText"/>
        <w:spacing w:after="0" w:line="360" w:lineRule="auto"/>
        <w:rPr>
          <w:rFonts w:asciiTheme="minorHAnsi" w:hAnsiTheme="minorHAnsi" w:cstheme="minorHAnsi"/>
        </w:rPr>
      </w:pPr>
      <m:oMathPara>
        <m:oMathParaPr>
          <m:jc m:val="center"/>
        </m:oMathParaPr>
        <m:oMath>
          <m:nary>
            <m:naryPr>
              <m:chr m:val="∑"/>
              <m:limLoc m:val="undOvr"/>
              <m:supHide m:val="1"/>
              <m:ctrlPr>
                <w:rPr>
                  <w:rFonts w:ascii="Cambria Math" w:hAnsi="Cambria Math" w:cstheme="minorHAnsi"/>
                </w:rPr>
              </m:ctrlPr>
            </m:naryPr>
            <m:sub>
              <m:r>
                <w:rPr>
                  <w:rFonts w:ascii="Cambria Math" w:hAnsi="Cambria Math" w:cstheme="minorHAnsi"/>
                </w:rPr>
                <m:t>i</m:t>
              </m:r>
              <m:r>
                <m:rPr>
                  <m:sty m:val="p"/>
                </m:rPr>
                <w:rPr>
                  <w:rFonts w:ascii="Cambria Math" w:hAnsi="Cambria Math" w:cstheme="minorHAnsi"/>
                </w:rPr>
                <m:t>∈</m:t>
              </m:r>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sub>
            <m:sup>
              <m:r>
                <w:rPr>
                  <w:rFonts w:ascii="Cambria Math" w:hAnsi="Cambria Math" w:cstheme="minorHAnsi"/>
                </w:rPr>
                <m:t>​</m:t>
              </m:r>
            </m:sup>
            <m:e>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i</m:t>
                  </m:r>
                </m:sub>
              </m:sSub>
            </m:e>
          </m:nary>
          <m:r>
            <m:rPr>
              <m:sty m:val="p"/>
            </m:rPr>
            <w:rPr>
              <w:rFonts w:ascii="Cambria Math" w:hAnsi="Cambria Math" w:cstheme="minorHAnsi"/>
            </w:rPr>
            <m:t>=</m:t>
          </m:r>
          <m:r>
            <w:rPr>
              <w:rFonts w:ascii="Cambria Math" w:hAnsi="Cambria Math" w:cstheme="minorHAnsi"/>
            </w:rPr>
            <m:t>J</m:t>
          </m:r>
          <m:nary>
            <m:naryPr>
              <m:chr m:val="∑"/>
              <m:limLoc m:val="undOvr"/>
              <m:supHide m:val="1"/>
              <m:ctrlPr>
                <w:rPr>
                  <w:rFonts w:ascii="Cambria Math" w:hAnsi="Cambria Math" w:cstheme="minorHAnsi"/>
                </w:rPr>
              </m:ctrlPr>
            </m:naryPr>
            <m:sub>
              <m:r>
                <w:rPr>
                  <w:rFonts w:ascii="Cambria Math" w:hAnsi="Cambria Math" w:cstheme="minorHAnsi"/>
                </w:rPr>
                <m:t>i</m:t>
              </m:r>
              <m:r>
                <m:rPr>
                  <m:sty m:val="p"/>
                </m:rPr>
                <w:rPr>
                  <w:rFonts w:ascii="Cambria Math" w:hAnsi="Cambria Math" w:cstheme="minorHAnsi"/>
                </w:rPr>
                <m:t>∈</m:t>
              </m:r>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sub>
            <m:sup>
              <m:r>
                <w:rPr>
                  <w:rFonts w:ascii="Cambria Math" w:hAnsi="Cambria Math" w:cstheme="minorHAnsi"/>
                </w:rPr>
                <m:t>​</m:t>
              </m:r>
            </m:sup>
            <m:e>
              <m:sSub>
                <m:sSubPr>
                  <m:ctrlPr>
                    <w:rPr>
                      <w:rFonts w:ascii="Cambria Math" w:hAnsi="Cambria Math" w:cstheme="minorHAnsi"/>
                    </w:rPr>
                  </m:ctrlPr>
                </m:sSubPr>
                <m:e>
                  <m:acc>
                    <m:accPr>
                      <m:chr m:val="̃"/>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i</m:t>
                  </m:r>
                </m:sub>
              </m:sSub>
            </m:e>
          </m:nary>
          <m:r>
            <m:rPr>
              <m:sty m:val="p"/>
            </m:rPr>
            <w:rPr>
              <w:rFonts w:ascii="Cambria Math" w:hAnsi="Cambria Math" w:cstheme="minorHAnsi"/>
            </w:rPr>
            <m:t>=</m:t>
          </m:r>
          <m:r>
            <w:rPr>
              <w:rFonts w:ascii="Cambria Math" w:hAnsi="Cambria Math" w:cstheme="minorHAnsi"/>
            </w:rPr>
            <m:t>J</m:t>
          </m:r>
          <m:r>
            <m:rPr>
              <m:sty m:val="p"/>
            </m:rPr>
            <w:rPr>
              <w:rFonts w:ascii="Cambria Math" w:hAnsi="Cambria Math" w:cstheme="minorHAnsi"/>
            </w:rPr>
            <m:t>=</m:t>
          </m:r>
          <m:nary>
            <m:naryPr>
              <m:chr m:val="∑"/>
              <m:limLoc m:val="undOvr"/>
              <m:supHide m:val="1"/>
              <m:ctrlPr>
                <w:rPr>
                  <w:rFonts w:ascii="Cambria Math" w:hAnsi="Cambria Math" w:cstheme="minorHAnsi"/>
                </w:rPr>
              </m:ctrlPr>
            </m:naryPr>
            <m:sub>
              <m:r>
                <w:rPr>
                  <w:rFonts w:ascii="Cambria Math" w:hAnsi="Cambria Math" w:cstheme="minorHAnsi"/>
                </w:rPr>
                <m:t>i</m:t>
              </m:r>
              <m:r>
                <m:rPr>
                  <m:sty m:val="p"/>
                </m:rPr>
                <w:rPr>
                  <w:rFonts w:ascii="Cambria Math" w:hAnsi="Cambria Math" w:cstheme="minorHAnsi"/>
                </w:rPr>
                <m:t>∈Ω</m:t>
              </m:r>
            </m:sub>
            <m:sup>
              <m:r>
                <w:rPr>
                  <w:rFonts w:ascii="Cambria Math" w:hAnsi="Cambria Math" w:cstheme="minorHAnsi"/>
                </w:rPr>
                <m:t>​</m:t>
              </m:r>
            </m:sup>
            <m:e>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i</m:t>
                  </m:r>
                </m:sub>
              </m:sSub>
            </m:e>
          </m:nary>
          <m:r>
            <m:rPr>
              <m:sty m:val="p"/>
            </m:rPr>
            <w:rPr>
              <w:rFonts w:ascii="Cambria Math" w:hAnsi="Cambria Math" w:cstheme="minorHAnsi"/>
            </w:rPr>
            <m:t>,</m:t>
          </m:r>
        </m:oMath>
      </m:oMathPara>
    </w:p>
    <w:p w14:paraId="7E8B2116" w14:textId="77777777" w:rsidR="00D22D75" w:rsidRPr="00C3586C" w:rsidRDefault="001F394D" w:rsidP="00C3586C">
      <w:pPr>
        <w:pStyle w:val="FirstParagraph"/>
        <w:spacing w:after="0" w:line="360" w:lineRule="auto"/>
        <w:rPr>
          <w:rFonts w:asciiTheme="minorHAnsi" w:hAnsiTheme="minorHAnsi" w:cstheme="minorHAnsi"/>
        </w:rPr>
      </w:pPr>
      <w:proofErr w:type="gramStart"/>
      <w:r>
        <w:rPr>
          <w:rFonts w:asciiTheme="minorHAnsi" w:hAnsiTheme="minorHAnsi" w:cstheme="minorHAnsi"/>
        </w:rPr>
        <w:t>so</w:t>
      </w:r>
      <w:proofErr w:type="gramEnd"/>
      <w:r>
        <w:rPr>
          <w:rFonts w:asciiTheme="minorHAnsi" w:hAnsiTheme="minorHAnsi" w:cstheme="minorHAnsi"/>
        </w:rPr>
        <w:t xml:space="preserve"> the control group carries the same aggregate weight as the treated group regardless of the number of donors. This </w:t>
      </w:r>
      <w:proofErr w:type="spellStart"/>
      <w:r>
        <w:rPr>
          <w:rFonts w:asciiTheme="minorHAnsi" w:hAnsiTheme="minorHAnsi" w:cstheme="minorHAnsi"/>
        </w:rPr>
        <w:t>equalises</w:t>
      </w:r>
      <w:proofErr w:type="spellEnd"/>
      <w:r>
        <w:rPr>
          <w:rFonts w:asciiTheme="minorHAnsi" w:hAnsiTheme="minorHAnsi" w:cstheme="minorHAnsi"/>
        </w:rPr>
        <w:t xml:space="preserve"> the aggregate weight assigned to treated and donor observations in the saturated specification</w:t>
      </w:r>
    </w:p>
    <w:p w14:paraId="3A815422" w14:textId="77777777" w:rsidR="00D22D75" w:rsidRPr="00C3586C" w:rsidRDefault="000E33CA" w:rsidP="00C3586C">
      <w:pPr>
        <w:pStyle w:val="BodyText"/>
        <w:spacing w:after="0" w:line="360" w:lineRule="auto"/>
        <w:rPr>
          <w:rFonts w:asciiTheme="minorHAnsi" w:hAnsiTheme="minorHAnsi" w:cstheme="minorHAnsi"/>
        </w:rPr>
      </w:pPr>
      <m:oMathPara>
        <m:oMathParaPr>
          <m:jc m:val="center"/>
        </m:oMathParaPr>
        <m:oMath>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it</m:t>
              </m:r>
            </m:sub>
          </m:sSub>
          <m:r>
            <m:rPr>
              <m:sty m:val="p"/>
            </m:rP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α</m:t>
              </m:r>
            </m:e>
            <m:sub>
              <m:r>
                <w:rPr>
                  <w:rFonts w:ascii="Cambria Math" w:hAnsi="Cambria Math" w:cstheme="minorHAnsi"/>
                </w:rPr>
                <m:t>i</m:t>
              </m:r>
            </m:sub>
          </m:sSub>
          <m:r>
            <m:rPr>
              <m:sty m:val="p"/>
            </m:rP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γ</m:t>
              </m:r>
            </m:e>
            <m:sub>
              <m:r>
                <w:rPr>
                  <w:rFonts w:ascii="Cambria Math" w:hAnsi="Cambria Math" w:cstheme="minorHAnsi"/>
                </w:rPr>
                <m:t>t</m:t>
              </m:r>
            </m:sub>
          </m:sSub>
          <m:r>
            <m:rPr>
              <m:sty m:val="p"/>
            </m:rPr>
            <w:rPr>
              <w:rFonts w:ascii="Cambria Math" w:hAnsi="Cambria Math" w:cstheme="minorHAnsi"/>
            </w:rPr>
            <m:t>+</m:t>
          </m:r>
          <m:nary>
            <m:naryPr>
              <m:chr m:val="∑"/>
              <m:limLoc m:val="undOvr"/>
              <m:supHide m:val="1"/>
              <m:ctrlPr>
                <w:rPr>
                  <w:rFonts w:ascii="Cambria Math" w:hAnsi="Cambria Math" w:cstheme="minorHAnsi"/>
                </w:rPr>
              </m:ctrlPr>
            </m:naryPr>
            <m:sub>
              <m:r>
                <w:rPr>
                  <w:rFonts w:ascii="Cambria Math" w:hAnsi="Cambria Math" w:cstheme="minorHAnsi"/>
                </w:rPr>
                <m:t>j</m:t>
              </m:r>
              <m:r>
                <m:rPr>
                  <m:sty m:val="p"/>
                </m:rPr>
                <w:rPr>
                  <w:rFonts w:ascii="Cambria Math" w:hAnsi="Cambria Math" w:cstheme="minorHAnsi"/>
                </w:rPr>
                <m:t>∈Ω</m:t>
              </m:r>
            </m:sub>
            <m:sup>
              <m:r>
                <w:rPr>
                  <w:rFonts w:ascii="Cambria Math" w:hAnsi="Cambria Math" w:cstheme="minorHAnsi"/>
                </w:rPr>
                <m:t>​</m:t>
              </m:r>
            </m:sup>
            <m:e>
              <m:sSub>
                <m:sSubPr>
                  <m:ctrlPr>
                    <w:rPr>
                      <w:rFonts w:ascii="Cambria Math" w:hAnsi="Cambria Math" w:cstheme="minorHAnsi"/>
                    </w:rPr>
                  </m:ctrlPr>
                </m:sSubPr>
                <m:e>
                  <m:r>
                    <w:rPr>
                      <w:rFonts w:ascii="Cambria Math" w:hAnsi="Cambria Math" w:cstheme="minorHAnsi"/>
                    </w:rPr>
                    <m:t>β</m:t>
                  </m:r>
                </m:e>
                <m:sub>
                  <m:r>
                    <w:rPr>
                      <w:rFonts w:ascii="Cambria Math" w:hAnsi="Cambria Math" w:cstheme="minorHAnsi"/>
                    </w:rPr>
                    <m:t>j</m:t>
                  </m:r>
                </m:sub>
              </m:sSub>
            </m:e>
          </m:nary>
          <m:r>
            <w:rPr>
              <w:rFonts w:ascii="Cambria Math" w:hAnsi="Cambria Math" w:cstheme="minorHAnsi"/>
            </w:rPr>
            <m:t> </m:t>
          </m:r>
          <m:r>
            <m:rPr>
              <m:sty m:val="b"/>
            </m:rPr>
            <w:rPr>
              <w:rFonts w:ascii="Cambria Math" w:hAnsi="Cambria Math" w:cstheme="minorHAnsi"/>
            </w:rPr>
            <m:t>1</m:t>
          </m:r>
          <m:r>
            <w:rPr>
              <w:rFonts w:ascii="Cambria Math" w:hAnsi="Cambria Math" w:cstheme="minorHAnsi"/>
            </w:rPr>
            <m:t>​</m:t>
          </m:r>
          <m:d>
            <m:dPr>
              <m:begChr m:val="["/>
              <m:endChr m:val="]"/>
              <m:ctrlPr>
                <w:rPr>
                  <w:rFonts w:ascii="Cambria Math" w:hAnsi="Cambria Math" w:cstheme="minorHAnsi"/>
                </w:rPr>
              </m:ctrlPr>
            </m:dPr>
            <m:e>
              <m:r>
                <w:rPr>
                  <w:rFonts w:ascii="Cambria Math" w:hAnsi="Cambria Math" w:cstheme="minorHAnsi"/>
                </w:rPr>
                <m:t>i</m:t>
              </m:r>
              <m:r>
                <m:rPr>
                  <m:sty m:val="p"/>
                </m:rPr>
                <w:rPr>
                  <w:rFonts w:ascii="Cambria Math" w:hAnsi="Cambria Math" w:cstheme="minorHAnsi"/>
                </w:rPr>
                <m:t>=</m:t>
              </m:r>
              <m:r>
                <w:rPr>
                  <w:rFonts w:ascii="Cambria Math" w:hAnsi="Cambria Math" w:cstheme="minorHAnsi"/>
                </w:rPr>
                <m:t>j</m:t>
              </m:r>
            </m:e>
          </m:d>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Post</m:t>
              </m:r>
            </m:e>
            <m:sub>
              <m:r>
                <w:rPr>
                  <w:rFonts w:ascii="Cambria Math" w:hAnsi="Cambria Math" w:cstheme="minorHAnsi"/>
                </w:rPr>
                <m:t>t</m:t>
              </m:r>
            </m:sub>
          </m:sSub>
          <m:r>
            <m:rPr>
              <m:sty m:val="p"/>
            </m:rPr>
            <w:rPr>
              <w:rFonts w:ascii="Cambria Math" w:hAnsi="Cambria Math" w:cstheme="minorHAnsi"/>
            </w:rPr>
            <m:t>+</m:t>
          </m:r>
          <m:sSubSup>
            <m:sSubSupPr>
              <m:ctrlPr>
                <w:rPr>
                  <w:rFonts w:ascii="Cambria Math" w:hAnsi="Cambria Math" w:cstheme="minorHAnsi"/>
                </w:rPr>
              </m:ctrlPr>
            </m:sSubSupPr>
            <m:e>
              <m:r>
                <m:rPr>
                  <m:sty m:val="bi"/>
                </m:rPr>
                <w:rPr>
                  <w:rFonts w:ascii="Cambria Math" w:hAnsi="Cambria Math" w:cstheme="minorHAnsi"/>
                </w:rPr>
                <m:t>X</m:t>
              </m:r>
            </m:e>
            <m:sub>
              <m:r>
                <w:rPr>
                  <w:rFonts w:ascii="Cambria Math" w:hAnsi="Cambria Math" w:cstheme="minorHAnsi"/>
                </w:rPr>
                <m:t>it</m:t>
              </m:r>
            </m:sub>
            <m:sup>
              <m:r>
                <m:rPr>
                  <m:sty m:val="p"/>
                </m:rPr>
                <w:rPr>
                  <w:rFonts w:ascii="Cambria Math" w:hAnsi="Cambria Math" w:cstheme="minorHAnsi"/>
                </w:rPr>
                <m:t>'</m:t>
              </m:r>
            </m:sup>
          </m:sSubSup>
          <m:r>
            <m:rPr>
              <m:sty m:val="bi"/>
            </m:rPr>
            <w:rPr>
              <w:rFonts w:ascii="Cambria Math" w:hAnsi="Cambria Math" w:cstheme="minorHAnsi"/>
            </w:rPr>
            <m:t>ρ</m:t>
          </m:r>
          <m:r>
            <m:rPr>
              <m:sty m:val="p"/>
            </m:rP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ε</m:t>
              </m:r>
            </m:e>
            <m:sub>
              <m:r>
                <w:rPr>
                  <w:rFonts w:ascii="Cambria Math" w:hAnsi="Cambria Math" w:cstheme="minorHAnsi"/>
                </w:rPr>
                <m:t>it</m:t>
              </m:r>
            </m:sub>
          </m:sSub>
          <m:r>
            <m:rPr>
              <m:sty m:val="p"/>
            </m:rPr>
            <w:rPr>
              <w:rFonts w:ascii="Cambria Math" w:hAnsi="Cambria Math" w:cstheme="minorHAnsi"/>
            </w:rPr>
            <m:t>,</m:t>
          </m:r>
        </m:oMath>
      </m:oMathPara>
    </w:p>
    <w:p w14:paraId="2727652B" w14:textId="691C4131" w:rsidR="00D22D75" w:rsidRPr="00C3586C" w:rsidDel="000E33CA" w:rsidRDefault="001F394D" w:rsidP="000E33CA">
      <w:pPr>
        <w:pStyle w:val="FirstParagraph"/>
        <w:spacing w:after="0" w:line="360" w:lineRule="auto"/>
        <w:rPr>
          <w:del w:id="121" w:author="Stoycho Rusinov" w:date="2026-08-08T15:29:00Z"/>
          <w:rFonts w:asciiTheme="minorHAnsi" w:hAnsiTheme="minorHAnsi" w:cstheme="minorHAnsi"/>
        </w:rPr>
        <w:pPrChange w:id="122" w:author="Stoycho Rusinov" w:date="2026-08-08T15:29:00Z">
          <w:pPr>
            <w:pStyle w:val="FirstParagraph"/>
            <w:spacing w:after="0" w:line="360" w:lineRule="auto"/>
          </w:pPr>
        </w:pPrChange>
      </w:pPr>
      <w:r>
        <w:rPr>
          <w:rFonts w:asciiTheme="minorHAnsi" w:hAnsiTheme="minorHAnsi" w:cstheme="minorHAnsi"/>
        </w:rPr>
        <w:t xml:space="preserve">where </w:t>
      </w:r>
      <m:oMath>
        <m:sSub>
          <m:sSubPr>
            <m:ctrlPr>
              <w:rPr>
                <w:rFonts w:ascii="Cambria Math" w:hAnsi="Cambria Math" w:cstheme="minorHAnsi"/>
              </w:rPr>
            </m:ctrlPr>
          </m:sSubPr>
          <m:e>
            <m:r>
              <w:rPr>
                <w:rFonts w:ascii="Cambria Math" w:hAnsi="Cambria Math" w:cstheme="minorHAnsi"/>
              </w:rPr>
              <m:t>α</m:t>
            </m:r>
          </m:e>
          <m:sub>
            <m:r>
              <w:rPr>
                <w:rFonts w:ascii="Cambria Math" w:hAnsi="Cambria Math" w:cstheme="minorHAnsi"/>
              </w:rPr>
              <m:t>i</m:t>
            </m:r>
          </m:sub>
        </m:sSub>
      </m:oMath>
      <w:r>
        <w:rPr>
          <w:rFonts w:asciiTheme="minorHAnsi" w:hAnsiTheme="minorHAnsi" w:cstheme="minorHAnsi"/>
        </w:rPr>
        <w:t xml:space="preserve"> and </w:t>
      </w:r>
      <m:oMath>
        <m:sSub>
          <m:sSubPr>
            <m:ctrlPr>
              <w:rPr>
                <w:rFonts w:ascii="Cambria Math" w:hAnsi="Cambria Math" w:cstheme="minorHAnsi"/>
              </w:rPr>
            </m:ctrlPr>
          </m:sSubPr>
          <m:e>
            <m:r>
              <w:rPr>
                <w:rFonts w:ascii="Cambria Math" w:hAnsi="Cambria Math" w:cstheme="minorHAnsi"/>
              </w:rPr>
              <m:t>γ</m:t>
            </m:r>
          </m:e>
          <m:sub>
            <m:r>
              <w:rPr>
                <w:rFonts w:ascii="Cambria Math" w:hAnsi="Cambria Math" w:cstheme="minorHAnsi"/>
              </w:rPr>
              <m:t>t</m:t>
            </m:r>
          </m:sub>
        </m:sSub>
      </m:oMath>
      <w:r>
        <w:rPr>
          <w:rFonts w:asciiTheme="minorHAnsi" w:hAnsiTheme="minorHAnsi" w:cstheme="minorHAnsi"/>
        </w:rPr>
        <w:t xml:space="preserve"> are country and cycle fixed effects, </w:t>
      </w:r>
      <m:oMath>
        <m:sSub>
          <m:sSubPr>
            <m:ctrlPr>
              <w:rPr>
                <w:rFonts w:ascii="Cambria Math" w:hAnsi="Cambria Math" w:cstheme="minorHAnsi"/>
              </w:rPr>
            </m:ctrlPr>
          </m:sSubPr>
          <m:e>
            <m:r>
              <m:rPr>
                <m:sty m:val="p"/>
              </m:rPr>
              <w:rPr>
                <w:rFonts w:ascii="Cambria Math" w:hAnsi="Cambria Math" w:cstheme="minorHAnsi"/>
              </w:rPr>
              <m:t>Post</m:t>
            </m:r>
          </m:e>
          <m:sub>
            <m:r>
              <w:rPr>
                <w:rFonts w:ascii="Cambria Math" w:hAnsi="Cambria Math" w:cstheme="minorHAnsi"/>
              </w:rPr>
              <m:t>t</m:t>
            </m:r>
          </m:sub>
        </m:sSub>
        <m:r>
          <m:rPr>
            <m:sty m:val="p"/>
          </m:rPr>
          <w:rPr>
            <w:rFonts w:ascii="Cambria Math" w:hAnsi="Cambria Math" w:cstheme="minorHAnsi"/>
          </w:rPr>
          <m:t>=</m:t>
        </m:r>
        <m:r>
          <m:rPr>
            <m:sty m:val="b"/>
          </m:rPr>
          <w:rPr>
            <w:rFonts w:ascii="Cambria Math" w:hAnsi="Cambria Math" w:cstheme="minorHAnsi"/>
          </w:rPr>
          <m:t>1</m:t>
        </m:r>
        <m:r>
          <w:rPr>
            <w:rFonts w:ascii="Cambria Math" w:hAnsi="Cambria Math" w:cstheme="minorHAnsi"/>
          </w:rPr>
          <m:t>​</m:t>
        </m:r>
        <m:d>
          <m:dPr>
            <m:begChr m:val="["/>
            <m:endChr m:val="]"/>
            <m:ctrlPr>
              <w:rPr>
                <w:rFonts w:ascii="Cambria Math" w:hAnsi="Cambria Math" w:cstheme="minorHAnsi"/>
              </w:rPr>
            </m:ctrlPr>
          </m:dPr>
          <m:e>
            <m:r>
              <w:rPr>
                <w:rFonts w:ascii="Cambria Math" w:hAnsi="Cambria Math" w:cstheme="minorHAnsi"/>
              </w:rPr>
              <m:t>t</m:t>
            </m:r>
            <m:r>
              <m:rPr>
                <m:sty m:val="p"/>
              </m:rPr>
              <w:rPr>
                <w:rFonts w:ascii="Cambria Math" w:hAnsi="Cambria Math" w:cstheme="minorHAnsi"/>
              </w:rPr>
              <m:t>&gt;</m:t>
            </m:r>
            <m:r>
              <w:rPr>
                <w:rFonts w:ascii="Cambria Math" w:hAnsi="Cambria Math" w:cstheme="minorHAnsi"/>
              </w:rPr>
              <m:t>2020</m:t>
            </m:r>
          </m:e>
        </m:d>
      </m:oMath>
      <w:r>
        <w:rPr>
          <w:rFonts w:asciiTheme="minorHAnsi" w:hAnsiTheme="minorHAnsi" w:cstheme="minorHAnsi"/>
        </w:rPr>
        <w:t xml:space="preserve">, and </w:t>
      </w:r>
      <m:oMath>
        <m:sSub>
          <m:sSubPr>
            <m:ctrlPr>
              <w:rPr>
                <w:rFonts w:ascii="Cambria Math" w:hAnsi="Cambria Math" w:cstheme="minorHAnsi"/>
              </w:rPr>
            </m:ctrlPr>
          </m:sSubPr>
          <m:e>
            <m:r>
              <m:rPr>
                <m:sty m:val="bi"/>
              </m:rPr>
              <w:rPr>
                <w:rFonts w:ascii="Cambria Math" w:hAnsi="Cambria Math" w:cstheme="minorHAnsi"/>
              </w:rPr>
              <m:t>X</m:t>
            </m:r>
          </m:e>
          <m:sub>
            <m:r>
              <w:rPr>
                <w:rFonts w:ascii="Cambria Math" w:hAnsi="Cambria Math" w:cstheme="minorHAnsi"/>
              </w:rPr>
              <m:t>it</m:t>
            </m:r>
          </m:sub>
        </m:sSub>
      </m:oMath>
      <w:r>
        <w:rPr>
          <w:rFonts w:asciiTheme="minorHAnsi" w:hAnsiTheme="minorHAnsi" w:cstheme="minorHAnsi"/>
        </w:rPr>
        <w:t xml:space="preserve"> collects time-varying controls</w:t>
      </w:r>
      <w:ins w:id="123" w:author="Stoycho Rusinov" w:date="2026-08-08T15:29:00Z">
        <w:r w:rsidR="000E33CA">
          <w:rPr>
            <w:rFonts w:asciiTheme="minorHAnsi" w:hAnsiTheme="minorHAnsi" w:cstheme="minorHAnsi"/>
          </w:rPr>
          <w:t xml:space="preserve"> as described in the original manuscript. </w:t>
        </w:r>
      </w:ins>
      <w:del w:id="124" w:author="Stoycho Rusinov" w:date="2026-08-08T15:29:00Z">
        <w:r w:rsidDel="000E33CA">
          <w:rPr>
            <w:rFonts w:asciiTheme="minorHAnsi" w:hAnsiTheme="minorHAnsi" w:cstheme="minorHAnsi"/>
          </w:rPr>
          <w:delText xml:space="preserve">. Stacking the saturated specification as </w:delText>
        </w:r>
        <m:oMath>
          <m:r>
            <m:rPr>
              <m:sty m:val="bi"/>
            </m:rPr>
            <w:rPr>
              <w:rFonts w:ascii="Cambria Math" w:hAnsi="Cambria Math" w:cstheme="minorHAnsi"/>
            </w:rPr>
            <m:t>Y</m:t>
          </m:r>
          <m:r>
            <m:rPr>
              <m:sty m:val="p"/>
            </m:rPr>
            <w:rPr>
              <w:rFonts w:ascii="Cambria Math" w:hAnsi="Cambria Math" w:cstheme="minorHAnsi"/>
            </w:rPr>
            <m:t>=</m:t>
          </m:r>
          <m:r>
            <m:rPr>
              <m:sty m:val="bi"/>
            </m:rPr>
            <w:rPr>
              <w:rFonts w:ascii="Cambria Math" w:hAnsi="Cambria Math" w:cstheme="minorHAnsi"/>
            </w:rPr>
            <m:t>Xθ</m:t>
          </m:r>
          <m:r>
            <m:rPr>
              <m:sty m:val="p"/>
            </m:rPr>
            <w:rPr>
              <w:rFonts w:ascii="Cambria Math" w:hAnsi="Cambria Math" w:cstheme="minorHAnsi"/>
            </w:rPr>
            <m:t>+</m:t>
          </m:r>
          <m:r>
            <m:rPr>
              <m:sty m:val="bi"/>
            </m:rPr>
            <w:rPr>
              <w:rFonts w:ascii="Cambria Math" w:hAnsi="Cambria Math" w:cstheme="minorHAnsi"/>
            </w:rPr>
            <m:t>ε</m:t>
          </m:r>
        </m:oMath>
        <w:r w:rsidDel="000E33CA">
          <w:rPr>
            <w:rFonts w:asciiTheme="minorHAnsi" w:hAnsiTheme="minorHAnsi" w:cstheme="minorHAnsi"/>
          </w:rPr>
          <w:delText xml:space="preserve"> with </w:delText>
        </w:r>
        <m:oMath>
          <m:r>
            <m:rPr>
              <m:sty m:val="bi"/>
            </m:rPr>
            <w:rPr>
              <w:rFonts w:ascii="Cambria Math" w:hAnsi="Cambria Math" w:cstheme="minorHAnsi"/>
            </w:rPr>
            <m:t>W</m:t>
          </m:r>
          <m:r>
            <m:rPr>
              <m:sty m:val="p"/>
            </m:rPr>
            <w:rPr>
              <w:rFonts w:ascii="Cambria Math" w:hAnsi="Cambria Math" w:cstheme="minorHAnsi"/>
            </w:rPr>
            <m:t>=diag(</m:t>
          </m:r>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i</m:t>
              </m:r>
            </m:sub>
          </m:sSub>
          <m:r>
            <m:rPr>
              <m:sty m:val="p"/>
            </m:rPr>
            <w:rPr>
              <w:rFonts w:ascii="Cambria Math" w:hAnsi="Cambria Math" w:cstheme="minorHAnsi"/>
            </w:rPr>
            <m:t>)</m:t>
          </m:r>
        </m:oMath>
        <w:r w:rsidDel="000E33CA">
          <w:rPr>
            <w:rFonts w:asciiTheme="minorHAnsi" w:hAnsiTheme="minorHAnsi" w:cstheme="minorHAnsi"/>
          </w:rPr>
          <w:delText>, the parameters are estimated by weighted least squares,</w:delText>
        </w:r>
      </w:del>
    </w:p>
    <w:p w14:paraId="431596DC" w14:textId="5162F637" w:rsidR="00D22D75" w:rsidRPr="00C3586C" w:rsidRDefault="000E33CA" w:rsidP="000E33CA">
      <w:pPr>
        <w:pStyle w:val="FirstParagraph"/>
        <w:spacing w:after="0" w:line="360" w:lineRule="auto"/>
        <w:rPr>
          <w:rFonts w:asciiTheme="minorHAnsi" w:hAnsiTheme="minorHAnsi" w:cstheme="minorHAnsi"/>
        </w:rPr>
        <w:pPrChange w:id="125" w:author="Stoycho Rusinov" w:date="2026-08-08T15:29:00Z">
          <w:pPr>
            <w:pStyle w:val="BodyText"/>
            <w:spacing w:after="0" w:line="360" w:lineRule="auto"/>
          </w:pPr>
        </w:pPrChange>
      </w:pPr>
      <m:oMathPara>
        <m:oMathParaPr>
          <m:jc m:val="center"/>
        </m:oMathParaPr>
        <m:oMath>
          <m:acc>
            <m:accPr>
              <m:ctrlPr>
                <w:del w:id="126" w:author="Stoycho Rusinov" w:date="2026-08-08T15:29:00Z">
                  <w:rPr>
                    <w:rFonts w:ascii="Cambria Math" w:hAnsi="Cambria Math" w:cstheme="minorHAnsi"/>
                  </w:rPr>
                </w:del>
              </m:ctrlPr>
            </m:accPr>
            <m:e>
              <m:r>
                <w:del w:id="127" w:author="Stoycho Rusinov" w:date="2026-08-08T15:29:00Z">
                  <m:rPr>
                    <m:sty m:val="bi"/>
                  </m:rPr>
                  <w:rPr>
                    <w:rFonts w:ascii="Cambria Math" w:hAnsi="Cambria Math" w:cstheme="minorHAnsi"/>
                  </w:rPr>
                  <m:t>θ</m:t>
                </w:del>
              </m:r>
            </m:e>
          </m:acc>
          <m:r>
            <w:del w:id="128" w:author="Stoycho Rusinov" w:date="2026-08-08T15:29:00Z">
              <m:rPr>
                <m:sty m:val="p"/>
              </m:rPr>
              <w:rPr>
                <w:rFonts w:ascii="Cambria Math" w:hAnsi="Cambria Math" w:cstheme="minorHAnsi"/>
              </w:rPr>
              <m:t>=</m:t>
            </w:del>
          </m:r>
          <m:sSub>
            <m:sSubPr>
              <m:ctrlPr>
                <w:del w:id="129" w:author="Stoycho Rusinov" w:date="2026-08-08T15:29:00Z">
                  <w:rPr>
                    <w:rFonts w:ascii="Cambria Math" w:hAnsi="Cambria Math" w:cstheme="minorHAnsi"/>
                  </w:rPr>
                </w:del>
              </m:ctrlPr>
            </m:sSubPr>
            <m:e>
              <m:r>
                <w:del w:id="130" w:author="Stoycho Rusinov" w:date="2026-08-08T15:29:00Z">
                  <m:rPr>
                    <m:sty m:val="p"/>
                  </m:rPr>
                  <w:rPr>
                    <w:rFonts w:ascii="Cambria Math" w:hAnsi="Cambria Math" w:cstheme="minorHAnsi"/>
                  </w:rPr>
                  <m:t>arg min</m:t>
                </w:del>
              </m:r>
            </m:e>
            <m:sub>
              <m:r>
                <w:del w:id="131" w:author="Stoycho Rusinov" w:date="2026-08-08T15:29:00Z">
                  <m:rPr>
                    <m:sty m:val="bi"/>
                  </m:rPr>
                  <w:rPr>
                    <w:rFonts w:ascii="Cambria Math" w:hAnsi="Cambria Math" w:cstheme="minorHAnsi"/>
                  </w:rPr>
                  <m:t>θ</m:t>
                </w:del>
              </m:r>
            </m:sub>
          </m:sSub>
          <m:r>
            <w:del w:id="132" w:author="Stoycho Rusinov" w:date="2026-08-08T15:29:00Z">
              <w:rPr>
                <w:rFonts w:ascii="Cambria Math" w:hAnsi="Cambria Math" w:cstheme="minorHAnsi"/>
              </w:rPr>
              <m:t> </m:t>
            </w:del>
          </m:r>
          <m:sSup>
            <m:sSupPr>
              <m:ctrlPr>
                <w:del w:id="133" w:author="Stoycho Rusinov" w:date="2026-08-08T15:29:00Z">
                  <w:rPr>
                    <w:rFonts w:ascii="Cambria Math" w:hAnsi="Cambria Math" w:cstheme="minorHAnsi"/>
                  </w:rPr>
                </w:del>
              </m:ctrlPr>
            </m:sSupPr>
            <m:e>
              <m:d>
                <m:dPr>
                  <m:ctrlPr>
                    <w:del w:id="134" w:author="Stoycho Rusinov" w:date="2026-08-08T15:29:00Z">
                      <w:rPr>
                        <w:rFonts w:ascii="Cambria Math" w:hAnsi="Cambria Math" w:cstheme="minorHAnsi"/>
                      </w:rPr>
                    </w:del>
                  </m:ctrlPr>
                </m:dPr>
                <m:e>
                  <m:r>
                    <w:del w:id="135" w:author="Stoycho Rusinov" w:date="2026-08-08T15:29:00Z">
                      <m:rPr>
                        <m:sty m:val="bi"/>
                      </m:rPr>
                      <w:rPr>
                        <w:rFonts w:ascii="Cambria Math" w:hAnsi="Cambria Math" w:cstheme="minorHAnsi"/>
                      </w:rPr>
                      <m:t>Y</m:t>
                    </w:del>
                  </m:r>
                  <m:r>
                    <w:del w:id="136" w:author="Stoycho Rusinov" w:date="2026-08-08T15:29:00Z">
                      <m:rPr>
                        <m:sty m:val="p"/>
                      </m:rPr>
                      <w:rPr>
                        <w:rFonts w:ascii="Cambria Math" w:hAnsi="Cambria Math" w:cstheme="minorHAnsi"/>
                      </w:rPr>
                      <m:t>-</m:t>
                    </w:del>
                  </m:r>
                  <m:r>
                    <w:del w:id="137" w:author="Stoycho Rusinov" w:date="2026-08-08T15:29:00Z">
                      <m:rPr>
                        <m:sty m:val="bi"/>
                      </m:rPr>
                      <w:rPr>
                        <w:rFonts w:ascii="Cambria Math" w:hAnsi="Cambria Math" w:cstheme="minorHAnsi"/>
                      </w:rPr>
                      <m:t>Xθ</m:t>
                    </w:del>
                  </m:r>
                </m:e>
              </m:d>
            </m:e>
            <m:sup>
              <m:r>
                <w:del w:id="138" w:author="Stoycho Rusinov" w:date="2026-08-08T15:29:00Z">
                  <m:rPr>
                    <m:sty m:val="p"/>
                  </m:rPr>
                  <w:rPr>
                    <w:rFonts w:ascii="Cambria Math" w:hAnsi="Cambria Math" w:cstheme="minorHAnsi"/>
                  </w:rPr>
                  <m:t>'</m:t>
                </w:del>
              </m:r>
            </m:sup>
          </m:sSup>
          <m:r>
            <w:del w:id="139" w:author="Stoycho Rusinov" w:date="2026-08-08T15:29:00Z">
              <m:rPr>
                <m:sty m:val="bi"/>
              </m:rPr>
              <w:rPr>
                <w:rFonts w:ascii="Cambria Math" w:hAnsi="Cambria Math" w:cstheme="minorHAnsi"/>
              </w:rPr>
              <m:t>W</m:t>
            </w:del>
          </m:r>
          <m:d>
            <m:dPr>
              <m:ctrlPr>
                <w:del w:id="140" w:author="Stoycho Rusinov" w:date="2026-08-08T15:29:00Z">
                  <w:rPr>
                    <w:rFonts w:ascii="Cambria Math" w:hAnsi="Cambria Math" w:cstheme="minorHAnsi"/>
                  </w:rPr>
                </w:del>
              </m:ctrlPr>
            </m:dPr>
            <m:e>
              <m:r>
                <w:del w:id="141" w:author="Stoycho Rusinov" w:date="2026-08-08T15:29:00Z">
                  <m:rPr>
                    <m:sty m:val="bi"/>
                  </m:rPr>
                  <w:rPr>
                    <w:rFonts w:ascii="Cambria Math" w:hAnsi="Cambria Math" w:cstheme="minorHAnsi"/>
                  </w:rPr>
                  <m:t>Y</m:t>
                </w:del>
              </m:r>
              <m:r>
                <w:del w:id="142" w:author="Stoycho Rusinov" w:date="2026-08-08T15:29:00Z">
                  <m:rPr>
                    <m:sty m:val="p"/>
                  </m:rPr>
                  <w:rPr>
                    <w:rFonts w:ascii="Cambria Math" w:hAnsi="Cambria Math" w:cstheme="minorHAnsi"/>
                  </w:rPr>
                  <m:t>-</m:t>
                </w:del>
              </m:r>
              <m:r>
                <w:del w:id="143" w:author="Stoycho Rusinov" w:date="2026-08-08T15:29:00Z">
                  <m:rPr>
                    <m:sty m:val="bi"/>
                  </m:rPr>
                  <w:rPr>
                    <w:rFonts w:ascii="Cambria Math" w:hAnsi="Cambria Math" w:cstheme="minorHAnsi"/>
                  </w:rPr>
                  <m:t>Xθ</m:t>
                </w:del>
              </m:r>
            </m:e>
          </m:d>
          <m:r>
            <w:del w:id="144" w:author="Stoycho Rusinov" w:date="2026-08-08T15:29:00Z">
              <m:rPr>
                <m:sty m:val="p"/>
              </m:rPr>
              <w:rPr>
                <w:rFonts w:ascii="Cambria Math" w:hAnsi="Cambria Math" w:cstheme="minorHAnsi"/>
              </w:rPr>
              <m:t>=</m:t>
            </w:del>
          </m:r>
          <m:sSup>
            <m:sSupPr>
              <m:ctrlPr>
                <w:del w:id="145" w:author="Stoycho Rusinov" w:date="2026-08-08T15:29:00Z">
                  <w:rPr>
                    <w:rFonts w:ascii="Cambria Math" w:hAnsi="Cambria Math" w:cstheme="minorHAnsi"/>
                  </w:rPr>
                </w:del>
              </m:ctrlPr>
            </m:sSupPr>
            <m:e>
              <m:d>
                <m:dPr>
                  <m:ctrlPr>
                    <w:del w:id="146" w:author="Stoycho Rusinov" w:date="2026-08-08T15:29:00Z">
                      <w:rPr>
                        <w:rFonts w:ascii="Cambria Math" w:hAnsi="Cambria Math" w:cstheme="minorHAnsi"/>
                      </w:rPr>
                    </w:del>
                  </m:ctrlPr>
                </m:dPr>
                <m:e>
                  <m:sSup>
                    <m:sSupPr>
                      <m:ctrlPr>
                        <w:del w:id="147" w:author="Stoycho Rusinov" w:date="2026-08-08T15:29:00Z">
                          <w:rPr>
                            <w:rFonts w:ascii="Cambria Math" w:hAnsi="Cambria Math" w:cstheme="minorHAnsi"/>
                          </w:rPr>
                        </w:del>
                      </m:ctrlPr>
                    </m:sSupPr>
                    <m:e>
                      <m:r>
                        <w:del w:id="148" w:author="Stoycho Rusinov" w:date="2026-08-08T15:29:00Z">
                          <m:rPr>
                            <m:sty m:val="bi"/>
                          </m:rPr>
                          <w:rPr>
                            <w:rFonts w:ascii="Cambria Math" w:hAnsi="Cambria Math" w:cstheme="minorHAnsi"/>
                          </w:rPr>
                          <m:t>X</m:t>
                        </w:del>
                      </m:r>
                    </m:e>
                    <m:sup>
                      <m:r>
                        <w:del w:id="149" w:author="Stoycho Rusinov" w:date="2026-08-08T15:29:00Z">
                          <m:rPr>
                            <m:sty m:val="p"/>
                          </m:rPr>
                          <w:rPr>
                            <w:rFonts w:ascii="Cambria Math" w:hAnsi="Cambria Math" w:cstheme="minorHAnsi"/>
                          </w:rPr>
                          <m:t>'</m:t>
                        </w:del>
                      </m:r>
                    </m:sup>
                  </m:sSup>
                  <m:r>
                    <w:del w:id="150" w:author="Stoycho Rusinov" w:date="2026-08-08T15:29:00Z">
                      <m:rPr>
                        <m:sty m:val="bi"/>
                      </m:rPr>
                      <w:rPr>
                        <w:rFonts w:ascii="Cambria Math" w:hAnsi="Cambria Math" w:cstheme="minorHAnsi"/>
                      </w:rPr>
                      <m:t>WX</m:t>
                    </w:del>
                  </m:r>
                </m:e>
              </m:d>
            </m:e>
            <m:sup>
              <m:r>
                <w:del w:id="151" w:author="Stoycho Rusinov" w:date="2026-08-08T15:29:00Z">
                  <m:rPr>
                    <m:sty m:val="p"/>
                  </m:rPr>
                  <w:rPr>
                    <w:rFonts w:ascii="Cambria Math" w:hAnsi="Cambria Math" w:cstheme="minorHAnsi"/>
                  </w:rPr>
                  <m:t>-</m:t>
                </w:del>
              </m:r>
              <m:r>
                <w:del w:id="152" w:author="Stoycho Rusinov" w:date="2026-08-08T15:29:00Z">
                  <w:rPr>
                    <w:rFonts w:ascii="Cambria Math" w:hAnsi="Cambria Math" w:cstheme="minorHAnsi"/>
                  </w:rPr>
                  <m:t>1</m:t>
                </w:del>
              </m:r>
            </m:sup>
          </m:sSup>
          <m:sSup>
            <m:sSupPr>
              <m:ctrlPr>
                <w:del w:id="153" w:author="Stoycho Rusinov" w:date="2026-08-08T15:29:00Z">
                  <w:rPr>
                    <w:rFonts w:ascii="Cambria Math" w:hAnsi="Cambria Math" w:cstheme="minorHAnsi"/>
                  </w:rPr>
                </w:del>
              </m:ctrlPr>
            </m:sSupPr>
            <m:e>
              <m:r>
                <w:del w:id="154" w:author="Stoycho Rusinov" w:date="2026-08-08T15:29:00Z">
                  <m:rPr>
                    <m:sty m:val="bi"/>
                  </m:rPr>
                  <w:rPr>
                    <w:rFonts w:ascii="Cambria Math" w:hAnsi="Cambria Math" w:cstheme="minorHAnsi"/>
                  </w:rPr>
                  <m:t>X</m:t>
                </w:del>
              </m:r>
            </m:e>
            <m:sup>
              <m:r>
                <w:del w:id="155" w:author="Stoycho Rusinov" w:date="2026-08-08T15:29:00Z">
                  <m:rPr>
                    <m:sty m:val="p"/>
                  </m:rPr>
                  <w:rPr>
                    <w:rFonts w:ascii="Cambria Math" w:hAnsi="Cambria Math" w:cstheme="minorHAnsi"/>
                  </w:rPr>
                  <m:t>'</m:t>
                </w:del>
              </m:r>
            </m:sup>
          </m:sSup>
          <m:r>
            <w:del w:id="156" w:author="Stoycho Rusinov" w:date="2026-08-08T15:29:00Z">
              <m:rPr>
                <m:sty m:val="bi"/>
              </m:rPr>
              <w:rPr>
                <w:rFonts w:ascii="Cambria Math" w:hAnsi="Cambria Math" w:cstheme="minorHAnsi"/>
              </w:rPr>
              <m:t>WY</m:t>
            </w:del>
          </m:r>
          <m:r>
            <w:del w:id="157" w:author="Stoycho Rusinov" w:date="2026-08-08T15:29:00Z">
              <m:rPr>
                <m:sty m:val="p"/>
              </m:rPr>
              <w:rPr>
                <w:rFonts w:ascii="Cambria Math" w:hAnsi="Cambria Math" w:cstheme="minorHAnsi"/>
              </w:rPr>
              <m:t>.</m:t>
            </w:del>
          </m:r>
        </m:oMath>
      </m:oMathPara>
    </w:p>
    <w:p w14:paraId="0611A72D" w14:textId="375AE3FE" w:rsidR="00236015" w:rsidRPr="00C3586C" w:rsidRDefault="008B0A6B" w:rsidP="00C3586C">
      <w:pPr>
        <w:pStyle w:val="Heading1"/>
        <w:spacing w:after="0" w:line="360" w:lineRule="auto"/>
        <w:rPr>
          <w:rFonts w:asciiTheme="minorHAnsi" w:hAnsiTheme="minorHAnsi" w:cstheme="minorHAnsi"/>
        </w:rPr>
      </w:pPr>
      <w:r>
        <w:rPr>
          <w:rFonts w:asciiTheme="minorHAnsi" w:hAnsiTheme="minorHAnsi" w:cstheme="minorHAnsi"/>
        </w:rPr>
        <w:lastRenderedPageBreak/>
        <w:t>II. Fr</w:t>
      </w:r>
      <w:bookmarkStart w:id="158" w:name="_GoBack"/>
      <w:bookmarkEnd w:id="158"/>
      <w:r>
        <w:rPr>
          <w:rFonts w:asciiTheme="minorHAnsi" w:hAnsiTheme="minorHAnsi" w:cstheme="minorHAnsi"/>
        </w:rPr>
        <w:t xml:space="preserve">om </w:t>
      </w:r>
      <w:del w:id="159" w:author="Stoycho Rusinov" w:date="2026-08-08T15:27:00Z">
        <w:r>
          <w:rPr>
            <w:rFonts w:asciiTheme="minorHAnsi" w:hAnsiTheme="minorHAnsi" w:cstheme="minorHAnsi"/>
          </w:rPr>
          <w:delText>the Bresnahan conduct</w:delText>
        </w:r>
      </w:del>
      <w:ins w:id="160" w:author="Stoycho Rusinov" w:date="2026-08-08T15:27:00Z">
        <w:r>
          <w:rPr>
            <w:rFonts w:asciiTheme="minorHAnsi" w:hAnsiTheme="minorHAnsi" w:cstheme="minorHAnsi"/>
          </w:rPr>
          <w:t>a constant-elasticity demand</w:t>
        </w:r>
      </w:ins>
      <w:r>
        <w:rPr>
          <w:rFonts w:asciiTheme="minorHAnsi" w:hAnsiTheme="minorHAnsi" w:cstheme="minorHAnsi"/>
        </w:rPr>
        <w:t xml:space="preserve"> model to the </w:t>
      </w:r>
      <w:proofErr w:type="spellStart"/>
      <w:r>
        <w:rPr>
          <w:rFonts w:asciiTheme="minorHAnsi" w:hAnsiTheme="minorHAnsi" w:cstheme="minorHAnsi"/>
        </w:rPr>
        <w:t>DiD</w:t>
      </w:r>
      <w:proofErr w:type="spellEnd"/>
      <w:r>
        <w:rPr>
          <w:rFonts w:asciiTheme="minorHAnsi" w:hAnsiTheme="minorHAnsi" w:cstheme="minorHAnsi"/>
        </w:rPr>
        <w:t xml:space="preserve"> specification</w:t>
      </w:r>
    </w:p>
    <w:p w14:paraId="6E470DD6" w14:textId="34E95427" w:rsidR="00236015" w:rsidRPr="00C3586C" w:rsidRDefault="008B0A6B" w:rsidP="00C3586C">
      <w:pPr>
        <w:spacing w:line="360" w:lineRule="auto"/>
        <w:rPr>
          <w:rFonts w:asciiTheme="minorHAnsi" w:hAnsiTheme="minorHAnsi" w:cstheme="minorHAnsi"/>
        </w:rPr>
      </w:pPr>
      <w:r>
        <w:rPr>
          <w:rFonts w:asciiTheme="minorHAnsi" w:hAnsiTheme="minorHAnsi" w:cstheme="minorHAnsi"/>
        </w:rPr>
        <w:t>Clifton-</w:t>
      </w:r>
      <w:proofErr w:type="spellStart"/>
      <w:r>
        <w:rPr>
          <w:rFonts w:asciiTheme="minorHAnsi" w:hAnsiTheme="minorHAnsi" w:cstheme="minorHAnsi"/>
        </w:rPr>
        <w:t>Sprigg</w:t>
      </w:r>
      <w:proofErr w:type="spellEnd"/>
      <w:r>
        <w:rPr>
          <w:rFonts w:asciiTheme="minorHAnsi" w:hAnsiTheme="minorHAnsi" w:cstheme="minorHAnsi"/>
        </w:rPr>
        <w:t xml:space="preserve"> et al. (2025) use the ATE in synthetic </w:t>
      </w:r>
      <w:proofErr w:type="spellStart"/>
      <w:r>
        <w:rPr>
          <w:rFonts w:asciiTheme="minorHAnsi" w:hAnsiTheme="minorHAnsi" w:cstheme="minorHAnsi"/>
        </w:rPr>
        <w:t>DiD</w:t>
      </w:r>
      <w:proofErr w:type="spellEnd"/>
      <w:r>
        <w:rPr>
          <w:rFonts w:asciiTheme="minorHAnsi" w:hAnsiTheme="minorHAnsi" w:cstheme="minorHAnsi"/>
        </w:rPr>
        <w:t xml:space="preserve"> to estimate the average collapse in </w:t>
      </w:r>
      <w:del w:id="161" w:author="Stoycho Rusinov" w:date="2026-08-08T15:27:00Z">
        <w:r>
          <w:rPr>
            <w:rFonts w:asciiTheme="minorHAnsi" w:hAnsiTheme="minorHAnsi" w:cstheme="minorHAnsi"/>
          </w:rPr>
          <w:delText>applications</w:delText>
        </w:r>
      </w:del>
      <w:ins w:id="162" w:author="Stoycho Rusinov" w:date="2026-08-08T15:27:00Z">
        <w:r>
          <w:rPr>
            <w:rFonts w:asciiTheme="minorHAnsi" w:hAnsiTheme="minorHAnsi" w:cstheme="minorHAnsi"/>
          </w:rPr>
          <w:t>applicant numbers</w:t>
        </w:r>
      </w:ins>
      <w:r>
        <w:rPr>
          <w:rFonts w:asciiTheme="minorHAnsi" w:hAnsiTheme="minorHAnsi" w:cstheme="minorHAnsi"/>
        </w:rPr>
        <w:t xml:space="preserve"> for higher education in the UK and derive a mechanical elasticity from that estimate. Their approach, however, lacks a robust theoretical foundation for the elasticity coefficients. In particular, no functional form or structural assumption is invoked to ensure that the implied elasticity is interpretable as a true demand-side parameter. Their design also abstracts from the heterogeneity in demand elasticity across affected EU countries, a limitation we address directly.</w:t>
      </w:r>
    </w:p>
    <w:p w14:paraId="36EAB631" w14:textId="2DD1A68F" w:rsidR="00236015" w:rsidRPr="00C3586C" w:rsidRDefault="008B0A6B" w:rsidP="000A19E0">
      <w:pPr>
        <w:spacing w:line="360" w:lineRule="auto"/>
        <w:ind w:firstLine="720"/>
        <w:rPr>
          <w:rFonts w:asciiTheme="minorHAnsi" w:hAnsiTheme="minorHAnsi" w:cstheme="minorHAnsi"/>
        </w:rPr>
      </w:pPr>
      <w:r>
        <w:rPr>
          <w:rFonts w:asciiTheme="minorHAnsi" w:hAnsiTheme="minorHAnsi" w:cstheme="minorHAnsi"/>
        </w:rPr>
        <w:t xml:space="preserve">To derive demand elasticities theoretically from a </w:t>
      </w:r>
      <w:proofErr w:type="spellStart"/>
      <w:r>
        <w:rPr>
          <w:rFonts w:asciiTheme="minorHAnsi" w:hAnsiTheme="minorHAnsi" w:cstheme="minorHAnsi"/>
        </w:rPr>
        <w:t>DiD</w:t>
      </w:r>
      <w:proofErr w:type="spellEnd"/>
      <w:r>
        <w:rPr>
          <w:rFonts w:asciiTheme="minorHAnsi" w:hAnsiTheme="minorHAnsi" w:cstheme="minorHAnsi"/>
        </w:rPr>
        <w:t xml:space="preserve"> (or </w:t>
      </w:r>
      <w:proofErr w:type="spellStart"/>
      <w:r>
        <w:rPr>
          <w:rFonts w:asciiTheme="minorHAnsi" w:hAnsiTheme="minorHAnsi" w:cstheme="minorHAnsi"/>
        </w:rPr>
        <w:t>DiD</w:t>
      </w:r>
      <w:proofErr w:type="spellEnd"/>
      <w:r>
        <w:rPr>
          <w:rFonts w:asciiTheme="minorHAnsi" w:hAnsiTheme="minorHAnsi" w:cstheme="minorHAnsi"/>
        </w:rPr>
        <w:t xml:space="preserve">-adjacent) design, consider a segmented demand system indexed by origin country </w:t>
      </w:r>
      <m:oMath>
        <m:r>
          <w:rPr>
            <w:rFonts w:ascii="Cambria Math" w:hAnsi="Cambria Math" w:cstheme="minorHAnsi"/>
          </w:rPr>
          <m:t>j</m:t>
        </m:r>
      </m:oMath>
      <w:r>
        <w:rPr>
          <w:rFonts w:asciiTheme="minorHAnsi" w:hAnsiTheme="minorHAnsi" w:cstheme="minorHAnsi"/>
        </w:rPr>
        <w:t xml:space="preserve"> and year </w:t>
      </w:r>
      <m:oMath>
        <m:r>
          <w:rPr>
            <w:rFonts w:ascii="Cambria Math" w:hAnsi="Cambria Math" w:cstheme="minorHAnsi"/>
          </w:rPr>
          <m:t>t</m:t>
        </m:r>
      </m:oMath>
      <w:r>
        <w:rPr>
          <w:rFonts w:asciiTheme="minorHAnsi" w:hAnsiTheme="minorHAnsi" w:cstheme="minorHAnsi"/>
        </w:rPr>
        <w:t xml:space="preserve">. Let </w:t>
      </w:r>
      <m:oMath>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oMath>
      <w:r>
        <w:rPr>
          <w:rFonts w:asciiTheme="minorHAnsi" w:hAnsiTheme="minorHAnsi" w:cstheme="minorHAnsi"/>
        </w:rPr>
        <w:t xml:space="preserve"> denote </w:t>
      </w:r>
      <w:del w:id="163" w:author="Stoycho Rusinov" w:date="2026-08-08T15:27:00Z">
        <w:r>
          <w:rPr>
            <w:rFonts w:asciiTheme="minorHAnsi" w:hAnsiTheme="minorHAnsi" w:cstheme="minorHAnsi"/>
          </w:rPr>
          <w:delText>applications</w:delText>
        </w:r>
      </w:del>
      <w:ins w:id="164" w:author="Stoycho Rusinov" w:date="2026-08-08T15:27:00Z">
        <w:r>
          <w:rPr>
            <w:rFonts w:asciiTheme="minorHAnsi" w:hAnsiTheme="minorHAnsi" w:cstheme="minorHAnsi"/>
          </w:rPr>
          <w:t xml:space="preserve">the applicant </w:t>
        </w:r>
        <w:proofErr w:type="gramStart"/>
        <w:r>
          <w:rPr>
            <w:rFonts w:asciiTheme="minorHAnsi" w:hAnsiTheme="minorHAnsi" w:cstheme="minorHAnsi"/>
          </w:rPr>
          <w:t>count</w:t>
        </w:r>
      </w:ins>
      <w:proofErr w:type="gramEnd"/>
      <w:r>
        <w:rPr>
          <w:rFonts w:asciiTheme="minorHAnsi" w:hAnsiTheme="minorHAnsi" w:cstheme="minorHAnsi"/>
        </w:rPr>
        <w:t xml:space="preserve"> from country </w:t>
      </w:r>
      <m:oMath>
        <m:r>
          <w:rPr>
            <w:rFonts w:ascii="Cambria Math" w:hAnsi="Cambria Math" w:cstheme="minorHAnsi"/>
          </w:rPr>
          <m:t>j</m:t>
        </m:r>
      </m:oMath>
      <w:r>
        <w:rPr>
          <w:rFonts w:asciiTheme="minorHAnsi" w:hAnsiTheme="minorHAnsi" w:cstheme="minorHAnsi"/>
        </w:rPr>
        <w:t xml:space="preserve"> to UK universities, and </w:t>
      </w:r>
      <m:oMath>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j,t</m:t>
            </m:r>
          </m:sub>
        </m:sSub>
      </m:oMath>
      <w:r>
        <w:rPr>
          <w:rFonts w:asciiTheme="minorHAnsi" w:hAnsiTheme="minorHAnsi" w:cstheme="minorHAnsi"/>
        </w:rPr>
        <w:t xml:space="preserve"> the effective tui</w:t>
      </w:r>
      <w:proofErr w:type="spellStart"/>
      <w:r>
        <w:rPr>
          <w:rFonts w:asciiTheme="minorHAnsi" w:hAnsiTheme="minorHAnsi" w:cstheme="minorHAnsi"/>
        </w:rPr>
        <w:t>tion</w:t>
      </w:r>
      <w:proofErr w:type="spellEnd"/>
      <w:r>
        <w:rPr>
          <w:rFonts w:asciiTheme="minorHAnsi" w:hAnsiTheme="minorHAnsi" w:cstheme="minorHAnsi"/>
        </w:rPr>
        <w:t xml:space="preserve"> price faced by students from </w:t>
      </w:r>
      <m:oMath>
        <m:r>
          <w:rPr>
            <w:rFonts w:ascii="Cambria Math" w:hAnsi="Cambria Math" w:cstheme="minorHAnsi"/>
          </w:rPr>
          <m:t>j</m:t>
        </m:r>
      </m:oMath>
      <w:r>
        <w:rPr>
          <w:rFonts w:asciiTheme="minorHAnsi" w:hAnsiTheme="minorHAnsi" w:cstheme="minorHAnsi"/>
        </w:rPr>
        <w:t xml:space="preserve">. A standard log–linear </w:t>
      </w:r>
      <w:ins w:id="165" w:author="Stoycho Rusinov" w:date="2026-08-08T15:27:00Z">
        <w:r>
          <w:rPr>
            <w:rFonts w:asciiTheme="minorHAnsi" w:hAnsiTheme="minorHAnsi" w:cstheme="minorHAnsi"/>
          </w:rPr>
          <w:t xml:space="preserve">(constant-elasticity) </w:t>
        </w:r>
      </w:ins>
      <w:r>
        <w:rPr>
          <w:rFonts w:asciiTheme="minorHAnsi" w:hAnsiTheme="minorHAnsi" w:cstheme="minorHAnsi"/>
        </w:rPr>
        <w:t>demand specification</w:t>
      </w:r>
      <w:del w:id="166" w:author="Stoycho Rusinov" w:date="2026-08-08T15:27:00Z">
        <w:r>
          <w:rPr>
            <w:rFonts w:asciiTheme="minorHAnsi" w:hAnsiTheme="minorHAnsi" w:cstheme="minorHAnsi"/>
          </w:rPr>
          <w:delText xml:space="preserve"> consistent with Bresnahan’s (1982) framework</w:delText>
        </w:r>
      </w:del>
      <w:r>
        <w:rPr>
          <w:rFonts w:asciiTheme="minorHAnsi" w:hAnsiTheme="minorHAnsi" w:cstheme="minorHAnsi"/>
        </w:rPr>
        <w:t xml:space="preserve"> with heterogeneous elasticities can be written as:</w:t>
      </w:r>
    </w:p>
    <w:p w14:paraId="1B11889F" w14:textId="77777777" w:rsidR="00236015" w:rsidRPr="00C3586C" w:rsidRDefault="008B0A6B" w:rsidP="00C3586C">
      <w:pPr>
        <w:tabs>
          <w:tab w:val="center" w:pos="4513"/>
          <w:tab w:val="right" w:pos="9026"/>
        </w:tabs>
        <w:spacing w:before="120" w:line="360" w:lineRule="auto"/>
        <w:rPr>
          <w:rFonts w:asciiTheme="minorHAnsi" w:hAnsiTheme="minorHAnsi" w:cstheme="minorHAnsi"/>
        </w:rPr>
      </w:pPr>
      <w:r>
        <w:rPr>
          <w:rFonts w:asciiTheme="minorHAnsi" w:hAnsiTheme="minorHAnsi" w:cstheme="minorHAnsi"/>
        </w:rPr>
        <w:tab/>
      </w:r>
      <m:oMath>
        <m:func>
          <m:funcPr>
            <m:ctrlPr>
              <w:rPr>
                <w:rFonts w:ascii="Cambria Math" w:hAnsi="Cambria Math" w:cstheme="minorHAnsi"/>
              </w:rPr>
            </m:ctrlPr>
          </m:funcPr>
          <m:fName>
            <m:r>
              <m:rPr>
                <m:sty m:val="p"/>
              </m:rP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μ</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δ</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func>
          <m:funcPr>
            <m:ctrlPr>
              <w:rPr>
                <w:rFonts w:ascii="Cambria Math" w:hAnsi="Cambria Math" w:cstheme="minorHAnsi"/>
              </w:rPr>
            </m:ctrlPr>
          </m:funcPr>
          <m:fName>
            <m:r>
              <m:rPr>
                <m:sty m:val="p"/>
              </m:rPr>
              <w:rPr>
                <w:rFonts w:ascii="Cambria Math" w:hAnsi="Cambria Math" w:cstheme="minorHAnsi"/>
              </w:rPr>
              <m:t>log</m:t>
            </m:r>
            <m:ctrlPr>
              <w:rPr>
                <w:rFonts w:ascii="Cambria Math" w:hAnsi="Cambria Math" w:cstheme="minorHAnsi"/>
                <w:i/>
              </w:rPr>
            </m:ctrlPr>
          </m:fName>
          <m:e>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j,t</m:t>
                </m:r>
              </m:sub>
            </m:sSub>
          </m:e>
        </m:func>
        <m:r>
          <w:rPr>
            <w:rFonts w:ascii="Cambria Math" w:hAnsi="Cambria Math" w:cstheme="minorHAnsi"/>
          </w:rPr>
          <m:t>+</m:t>
        </m:r>
        <m:sSubSup>
          <m:sSubSupPr>
            <m:ctrlPr>
              <w:rPr>
                <w:rFonts w:ascii="Cambria Math" w:hAnsi="Cambria Math" w:cstheme="minorHAnsi"/>
                <w:i/>
              </w:rPr>
            </m:ctrlPr>
          </m:sSubSupPr>
          <m:e>
            <m:r>
              <w:rPr>
                <w:rFonts w:ascii="Cambria Math" w:hAnsi="Cambria Math" w:cstheme="minorHAnsi"/>
              </w:rPr>
              <m:t>X</m:t>
            </m:r>
          </m:e>
          <m:sub>
            <m:r>
              <w:rPr>
                <w:rFonts w:ascii="Cambria Math" w:hAnsi="Cambria Math" w:cstheme="minorHAnsi"/>
              </w:rPr>
              <m:t>j,t</m:t>
            </m:r>
          </m:sub>
          <m:sup>
            <m:r>
              <w:rPr>
                <w:rFonts w:ascii="Cambria Math" w:hAnsi="Cambria Math" w:cstheme="minorHAnsi"/>
              </w:rPr>
              <m:t>'</m:t>
            </m:r>
          </m:sup>
        </m:sSubSup>
        <m:r>
          <w:rPr>
            <w:rFonts w:ascii="Cambria Math" w:hAnsi="Cambria Math" w:cstheme="minorHAnsi"/>
          </w:rPr>
          <m:t xml:space="preserve"> θ+</m:t>
        </m:r>
        <m:sSub>
          <m:sSubPr>
            <m:ctrlPr>
              <w:rPr>
                <w:rFonts w:ascii="Cambria Math" w:hAnsi="Cambria Math" w:cstheme="minorHAnsi"/>
              </w:rPr>
            </m:ctrlPr>
          </m:sSubPr>
          <m:e>
            <m:r>
              <w:rPr>
                <w:rFonts w:ascii="Cambria Math" w:hAnsi="Cambria Math" w:cstheme="minorHAnsi"/>
              </w:rPr>
              <m:t>ε</m:t>
            </m:r>
          </m:e>
          <m:sub>
            <m:r>
              <w:rPr>
                <w:rFonts w:ascii="Cambria Math" w:hAnsi="Cambria Math" w:cstheme="minorHAnsi"/>
              </w:rPr>
              <m:t>j,t</m:t>
            </m:r>
          </m:sub>
        </m:sSub>
      </m:oMath>
      <w:r>
        <w:rPr>
          <w:rFonts w:asciiTheme="minorHAnsi" w:hAnsiTheme="minorHAnsi" w:cstheme="minorHAnsi"/>
        </w:rPr>
        <w:tab/>
        <w:t>(1)</w:t>
      </w:r>
    </w:p>
    <w:p w14:paraId="2B9BF36E"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rPr>
        <w:t>where:</w:t>
      </w:r>
    </w:p>
    <w:p w14:paraId="18D68C65" w14:textId="77777777" w:rsidR="00236015" w:rsidRPr="00C3586C" w:rsidRDefault="000E33CA" w:rsidP="00C3586C">
      <w:pPr>
        <w:pStyle w:val="ListParagraph"/>
        <w:numPr>
          <w:ilvl w:val="0"/>
          <w:numId w:val="1"/>
        </w:numPr>
        <w:spacing w:line="360" w:lineRule="auto"/>
        <w:rPr>
          <w:rFonts w:asciiTheme="minorHAnsi" w:hAnsiTheme="minorHAnsi" w:cstheme="minorHAnsi"/>
        </w:rPr>
      </w:pPr>
      <m:oMath>
        <m:sSub>
          <m:sSubPr>
            <m:ctrlPr>
              <w:rPr>
                <w:rFonts w:ascii="Cambria Math" w:hAnsi="Cambria Math" w:cstheme="minorHAnsi"/>
              </w:rPr>
            </m:ctrlPr>
          </m:sSubPr>
          <m:e>
            <m:r>
              <w:rPr>
                <w:rFonts w:ascii="Cambria Math" w:hAnsi="Cambria Math" w:cstheme="minorHAnsi"/>
              </w:rPr>
              <m:t>μ</m:t>
            </m:r>
          </m:e>
          <m:sub>
            <m:r>
              <w:rPr>
                <w:rFonts w:ascii="Cambria Math" w:hAnsi="Cambria Math" w:cstheme="minorHAnsi"/>
              </w:rPr>
              <m:t>j</m:t>
            </m:r>
          </m:sub>
        </m:sSub>
      </m:oMath>
      <w:r w:rsidR="00382665">
        <w:rPr>
          <w:rFonts w:asciiTheme="minorHAnsi" w:hAnsiTheme="minorHAnsi" w:cstheme="minorHAnsi"/>
        </w:rPr>
        <w:t xml:space="preserve"> are country fixed effects (time-invariant demand shifters);</w:t>
      </w:r>
    </w:p>
    <w:p w14:paraId="049C21EF" w14:textId="77777777" w:rsidR="00236015" w:rsidRPr="00C3586C" w:rsidRDefault="000E33CA" w:rsidP="00C3586C">
      <w:pPr>
        <w:pStyle w:val="ListParagraph"/>
        <w:numPr>
          <w:ilvl w:val="0"/>
          <w:numId w:val="1"/>
        </w:numPr>
        <w:spacing w:line="360" w:lineRule="auto"/>
        <w:rPr>
          <w:rFonts w:asciiTheme="minorHAnsi" w:hAnsiTheme="minorHAnsi" w:cstheme="minorHAnsi"/>
        </w:rPr>
      </w:pPr>
      <m:oMath>
        <m:sSub>
          <m:sSubPr>
            <m:ctrlPr>
              <w:rPr>
                <w:rFonts w:ascii="Cambria Math" w:hAnsi="Cambria Math" w:cstheme="minorHAnsi"/>
              </w:rPr>
            </m:ctrlPr>
          </m:sSubPr>
          <m:e>
            <m:r>
              <w:rPr>
                <w:rFonts w:ascii="Cambria Math" w:hAnsi="Cambria Math" w:cstheme="minorHAnsi"/>
              </w:rPr>
              <m:t>δ</m:t>
            </m:r>
          </m:e>
          <m:sub>
            <m:r>
              <w:rPr>
                <w:rFonts w:ascii="Cambria Math" w:hAnsi="Cambria Math" w:cstheme="minorHAnsi"/>
              </w:rPr>
              <m:t>t</m:t>
            </m:r>
          </m:sub>
        </m:sSub>
      </m:oMath>
      <w:r w:rsidR="00382665">
        <w:rPr>
          <w:rFonts w:asciiTheme="minorHAnsi" w:hAnsiTheme="minorHAnsi" w:cstheme="minorHAnsi"/>
        </w:rPr>
        <w:t xml:space="preserve"> are year fixed effects (common shocks, e.g., COVID);</w:t>
      </w:r>
    </w:p>
    <w:p w14:paraId="707F2792" w14:textId="77777777" w:rsidR="00236015" w:rsidRPr="00C3586C" w:rsidRDefault="000E33CA" w:rsidP="00C3586C">
      <w:pPr>
        <w:pStyle w:val="ListParagraph"/>
        <w:numPr>
          <w:ilvl w:val="0"/>
          <w:numId w:val="1"/>
        </w:numPr>
        <w:spacing w:line="360" w:lineRule="auto"/>
        <w:rPr>
          <w:rFonts w:asciiTheme="minorHAnsi" w:hAnsiTheme="minorHAnsi" w:cstheme="minorHAnsi"/>
        </w:rPr>
      </w:pPr>
      <m:oMath>
        <m:sSup>
          <m:sSupPr>
            <m:ctrlPr>
              <w:rPr>
                <w:rFonts w:ascii="Cambria Math" w:hAnsi="Cambria Math" w:cstheme="minorHAnsi"/>
              </w:rPr>
            </m:ctrlPr>
          </m:sSupPr>
          <m:e>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j,t</m:t>
                </m:r>
              </m:sub>
            </m:sSub>
          </m:e>
          <m:sup>
            <m:r>
              <w:rPr>
                <w:rFonts w:ascii="Cambria Math" w:hAnsi="Cambria Math" w:cstheme="minorHAnsi"/>
              </w:rPr>
              <m:t>'</m:t>
            </m:r>
          </m:sup>
        </m:sSup>
      </m:oMath>
      <w:r w:rsidR="00382665">
        <w:rPr>
          <w:rFonts w:asciiTheme="minorHAnsi" w:hAnsiTheme="minorHAnsi" w:cstheme="minorHAnsi"/>
        </w:rPr>
        <w:t xml:space="preserve"> is a vector of additional observables;</w:t>
      </w:r>
    </w:p>
    <w:p w14:paraId="1DF9AF46" w14:textId="77777777" w:rsidR="00236015" w:rsidRPr="00C3586C" w:rsidRDefault="000E33CA" w:rsidP="00C3586C">
      <w:pPr>
        <w:pStyle w:val="ListParagraph"/>
        <w:numPr>
          <w:ilvl w:val="0"/>
          <w:numId w:val="1"/>
        </w:numPr>
        <w:spacing w:line="360" w:lineRule="auto"/>
        <w:rPr>
          <w:rFonts w:asciiTheme="minorHAnsi" w:hAnsiTheme="minorHAnsi" w:cstheme="minorHAnsi"/>
        </w:rPr>
      </w:pPr>
      <m:oMath>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oMath>
      <w:r w:rsidR="00382665">
        <w:rPr>
          <w:rFonts w:asciiTheme="minorHAnsi" w:hAnsiTheme="minorHAnsi" w:cstheme="minorHAnsi"/>
        </w:rPr>
        <w:t xml:space="preserve"> is the demand elasticity for country </w:t>
      </w:r>
      <m:oMath>
        <m:r>
          <w:rPr>
            <w:rFonts w:ascii="Cambria Math" w:hAnsi="Cambria Math" w:cstheme="minorHAnsi"/>
          </w:rPr>
          <m:t>j</m:t>
        </m:r>
      </m:oMath>
      <w:r w:rsidR="00382665">
        <w:rPr>
          <w:rFonts w:asciiTheme="minorHAnsi" w:hAnsiTheme="minorHAnsi" w:cstheme="minorHAnsi"/>
        </w:rPr>
        <w:t>;</w:t>
      </w:r>
    </w:p>
    <w:p w14:paraId="495B4752" w14:textId="77777777" w:rsidR="00236015" w:rsidRPr="00C3586C" w:rsidRDefault="000E33CA" w:rsidP="00C3586C">
      <w:pPr>
        <w:pStyle w:val="ListParagraph"/>
        <w:numPr>
          <w:ilvl w:val="0"/>
          <w:numId w:val="1"/>
        </w:numPr>
        <w:spacing w:line="360" w:lineRule="auto"/>
        <w:rPr>
          <w:rFonts w:asciiTheme="minorHAnsi" w:hAnsiTheme="minorHAnsi" w:cstheme="minorHAnsi"/>
        </w:rPr>
      </w:pPr>
      <m:oMath>
        <m:sSub>
          <m:sSubPr>
            <m:ctrlPr>
              <w:rPr>
                <w:rFonts w:ascii="Cambria Math" w:hAnsi="Cambria Math" w:cstheme="minorHAnsi"/>
              </w:rPr>
            </m:ctrlPr>
          </m:sSubPr>
          <m:e>
            <m:r>
              <w:rPr>
                <w:rFonts w:ascii="Cambria Math" w:hAnsi="Cambria Math" w:cstheme="minorHAnsi"/>
              </w:rPr>
              <m:t>ε</m:t>
            </m:r>
          </m:e>
          <m:sub>
            <m:r>
              <w:rPr>
                <w:rFonts w:ascii="Cambria Math" w:hAnsi="Cambria Math" w:cstheme="minorHAnsi"/>
              </w:rPr>
              <m:t>j,t</m:t>
            </m:r>
          </m:sub>
        </m:sSub>
      </m:oMath>
      <w:r w:rsidR="00382665">
        <w:rPr>
          <w:rFonts w:asciiTheme="minorHAnsi" w:hAnsiTheme="minorHAnsi" w:cstheme="minorHAnsi"/>
        </w:rPr>
        <w:t xml:space="preserve"> is an error term assumed to be normally distributed with mean </w:t>
      </w:r>
      <w:proofErr w:type="gramStart"/>
      <w:r w:rsidR="00382665">
        <w:rPr>
          <w:rFonts w:asciiTheme="minorHAnsi" w:hAnsiTheme="minorHAnsi" w:cstheme="minorHAnsi"/>
        </w:rPr>
        <w:t>zero.</w:t>
      </w:r>
      <w:proofErr w:type="gramEnd"/>
    </w:p>
    <w:p w14:paraId="0C3C419E" w14:textId="5EEF9616" w:rsidR="00236015" w:rsidRPr="00C3586C" w:rsidRDefault="008B0A6B" w:rsidP="00C3586C">
      <w:pPr>
        <w:spacing w:line="360" w:lineRule="auto"/>
        <w:rPr>
          <w:rFonts w:asciiTheme="minorHAnsi" w:hAnsiTheme="minorHAnsi" w:cstheme="minorHAnsi"/>
        </w:rPr>
      </w:pPr>
      <w:r>
        <w:rPr>
          <w:rFonts w:asciiTheme="minorHAnsi" w:hAnsiTheme="minorHAnsi" w:cstheme="minorHAnsi"/>
        </w:rPr>
        <w:t xml:space="preserve">In this specification, the (absolute) price elasticity of demand is </w:t>
      </w:r>
      <m:oMath>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r>
          <w:rPr>
            <w:rFonts w:ascii="Cambria Math" w:hAnsi="Cambria Math" w:cstheme="minorHAnsi"/>
          </w:rPr>
          <m:t>=-</m:t>
        </m:r>
        <m:f>
          <m:fPr>
            <m:ctrlPr>
              <w:rPr>
                <w:rFonts w:ascii="Cambria Math" w:hAnsi="Cambria Math" w:cstheme="minorHAnsi"/>
              </w:rPr>
            </m:ctrlPr>
          </m:fPr>
          <m:num>
            <m:r>
              <w:rPr>
                <w:rFonts w:ascii="Cambria Math" w:hAnsi="Cambria Math" w:cstheme="minorHAnsi"/>
              </w:rPr>
              <m:t>∂</m:t>
            </m:r>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num>
          <m:den>
            <m:r>
              <w:rPr>
                <w:rFonts w:ascii="Cambria Math" w:hAnsi="Cambria Math" w:cstheme="minorHAnsi"/>
              </w:rPr>
              <m:t>∂</m:t>
            </m:r>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j,t</m:t>
                    </m:r>
                  </m:sub>
                </m:sSub>
              </m:e>
            </m:func>
          </m:den>
        </m:f>
      </m:oMath>
      <w:r>
        <w:rPr>
          <w:rFonts w:asciiTheme="minorHAnsi" w:hAnsiTheme="minorHAnsi" w:cstheme="minorHAnsi"/>
        </w:rPr>
        <w:t xml:space="preserve">, which represents the local derivative of an isoelastic demand curve. We do not add a constant inside the logarithm because no country in the sample ever records zero </w:t>
      </w:r>
      <w:del w:id="167" w:author="Stoycho Rusinov" w:date="2026-08-08T15:27:00Z">
        <w:r>
          <w:rPr>
            <w:rFonts w:asciiTheme="minorHAnsi" w:hAnsiTheme="minorHAnsi" w:cstheme="minorHAnsi"/>
          </w:rPr>
          <w:delText>applications</w:delText>
        </w:r>
      </w:del>
      <w:ins w:id="168" w:author="Stoycho Rusinov" w:date="2026-08-08T15:27:00Z">
        <w:r>
          <w:rPr>
            <w:rFonts w:asciiTheme="minorHAnsi" w:hAnsiTheme="minorHAnsi" w:cstheme="minorHAnsi"/>
          </w:rPr>
          <w:t>applicants</w:t>
        </w:r>
      </w:ins>
      <w:r>
        <w:rPr>
          <w:rFonts w:asciiTheme="minorHAnsi" w:hAnsiTheme="minorHAnsi" w:cstheme="minorHAnsi"/>
        </w:rPr>
        <w:t>; taking the direct log of demand is also more directly tied to the isoelastic curve we estimate.</w:t>
      </w:r>
    </w:p>
    <w:p w14:paraId="63888095" w14:textId="77777777" w:rsidR="00236015" w:rsidRPr="00C3586C" w:rsidRDefault="008B0A6B" w:rsidP="000A19E0">
      <w:pPr>
        <w:spacing w:line="360" w:lineRule="auto"/>
        <w:ind w:firstLine="720"/>
        <w:rPr>
          <w:rFonts w:asciiTheme="minorHAnsi" w:hAnsiTheme="minorHAnsi" w:cstheme="minorHAnsi"/>
        </w:rPr>
      </w:pPr>
      <w:r>
        <w:rPr>
          <w:rFonts w:asciiTheme="minorHAnsi" w:hAnsiTheme="minorHAnsi" w:cstheme="minorHAnsi"/>
        </w:rPr>
        <w:t xml:space="preserve">Brexit introduces a discrete and exogenous tuition shock for EU origin markets. Let </w:t>
      </w:r>
      <m:oMath>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t</m:t>
            </m:r>
          </m:sub>
        </m:sSub>
      </m:oMath>
      <w:r>
        <w:rPr>
          <w:rFonts w:asciiTheme="minorHAnsi" w:hAnsiTheme="minorHAnsi" w:cstheme="minorHAnsi"/>
        </w:rPr>
        <w:t xml:space="preserve"> be an indicator equal to 1 in years after the new fee regime is introduced (post-2020) and 0 otherwise, and let </w:t>
      </w:r>
      <m:oMath>
        <m:r>
          <w:rPr>
            <w:rFonts w:ascii="Cambria Math" w:hAnsi="Cambria Math" w:cstheme="minorHAnsi"/>
          </w:rPr>
          <m:t>1</m:t>
        </m:r>
        <m:d>
          <m:dPr>
            <m:begChr m:val="["/>
            <m:endChr m:val="]"/>
            <m:ctrlPr>
              <w:rPr>
                <w:rFonts w:ascii="Cambria Math" w:hAnsi="Cambria Math" w:cstheme="minorHAnsi"/>
              </w:rPr>
            </m:ctrlPr>
          </m:dPr>
          <m:e>
            <m:r>
              <w:rPr>
                <w:rFonts w:ascii="Cambria Math" w:hAnsi="Cambria Math" w:cstheme="minorHAnsi"/>
              </w:rPr>
              <m:t>Country j in EU</m:t>
            </m:r>
          </m:e>
        </m:d>
      </m:oMath>
      <w:r>
        <w:rPr>
          <w:rFonts w:asciiTheme="minorHAnsi" w:hAnsiTheme="minorHAnsi" w:cstheme="minorHAnsi"/>
        </w:rPr>
        <w:t xml:space="preserve"> indicate EU origin countries (excluding Ireland). The Brexit shock enters the price equation as the system of simultaneous equations defining the cou</w:t>
      </w:r>
      <w:proofErr w:type="spellStart"/>
      <w:r>
        <w:rPr>
          <w:rFonts w:asciiTheme="minorHAnsi" w:hAnsiTheme="minorHAnsi" w:cstheme="minorHAnsi"/>
        </w:rPr>
        <w:t>ntry</w:t>
      </w:r>
      <w:proofErr w:type="spellEnd"/>
      <w:r>
        <w:rPr>
          <w:rFonts w:asciiTheme="minorHAnsi" w:hAnsiTheme="minorHAnsi" w:cstheme="minorHAnsi"/>
        </w:rPr>
        <w:t>-specific reaction to the exogenous tuition shock:</w:t>
      </w:r>
    </w:p>
    <w:p w14:paraId="3792304B" w14:textId="77777777" w:rsidR="00236015" w:rsidRPr="00C3586C" w:rsidRDefault="008B0A6B" w:rsidP="00C3586C">
      <w:pPr>
        <w:tabs>
          <w:tab w:val="center" w:pos="4513"/>
          <w:tab w:val="right" w:pos="9026"/>
        </w:tabs>
        <w:spacing w:before="120" w:line="360" w:lineRule="auto"/>
        <w:rPr>
          <w:rFonts w:asciiTheme="minorHAnsi" w:hAnsiTheme="minorHAnsi" w:cstheme="minorHAnsi"/>
        </w:rPr>
      </w:pPr>
      <w:r>
        <w:rPr>
          <w:rFonts w:asciiTheme="minorHAnsi" w:hAnsiTheme="minorHAnsi" w:cstheme="minorHAnsi"/>
        </w:rPr>
        <w:tab/>
      </w:r>
      <m:oMath>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ϕ</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w:rPr>
            <w:rFonts w:ascii="Cambria Math" w:hAnsi="Cambria Math" w:cstheme="minorHAnsi"/>
          </w:rPr>
          <m:t xml:space="preserve"> 1</m:t>
        </m:r>
        <m:d>
          <m:dPr>
            <m:begChr m:val="["/>
            <m:endChr m:val="]"/>
            <m:ctrlPr>
              <w:rPr>
                <w:rFonts w:ascii="Cambria Math" w:hAnsi="Cambria Math" w:cstheme="minorHAnsi"/>
              </w:rPr>
            </m:ctrlPr>
          </m:dPr>
          <m:e>
            <m:r>
              <w:rPr>
                <w:rFonts w:ascii="Cambria Math" w:hAnsi="Cambria Math" w:cstheme="minorHAnsi"/>
              </w:rPr>
              <m:t>Country j in EU</m:t>
            </m:r>
          </m:e>
        </m:d>
        <m:r>
          <w:rPr>
            <w:rFonts w:ascii="Cambria Math" w:hAnsi="Cambria Math" w:cstheme="minorHAnsi"/>
          </w:rPr>
          <m:t xml:space="preserve"> </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j,t</m:t>
            </m:r>
          </m:sub>
        </m:sSub>
      </m:oMath>
      <w:r>
        <w:rPr>
          <w:rFonts w:asciiTheme="minorHAnsi" w:hAnsiTheme="minorHAnsi" w:cstheme="minorHAnsi"/>
        </w:rPr>
        <w:tab/>
        <w:t>(2)</w:t>
      </w:r>
    </w:p>
    <w:p w14:paraId="792EA010" w14:textId="77777777" w:rsidR="00236015" w:rsidRPr="00C3586C" w:rsidRDefault="000E33CA" w:rsidP="00C3586C">
      <w:pPr>
        <w:pStyle w:val="ListParagraph"/>
        <w:numPr>
          <w:ilvl w:val="0"/>
          <w:numId w:val="1"/>
        </w:numPr>
        <w:spacing w:line="360" w:lineRule="auto"/>
        <w:rPr>
          <w:rFonts w:asciiTheme="minorHAnsi" w:hAnsiTheme="minorHAnsi" w:cstheme="minorHAnsi"/>
        </w:rPr>
      </w:pPr>
      <m:oMath>
        <m:sSub>
          <m:sSubPr>
            <m:ctrlPr>
              <w:rPr>
                <w:rFonts w:ascii="Cambria Math" w:hAnsi="Cambria Math" w:cstheme="minorHAnsi"/>
              </w:rPr>
            </m:ctrlPr>
          </m:sSubPr>
          <m:e>
            <m:r>
              <w:rPr>
                <w:rFonts w:ascii="Cambria Math" w:hAnsi="Cambria Math" w:cstheme="minorHAnsi"/>
              </w:rPr>
              <m:t>ϕ</m:t>
            </m:r>
          </m:e>
          <m:sub>
            <m:r>
              <w:rPr>
                <w:rFonts w:ascii="Cambria Math" w:hAnsi="Cambria Math" w:cstheme="minorHAnsi"/>
              </w:rPr>
              <m:t>j</m:t>
            </m:r>
          </m:sub>
        </m:sSub>
      </m:oMath>
      <w:r w:rsidR="00382665">
        <w:rPr>
          <w:rFonts w:asciiTheme="minorHAnsi" w:hAnsiTheme="minorHAnsi" w:cstheme="minorHAnsi"/>
        </w:rPr>
        <w:t xml:space="preserve"> are country-specific intercepts identifying the price level-maintained pre-Brexit;</w:t>
      </w:r>
    </w:p>
    <w:p w14:paraId="290773A2" w14:textId="77777777" w:rsidR="00236015" w:rsidRPr="00C3586C" w:rsidRDefault="000E33CA" w:rsidP="00C3586C">
      <w:pPr>
        <w:pStyle w:val="ListParagraph"/>
        <w:numPr>
          <w:ilvl w:val="0"/>
          <w:numId w:val="1"/>
        </w:numPr>
        <w:spacing w:line="360" w:lineRule="auto"/>
        <w:rPr>
          <w:rFonts w:asciiTheme="minorHAnsi" w:hAnsiTheme="minorHAnsi" w:cstheme="minorHAnsi"/>
        </w:rPr>
      </w:pPr>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w:r w:rsidR="00382665">
        <w:rPr>
          <w:rFonts w:asciiTheme="minorHAnsi" w:hAnsiTheme="minorHAnsi" w:cstheme="minorHAnsi"/>
        </w:rPr>
        <w:t xml:space="preserve"> is the log price change induced by Brexit for origin </w:t>
      </w:r>
      <m:oMath>
        <m:r>
          <w:rPr>
            <w:rFonts w:ascii="Cambria Math" w:hAnsi="Cambria Math" w:cstheme="minorHAnsi"/>
          </w:rPr>
          <m:t>j</m:t>
        </m:r>
      </m:oMath>
      <w:r w:rsidR="00382665">
        <w:rPr>
          <w:rFonts w:asciiTheme="minorHAnsi" w:hAnsiTheme="minorHAnsi" w:cstheme="minorHAnsi"/>
        </w:rPr>
        <w:t xml:space="preserve"> (assumed fixed for now; we relax this assumption later to expose an alternative source of heterogeneity in elasticities);</w:t>
      </w:r>
    </w:p>
    <w:p w14:paraId="2ACB4A4A" w14:textId="77777777" w:rsidR="00236015" w:rsidRPr="00C3586C" w:rsidRDefault="000E33CA" w:rsidP="00C3586C">
      <w:pPr>
        <w:pStyle w:val="ListParagraph"/>
        <w:numPr>
          <w:ilvl w:val="0"/>
          <w:numId w:val="1"/>
        </w:numPr>
        <w:spacing w:line="360" w:lineRule="auto"/>
        <w:rPr>
          <w:rFonts w:asciiTheme="minorHAnsi" w:hAnsiTheme="minorHAnsi" w:cstheme="minorHAnsi"/>
        </w:rPr>
      </w:pPr>
      <m:oMath>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j,t</m:t>
            </m:r>
          </m:sub>
        </m:sSub>
      </m:oMath>
      <w:r w:rsidR="00382665">
        <w:rPr>
          <w:rFonts w:asciiTheme="minorHAnsi" w:hAnsiTheme="minorHAnsi" w:cstheme="minorHAnsi"/>
        </w:rPr>
        <w:t xml:space="preserve"> is a pricing error term assumed to be normally distributed with mean </w:t>
      </w:r>
      <w:proofErr w:type="gramStart"/>
      <w:r w:rsidR="00382665">
        <w:rPr>
          <w:rFonts w:asciiTheme="minorHAnsi" w:hAnsiTheme="minorHAnsi" w:cstheme="minorHAnsi"/>
        </w:rPr>
        <w:t>zero.</w:t>
      </w:r>
      <w:proofErr w:type="gramEnd"/>
    </w:p>
    <w:p w14:paraId="293A475F"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rPr>
        <w:t>Combining equations (1) and (2) yields:</w:t>
      </w:r>
    </w:p>
    <w:p w14:paraId="3BD0DB95" w14:textId="77777777" w:rsidR="00236015" w:rsidRPr="00C3586C" w:rsidRDefault="000E33CA" w:rsidP="00C3586C">
      <w:pPr>
        <w:spacing w:before="120" w:line="360" w:lineRule="auto"/>
        <w:rPr>
          <w:rFonts w:asciiTheme="minorHAnsi" w:hAnsiTheme="minorHAnsi" w:cstheme="minorHAnsi"/>
        </w:rPr>
      </w:pPr>
      <m:oMathPara>
        <m:oMath>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μ</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δ</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r>
            <w:rPr>
              <w:rFonts w:ascii="Cambria Math" w:hAnsi="Cambria Math" w:cstheme="minorHAnsi"/>
            </w:rPr>
            <m:t xml:space="preserve"> </m:t>
          </m:r>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ϕ</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w:rPr>
                  <w:rFonts w:ascii="Cambria Math" w:hAnsi="Cambria Math" w:cstheme="minorHAnsi"/>
                </w:rPr>
                <m:t xml:space="preserve"> </m:t>
              </m:r>
              <m:r>
                <m:rPr>
                  <m:sty m:val="bi"/>
                </m:rPr>
                <w:rPr>
                  <w:rFonts w:ascii="Cambria Math" w:hAnsi="Cambria Math" w:cstheme="minorHAnsi"/>
                </w:rPr>
                <m:t>1</m:t>
              </m:r>
              <m:d>
                <m:dPr>
                  <m:begChr m:val="["/>
                  <m:endChr m:val="]"/>
                  <m:ctrlPr>
                    <w:rPr>
                      <w:rFonts w:ascii="Cambria Math" w:hAnsi="Cambria Math" w:cstheme="minorHAnsi"/>
                    </w:rPr>
                  </m:ctrlPr>
                </m:dPr>
                <m:e>
                  <m:r>
                    <w:rPr>
                      <w:rFonts w:ascii="Cambria Math" w:hAnsi="Cambria Math" w:cstheme="minorHAnsi"/>
                    </w:rPr>
                    <m:t>Country j in EU</m:t>
                  </m:r>
                </m:e>
              </m:d>
              <m:r>
                <w:rPr>
                  <w:rFonts w:ascii="Cambria Math" w:hAnsi="Cambria Math" w:cstheme="minorHAnsi"/>
                </w:rPr>
                <m:t xml:space="preserve"> </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j,t</m:t>
                  </m:r>
                </m:sub>
              </m:sSub>
            </m:e>
          </m:d>
          <m:r>
            <w:rPr>
              <w:rFonts w:ascii="Cambria Math" w:hAnsi="Cambria Math" w:cstheme="minorHAnsi"/>
            </w:rPr>
            <m:t>+</m:t>
          </m:r>
          <m:sSup>
            <m:sSupPr>
              <m:ctrlPr>
                <w:rPr>
                  <w:rFonts w:ascii="Cambria Math" w:hAnsi="Cambria Math" w:cstheme="minorHAnsi"/>
                </w:rPr>
              </m:ctrlPr>
            </m:sSupPr>
            <m:e>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j,t</m:t>
                  </m:r>
                </m:sub>
              </m:sSub>
            </m:e>
            <m:sup>
              <m:r>
                <w:rPr>
                  <w:rFonts w:ascii="Cambria Math" w:hAnsi="Cambria Math" w:cstheme="minorHAnsi"/>
                </w:rPr>
                <m:t>'</m:t>
              </m:r>
            </m:sup>
          </m:sSup>
          <m:r>
            <w:rPr>
              <w:rFonts w:ascii="Cambria Math" w:hAnsi="Cambria Math" w:cstheme="minorHAnsi"/>
            </w:rPr>
            <m:t>θ+</m:t>
          </m:r>
          <m:sSub>
            <m:sSubPr>
              <m:ctrlPr>
                <w:rPr>
                  <w:rFonts w:ascii="Cambria Math" w:hAnsi="Cambria Math" w:cstheme="minorHAnsi"/>
                </w:rPr>
              </m:ctrlPr>
            </m:sSubPr>
            <m:e>
              <m:r>
                <w:rPr>
                  <w:rFonts w:ascii="Cambria Math" w:hAnsi="Cambria Math" w:cstheme="minorHAnsi"/>
                </w:rPr>
                <m:t>ε</m:t>
              </m:r>
            </m:e>
            <m:sub>
              <m:r>
                <w:rPr>
                  <w:rFonts w:ascii="Cambria Math" w:hAnsi="Cambria Math" w:cstheme="minorHAnsi"/>
                </w:rPr>
                <m:t>j,t</m:t>
              </m:r>
            </m:sub>
          </m:sSub>
        </m:oMath>
      </m:oMathPara>
    </w:p>
    <w:p w14:paraId="37405ECE" w14:textId="77777777" w:rsidR="00236015" w:rsidRPr="00C3586C" w:rsidRDefault="008B0A6B" w:rsidP="00C3586C">
      <w:pPr>
        <w:spacing w:before="120" w:line="360" w:lineRule="auto"/>
        <w:rPr>
          <w:rFonts w:asciiTheme="minorHAnsi" w:hAnsiTheme="minorHAnsi" w:cstheme="minorHAnsi"/>
        </w:rPr>
      </w:pPr>
      <m:oMathPara>
        <m:oMath>
          <m:r>
            <w:rPr>
              <w:rFonts w:ascii="Cambria Math" w:hAnsi="Cambria Math" w:cstheme="minorHAnsi"/>
            </w:rPr>
            <m:t xml:space="preserve">                  =</m:t>
          </m:r>
          <m:sSub>
            <m:sSubPr>
              <m:ctrlPr>
                <w:rPr>
                  <w:rFonts w:ascii="Cambria Math" w:hAnsi="Cambria Math" w:cstheme="minorHAnsi"/>
                </w:rPr>
              </m:ctrlPr>
            </m:sSubPr>
            <m:e>
              <m:r>
                <w:rPr>
                  <w:rFonts w:ascii="Cambria Math" w:hAnsi="Cambria Math" w:cstheme="minorHAnsi"/>
                </w:rPr>
                <m:t>μ</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ϕ</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δ</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m:rPr>
              <m:sty m:val="bi"/>
            </m:rPr>
            <w:rPr>
              <w:rFonts w:ascii="Cambria Math" w:hAnsi="Cambria Math" w:cstheme="minorHAnsi"/>
            </w:rPr>
            <m:t>1</m:t>
          </m:r>
          <m:d>
            <m:dPr>
              <m:begChr m:val="["/>
              <m:endChr m:val="]"/>
              <m:ctrlPr>
                <w:rPr>
                  <w:rFonts w:ascii="Cambria Math" w:hAnsi="Cambria Math" w:cstheme="minorHAnsi"/>
                </w:rPr>
              </m:ctrlPr>
            </m:dPr>
            <m:e>
              <m:r>
                <w:rPr>
                  <w:rFonts w:ascii="Cambria Math" w:hAnsi="Cambria Math" w:cstheme="minorHAnsi"/>
                </w:rPr>
                <m:t>Country j in EU</m:t>
              </m:r>
            </m:e>
          </m:d>
          <m:r>
            <w:rPr>
              <w:rFonts w:ascii="Cambria Math" w:hAnsi="Cambria Math" w:cstheme="minorHAnsi"/>
            </w:rPr>
            <m:t xml:space="preserve"> </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t</m:t>
              </m:r>
            </m:sub>
          </m:sSub>
          <m:r>
            <w:rPr>
              <w:rFonts w:ascii="Cambria Math" w:hAnsi="Cambria Math" w:cstheme="minorHAnsi"/>
            </w:rPr>
            <m:t>+</m:t>
          </m:r>
          <m:sSup>
            <m:sSupPr>
              <m:ctrlPr>
                <w:rPr>
                  <w:rFonts w:ascii="Cambria Math" w:hAnsi="Cambria Math" w:cstheme="minorHAnsi"/>
                </w:rPr>
              </m:ctrlPr>
            </m:sSupPr>
            <m:e>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j,t</m:t>
                  </m:r>
                </m:sub>
              </m:sSub>
            </m:e>
            <m:sup>
              <m:r>
                <w:rPr>
                  <w:rFonts w:ascii="Cambria Math" w:hAnsi="Cambria Math" w:cstheme="minorHAnsi"/>
                </w:rPr>
                <m:t>'</m:t>
              </m:r>
            </m:sup>
          </m:sSup>
          <m:r>
            <w:rPr>
              <w:rFonts w:ascii="Cambria Math" w:hAnsi="Cambria Math" w:cstheme="minorHAnsi"/>
            </w:rPr>
            <m:t>θ+</m:t>
          </m:r>
          <m:sSub>
            <m:sSubPr>
              <m:ctrlPr>
                <w:rPr>
                  <w:rFonts w:ascii="Cambria Math" w:hAnsi="Cambria Math" w:cstheme="minorHAnsi"/>
                </w:rPr>
              </m:ctrlPr>
            </m:sSubPr>
            <m:e>
              <m:r>
                <w:rPr>
                  <w:rFonts w:ascii="Cambria Math" w:hAnsi="Cambria Math" w:cstheme="minorHAnsi"/>
                </w:rPr>
                <m:t>ε</m:t>
              </m:r>
            </m:e>
            <m:sub>
              <m:r>
                <w:rPr>
                  <w:rFonts w:ascii="Cambria Math" w:hAnsi="Cambria Math" w:cstheme="minorHAnsi"/>
                </w:rPr>
                <m:t>j,t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j,t</m:t>
              </m:r>
            </m:sub>
          </m:sSub>
        </m:oMath>
      </m:oMathPara>
    </w:p>
    <w:p w14:paraId="2F2BF580"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rPr>
        <w:t xml:space="preserve">Let </w:t>
      </w:r>
      <m:oMath>
        <m:sSub>
          <m:sSubPr>
            <m:ctrlPr>
              <w:rPr>
                <w:rFonts w:ascii="Cambria Math" w:hAnsi="Cambria Math" w:cstheme="minorHAnsi"/>
              </w:rPr>
            </m:ctrlPr>
          </m:sSubPr>
          <m:e>
            <m:r>
              <w:rPr>
                <w:rFonts w:ascii="Cambria Math" w:hAnsi="Cambria Math" w:cstheme="minorHAnsi"/>
              </w:rPr>
              <m:t>α</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μ</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ϕ</m:t>
            </m:r>
          </m:e>
          <m:sub>
            <m:r>
              <w:rPr>
                <w:rFonts w:ascii="Cambria Math" w:hAnsi="Cambria Math" w:cstheme="minorHAnsi"/>
              </w:rPr>
              <m:t>j</m:t>
            </m:r>
          </m:sub>
        </m:sSub>
      </m:oMath>
      <w:r>
        <w:rPr>
          <w:rFonts w:asciiTheme="minorHAnsi" w:hAnsiTheme="minorHAnsi" w:cstheme="minorHAnsi"/>
        </w:rPr>
        <w:t xml:space="preserve"> absorb the country-specific demand shifter and the pre-Brexit price intercept, and let </w:t>
      </w:r>
      <m:oMath>
        <m:sSubSup>
          <m:sSubSupPr>
            <m:ctrlPr>
              <w:rPr>
                <w:rFonts w:ascii="Cambria Math" w:hAnsi="Cambria Math" w:cstheme="minorHAnsi"/>
              </w:rPr>
            </m:ctrlPr>
          </m:sSubSupPr>
          <m:e>
            <m:r>
              <w:rPr>
                <w:rFonts w:ascii="Cambria Math" w:hAnsi="Cambria Math" w:cstheme="minorHAnsi"/>
              </w:rPr>
              <m:t>ε</m:t>
            </m:r>
          </m:e>
          <m:sub>
            <m:r>
              <w:rPr>
                <w:rFonts w:ascii="Cambria Math" w:hAnsi="Cambria Math" w:cstheme="minorHAnsi"/>
              </w:rPr>
              <m:t>j,t</m:t>
            </m:r>
          </m:sub>
          <m:sup>
            <m:r>
              <w:rPr>
                <w:rFonts w:ascii="Cambria Math" w:hAnsi="Cambria Math" w:cstheme="minorHAnsi"/>
              </w:rPr>
              <m:t>*</m:t>
            </m:r>
          </m:sup>
        </m:sSubSup>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ε</m:t>
            </m:r>
          </m:e>
          <m:sub>
            <m:r>
              <w:rPr>
                <w:rFonts w:ascii="Cambria Math" w:hAnsi="Cambria Math" w:cstheme="minorHAnsi"/>
              </w:rPr>
              <m:t>j,t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j,t</m:t>
            </m:r>
          </m:sub>
        </m:sSub>
      </m:oMath>
      <w:r>
        <w:rPr>
          <w:rFonts w:asciiTheme="minorHAnsi" w:hAnsiTheme="minorHAnsi" w:cstheme="minorHAnsi"/>
        </w:rPr>
        <w:t xml:space="preserve"> denote the composite error. Both </w:t>
      </w:r>
      <m:oMath>
        <m:sSub>
          <m:sSubPr>
            <m:ctrlPr>
              <w:rPr>
                <w:rFonts w:ascii="Cambria Math" w:hAnsi="Cambria Math" w:cstheme="minorHAnsi"/>
              </w:rPr>
            </m:ctrlPr>
          </m:sSubPr>
          <m:e>
            <m:r>
              <w:rPr>
                <w:rFonts w:ascii="Cambria Math" w:hAnsi="Cambria Math" w:cstheme="minorHAnsi"/>
              </w:rPr>
              <m:t>μ</m:t>
            </m:r>
          </m:e>
          <m:sub>
            <m:r>
              <w:rPr>
                <w:rFonts w:ascii="Cambria Math" w:hAnsi="Cambria Math" w:cstheme="minorHAnsi"/>
              </w:rPr>
              <m:t>j</m:t>
            </m:r>
          </m:sub>
        </m:sSub>
      </m:oMath>
      <w:r>
        <w:rPr>
          <w:rFonts w:asciiTheme="minorHAnsi" w:hAnsiTheme="minorHAnsi" w:cstheme="minorHAnsi"/>
        </w:rPr>
        <w:t xml:space="preserve"> and </w:t>
      </w:r>
      <m:oMath>
        <m:sSub>
          <m:sSubPr>
            <m:ctrlPr>
              <w:rPr>
                <w:rFonts w:ascii="Cambria Math" w:hAnsi="Cambria Math" w:cstheme="minorHAnsi"/>
              </w:rPr>
            </m:ctrlPr>
          </m:sSubPr>
          <m:e>
            <m:r>
              <w:rPr>
                <w:rFonts w:ascii="Cambria Math" w:hAnsi="Cambria Math" w:cstheme="minorHAnsi"/>
              </w:rPr>
              <m:t>ϕ</m:t>
            </m:r>
          </m:e>
          <m:sub>
            <m:r>
              <w:rPr>
                <w:rFonts w:ascii="Cambria Math" w:hAnsi="Cambria Math" w:cstheme="minorHAnsi"/>
              </w:rPr>
              <m:t>j</m:t>
            </m:r>
          </m:sub>
        </m:sSub>
      </m:oMath>
      <w:r>
        <w:rPr>
          <w:rFonts w:asciiTheme="minorHAnsi" w:hAnsiTheme="minorHAnsi" w:cstheme="minorHAnsi"/>
        </w:rPr>
        <w:t xml:space="preserve"> are time-invariant and are absorbed by the demeaning step in any standard TWFE specif</w:t>
      </w:r>
      <w:proofErr w:type="spellStart"/>
      <w:r>
        <w:rPr>
          <w:rFonts w:asciiTheme="minorHAnsi" w:hAnsiTheme="minorHAnsi" w:cstheme="minorHAnsi"/>
        </w:rPr>
        <w:t>ication</w:t>
      </w:r>
      <w:proofErr w:type="spellEnd"/>
      <w:r>
        <w:rPr>
          <w:rFonts w:asciiTheme="minorHAnsi" w:hAnsiTheme="minorHAnsi" w:cstheme="minorHAnsi"/>
        </w:rPr>
        <w:t xml:space="preserve">. The composite error is inherently heteroskedastic and serially correlated, so we estimate the models using Driscoll and </w:t>
      </w:r>
      <w:proofErr w:type="spellStart"/>
      <w:r>
        <w:rPr>
          <w:rFonts w:asciiTheme="minorHAnsi" w:hAnsiTheme="minorHAnsi" w:cstheme="minorHAnsi"/>
        </w:rPr>
        <w:t>Kraay</w:t>
      </w:r>
      <w:proofErr w:type="spellEnd"/>
      <w:r>
        <w:rPr>
          <w:rFonts w:asciiTheme="minorHAnsi" w:hAnsiTheme="minorHAnsi" w:cstheme="minorHAnsi"/>
        </w:rPr>
        <w:t xml:space="preserve"> (1998) standard errors to account for cross-sectional dependence and serial correlation. The derivations imply the reduced-form specification:</w:t>
      </w:r>
    </w:p>
    <w:p w14:paraId="657F4F52" w14:textId="77777777" w:rsidR="00236015" w:rsidRPr="00C3586C" w:rsidRDefault="008B0A6B" w:rsidP="00C3586C">
      <w:pPr>
        <w:tabs>
          <w:tab w:val="center" w:pos="4513"/>
          <w:tab w:val="right" w:pos="9026"/>
        </w:tabs>
        <w:spacing w:before="120" w:line="360" w:lineRule="auto"/>
        <w:rPr>
          <w:rFonts w:asciiTheme="minorHAnsi" w:hAnsiTheme="minorHAnsi" w:cstheme="minorHAnsi"/>
        </w:rPr>
      </w:pPr>
      <w:r>
        <w:rPr>
          <w:rFonts w:asciiTheme="minorHAnsi" w:hAnsiTheme="minorHAnsi" w:cstheme="minorHAnsi"/>
        </w:rPr>
        <w:tab/>
      </w:r>
      <m:oMath>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α</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δ</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β</m:t>
            </m:r>
          </m:e>
          <m:sub>
            <m:r>
              <w:rPr>
                <w:rFonts w:ascii="Cambria Math" w:hAnsi="Cambria Math" w:cstheme="minorHAnsi"/>
              </w:rPr>
              <m:t>j</m:t>
            </m:r>
          </m:sub>
        </m:sSub>
        <m:r>
          <m:rPr>
            <m:sty m:val="bi"/>
          </m:rPr>
          <w:rPr>
            <w:rFonts w:ascii="Cambria Math" w:hAnsi="Cambria Math" w:cstheme="minorHAnsi"/>
          </w:rPr>
          <m:t>1</m:t>
        </m:r>
        <m:d>
          <m:dPr>
            <m:begChr m:val="["/>
            <m:endChr m:val="]"/>
            <m:ctrlPr>
              <w:rPr>
                <w:rFonts w:ascii="Cambria Math" w:hAnsi="Cambria Math" w:cstheme="minorHAnsi"/>
              </w:rPr>
            </m:ctrlPr>
          </m:dPr>
          <m:e>
            <m:r>
              <w:rPr>
                <w:rFonts w:ascii="Cambria Math" w:hAnsi="Cambria Math" w:cstheme="minorHAnsi"/>
              </w:rPr>
              <m:t>Country j in EU</m:t>
            </m:r>
          </m:e>
        </m:d>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t</m:t>
            </m:r>
          </m:sub>
        </m:sSub>
        <m:r>
          <w:rPr>
            <w:rFonts w:ascii="Cambria Math" w:hAnsi="Cambria Math" w:cstheme="minorHAnsi"/>
          </w:rPr>
          <m:t>+</m:t>
        </m:r>
        <m:sSup>
          <m:sSupPr>
            <m:ctrlPr>
              <w:rPr>
                <w:rFonts w:ascii="Cambria Math" w:hAnsi="Cambria Math" w:cstheme="minorHAnsi"/>
              </w:rPr>
            </m:ctrlPr>
          </m:sSupPr>
          <m:e>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j,t</m:t>
                </m:r>
              </m:sub>
            </m:sSub>
          </m:e>
          <m:sup>
            <m:r>
              <w:rPr>
                <w:rFonts w:ascii="Cambria Math" w:hAnsi="Cambria Math" w:cstheme="minorHAnsi"/>
              </w:rPr>
              <m:t>'</m:t>
            </m:r>
          </m:sup>
        </m:sSup>
        <m:r>
          <w:rPr>
            <w:rFonts w:ascii="Cambria Math" w:hAnsi="Cambria Math" w:cstheme="minorHAnsi"/>
          </w:rPr>
          <m:t>θ+</m:t>
        </m:r>
        <m:sSubSup>
          <m:sSubSupPr>
            <m:ctrlPr>
              <w:rPr>
                <w:rFonts w:ascii="Cambria Math" w:hAnsi="Cambria Math" w:cstheme="minorHAnsi"/>
              </w:rPr>
            </m:ctrlPr>
          </m:sSubSupPr>
          <m:e>
            <m:r>
              <w:rPr>
                <w:rFonts w:ascii="Cambria Math" w:hAnsi="Cambria Math" w:cstheme="minorHAnsi"/>
              </w:rPr>
              <m:t>ε</m:t>
            </m:r>
          </m:e>
          <m:sub>
            <m:r>
              <w:rPr>
                <w:rFonts w:ascii="Cambria Math" w:hAnsi="Cambria Math" w:cstheme="minorHAnsi"/>
              </w:rPr>
              <m:t>j,t</m:t>
            </m:r>
          </m:sub>
          <m:sup>
            <m:r>
              <w:rPr>
                <w:rFonts w:ascii="Cambria Math" w:hAnsi="Cambria Math" w:cstheme="minorHAnsi"/>
              </w:rPr>
              <m:t>*</m:t>
            </m:r>
          </m:sup>
        </m:sSubSup>
      </m:oMath>
      <w:r>
        <w:rPr>
          <w:rFonts w:asciiTheme="minorHAnsi" w:hAnsiTheme="minorHAnsi" w:cstheme="minorHAnsi"/>
        </w:rPr>
        <w:tab/>
        <w:t>(3)</w:t>
      </w:r>
    </w:p>
    <w:p w14:paraId="5E57A2CC"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rPr>
        <w:t xml:space="preserve">with </w:t>
      </w:r>
      <m:oMath>
        <m:sSub>
          <m:sSubPr>
            <m:ctrlPr>
              <w:rPr>
                <w:rFonts w:ascii="Cambria Math" w:hAnsi="Cambria Math" w:cstheme="minorHAnsi"/>
              </w:rPr>
            </m:ctrlPr>
          </m:sSubPr>
          <m:e>
            <m:r>
              <w:rPr>
                <w:rFonts w:ascii="Cambria Math" w:hAnsi="Cambria Math" w:cstheme="minorHAnsi"/>
              </w:rPr>
              <m:t>β</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w:r>
        <w:rPr>
          <w:rFonts w:asciiTheme="minorHAnsi" w:hAnsiTheme="minorHAnsi" w:cstheme="minorHAnsi"/>
        </w:rPr>
        <w:t xml:space="preserve">. The country-specific DiD coefficient </w:t>
      </w:r>
      <m:oMath>
        <m:sSub>
          <m:sSubPr>
            <m:ctrlPr>
              <w:rPr>
                <w:rFonts w:ascii="Cambria Math" w:hAnsi="Cambria Math" w:cstheme="minorHAnsi"/>
              </w:rPr>
            </m:ctrlPr>
          </m:sSubPr>
          <m:e>
            <m:r>
              <w:rPr>
                <w:rFonts w:ascii="Cambria Math" w:hAnsi="Cambria Math" w:cstheme="minorHAnsi"/>
              </w:rPr>
              <m:t>β</m:t>
            </m:r>
          </m:e>
          <m:sub>
            <m:r>
              <w:rPr>
                <w:rFonts w:ascii="Cambria Math" w:hAnsi="Cambria Math" w:cstheme="minorHAnsi"/>
              </w:rPr>
              <m:t>j</m:t>
            </m:r>
          </m:sub>
        </m:sSub>
      </m:oMath>
      <w:r>
        <w:rPr>
          <w:rFonts w:asciiTheme="minorHAnsi" w:hAnsiTheme="minorHAnsi" w:cstheme="minorHAnsi"/>
        </w:rPr>
        <w:t xml:space="preserve"> is therefore the product of the demand elasticity </w:t>
      </w:r>
      <m:oMath>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oMath>
      <w:r>
        <w:rPr>
          <w:rFonts w:asciiTheme="minorHAnsi" w:hAnsiTheme="minorHAnsi" w:cstheme="minorHAnsi"/>
        </w:rPr>
        <w:t xml:space="preserve"> and the log price shock </w:t>
      </w:r>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w:r>
        <w:rPr>
          <w:rFonts w:asciiTheme="minorHAnsi" w:hAnsiTheme="minorHAnsi" w:cstheme="minorHAnsi"/>
        </w:rPr>
        <w:t xml:space="preserve">; equivalently, </w:t>
      </w:r>
      <m:oMath>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w:rPr>
                    <w:rFonts w:ascii="Cambria Math" w:hAnsi="Cambria Math" w:cstheme="minorHAnsi"/>
                  </w:rPr>
                  <m:t>β</m:t>
                </m:r>
              </m:e>
              <m:sub>
                <m:r>
                  <w:rPr>
                    <w:rFonts w:ascii="Cambria Math" w:hAnsi="Cambria Math" w:cstheme="minorHAnsi"/>
                  </w:rPr>
                  <m:t>j</m:t>
                </m:r>
              </m:sub>
            </m:sSub>
          </m:num>
          <m:den>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den>
        </m:f>
      </m:oMath>
      <w:r>
        <w:rPr>
          <w:rFonts w:asciiTheme="minorHAnsi" w:hAnsiTheme="minorHAnsi" w:cstheme="minorHAnsi"/>
        </w:rPr>
        <w:t>. When we collapse to a single treatment indicator for all EU countries (an indicator equal to 1 for any country in the EU), the two-way fixed-effects (TWFE) DiD regression identifies the average treatment effect on the t</w:t>
      </w:r>
      <w:proofErr w:type="spellStart"/>
      <w:r>
        <w:rPr>
          <w:rFonts w:asciiTheme="minorHAnsi" w:hAnsiTheme="minorHAnsi" w:cstheme="minorHAnsi"/>
        </w:rPr>
        <w:t>reated</w:t>
      </w:r>
      <w:proofErr w:type="spellEnd"/>
      <w:r>
        <w:rPr>
          <w:rFonts w:asciiTheme="minorHAnsi" w:hAnsiTheme="minorHAnsi" w:cstheme="minorHAnsi"/>
        </w:rPr>
        <w:t xml:space="preserve"> in log units. Although we report robustness checks under alternative estimators, the most credible way to retain the saturated form of the </w:t>
      </w:r>
      <w:proofErr w:type="spellStart"/>
      <w:r>
        <w:rPr>
          <w:rFonts w:asciiTheme="minorHAnsi" w:hAnsiTheme="minorHAnsi" w:cstheme="minorHAnsi"/>
        </w:rPr>
        <w:t>DiD</w:t>
      </w:r>
      <w:proofErr w:type="spellEnd"/>
      <w:r>
        <w:rPr>
          <w:rFonts w:asciiTheme="minorHAnsi" w:hAnsiTheme="minorHAnsi" w:cstheme="minorHAnsi"/>
        </w:rPr>
        <w:t xml:space="preserve"> regression is via the TWFE estimator. After simple algebraic manipulation of equation (2), and imposing </w:t>
      </w:r>
      <m:oMath>
        <m:d>
          <m:dPr>
            <m:begChr m:val="["/>
            <m:endChr m:val="]"/>
            <m:ctrlPr>
              <w:rPr>
                <w:rFonts w:ascii="Cambria Math" w:hAnsi="Cambria Math" w:cstheme="minorHAnsi"/>
              </w:rPr>
            </m:ctrlPr>
          </m:dPr>
          <m:e>
            <m:r>
              <w:rPr>
                <w:rFonts w:ascii="Cambria Math" w:hAnsi="Cambria Math" w:cstheme="minorHAnsi"/>
              </w:rPr>
              <m:t>Country j in EU</m:t>
            </m:r>
          </m:e>
        </m:d>
        <m:r>
          <w:rPr>
            <w:rFonts w:ascii="Cambria Math" w:hAnsi="Cambria Math" w:cstheme="minorHAnsi"/>
          </w:rPr>
          <m:t>=1</m:t>
        </m:r>
      </m:oMath>
      <w:r>
        <w:rPr>
          <w:rFonts w:asciiTheme="minorHAnsi" w:hAnsiTheme="minorHAnsi" w:cstheme="minorHAnsi"/>
        </w:rPr>
        <w:t xml:space="preserve"> together with </w:t>
      </w:r>
      <m:oMath>
        <m:r>
          <w:rPr>
            <w:rFonts w:ascii="Cambria Math" w:hAnsi="Cambria Math" w:cstheme="minorHAnsi"/>
          </w:rPr>
          <m:t>Δ</m:t>
        </m:r>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m:t>
            </m:r>
          </m:sub>
        </m:sSub>
        <m:r>
          <w:rPr>
            <w:rFonts w:ascii="Cambria Math" w:hAnsi="Cambria Math" w:cstheme="minorHAnsi"/>
          </w:rPr>
          <m:t>≈0</m:t>
        </m:r>
      </m:oMath>
      <w:r>
        <w:rPr>
          <w:rFonts w:asciiTheme="minorHAnsi" w:hAnsiTheme="minorHAnsi" w:cstheme="minorHAnsi"/>
        </w:rPr>
        <w:t xml:space="preserve">, </w:t>
      </w:r>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w:r>
        <w:rPr>
          <w:rFonts w:asciiTheme="minorHAnsi" w:hAnsiTheme="minorHAnsi" w:cstheme="minorHAnsi"/>
        </w:rPr>
        <w:t xml:space="preserve"> is given by:</w:t>
      </w:r>
    </w:p>
    <w:p w14:paraId="24FFB29A" w14:textId="77777777" w:rsidR="00236015" w:rsidRPr="00C3586C" w:rsidRDefault="008B0A6B" w:rsidP="00C3586C">
      <w:pPr>
        <w:spacing w:before="120" w:line="360" w:lineRule="auto"/>
        <w:rPr>
          <w:rFonts w:asciiTheme="minorHAnsi" w:hAnsiTheme="minorHAnsi" w:cstheme="minorHAnsi"/>
        </w:rPr>
      </w:pPr>
      <m:oMathPara>
        <m:oMath>
          <m:r>
            <w:rPr>
              <w:rFonts w:ascii="Cambria Math" w:hAnsi="Cambria Math" w:cstheme="minorHAnsi"/>
            </w:rPr>
            <m:t xml:space="preserve">Δ </m:t>
          </m:r>
          <m:sSubSup>
            <m:sSubSupPr>
              <m:ctrlPr>
                <w:rPr>
                  <w:rFonts w:ascii="Cambria Math" w:hAnsi="Cambria Math" w:cstheme="minorHAnsi"/>
                </w:rPr>
              </m:ctrlPr>
            </m:sSubSupPr>
            <m:e>
              <m:r>
                <w:rPr>
                  <w:rFonts w:ascii="Cambria Math" w:hAnsi="Cambria Math" w:cstheme="minorHAnsi"/>
                </w:rPr>
                <m:t>log P</m:t>
              </m:r>
            </m:e>
            <m:sub>
              <m:r>
                <w:rPr>
                  <w:rFonts w:ascii="Cambria Math" w:hAnsi="Cambria Math" w:cstheme="minorHAnsi"/>
                </w:rPr>
                <m:t>j</m:t>
              </m:r>
            </m:sub>
            <m:sup>
              <m:r>
                <w:rPr>
                  <w:rFonts w:ascii="Cambria Math" w:hAnsi="Cambria Math" w:cstheme="minorHAnsi"/>
                </w:rPr>
                <m:t>Brexit</m:t>
              </m:r>
            </m:sup>
          </m:sSubSup>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m:oMathPara>
    </w:p>
    <w:p w14:paraId="35D05B46"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rPr>
        <w:t xml:space="preserve">Thus, if the post-Brexit tuition jumped from </w:t>
      </w:r>
      <m:oMath>
        <m:r>
          <w:rPr>
            <w:rFonts w:ascii="Cambria Math" w:hAnsi="Cambria Math" w:cstheme="minorHAnsi"/>
          </w:rPr>
          <m:t>£9250</m:t>
        </m:r>
      </m:oMath>
      <w:r>
        <w:rPr>
          <w:rFonts w:asciiTheme="minorHAnsi" w:hAnsiTheme="minorHAnsi" w:cstheme="minorHAnsi"/>
        </w:rPr>
        <w:t xml:space="preserve"> to </w:t>
      </w:r>
      <m:oMath>
        <m:r>
          <w:rPr>
            <w:rFonts w:ascii="Cambria Math" w:hAnsi="Cambria Math" w:cstheme="minorHAnsi"/>
          </w:rPr>
          <m:t>£22,200</m:t>
        </m:r>
      </m:oMath>
      <w:r>
        <w:rPr>
          <w:rFonts w:asciiTheme="minorHAnsi" w:hAnsiTheme="minorHAnsi" w:cstheme="minorHAnsi"/>
        </w:rPr>
        <w:t xml:space="preserve"> (implying a homogeneous price shock, </w:t>
      </w:r>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k</m:t>
            </m:r>
          </m:e>
          <m:sub>
            <m:r>
              <m:rPr>
                <m:scr m:val="script"/>
              </m:rPr>
              <w:rPr>
                <w:rFonts w:ascii="Cambria Math" w:hAnsi="Cambria Math" w:cstheme="minorHAnsi"/>
              </w:rPr>
              <m:t>l</m:t>
            </m:r>
          </m:sub>
        </m:sSub>
      </m:oMath>
      <w:r>
        <w:rPr>
          <w:rFonts w:asciiTheme="minorHAnsi" w:hAnsiTheme="minorHAnsi" w:cstheme="minorHAnsi"/>
        </w:rPr>
        <w:t xml:space="preserve"> for all </w:t>
      </w:r>
      <m:oMath>
        <m:r>
          <m:rPr>
            <m:scr m:val="script"/>
          </m:rPr>
          <w:rPr>
            <w:rFonts w:ascii="Cambria Math" w:hAnsi="Cambria Math" w:cstheme="minorHAnsi"/>
          </w:rPr>
          <m:t>l≠</m:t>
        </m:r>
        <m:r>
          <w:rPr>
            <w:rFonts w:ascii="Cambria Math" w:hAnsi="Cambria Math" w:cstheme="minorHAnsi"/>
          </w:rPr>
          <m:t>j</m:t>
        </m:r>
      </m:oMath>
      <w:r>
        <w:rPr>
          <w:rFonts w:asciiTheme="minorHAnsi" w:hAnsiTheme="minorHAnsi" w:cstheme="minorHAnsi"/>
        </w:rPr>
        <w:t xml:space="preserve"> ) it follows that:</w:t>
      </w:r>
    </w:p>
    <w:p w14:paraId="42009DE5" w14:textId="285DB78A" w:rsidR="00236015" w:rsidRPr="00C3586C" w:rsidRDefault="000E33CA" w:rsidP="00C3586C">
      <w:pPr>
        <w:spacing w:before="120" w:line="360" w:lineRule="auto"/>
        <w:rPr>
          <w:rFonts w:asciiTheme="minorHAnsi" w:hAnsiTheme="minorHAnsi" w:cstheme="minorHAnsi"/>
        </w:rPr>
      </w:pPr>
      <m:oMathPara>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w:rPr>
              <w:rFonts w:ascii="Cambria Math" w:hAnsi="Cambria Math" w:cstheme="minorHAnsi"/>
            </w:rPr>
            <m:t>≈</m:t>
          </m:r>
          <m:func>
            <m:funcPr>
              <m:ctrlPr>
                <w:rPr>
                  <w:rFonts w:ascii="Cambria Math" w:hAnsi="Cambria Math" w:cstheme="minorHAnsi"/>
                </w:rPr>
              </m:ctrlPr>
            </m:funcPr>
            <m:fName>
              <m:r>
                <w:rPr>
                  <w:rFonts w:ascii="Cambria Math" w:hAnsi="Cambria Math" w:cstheme="minorHAnsi"/>
                </w:rPr>
                <m:t>log</m:t>
              </m:r>
            </m:fName>
            <m:e>
              <m:r>
                <w:rPr>
                  <w:rFonts w:ascii="Cambria Math" w:hAnsi="Cambria Math" w:cstheme="minorHAnsi"/>
                </w:rPr>
                <m:t>22,200</m:t>
              </m:r>
            </m:e>
          </m:func>
          <m:r>
            <w:rPr>
              <w:rFonts w:ascii="Cambria Math" w:hAnsi="Cambria Math" w:cstheme="minorHAnsi"/>
            </w:rPr>
            <m:t>-</m:t>
          </m:r>
          <m:func>
            <m:funcPr>
              <m:ctrlPr>
                <w:rPr>
                  <w:rFonts w:ascii="Cambria Math" w:hAnsi="Cambria Math" w:cstheme="minorHAnsi"/>
                </w:rPr>
              </m:ctrlPr>
            </m:funcPr>
            <m:fName>
              <m:r>
                <w:rPr>
                  <w:rFonts w:ascii="Cambria Math" w:hAnsi="Cambria Math" w:cstheme="minorHAnsi"/>
                </w:rPr>
                <m:t>log</m:t>
              </m:r>
            </m:fName>
            <m:e>
              <m:r>
                <w:rPr>
                  <w:rFonts w:ascii="Cambria Math" w:hAnsi="Cambria Math" w:cstheme="minorHAnsi"/>
                </w:rPr>
                <m:t>9250</m:t>
              </m:r>
            </m:e>
          </m:func>
          <m:r>
            <w:rPr>
              <w:rFonts w:ascii="Cambria Math" w:hAnsi="Cambria Math" w:cstheme="minorHAnsi"/>
            </w:rPr>
            <m:t>≈0.</m:t>
          </m:r>
          <m:r>
            <w:del w:id="169" w:author="Stoycho Rusinov" w:date="2026-08-08T15:27:00Z">
              <w:rPr>
                <w:rFonts w:ascii="Cambria Math" w:hAnsi="Cambria Math" w:cstheme="minorHAnsi"/>
              </w:rPr>
              <m:t>86</m:t>
            </w:del>
          </m:r>
          <m:r>
            <w:ins w:id="170" w:author="Stoycho Rusinov" w:date="2026-08-08T15:27:00Z">
              <w:rPr>
                <w:rFonts w:ascii="Cambria Math" w:hAnsi="Cambria Math" w:cstheme="minorHAnsi"/>
              </w:rPr>
              <m:t>875</m:t>
            </w:ins>
          </m:r>
        </m:oMath>
      </m:oMathPara>
    </w:p>
    <w:p w14:paraId="26AD1F55"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rPr>
        <w:t xml:space="preserve">To allow heterogeneous values of </w:t>
      </w:r>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w:r>
        <w:rPr>
          <w:rFonts w:asciiTheme="minorHAnsi" w:hAnsiTheme="minorHAnsi" w:cstheme="minorHAnsi"/>
        </w:rPr>
        <w:t xml:space="preserve">, we exploit the structure of the Plan 2 income-contingent loan. Under Plan 2, graduates repay 9% of annual earnings above a statutory threshold (UK Government, n.d.-a). For the relevant cohort, the threshold is </w:t>
      </w:r>
      <m:oMath>
        <m:r>
          <w:rPr>
            <w:rFonts w:ascii="Cambria Math" w:hAnsi="Cambria Math" w:cstheme="minorHAnsi"/>
          </w:rPr>
          <m:t>£27,295</m:t>
        </m:r>
      </m:oMath>
      <w:r>
        <w:rPr>
          <w:rFonts w:asciiTheme="minorHAnsi" w:hAnsiTheme="minorHAnsi" w:cstheme="minorHAnsi"/>
        </w:rPr>
        <w:t xml:space="preserve"> per annum. Annual repayments are therefore</w:t>
      </w:r>
    </w:p>
    <w:p w14:paraId="19070D33" w14:textId="77777777" w:rsidR="00236015" w:rsidRPr="00C3586C" w:rsidRDefault="000E33CA" w:rsidP="00C3586C">
      <w:pPr>
        <w:spacing w:before="120" w:line="360" w:lineRule="auto"/>
        <w:rPr>
          <w:rFonts w:asciiTheme="minorHAnsi" w:hAnsiTheme="minorHAnsi" w:cstheme="minorHAnsi"/>
        </w:rPr>
      </w:pPr>
      <m:oMathPara>
        <m:oMath>
          <m:sSub>
            <m:sSubPr>
              <m:ctrlPr>
                <w:rPr>
                  <w:rFonts w:ascii="Cambria Math" w:hAnsi="Cambria Math" w:cstheme="minorHAnsi"/>
                </w:rPr>
              </m:ctrlPr>
            </m:sSubPr>
            <m:e>
              <m:r>
                <w:rPr>
                  <w:rFonts w:ascii="Cambria Math" w:hAnsi="Cambria Math" w:cstheme="minorHAnsi"/>
                </w:rPr>
                <m:t>R</m:t>
              </m:r>
            </m:e>
            <m:sub>
              <m:r>
                <w:rPr>
                  <w:rFonts w:ascii="Cambria Math" w:hAnsi="Cambria Math" w:cstheme="minorHAnsi"/>
                </w:rPr>
                <m:t>t</m:t>
              </m:r>
            </m:sub>
          </m:sSub>
          <m:r>
            <w:rPr>
              <w:rFonts w:ascii="Cambria Math" w:hAnsi="Cambria Math" w:cstheme="minorHAnsi"/>
            </w:rPr>
            <m:t>=0.09⋅max</m:t>
          </m:r>
          <m:d>
            <m:dPr>
              <m:begChr m:val="{"/>
              <m:endChr m:val="}"/>
              <m:ctrlPr>
                <w:rPr>
                  <w:rFonts w:ascii="Cambria Math" w:hAnsi="Cambria Math" w:cstheme="minorHAnsi"/>
                </w:rPr>
              </m:ctrlPr>
            </m:dPr>
            <m:e>
              <m:r>
                <w:rPr>
                  <w:rFonts w:ascii="Cambria Math" w:hAnsi="Cambria Math" w:cstheme="minorHAnsi"/>
                </w:rPr>
                <m:t>0,</m:t>
              </m:r>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t</m:t>
                  </m:r>
                </m:sub>
              </m:sSub>
              <m:r>
                <w:rPr>
                  <w:rFonts w:ascii="Cambria Math" w:hAnsi="Cambria Math" w:cstheme="minorHAnsi"/>
                </w:rPr>
                <m:t>-τ</m:t>
              </m:r>
            </m:e>
          </m:d>
        </m:oMath>
      </m:oMathPara>
    </w:p>
    <w:p w14:paraId="5260000E"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rPr>
        <w:lastRenderedPageBreak/>
        <w:t xml:space="preserve">where </w:t>
      </w:r>
      <m:oMath>
        <m:r>
          <w:rPr>
            <w:rFonts w:ascii="Cambria Math" w:hAnsi="Cambria Math" w:cstheme="minorHAnsi"/>
          </w:rPr>
          <m:t>τ</m:t>
        </m:r>
      </m:oMath>
      <w:r>
        <w:rPr>
          <w:rFonts w:asciiTheme="minorHAnsi" w:hAnsiTheme="minorHAnsi" w:cstheme="minorHAnsi"/>
        </w:rPr>
        <w:t xml:space="preserve"> denotes the repayment threshold and </w:t>
      </w:r>
      <m:oMath>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t</m:t>
            </m:r>
          </m:sub>
        </m:sSub>
      </m:oMath>
      <w:r>
        <w:rPr>
          <w:rFonts w:asciiTheme="minorHAnsi" w:hAnsiTheme="minorHAnsi" w:cstheme="minorHAnsi"/>
        </w:rPr>
        <w:t xml:space="preserve"> follows a deterministic wage path with annual growth rate </w:t>
      </w:r>
      <m:oMath>
        <m:r>
          <w:rPr>
            <w:rFonts w:ascii="Cambria Math" w:hAnsi="Cambria Math" w:cstheme="minorHAnsi"/>
          </w:rPr>
          <m:t>g</m:t>
        </m:r>
      </m:oMath>
      <w:r>
        <w:rPr>
          <w:rFonts w:asciiTheme="minorHAnsi" w:hAnsiTheme="minorHAnsi" w:cstheme="minorHAnsi"/>
        </w:rPr>
        <w:t xml:space="preserve">. The loan is written off 30 years after the April in which repayment becomes due (UK Government, n.d.-b), giving a finite horizon </w:t>
      </w:r>
      <m:oMath>
        <m:r>
          <w:rPr>
            <w:rFonts w:ascii="Cambria Math" w:hAnsi="Cambria Math" w:cstheme="minorHAnsi"/>
          </w:rPr>
          <m:t>T=30</m:t>
        </m:r>
      </m:oMath>
      <w:r>
        <w:rPr>
          <w:rFonts w:asciiTheme="minorHAnsi" w:hAnsiTheme="minorHAnsi" w:cstheme="minorHAnsi"/>
        </w:rPr>
        <w:t xml:space="preserve">. Interest accrues at the Retail Price Index (RPI) plus up to three percentage points, depending on income (UK Government, n.d.-c). Rather than replicate the full income-dependent interest schedule, we model the economic burden of the loan as the present value of expected repayments, discounted at a constant rate </w:t>
      </w:r>
      <m:oMath>
        <m:r>
          <w:rPr>
            <w:rFonts w:ascii="Cambria Math" w:hAnsi="Cambria Math" w:cstheme="minorHAnsi"/>
          </w:rPr>
          <m:t>δ</m:t>
        </m:r>
      </m:oMath>
      <w:r>
        <w:rPr>
          <w:rFonts w:asciiTheme="minorHAnsi" w:hAnsiTheme="minorHAnsi" w:cstheme="minorHAnsi"/>
        </w:rPr>
        <w:t>. The present value of the loan is therefore</w:t>
      </w:r>
    </w:p>
    <w:p w14:paraId="0859EE38" w14:textId="77777777" w:rsidR="00236015" w:rsidRPr="00C3586C" w:rsidRDefault="000E33CA" w:rsidP="00C3586C">
      <w:pPr>
        <w:spacing w:before="120" w:line="360" w:lineRule="auto"/>
        <w:rPr>
          <w:rFonts w:asciiTheme="minorHAnsi" w:hAnsiTheme="minorHAnsi" w:cstheme="minorHAnsi"/>
        </w:rPr>
      </w:pPr>
      <m:oMathPara>
        <m:oMath>
          <m:sSub>
            <m:sSubPr>
              <m:ctrlPr>
                <w:rPr>
                  <w:rFonts w:ascii="Cambria Math" w:hAnsi="Cambria Math" w:cstheme="minorHAnsi"/>
                </w:rPr>
              </m:ctrlPr>
            </m:sSubPr>
            <m:e>
              <m:r>
                <w:rPr>
                  <w:rFonts w:ascii="Cambria Math" w:hAnsi="Cambria Math" w:cstheme="minorHAnsi"/>
                </w:rPr>
                <m:t>PV</m:t>
              </m:r>
            </m:e>
            <m:sub>
              <m:r>
                <w:rPr>
                  <w:rFonts w:ascii="Cambria Math" w:hAnsi="Cambria Math" w:cstheme="minorHAnsi"/>
                </w:rPr>
                <m:t>loan</m:t>
              </m:r>
            </m:sub>
          </m:sSub>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w</m:t>
                  </m:r>
                </m:e>
                <m:sub>
                  <m:r>
                    <w:rPr>
                      <w:rFonts w:ascii="Cambria Math" w:hAnsi="Cambria Math" w:cstheme="minorHAnsi"/>
                    </w:rPr>
                    <m:t>j</m:t>
                  </m:r>
                </m:sub>
              </m:sSub>
            </m:e>
          </m:d>
          <m:r>
            <w:rPr>
              <w:rFonts w:ascii="Cambria Math" w:hAnsi="Cambria Math" w:cstheme="minorHAnsi"/>
            </w:rPr>
            <m:t>=</m:t>
          </m:r>
          <m:nary>
            <m:naryPr>
              <m:chr m:val="∑"/>
              <m:limLoc m:val="undOvr"/>
              <m:ctrlPr>
                <w:rPr>
                  <w:rFonts w:ascii="Cambria Math" w:hAnsi="Cambria Math" w:cstheme="minorHAnsi"/>
                </w:rPr>
              </m:ctrlPr>
            </m:naryPr>
            <m:sub>
              <m:r>
                <w:rPr>
                  <w:rFonts w:ascii="Cambria Math" w:hAnsi="Cambria Math" w:cstheme="minorHAnsi"/>
                </w:rPr>
                <m:t>t=1</m:t>
              </m:r>
            </m:sub>
            <m:sup>
              <m:r>
                <w:rPr>
                  <w:rFonts w:ascii="Cambria Math" w:hAnsi="Cambria Math" w:cstheme="minorHAnsi"/>
                </w:rPr>
                <m:t>30</m:t>
              </m:r>
            </m:sup>
            <m:e>
              <m:f>
                <m:fPr>
                  <m:ctrlPr>
                    <w:rPr>
                      <w:rFonts w:ascii="Cambria Math" w:hAnsi="Cambria Math" w:cstheme="minorHAnsi"/>
                    </w:rPr>
                  </m:ctrlPr>
                </m:fPr>
                <m:num>
                  <m:r>
                    <w:rPr>
                      <w:rFonts w:ascii="Cambria Math" w:hAnsi="Cambria Math" w:cstheme="minorHAnsi"/>
                    </w:rPr>
                    <m:t>0.09⋅max</m:t>
                  </m:r>
                  <m:d>
                    <m:dPr>
                      <m:begChr m:val="{"/>
                      <m:endChr m:val="}"/>
                      <m:ctrlPr>
                        <w:rPr>
                          <w:rFonts w:ascii="Cambria Math" w:hAnsi="Cambria Math" w:cstheme="minorHAnsi"/>
                        </w:rPr>
                      </m:ctrlPr>
                    </m:dPr>
                    <m:e>
                      <m:r>
                        <w:rPr>
                          <w:rFonts w:ascii="Cambria Math" w:hAnsi="Cambria Math" w:cstheme="minorHAnsi"/>
                        </w:rPr>
                        <m:t>0,</m:t>
                      </m:r>
                      <m:sSub>
                        <m:sSubPr>
                          <m:ctrlPr>
                            <w:rPr>
                              <w:rFonts w:ascii="Cambria Math" w:hAnsi="Cambria Math" w:cstheme="minorHAnsi"/>
                            </w:rPr>
                          </m:ctrlPr>
                        </m:sSubPr>
                        <m:e>
                          <m:r>
                            <w:rPr>
                              <w:rFonts w:ascii="Cambria Math" w:hAnsi="Cambria Math" w:cstheme="minorHAnsi"/>
                            </w:rPr>
                            <m:t>w</m:t>
                          </m:r>
                        </m:e>
                        <m:sub>
                          <m:r>
                            <w:rPr>
                              <w:rFonts w:ascii="Cambria Math" w:hAnsi="Cambria Math" w:cstheme="minorHAnsi"/>
                            </w:rPr>
                            <m:t>j</m:t>
                          </m:r>
                        </m:sub>
                      </m:sSub>
                      <m:sSup>
                        <m:sSupPr>
                          <m:ctrlPr>
                            <w:rPr>
                              <w:rFonts w:ascii="Cambria Math" w:hAnsi="Cambria Math" w:cstheme="minorHAnsi"/>
                            </w:rPr>
                          </m:ctrlPr>
                        </m:sSupPr>
                        <m:e>
                          <m:d>
                            <m:dPr>
                              <m:ctrlPr>
                                <w:rPr>
                                  <w:rFonts w:ascii="Cambria Math" w:hAnsi="Cambria Math" w:cstheme="minorHAnsi"/>
                                </w:rPr>
                              </m:ctrlPr>
                            </m:dPr>
                            <m:e>
                              <m:r>
                                <w:rPr>
                                  <w:rFonts w:ascii="Cambria Math" w:hAnsi="Cambria Math" w:cstheme="minorHAnsi"/>
                                </w:rPr>
                                <m:t>1+g</m:t>
                              </m:r>
                            </m:e>
                          </m:d>
                        </m:e>
                        <m:sup>
                          <m:r>
                            <w:rPr>
                              <w:rFonts w:ascii="Cambria Math" w:hAnsi="Cambria Math" w:cstheme="minorHAnsi"/>
                            </w:rPr>
                            <m:t>t-1</m:t>
                          </m:r>
                        </m:sup>
                      </m:sSup>
                      <m:r>
                        <w:rPr>
                          <w:rFonts w:ascii="Cambria Math" w:hAnsi="Cambria Math" w:cstheme="minorHAnsi"/>
                        </w:rPr>
                        <m:t>-τ</m:t>
                      </m:r>
                    </m:e>
                  </m:d>
                </m:num>
                <m:den>
                  <m:sSup>
                    <m:sSupPr>
                      <m:ctrlPr>
                        <w:rPr>
                          <w:rFonts w:ascii="Cambria Math" w:hAnsi="Cambria Math" w:cstheme="minorHAnsi"/>
                        </w:rPr>
                      </m:ctrlPr>
                    </m:sSupPr>
                    <m:e>
                      <m:d>
                        <m:dPr>
                          <m:ctrlPr>
                            <w:rPr>
                              <w:rFonts w:ascii="Cambria Math" w:hAnsi="Cambria Math" w:cstheme="minorHAnsi"/>
                            </w:rPr>
                          </m:ctrlPr>
                        </m:dPr>
                        <m:e>
                          <m:r>
                            <w:rPr>
                              <w:rFonts w:ascii="Cambria Math" w:hAnsi="Cambria Math" w:cstheme="minorHAnsi"/>
                            </w:rPr>
                            <m:t>1+δ</m:t>
                          </m:r>
                        </m:e>
                      </m:d>
                    </m:e>
                    <m:sup>
                      <m:r>
                        <w:rPr>
                          <w:rFonts w:ascii="Cambria Math" w:hAnsi="Cambria Math" w:cstheme="minorHAnsi"/>
                        </w:rPr>
                        <m:t>t</m:t>
                      </m:r>
                    </m:sup>
                  </m:sSup>
                </m:den>
              </m:f>
            </m:e>
          </m:nary>
        </m:oMath>
      </m:oMathPara>
    </w:p>
    <w:p w14:paraId="4B6DF4E6"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rPr>
        <w:t xml:space="preserve">In the baseline specification we set </w:t>
      </w:r>
      <m:oMath>
        <m:r>
          <w:rPr>
            <w:rFonts w:ascii="Cambria Math" w:hAnsi="Cambria Math" w:cstheme="minorHAnsi"/>
          </w:rPr>
          <m:t>δ=3%</m:t>
        </m:r>
      </m:oMath>
      <w:r>
        <w:rPr>
          <w:rFonts w:asciiTheme="minorHAnsi" w:hAnsiTheme="minorHAnsi" w:cstheme="minorHAnsi"/>
        </w:rPr>
        <w:t xml:space="preserve">. We compute the present value at the average country-specific wage </w:t>
      </w:r>
      <m:oMath>
        <m:sSub>
          <m:sSubPr>
            <m:ctrlPr>
              <w:rPr>
                <w:rFonts w:ascii="Cambria Math" w:hAnsi="Cambria Math" w:cstheme="minorHAnsi"/>
              </w:rPr>
            </m:ctrlPr>
          </m:sSubPr>
          <m:e>
            <m:r>
              <w:rPr>
                <w:rFonts w:ascii="Cambria Math" w:hAnsi="Cambria Math" w:cstheme="minorHAnsi"/>
              </w:rPr>
              <m:t>w</m:t>
            </m:r>
          </m:e>
          <m:sub>
            <m:r>
              <w:rPr>
                <w:rFonts w:ascii="Cambria Math" w:hAnsi="Cambria Math" w:cstheme="minorHAnsi"/>
              </w:rPr>
              <m:t>j</m:t>
            </m:r>
          </m:sub>
        </m:sSub>
      </m:oMath>
      <w:r>
        <w:rPr>
          <w:rFonts w:asciiTheme="minorHAnsi" w:hAnsiTheme="minorHAnsi" w:cstheme="minorHAnsi"/>
        </w:rPr>
        <w:t xml:space="preserve">, and </w:t>
      </w:r>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w:r>
        <w:rPr>
          <w:rFonts w:asciiTheme="minorHAnsi" w:hAnsiTheme="minorHAnsi" w:cstheme="minorHAnsi"/>
        </w:rPr>
        <w:t xml:space="preserve"> becomes a function of that wage:</w:t>
      </w:r>
    </w:p>
    <w:p w14:paraId="733A3565" w14:textId="77777777" w:rsidR="00236015" w:rsidRPr="00C3586C" w:rsidRDefault="008B0A6B" w:rsidP="00C3586C">
      <w:pPr>
        <w:tabs>
          <w:tab w:val="center" w:pos="4513"/>
          <w:tab w:val="right" w:pos="9026"/>
        </w:tabs>
        <w:spacing w:before="120" w:line="360" w:lineRule="auto"/>
        <w:rPr>
          <w:rFonts w:asciiTheme="minorHAnsi" w:hAnsiTheme="minorHAnsi" w:cstheme="minorHAnsi"/>
        </w:rPr>
      </w:pPr>
      <w:r>
        <w:rPr>
          <w:rFonts w:asciiTheme="minorHAnsi" w:hAnsiTheme="minorHAnsi" w:cstheme="minorHAnsi"/>
        </w:rPr>
        <w:tab/>
      </w:r>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w</m:t>
                </m:r>
              </m:e>
              <m:sub>
                <m:r>
                  <w:rPr>
                    <w:rFonts w:ascii="Cambria Math" w:hAnsi="Cambria Math" w:cstheme="minorHAnsi"/>
                  </w:rPr>
                  <m:t>j</m:t>
                </m:r>
              </m:sub>
            </m:sSub>
          </m:e>
        </m:d>
        <m:r>
          <w:rPr>
            <w:rFonts w:ascii="Cambria Math" w:hAnsi="Cambria Math" w:cstheme="minorHAnsi"/>
          </w:rPr>
          <m:t>=</m:t>
        </m:r>
        <m:func>
          <m:funcPr>
            <m:ctrlPr>
              <w:rPr>
                <w:rFonts w:ascii="Cambria Math" w:hAnsi="Cambria Math" w:cstheme="minorHAnsi"/>
              </w:rPr>
            </m:ctrlPr>
          </m:funcPr>
          <m:fName>
            <m:r>
              <w:rPr>
                <w:rFonts w:ascii="Cambria Math" w:hAnsi="Cambria Math" w:cstheme="minorHAnsi"/>
              </w:rPr>
              <m:t>log</m:t>
            </m:r>
          </m:fName>
          <m:e>
            <m:r>
              <w:rPr>
                <w:rFonts w:ascii="Cambria Math" w:hAnsi="Cambria Math" w:cstheme="minorHAnsi"/>
              </w:rPr>
              <m:t>22 200</m:t>
            </m:r>
          </m:e>
        </m:func>
        <m:r>
          <w:rPr>
            <w:rFonts w:ascii="Cambria Math" w:hAnsi="Cambria Math" w:cstheme="minorHAnsi"/>
          </w:rPr>
          <m:t>-</m:t>
        </m:r>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PV</m:t>
                </m:r>
              </m:e>
              <m:sub>
                <m:r>
                  <w:rPr>
                    <w:rFonts w:ascii="Cambria Math" w:hAnsi="Cambria Math" w:cstheme="minorHAnsi"/>
                  </w:rPr>
                  <m:t>loan</m:t>
                </m:r>
              </m:sub>
            </m:sSub>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w</m:t>
                    </m:r>
                  </m:e>
                  <m:sub>
                    <m:r>
                      <w:rPr>
                        <w:rFonts w:ascii="Cambria Math" w:hAnsi="Cambria Math" w:cstheme="minorHAnsi"/>
                      </w:rPr>
                      <m:t>j</m:t>
                    </m:r>
                  </m:sub>
                </m:sSub>
              </m:e>
            </m:d>
          </m:e>
        </m:func>
      </m:oMath>
      <w:r>
        <w:rPr>
          <w:rFonts w:asciiTheme="minorHAnsi" w:hAnsiTheme="minorHAnsi" w:cstheme="minorHAnsi"/>
        </w:rPr>
        <w:tab/>
        <w:t>(4)</w:t>
      </w:r>
    </w:p>
    <w:p w14:paraId="1BBE331E"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rPr>
        <w:t xml:space="preserve">The income gradient in the country-specific elasticities collapses only if </w:t>
      </w:r>
      <m:oMath>
        <m:sSub>
          <m:sSubPr>
            <m:ctrlPr>
              <w:rPr>
                <w:rFonts w:ascii="Cambria Math" w:hAnsi="Cambria Math" w:cstheme="minorHAnsi"/>
              </w:rPr>
            </m:ctrlPr>
          </m:sSubPr>
          <m:e>
            <m:r>
              <w:rPr>
                <w:rFonts w:ascii="Cambria Math" w:hAnsi="Cambria Math" w:cstheme="minorHAnsi"/>
              </w:rPr>
              <m:t>β</m:t>
            </m:r>
          </m:e>
          <m:sub>
            <m:r>
              <w:rPr>
                <w:rFonts w:ascii="Cambria Math" w:hAnsi="Cambria Math" w:cstheme="minorHAnsi"/>
              </w:rPr>
              <m:t>j</m:t>
            </m:r>
          </m:sub>
        </m:sSub>
        <m:r>
          <w:rPr>
            <w:rFonts w:ascii="Cambria Math" w:hAnsi="Cambria Math" w:cstheme="minorHAnsi"/>
          </w:rPr>
          <m:t>≈c⋅</m:t>
        </m:r>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w:r>
        <w:rPr>
          <w:rFonts w:asciiTheme="minorHAnsi" w:hAnsiTheme="minorHAnsi" w:cstheme="minorHAnsi"/>
        </w:rPr>
        <w:t xml:space="preserve"> (i.e. near-zero residual correlation with GDP per capita), implying that all cross-country variation in </w:t>
      </w:r>
      <m:oMath>
        <m:r>
          <w:rPr>
            <w:rFonts w:ascii="Cambria Math" w:hAnsi="Cambria Math" w:cstheme="minorHAnsi"/>
          </w:rPr>
          <m:t>β</m:t>
        </m:r>
      </m:oMath>
      <w:r>
        <w:rPr>
          <w:rFonts w:asciiTheme="minorHAnsi" w:hAnsiTheme="minorHAnsi" w:cstheme="minorHAnsi"/>
        </w:rPr>
        <w:t xml:space="preserve"> originates in loan-valuation mechanics and that no independent preference heterogeneity remains. In that limiting case, the observed cross-country differences in the application collapse would be predominantly mechanical, driven by how the discounted repayment burden varies with earnings.</w:t>
      </w:r>
    </w:p>
    <w:p w14:paraId="7D4C5CE2" w14:textId="77777777" w:rsidR="00236015" w:rsidRPr="00C3586C" w:rsidRDefault="008B0A6B" w:rsidP="00C3586C">
      <w:pPr>
        <w:pStyle w:val="Heading1"/>
        <w:spacing w:after="0" w:line="360" w:lineRule="auto"/>
        <w:rPr>
          <w:rFonts w:asciiTheme="minorHAnsi" w:hAnsiTheme="minorHAnsi" w:cstheme="minorHAnsi"/>
        </w:rPr>
      </w:pPr>
      <w:r>
        <w:rPr>
          <w:rFonts w:asciiTheme="minorHAnsi" w:hAnsiTheme="minorHAnsi" w:cstheme="minorHAnsi"/>
        </w:rPr>
        <w:t>III. Derivation of the COVID country-specific effect ωⱼ</w:t>
      </w:r>
    </w:p>
    <w:p w14:paraId="75945038"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rPr>
        <w:t>Start from the main specification, equations (1) and (2):</w:t>
      </w:r>
    </w:p>
    <w:p w14:paraId="55D679F1" w14:textId="77777777" w:rsidR="00236015" w:rsidRPr="00C3586C" w:rsidRDefault="008B0A6B" w:rsidP="00C3586C">
      <w:pPr>
        <w:tabs>
          <w:tab w:val="center" w:pos="4513"/>
          <w:tab w:val="right" w:pos="9026"/>
        </w:tabs>
        <w:spacing w:before="120" w:line="360" w:lineRule="auto"/>
        <w:rPr>
          <w:rFonts w:asciiTheme="minorHAnsi" w:hAnsiTheme="minorHAnsi" w:cstheme="minorHAnsi"/>
        </w:rPr>
      </w:pPr>
      <w:r>
        <w:rPr>
          <w:rFonts w:asciiTheme="minorHAnsi" w:hAnsiTheme="minorHAnsi" w:cstheme="minorHAnsi"/>
        </w:rPr>
        <w:tab/>
      </w:r>
      <m:oMath>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γ</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δ</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r>
          <w:rPr>
            <w:rFonts w:ascii="Cambria Math" w:hAnsi="Cambria Math" w:cstheme="minorHAnsi"/>
          </w:rPr>
          <m:t xml:space="preserve"> </m:t>
        </m:r>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j,t</m:t>
                </m:r>
              </m:sub>
            </m:sSub>
          </m:e>
        </m:func>
        <m:r>
          <w:rPr>
            <w:rFonts w:ascii="Cambria Math" w:hAnsi="Cambria Math" w:cstheme="minorHAnsi"/>
          </w:rPr>
          <m:t>+</m:t>
        </m:r>
        <m:sSup>
          <m:sSupPr>
            <m:ctrlPr>
              <w:rPr>
                <w:rFonts w:ascii="Cambria Math" w:hAnsi="Cambria Math" w:cstheme="minorHAnsi"/>
              </w:rPr>
            </m:ctrlPr>
          </m:sSupPr>
          <m:e>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j,t</m:t>
                </m:r>
              </m:sub>
            </m:sSub>
          </m:e>
          <m:sup>
            <m:r>
              <w:rPr>
                <w:rFonts w:ascii="Cambria Math" w:hAnsi="Cambria Math" w:cstheme="minorHAnsi"/>
              </w:rPr>
              <m:t>'</m:t>
            </m:r>
          </m:sup>
        </m:sSup>
        <m:r>
          <w:rPr>
            <w:rFonts w:ascii="Cambria Math" w:hAnsi="Cambria Math" w:cstheme="minorHAnsi"/>
          </w:rPr>
          <m:t>θ+</m:t>
        </m:r>
        <m:sSub>
          <m:sSubPr>
            <m:ctrlPr>
              <w:rPr>
                <w:rFonts w:ascii="Cambria Math" w:hAnsi="Cambria Math" w:cstheme="minorHAnsi"/>
              </w:rPr>
            </m:ctrlPr>
          </m:sSubPr>
          <m:e>
            <m:r>
              <w:rPr>
                <w:rFonts w:ascii="Cambria Math" w:hAnsi="Cambria Math" w:cstheme="minorHAnsi"/>
              </w:rPr>
              <m:t>ε</m:t>
            </m:r>
          </m:e>
          <m:sub>
            <m:r>
              <w:rPr>
                <w:rFonts w:ascii="Cambria Math" w:hAnsi="Cambria Math" w:cstheme="minorHAnsi"/>
              </w:rPr>
              <m:t>j,t</m:t>
            </m:r>
          </m:sub>
        </m:sSub>
      </m:oMath>
      <w:r>
        <w:rPr>
          <w:rFonts w:asciiTheme="minorHAnsi" w:hAnsiTheme="minorHAnsi" w:cstheme="minorHAnsi"/>
        </w:rPr>
        <w:tab/>
        <w:t>(5)</w:t>
      </w:r>
    </w:p>
    <w:p w14:paraId="114E29CE" w14:textId="77777777" w:rsidR="00236015" w:rsidRPr="00C3586C" w:rsidRDefault="008B0A6B" w:rsidP="00C3586C">
      <w:pPr>
        <w:tabs>
          <w:tab w:val="center" w:pos="4513"/>
          <w:tab w:val="right" w:pos="9026"/>
        </w:tabs>
        <w:spacing w:before="120" w:line="360" w:lineRule="auto"/>
        <w:rPr>
          <w:rFonts w:asciiTheme="minorHAnsi" w:hAnsiTheme="minorHAnsi" w:cstheme="minorHAnsi"/>
        </w:rPr>
      </w:pPr>
      <w:r>
        <w:rPr>
          <w:rFonts w:asciiTheme="minorHAnsi" w:hAnsiTheme="minorHAnsi" w:cstheme="minorHAnsi"/>
        </w:rPr>
        <w:tab/>
      </w:r>
      <m:oMath>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ϕ</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w:rPr>
            <w:rFonts w:ascii="Cambria Math" w:hAnsi="Cambria Math" w:cstheme="minorHAnsi"/>
          </w:rPr>
          <m:t xml:space="preserve"> </m:t>
        </m:r>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j,t</m:t>
            </m:r>
          </m:sub>
        </m:sSub>
      </m:oMath>
      <w:r>
        <w:rPr>
          <w:rFonts w:asciiTheme="minorHAnsi" w:hAnsiTheme="minorHAnsi" w:cstheme="minorHAnsi"/>
        </w:rPr>
        <w:tab/>
        <w:t>(6)</w:t>
      </w:r>
    </w:p>
    <w:p w14:paraId="1F382F63"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rPr>
        <w:t xml:space="preserve">Decompose </w:t>
      </w:r>
      <m:oMath>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Covid,t</m:t>
            </m:r>
          </m:sub>
        </m:sSub>
      </m:oMath>
      <w:r>
        <w:rPr>
          <w:rFonts w:asciiTheme="minorHAnsi" w:hAnsiTheme="minorHAnsi" w:cstheme="minorHAnsi"/>
        </w:rPr>
        <w:t xml:space="preserve">, with </w:t>
      </w:r>
      <m:oMath>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r>
          <w:rPr>
            <w:rFonts w:ascii="Cambria Math" w:hAnsi="Cambria Math" w:cstheme="minorHAnsi"/>
          </w:rPr>
          <m:t>=1</m:t>
        </m:r>
      </m:oMath>
      <w:r>
        <w:rPr>
          <w:rFonts w:asciiTheme="minorHAnsi" w:hAnsiTheme="minorHAnsi" w:cstheme="minorHAnsi"/>
        </w:rPr>
        <w:t xml:space="preserve"> for </w:t>
      </w:r>
      <m:oMath>
        <m:r>
          <w:rPr>
            <w:rFonts w:ascii="Cambria Math" w:hAnsi="Cambria Math" w:cstheme="minorHAnsi"/>
          </w:rPr>
          <m:t>t∈{2021,2022}</m:t>
        </m:r>
      </m:oMath>
      <w:r>
        <w:rPr>
          <w:rFonts w:asciiTheme="minorHAnsi" w:hAnsiTheme="minorHAnsi" w:cstheme="minorHAnsi"/>
        </w:rPr>
        <w:t xml:space="preserve"> and </w:t>
      </w:r>
      <m:oMath>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Covid,t</m:t>
            </m:r>
          </m:sub>
        </m:sSub>
        <m:r>
          <w:rPr>
            <w:rFonts w:ascii="Cambria Math" w:hAnsi="Cambria Math" w:cstheme="minorHAnsi"/>
          </w:rPr>
          <m:t>=1</m:t>
        </m:r>
      </m:oMath>
      <w:r>
        <w:rPr>
          <w:rFonts w:asciiTheme="minorHAnsi" w:hAnsiTheme="minorHAnsi" w:cstheme="minorHAnsi"/>
        </w:rPr>
        <w:t xml:space="preserve"> for </w:t>
      </w:r>
      <m:oMath>
        <m:r>
          <w:rPr>
            <w:rFonts w:ascii="Cambria Math" w:hAnsi="Cambria Math" w:cstheme="minorHAnsi"/>
          </w:rPr>
          <m:t>t∈{2023,2024}</m:t>
        </m:r>
      </m:oMath>
      <w:r>
        <w:rPr>
          <w:rFonts w:asciiTheme="minorHAnsi" w:hAnsiTheme="minorHAnsi" w:cstheme="minorHAnsi"/>
        </w:rPr>
        <w:t xml:space="preserve">. Assume that demand has shifted exogenously by a factor </w:t>
      </w:r>
      <m:oMath>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j</m:t>
            </m:r>
          </m:sub>
        </m:sSub>
      </m:oMath>
      <w:r>
        <w:rPr>
          <w:rFonts w:asciiTheme="minorHAnsi" w:hAnsiTheme="minorHAnsi" w:cstheme="minorHAnsi"/>
        </w:rPr>
        <w:t>, primarily because of COVID-specific effects:</w:t>
      </w:r>
    </w:p>
    <w:p w14:paraId="1F1A1BF1" w14:textId="77777777" w:rsidR="00236015" w:rsidRPr="00C3586C" w:rsidRDefault="008B0A6B" w:rsidP="00C3586C">
      <w:pPr>
        <w:tabs>
          <w:tab w:val="center" w:pos="4513"/>
          <w:tab w:val="right" w:pos="9026"/>
        </w:tabs>
        <w:spacing w:before="120" w:line="360" w:lineRule="auto"/>
        <w:rPr>
          <w:rFonts w:asciiTheme="minorHAnsi" w:hAnsiTheme="minorHAnsi" w:cstheme="minorHAnsi"/>
        </w:rPr>
      </w:pPr>
      <w:r>
        <w:rPr>
          <w:rFonts w:asciiTheme="minorHAnsi" w:hAnsiTheme="minorHAnsi" w:cstheme="minorHAnsi"/>
        </w:rPr>
        <w:tab/>
      </w:r>
      <m:oMath>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γ</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δ</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r>
          <w:rPr>
            <w:rFonts w:ascii="Cambria Math" w:hAnsi="Cambria Math" w:cstheme="minorHAnsi"/>
          </w:rPr>
          <m:t xml:space="preserve"> </m:t>
        </m:r>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j</m:t>
            </m:r>
          </m:sub>
        </m:sSub>
        <m:r>
          <w:rPr>
            <w:rFonts w:ascii="Cambria Math" w:hAnsi="Cambria Math" w:cstheme="minorHAnsi"/>
          </w:rPr>
          <m:t xml:space="preserve"> </m:t>
        </m:r>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ε</m:t>
            </m:r>
          </m:e>
          <m:sub>
            <m:r>
              <w:rPr>
                <w:rFonts w:ascii="Cambria Math" w:hAnsi="Cambria Math" w:cstheme="minorHAnsi"/>
              </w:rPr>
              <m:t>j,t</m:t>
            </m:r>
          </m:sub>
        </m:sSub>
      </m:oMath>
      <w:r>
        <w:rPr>
          <w:rFonts w:asciiTheme="minorHAnsi" w:hAnsiTheme="minorHAnsi" w:cstheme="minorHAnsi"/>
        </w:rPr>
        <w:tab/>
        <w:t>(7)</w:t>
      </w:r>
    </w:p>
    <w:p w14:paraId="2927E0D3"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rPr>
        <w:t xml:space="preserve">Assume further that this effect is separable from the pure elasticity </w:t>
      </w:r>
      <m:oMath>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oMath>
      <w:r>
        <w:rPr>
          <w:rFonts w:asciiTheme="minorHAnsi" w:hAnsiTheme="minorHAnsi" w:cstheme="minorHAnsi"/>
        </w:rPr>
        <w:t>. Substituting the Post decomposition into equation (6) yields:</w:t>
      </w:r>
    </w:p>
    <w:p w14:paraId="0D9A03E8" w14:textId="77777777" w:rsidR="00236015" w:rsidRPr="00C3586C" w:rsidRDefault="008B0A6B" w:rsidP="00C3586C">
      <w:pPr>
        <w:tabs>
          <w:tab w:val="center" w:pos="4513"/>
          <w:tab w:val="right" w:pos="9026"/>
        </w:tabs>
        <w:spacing w:before="120" w:line="360" w:lineRule="auto"/>
        <w:rPr>
          <w:rFonts w:asciiTheme="minorHAnsi" w:hAnsiTheme="minorHAnsi" w:cstheme="minorHAnsi"/>
        </w:rPr>
      </w:pPr>
      <w:r>
        <w:rPr>
          <w:rFonts w:asciiTheme="minorHAnsi" w:hAnsiTheme="minorHAnsi" w:cstheme="minorHAnsi"/>
        </w:rPr>
        <w:tab/>
      </w:r>
      <m:oMath>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ϕ</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w:rPr>
            <w:rFonts w:ascii="Cambria Math" w:hAnsi="Cambria Math" w:cstheme="minorHAnsi"/>
          </w:rPr>
          <m:t xml:space="preserve"> 1</m:t>
        </m:r>
        <m:d>
          <m:dPr>
            <m:begChr m:val="["/>
            <m:endChr m:val="]"/>
            <m:ctrlPr>
              <w:rPr>
                <w:rFonts w:ascii="Cambria Math" w:hAnsi="Cambria Math" w:cstheme="minorHAnsi"/>
              </w:rPr>
            </m:ctrlPr>
          </m:dPr>
          <m:e>
            <m:r>
              <w:rPr>
                <w:rFonts w:ascii="Cambria Math" w:hAnsi="Cambria Math" w:cstheme="minorHAnsi"/>
              </w:rPr>
              <m:t>Country j in EU</m:t>
            </m:r>
          </m:e>
        </m:d>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Covid,t</m:t>
                </m:r>
              </m:sub>
            </m:sSub>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j,t</m:t>
            </m:r>
          </m:sub>
        </m:sSub>
      </m:oMath>
      <w:r>
        <w:rPr>
          <w:rFonts w:asciiTheme="minorHAnsi" w:hAnsiTheme="minorHAnsi" w:cstheme="minorHAnsi"/>
        </w:rPr>
        <w:tab/>
        <w:t>(8)</w:t>
      </w:r>
    </w:p>
    <w:p w14:paraId="50E63147"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rPr>
        <w:lastRenderedPageBreak/>
        <w:t>Substituting (8) into (7) gives:</w:t>
      </w:r>
    </w:p>
    <w:p w14:paraId="29FD4709" w14:textId="77777777" w:rsidR="00236015" w:rsidRPr="00C3586C" w:rsidRDefault="000E33CA" w:rsidP="00C3586C">
      <w:pPr>
        <w:spacing w:before="120" w:line="360" w:lineRule="auto"/>
        <w:rPr>
          <w:rFonts w:asciiTheme="minorHAnsi" w:hAnsiTheme="minorHAnsi" w:cstheme="minorHAnsi"/>
        </w:rPr>
      </w:pPr>
      <m:oMathPara>
        <m:oMath>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γ</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δ</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ϕ</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w:rPr>
                  <w:rFonts w:ascii="Cambria Math" w:hAnsi="Cambria Math" w:cstheme="minorHAnsi"/>
                </w:rPr>
                <m:t xml:space="preserve"> </m:t>
              </m:r>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Covid,t</m:t>
                      </m:r>
                    </m:sub>
                  </m:sSub>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j,t</m:t>
                  </m:r>
                </m:sub>
              </m:sSub>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j</m:t>
              </m:r>
            </m:sub>
          </m:sSub>
          <m:r>
            <w:rPr>
              <w:rFonts w:ascii="Cambria Math" w:hAnsi="Cambria Math" w:cstheme="minorHAnsi"/>
            </w:rPr>
            <m:t xml:space="preserve"> </m:t>
          </m:r>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ε</m:t>
              </m:r>
            </m:e>
            <m:sub>
              <m:r>
                <w:rPr>
                  <w:rFonts w:ascii="Cambria Math" w:hAnsi="Cambria Math" w:cstheme="minorHAnsi"/>
                </w:rPr>
                <m:t>j,t</m:t>
              </m:r>
            </m:sub>
          </m:sSub>
        </m:oMath>
      </m:oMathPara>
    </w:p>
    <w:p w14:paraId="13954455"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rPr>
        <w:t>Expanding:</w:t>
      </w:r>
    </w:p>
    <w:p w14:paraId="606B2FBE" w14:textId="77777777" w:rsidR="00236015" w:rsidRPr="00C3586C" w:rsidRDefault="000E33CA" w:rsidP="00C3586C">
      <w:pPr>
        <w:spacing w:before="120" w:line="360" w:lineRule="auto"/>
        <w:rPr>
          <w:rFonts w:asciiTheme="minorHAnsi" w:hAnsiTheme="minorHAnsi" w:cstheme="minorHAnsi"/>
        </w:rPr>
      </w:pPr>
      <m:oMathPara>
        <m:oMath>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γ</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ϕ</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δ</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Covid,t</m:t>
                  </m:r>
                </m:sub>
              </m:sSub>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j</m:t>
              </m:r>
            </m:sub>
          </m:sSub>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ε</m:t>
              </m:r>
            </m:e>
            <m:sub>
              <m:r>
                <w:rPr>
                  <w:rFonts w:ascii="Cambria Math" w:hAnsi="Cambria Math" w:cstheme="minorHAnsi"/>
                </w:rPr>
                <m:t>j,t</m:t>
              </m:r>
            </m:sub>
          </m:sSub>
        </m:oMath>
      </m:oMathPara>
    </w:p>
    <w:p w14:paraId="6ADBB792"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rPr>
        <w:t>Which simplifies to the saturated specification:</w:t>
      </w:r>
    </w:p>
    <w:p w14:paraId="0A1E4C96" w14:textId="77777777" w:rsidR="00236015" w:rsidRPr="00C3586C" w:rsidRDefault="000E33CA" w:rsidP="00C3586C">
      <w:pPr>
        <w:spacing w:before="120" w:line="360" w:lineRule="auto"/>
        <w:rPr>
          <w:rFonts w:asciiTheme="minorHAnsi" w:hAnsiTheme="minorHAnsi" w:cstheme="minorHAnsi"/>
        </w:rPr>
      </w:pPr>
      <m:oMathPara>
        <m:oMath>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γ</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ϕ</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δ</m:t>
              </m:r>
            </m:e>
            <m:sub>
              <m:r>
                <w:rPr>
                  <w:rFonts w:ascii="Cambria Math" w:hAnsi="Cambria Math" w:cstheme="minorHAnsi"/>
                </w:rPr>
                <m:t>t</m:t>
              </m:r>
            </m:sub>
          </m:sSub>
          <m:r>
            <w:rPr>
              <w:rFonts w:ascii="Cambria Math" w:hAnsi="Cambria Math" w:cstheme="minorHAnsi"/>
            </w:rPr>
            <m:t>+</m:t>
          </m:r>
          <m:d>
            <m:dPr>
              <m:ctrlPr>
                <w:rPr>
                  <w:rFonts w:ascii="Cambria Math" w:hAnsi="Cambria Math" w:cstheme="minorHAnsi"/>
                </w:rPr>
              </m:ctrlPr>
            </m:dPr>
            <m:e>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j</m:t>
                  </m:r>
                </m:sub>
              </m:sSub>
            </m:e>
          </m:d>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Covid,t</m:t>
                  </m:r>
                </m:sub>
              </m:sSub>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ε</m:t>
              </m:r>
            </m:e>
            <m:sub>
              <m:r>
                <w:rPr>
                  <w:rFonts w:ascii="Cambria Math" w:hAnsi="Cambria Math" w:cstheme="minorHAnsi"/>
                </w:rPr>
                <m:t>j,t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j,t</m:t>
              </m:r>
            </m:sub>
          </m:sSub>
        </m:oMath>
      </m:oMathPara>
    </w:p>
    <w:p w14:paraId="456135AC"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rPr>
        <w:t xml:space="preserve">Define </w:t>
      </w:r>
      <m:oMath>
        <m:sSubSup>
          <m:sSubSupPr>
            <m:ctrlPr>
              <w:rPr>
                <w:rFonts w:ascii="Cambria Math" w:hAnsi="Cambria Math" w:cstheme="minorHAnsi"/>
              </w:rPr>
            </m:ctrlPr>
          </m:sSubSupPr>
          <m:e>
            <m:r>
              <w:rPr>
                <w:rFonts w:ascii="Cambria Math" w:hAnsi="Cambria Math" w:cstheme="minorHAnsi"/>
              </w:rPr>
              <m:t>β</m:t>
            </m:r>
          </m:e>
          <m:sub>
            <m:r>
              <w:rPr>
                <w:rFonts w:ascii="Cambria Math" w:hAnsi="Cambria Math" w:cstheme="minorHAnsi"/>
              </w:rPr>
              <m:t>j</m:t>
            </m:r>
          </m:sub>
          <m:sup>
            <m:r>
              <w:rPr>
                <w:rFonts w:ascii="Cambria Math" w:hAnsi="Cambria Math" w:cstheme="minorHAnsi"/>
              </w:rPr>
              <m:t>B</m:t>
            </m:r>
          </m:sup>
        </m:sSubSup>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j</m:t>
            </m:r>
          </m:sub>
        </m:sSub>
      </m:oMath>
      <w:r>
        <w:rPr>
          <w:rFonts w:asciiTheme="minorHAnsi" w:hAnsiTheme="minorHAnsi" w:cstheme="minorHAnsi"/>
        </w:rPr>
        <w:t xml:space="preserve"> and </w:t>
      </w:r>
      <m:oMath>
        <m:sSubSup>
          <m:sSubSupPr>
            <m:ctrlPr>
              <w:rPr>
                <w:rFonts w:ascii="Cambria Math" w:hAnsi="Cambria Math" w:cstheme="minorHAnsi"/>
              </w:rPr>
            </m:ctrlPr>
          </m:sSubSupPr>
          <m:e>
            <m:r>
              <w:rPr>
                <w:rFonts w:ascii="Cambria Math" w:hAnsi="Cambria Math" w:cstheme="minorHAnsi"/>
              </w:rPr>
              <m:t>β</m:t>
            </m:r>
          </m:e>
          <m:sub>
            <m:r>
              <w:rPr>
                <w:rFonts w:ascii="Cambria Math" w:hAnsi="Cambria Math" w:cstheme="minorHAnsi"/>
              </w:rPr>
              <m:t>j</m:t>
            </m:r>
          </m:sub>
          <m:sup>
            <m:r>
              <w:rPr>
                <w:rFonts w:ascii="Cambria Math" w:hAnsi="Cambria Math" w:cstheme="minorHAnsi"/>
              </w:rPr>
              <m:t>C</m:t>
            </m:r>
          </m:sup>
        </m:sSubSup>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w:r>
        <w:rPr>
          <w:rFonts w:asciiTheme="minorHAnsi" w:hAnsiTheme="minorHAnsi" w:cstheme="minorHAnsi"/>
        </w:rPr>
        <w:t xml:space="preserve">. Taking the conditional expectation of the ATT coefficient over the four cells defined by </w:t>
      </w:r>
      <m:oMath>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oMath>
      <w:r>
        <w:rPr>
          <w:rFonts w:asciiTheme="minorHAnsi" w:hAnsiTheme="minorHAnsi" w:cstheme="minorHAnsi"/>
        </w:rPr>
        <w:t xml:space="preserve"> and the two post indicators yields:</w:t>
      </w:r>
    </w:p>
    <w:p w14:paraId="23D640B6" w14:textId="77777777" w:rsidR="00236015" w:rsidRPr="00C3586C" w:rsidRDefault="008B0A6B" w:rsidP="00C3586C">
      <w:pPr>
        <w:tabs>
          <w:tab w:val="center" w:pos="4513"/>
          <w:tab w:val="right" w:pos="9026"/>
        </w:tabs>
        <w:spacing w:before="120" w:line="360" w:lineRule="auto"/>
        <w:rPr>
          <w:rFonts w:asciiTheme="minorHAnsi" w:hAnsiTheme="minorHAnsi" w:cstheme="minorHAnsi"/>
        </w:rPr>
      </w:pPr>
      <w:r>
        <w:rPr>
          <w:rFonts w:asciiTheme="minorHAnsi" w:hAnsiTheme="minorHAnsi" w:cstheme="minorHAnsi"/>
        </w:rPr>
        <w:tab/>
      </w:r>
      <m:oMath>
        <m:sSubSup>
          <m:sSubSupPr>
            <m:ctrlPr>
              <w:rPr>
                <w:rFonts w:ascii="Cambria Math" w:hAnsi="Cambria Math" w:cstheme="minorHAnsi"/>
              </w:rPr>
            </m:ctrlPr>
          </m:sSubSupPr>
          <m:e>
            <m:r>
              <w:rPr>
                <w:rFonts w:ascii="Cambria Math" w:hAnsi="Cambria Math" w:cstheme="minorHAnsi"/>
              </w:rPr>
              <m:t>β</m:t>
            </m:r>
          </m:e>
          <m:sub>
            <m:r>
              <w:rPr>
                <w:rFonts w:ascii="Cambria Math" w:hAnsi="Cambria Math" w:cstheme="minorHAnsi"/>
              </w:rPr>
              <m:t>j</m:t>
            </m:r>
          </m:sub>
          <m:sup>
            <m:r>
              <w:rPr>
                <w:rFonts w:ascii="Cambria Math" w:hAnsi="Cambria Math" w:cstheme="minorHAnsi"/>
              </w:rPr>
              <m:t>B</m:t>
            </m:r>
          </m:sup>
        </m:sSubSup>
        <m:r>
          <w:rPr>
            <w:rFonts w:ascii="Cambria Math" w:hAnsi="Cambria Math" w:cstheme="minorHAnsi"/>
          </w:rPr>
          <m:t>=</m:t>
        </m:r>
        <m:d>
          <m:dPr>
            <m:ctrlPr>
              <w:rPr>
                <w:rFonts w:ascii="Cambria Math" w:hAnsi="Cambria Math" w:cstheme="minorHAnsi"/>
              </w:rPr>
            </m:ctrlPr>
          </m:dPr>
          <m:e>
            <m:r>
              <w:rPr>
                <w:rFonts w:ascii="Cambria Math" w:hAnsi="Cambria Math" w:cstheme="minorHAnsi"/>
              </w:rPr>
              <m:t>E</m:t>
            </m:r>
            <m:d>
              <m:dPr>
                <m:begChr m:val="["/>
                <m:endChr m:val="]"/>
                <m:ctrlPr>
                  <w:rPr>
                    <w:rFonts w:ascii="Cambria Math" w:hAnsi="Cambria Math" w:cstheme="minorHAnsi"/>
                  </w:rPr>
                </m:ctrlPr>
              </m:dPr>
              <m:e>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 xml:space="preserve"> | </m:t>
                </m:r>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r>
                  <w:rPr>
                    <w:rFonts w:ascii="Cambria Math" w:hAnsi="Cambria Math" w:cstheme="minorHAnsi"/>
                  </w:rPr>
                  <m:t>=1,</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r>
                  <w:rPr>
                    <w:rFonts w:ascii="Cambria Math" w:hAnsi="Cambria Math" w:cstheme="minorHAnsi"/>
                  </w:rPr>
                  <m:t>=1,</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Covid,t</m:t>
                    </m:r>
                  </m:sub>
                </m:sSub>
                <m:r>
                  <w:rPr>
                    <w:rFonts w:ascii="Cambria Math" w:hAnsi="Cambria Math" w:cstheme="minorHAnsi"/>
                  </w:rPr>
                  <m:t>=0</m:t>
                </m:r>
              </m:e>
            </m:d>
            <m:r>
              <w:rPr>
                <w:rFonts w:ascii="Cambria Math" w:hAnsi="Cambria Math" w:cstheme="minorHAnsi"/>
              </w:rPr>
              <m:t>-E</m:t>
            </m:r>
            <m:d>
              <m:dPr>
                <m:begChr m:val="["/>
                <m:endChr m:val="]"/>
                <m:ctrlPr>
                  <w:rPr>
                    <w:rFonts w:ascii="Cambria Math" w:hAnsi="Cambria Math" w:cstheme="minorHAnsi"/>
                  </w:rPr>
                </m:ctrlPr>
              </m:dPr>
              <m:e>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 xml:space="preserve"> | </m:t>
                </m:r>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r>
                  <w:rPr>
                    <w:rFonts w:ascii="Cambria Math" w:hAnsi="Cambria Math" w:cstheme="minorHAnsi"/>
                  </w:rPr>
                  <m:t>=1,</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r>
                  <w:rPr>
                    <w:rFonts w:ascii="Cambria Math" w:hAnsi="Cambria Math" w:cstheme="minorHAnsi"/>
                  </w:rPr>
                  <m:t>=0,</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Covid,t</m:t>
                    </m:r>
                  </m:sub>
                </m:sSub>
                <m:r>
                  <w:rPr>
                    <w:rFonts w:ascii="Cambria Math" w:hAnsi="Cambria Math" w:cstheme="minorHAnsi"/>
                  </w:rPr>
                  <m:t>=0</m:t>
                </m:r>
              </m:e>
            </m:d>
          </m:e>
        </m:d>
        <m:r>
          <w:rPr>
            <w:rFonts w:ascii="Cambria Math" w:hAnsi="Cambria Math" w:cstheme="minorHAnsi"/>
          </w:rPr>
          <m:t>-</m:t>
        </m:r>
        <m:d>
          <m:dPr>
            <m:ctrlPr>
              <w:rPr>
                <w:rFonts w:ascii="Cambria Math" w:hAnsi="Cambria Math" w:cstheme="minorHAnsi"/>
              </w:rPr>
            </m:ctrlPr>
          </m:dPr>
          <m:e>
            <m:r>
              <w:rPr>
                <w:rFonts w:ascii="Cambria Math" w:hAnsi="Cambria Math" w:cstheme="minorHAnsi"/>
              </w:rPr>
              <m:t>E</m:t>
            </m:r>
            <m:d>
              <m:dPr>
                <m:begChr m:val="["/>
                <m:endChr m:val="]"/>
                <m:ctrlPr>
                  <w:rPr>
                    <w:rFonts w:ascii="Cambria Math" w:hAnsi="Cambria Math" w:cstheme="minorHAnsi"/>
                  </w:rPr>
                </m:ctrlPr>
              </m:dPr>
              <m:e>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 xml:space="preserve"> | </m:t>
                </m:r>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r>
                  <w:rPr>
                    <w:rFonts w:ascii="Cambria Math" w:hAnsi="Cambria Math" w:cstheme="minorHAnsi"/>
                  </w:rPr>
                  <m:t>=0,</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r>
                  <w:rPr>
                    <w:rFonts w:ascii="Cambria Math" w:hAnsi="Cambria Math" w:cstheme="minorHAnsi"/>
                  </w:rPr>
                  <m:t>=1,</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Covid,t</m:t>
                    </m:r>
                  </m:sub>
                </m:sSub>
                <m:r>
                  <w:rPr>
                    <w:rFonts w:ascii="Cambria Math" w:hAnsi="Cambria Math" w:cstheme="minorHAnsi"/>
                  </w:rPr>
                  <m:t>=0</m:t>
                </m:r>
              </m:e>
            </m:d>
            <m:r>
              <w:rPr>
                <w:rFonts w:ascii="Cambria Math" w:hAnsi="Cambria Math" w:cstheme="minorHAnsi"/>
              </w:rPr>
              <m:t>-E</m:t>
            </m:r>
            <m:d>
              <m:dPr>
                <m:begChr m:val="["/>
                <m:endChr m:val="]"/>
                <m:ctrlPr>
                  <w:rPr>
                    <w:rFonts w:ascii="Cambria Math" w:hAnsi="Cambria Math" w:cstheme="minorHAnsi"/>
                  </w:rPr>
                </m:ctrlPr>
              </m:dPr>
              <m:e>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 xml:space="preserve"> | </m:t>
                </m:r>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r>
                  <w:rPr>
                    <w:rFonts w:ascii="Cambria Math" w:hAnsi="Cambria Math" w:cstheme="minorHAnsi"/>
                  </w:rPr>
                  <m:t>=0,</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r>
                  <w:rPr>
                    <w:rFonts w:ascii="Cambria Math" w:hAnsi="Cambria Math" w:cstheme="minorHAnsi"/>
                  </w:rPr>
                  <m:t>=0,</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Covid,t</m:t>
                    </m:r>
                  </m:sub>
                </m:sSub>
                <m:r>
                  <w:rPr>
                    <w:rFonts w:ascii="Cambria Math" w:hAnsi="Cambria Math" w:cstheme="minorHAnsi"/>
                  </w:rPr>
                  <m:t>=0</m:t>
                </m:r>
              </m:e>
            </m:d>
          </m:e>
        </m:d>
      </m:oMath>
    </w:p>
    <w:p w14:paraId="439CE01C"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rPr>
        <w:t>Plugging the structural form into each cell, the country and time fixed effects cancel by differencing, leaving the slope:</w:t>
      </w:r>
    </w:p>
    <w:p w14:paraId="744E6138" w14:textId="77777777" w:rsidR="00236015" w:rsidRPr="00C3586C" w:rsidRDefault="008B0A6B" w:rsidP="00C3586C">
      <w:pPr>
        <w:tabs>
          <w:tab w:val="center" w:pos="4513"/>
          <w:tab w:val="right" w:pos="9026"/>
        </w:tabs>
        <w:spacing w:before="120" w:line="360" w:lineRule="auto"/>
        <w:rPr>
          <w:rFonts w:asciiTheme="minorHAnsi" w:hAnsiTheme="minorHAnsi" w:cstheme="minorHAnsi"/>
        </w:rPr>
      </w:pPr>
      <w:r>
        <w:rPr>
          <w:rFonts w:asciiTheme="minorHAnsi" w:hAnsiTheme="minorHAnsi" w:cstheme="minorHAnsi"/>
        </w:rPr>
        <w:tab/>
      </w:r>
      <m:oMath>
        <m:sSubSup>
          <m:sSubSupPr>
            <m:ctrlPr>
              <w:rPr>
                <w:rFonts w:ascii="Cambria Math" w:hAnsi="Cambria Math" w:cstheme="minorHAnsi"/>
              </w:rPr>
            </m:ctrlPr>
          </m:sSubSupPr>
          <m:e>
            <m:r>
              <w:rPr>
                <w:rFonts w:ascii="Cambria Math" w:hAnsi="Cambria Math" w:cstheme="minorHAnsi"/>
              </w:rPr>
              <m:t>β</m:t>
            </m:r>
          </m:e>
          <m:sub>
            <m:r>
              <w:rPr>
                <w:rFonts w:ascii="Cambria Math" w:hAnsi="Cambria Math" w:cstheme="minorHAnsi"/>
              </w:rPr>
              <m:t>j</m:t>
            </m:r>
          </m:sub>
          <m:sup>
            <m:r>
              <w:rPr>
                <w:rFonts w:ascii="Cambria Math" w:hAnsi="Cambria Math" w:cstheme="minorHAnsi"/>
              </w:rPr>
              <m:t>B</m:t>
            </m:r>
          </m:sup>
        </m:sSubSup>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j</m:t>
            </m:r>
          </m:sub>
        </m:sSub>
      </m:oMath>
      <w:r>
        <w:rPr>
          <w:rFonts w:asciiTheme="minorHAnsi" w:hAnsiTheme="minorHAnsi" w:cstheme="minorHAnsi"/>
        </w:rPr>
        <w:tab/>
        <w:t>(9)</w:t>
      </w:r>
    </w:p>
    <w:p w14:paraId="2011711D"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rPr>
        <w:t>Applying the same calculation to the COVID window:</w:t>
      </w:r>
    </w:p>
    <w:p w14:paraId="582D2D51" w14:textId="77777777" w:rsidR="00236015" w:rsidRPr="00C3586C" w:rsidRDefault="008B0A6B" w:rsidP="00C3586C">
      <w:pPr>
        <w:tabs>
          <w:tab w:val="center" w:pos="4513"/>
          <w:tab w:val="right" w:pos="9026"/>
        </w:tabs>
        <w:spacing w:before="120" w:line="360" w:lineRule="auto"/>
        <w:rPr>
          <w:rFonts w:asciiTheme="minorHAnsi" w:hAnsiTheme="minorHAnsi" w:cstheme="minorHAnsi"/>
        </w:rPr>
      </w:pPr>
      <w:r>
        <w:rPr>
          <w:rFonts w:asciiTheme="minorHAnsi" w:hAnsiTheme="minorHAnsi" w:cstheme="minorHAnsi"/>
        </w:rPr>
        <w:tab/>
      </w:r>
      <m:oMath>
        <m:sSubSup>
          <m:sSubSupPr>
            <m:ctrlPr>
              <w:rPr>
                <w:rFonts w:ascii="Cambria Math" w:hAnsi="Cambria Math" w:cstheme="minorHAnsi"/>
              </w:rPr>
            </m:ctrlPr>
          </m:sSubSupPr>
          <m:e>
            <m:r>
              <w:rPr>
                <w:rFonts w:ascii="Cambria Math" w:hAnsi="Cambria Math" w:cstheme="minorHAnsi"/>
              </w:rPr>
              <m:t>β</m:t>
            </m:r>
          </m:e>
          <m:sub>
            <m:r>
              <w:rPr>
                <w:rFonts w:ascii="Cambria Math" w:hAnsi="Cambria Math" w:cstheme="minorHAnsi"/>
              </w:rPr>
              <m:t>j</m:t>
            </m:r>
          </m:sub>
          <m:sup>
            <m:r>
              <w:rPr>
                <w:rFonts w:ascii="Cambria Math" w:hAnsi="Cambria Math" w:cstheme="minorHAnsi"/>
              </w:rPr>
              <m:t>C</m:t>
            </m:r>
          </m:sup>
        </m:sSubSup>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w:r>
        <w:rPr>
          <w:rFonts w:asciiTheme="minorHAnsi" w:hAnsiTheme="minorHAnsi" w:cstheme="minorHAnsi"/>
        </w:rPr>
        <w:tab/>
        <w:t>(10)</w:t>
      </w:r>
    </w:p>
    <w:p w14:paraId="73AF0704"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rPr>
        <w:t>Therefore, identifying the COVID-specific shifter requires only a difference of slopes:</w:t>
      </w:r>
    </w:p>
    <w:p w14:paraId="1CAD12AD" w14:textId="77777777" w:rsidR="00236015" w:rsidRPr="00C3586C" w:rsidRDefault="000E33CA" w:rsidP="00C3586C">
      <w:pPr>
        <w:spacing w:before="120" w:line="360" w:lineRule="auto"/>
        <w:rPr>
          <w:rFonts w:asciiTheme="minorHAnsi" w:hAnsiTheme="minorHAnsi" w:cstheme="minorHAnsi"/>
        </w:rPr>
      </w:pPr>
      <m:oMathPara>
        <m:oMath>
          <m:sSubSup>
            <m:sSubSupPr>
              <m:ctrlPr>
                <w:rPr>
                  <w:rFonts w:ascii="Cambria Math" w:hAnsi="Cambria Math" w:cstheme="minorHAnsi"/>
                </w:rPr>
              </m:ctrlPr>
            </m:sSubSupPr>
            <m:e>
              <m:r>
                <w:rPr>
                  <w:rFonts w:ascii="Cambria Math" w:hAnsi="Cambria Math" w:cstheme="minorHAnsi"/>
                </w:rPr>
                <m:t>β</m:t>
              </m:r>
            </m:e>
            <m:sub>
              <m:r>
                <w:rPr>
                  <w:rFonts w:ascii="Cambria Math" w:hAnsi="Cambria Math" w:cstheme="minorHAnsi"/>
                </w:rPr>
                <m:t>j</m:t>
              </m:r>
            </m:sub>
            <m:sup>
              <m:r>
                <w:rPr>
                  <w:rFonts w:ascii="Cambria Math" w:hAnsi="Cambria Math" w:cstheme="minorHAnsi"/>
                </w:rPr>
                <m:t>B</m:t>
              </m:r>
            </m:sup>
          </m:sSubSup>
          <m:r>
            <w:rPr>
              <w:rFonts w:ascii="Cambria Math" w:hAnsi="Cambria Math" w:cstheme="minorHAnsi"/>
            </w:rPr>
            <m:t>-</m:t>
          </m:r>
          <m:sSubSup>
            <m:sSubSupPr>
              <m:ctrlPr>
                <w:rPr>
                  <w:rFonts w:ascii="Cambria Math" w:hAnsi="Cambria Math" w:cstheme="minorHAnsi"/>
                </w:rPr>
              </m:ctrlPr>
            </m:sSubSupPr>
            <m:e>
              <m:r>
                <w:rPr>
                  <w:rFonts w:ascii="Cambria Math" w:hAnsi="Cambria Math" w:cstheme="minorHAnsi"/>
                </w:rPr>
                <m:t>β</m:t>
              </m:r>
            </m:e>
            <m:sub>
              <m:r>
                <w:rPr>
                  <w:rFonts w:ascii="Cambria Math" w:hAnsi="Cambria Math" w:cstheme="minorHAnsi"/>
                </w:rPr>
                <m:t>j</m:t>
              </m:r>
            </m:sub>
            <m:sup>
              <m:r>
                <w:rPr>
                  <w:rFonts w:ascii="Cambria Math" w:hAnsi="Cambria Math" w:cstheme="minorHAnsi"/>
                </w:rPr>
                <m:t>C</m:t>
              </m:r>
            </m:sup>
          </m:sSubSup>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j</m:t>
              </m:r>
            </m:sub>
          </m:sSub>
        </m:oMath>
      </m:oMathPara>
    </w:p>
    <w:p w14:paraId="45B0CA46" w14:textId="77777777" w:rsidR="00236015" w:rsidRPr="00C3586C" w:rsidRDefault="008B0A6B" w:rsidP="00C3586C">
      <w:pPr>
        <w:pStyle w:val="Heading1"/>
        <w:spacing w:after="0" w:line="360" w:lineRule="auto"/>
        <w:rPr>
          <w:rFonts w:asciiTheme="minorHAnsi" w:hAnsiTheme="minorHAnsi" w:cstheme="minorHAnsi"/>
        </w:rPr>
      </w:pPr>
      <w:r>
        <w:rPr>
          <w:rFonts w:asciiTheme="minorHAnsi" w:hAnsiTheme="minorHAnsi" w:cstheme="minorHAnsi"/>
        </w:rPr>
        <w:t>IV. Arc vs log elasticities</w:t>
      </w:r>
    </w:p>
    <w:p w14:paraId="2A4CACFB" w14:textId="2E56F20A" w:rsidR="00236015" w:rsidRPr="00C3586C" w:rsidRDefault="008B0A6B" w:rsidP="00C3586C">
      <w:pPr>
        <w:spacing w:line="360" w:lineRule="auto"/>
        <w:rPr>
          <w:rFonts w:asciiTheme="minorHAnsi" w:hAnsiTheme="minorHAnsi" w:cstheme="minorHAnsi"/>
        </w:rPr>
      </w:pPr>
      <w:r>
        <w:rPr>
          <w:rFonts w:asciiTheme="minorHAnsi" w:hAnsiTheme="minorHAnsi" w:cstheme="minorHAnsi"/>
        </w:rPr>
        <w:t xml:space="preserve">Using the simple percentage-change formula </w:t>
      </w:r>
      <m:oMath>
        <m:r>
          <w:rPr>
            <w:rFonts w:ascii="Cambria Math" w:hAnsi="Cambria Math" w:cstheme="minorHAnsi"/>
          </w:rPr>
          <m:t>%ΔQ=</m:t>
        </m:r>
        <m:d>
          <m:dPr>
            <m:ctrlPr>
              <w:rPr>
                <w:rFonts w:ascii="Cambria Math" w:hAnsi="Cambria Math" w:cstheme="minorHAnsi"/>
              </w:rPr>
            </m:ctrlPr>
          </m:dPr>
          <m:e>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rPr>
                  <m:t>β</m:t>
                </m:r>
              </m:sup>
            </m:sSup>
            <m:r>
              <w:rPr>
                <w:rFonts w:ascii="Cambria Math" w:hAnsi="Cambria Math" w:cstheme="minorHAnsi"/>
              </w:rPr>
              <m:t>-1</m:t>
            </m:r>
          </m:e>
        </m:d>
        <m:r>
          <w:rPr>
            <w:rFonts w:ascii="Cambria Math" w:hAnsi="Cambria Math" w:cstheme="minorHAnsi"/>
          </w:rPr>
          <m:t>×100</m:t>
        </m:r>
      </m:oMath>
      <w:r>
        <w:rPr>
          <w:rFonts w:asciiTheme="minorHAnsi" w:hAnsiTheme="minorHAnsi" w:cstheme="minorHAnsi"/>
        </w:rPr>
        <w:t xml:space="preserve">, and substituting the lowest estimated coefficient (Malta, </w:t>
      </w:r>
      <m:oMath>
        <m:r>
          <w:rPr>
            <w:rFonts w:ascii="Cambria Math" w:hAnsi="Cambria Math" w:cstheme="minorHAnsi"/>
          </w:rPr>
          <m:t>β=-0.6</m:t>
        </m:r>
      </m:oMath>
      <w:r>
        <w:rPr>
          <w:rFonts w:asciiTheme="minorHAnsi" w:hAnsiTheme="minorHAnsi" w:cstheme="minorHAnsi"/>
        </w:rPr>
        <w:t xml:space="preserve">) and the highest (Lithuania, </w:t>
      </w:r>
      <m:oMath>
        <m:r>
          <w:rPr>
            <w:rFonts w:ascii="Cambria Math" w:hAnsi="Cambria Math" w:cstheme="minorHAnsi"/>
          </w:rPr>
          <m:t>β=-2.4</m:t>
        </m:r>
      </m:oMath>
      <w:r>
        <w:rPr>
          <w:rFonts w:asciiTheme="minorHAnsi" w:hAnsiTheme="minorHAnsi" w:cstheme="minorHAnsi"/>
        </w:rPr>
        <w:t xml:space="preserve">), we obtain changes ranging from </w:t>
      </w:r>
      <m:oMath>
        <m:d>
          <m:dPr>
            <m:ctrlPr>
              <w:rPr>
                <w:rFonts w:ascii="Cambria Math" w:hAnsi="Cambria Math" w:cstheme="minorHAnsi"/>
              </w:rPr>
            </m:ctrlPr>
          </m:dPr>
          <m:e>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rPr>
                  <m:t>-0.6</m:t>
                </m:r>
              </m:sup>
            </m:sSup>
            <m:r>
              <w:rPr>
                <w:rFonts w:ascii="Cambria Math" w:hAnsi="Cambria Math" w:cstheme="minorHAnsi"/>
              </w:rPr>
              <m:t>-1</m:t>
            </m:r>
          </m:e>
        </m:d>
        <m:r>
          <w:rPr>
            <w:rFonts w:ascii="Cambria Math" w:hAnsi="Cambria Math" w:cstheme="minorHAnsi"/>
          </w:rPr>
          <m:t>×100≈-45%</m:t>
        </m:r>
      </m:oMath>
      <w:r>
        <w:rPr>
          <w:rFonts w:asciiTheme="minorHAnsi" w:hAnsiTheme="minorHAnsi" w:cstheme="minorHAnsi"/>
        </w:rPr>
        <w:t xml:space="preserve"> to </w:t>
      </w:r>
      <m:oMath>
        <m:d>
          <m:dPr>
            <m:ctrlPr>
              <w:rPr>
                <w:rFonts w:ascii="Cambria Math" w:hAnsi="Cambria Math" w:cstheme="minorHAnsi"/>
              </w:rPr>
            </m:ctrlPr>
          </m:dPr>
          <m:e>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rPr>
                  <m:t>-2.4</m:t>
                </m:r>
              </m:sup>
            </m:sSup>
            <m:r>
              <w:rPr>
                <w:rFonts w:ascii="Cambria Math" w:hAnsi="Cambria Math" w:cstheme="minorHAnsi"/>
              </w:rPr>
              <m:t>-1</m:t>
            </m:r>
          </m:e>
        </m:d>
        <m:r>
          <w:rPr>
            <w:rFonts w:ascii="Cambria Math" w:hAnsi="Cambria Math" w:cstheme="minorHAnsi"/>
          </w:rPr>
          <m:t>×100≈-90%</m:t>
        </m:r>
      </m:oMath>
      <w:r>
        <w:rPr>
          <w:rFonts w:asciiTheme="minorHAnsi" w:hAnsiTheme="minorHAnsi" w:cstheme="minorHAnsi"/>
        </w:rPr>
        <w:t xml:space="preserve">, relative to the change observed in the control group. The ATE coefficient sits at </w:t>
      </w:r>
      <m:oMath>
        <m:r>
          <w:rPr>
            <w:rFonts w:ascii="Cambria Math" w:hAnsi="Cambria Math" w:cstheme="minorHAnsi"/>
          </w:rPr>
          <m:t>β=-1.28</m:t>
        </m:r>
      </m:oMath>
      <w:commentRangeStart w:id="171"/>
      <w:r>
        <w:rPr>
          <w:rFonts w:asciiTheme="minorHAnsi" w:hAnsiTheme="minorHAnsi" w:cstheme="minorHAnsi"/>
        </w:rPr>
        <w:t xml:space="preserve">, so the grand effect of Brexit on </w:t>
      </w:r>
      <w:del w:id="172" w:author="Stoycho Rusinov" w:date="2026-08-08T15:27:00Z">
        <w:r>
          <w:rPr>
            <w:rFonts w:asciiTheme="minorHAnsi" w:hAnsiTheme="minorHAnsi" w:cstheme="minorHAnsi"/>
          </w:rPr>
          <w:delText>applications</w:delText>
        </w:r>
      </w:del>
      <w:ins w:id="173" w:author="Stoycho Rusinov" w:date="2026-08-08T15:27:00Z">
        <w:r>
          <w:rPr>
            <w:rFonts w:asciiTheme="minorHAnsi" w:hAnsiTheme="minorHAnsi" w:cstheme="minorHAnsi"/>
          </w:rPr>
          <w:t>applicant numbers</w:t>
        </w:r>
      </w:ins>
      <w:r>
        <w:rPr>
          <w:rFonts w:asciiTheme="minorHAnsi" w:hAnsiTheme="minorHAnsi" w:cstheme="minorHAnsi"/>
        </w:rPr>
        <w:t xml:space="preserve"> is approximately </w:t>
      </w:r>
      <w:commentRangeEnd w:id="171"/>
      <w:r>
        <w:rPr>
          <w:rStyle w:val="CommentReference"/>
        </w:rPr>
        <w:commentReference w:id="171"/>
      </w:r>
      <m:oMath>
        <m:d>
          <m:dPr>
            <m:ctrlPr>
              <w:rPr>
                <w:rFonts w:ascii="Cambria Math" w:hAnsi="Cambria Math" w:cstheme="minorHAnsi"/>
              </w:rPr>
            </m:ctrlPr>
          </m:dPr>
          <m:e>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rPr>
                  <m:t>-1.28</m:t>
                </m:r>
              </m:sup>
            </m:sSup>
            <m:r>
              <w:rPr>
                <w:rFonts w:ascii="Cambria Math" w:hAnsi="Cambria Math" w:cstheme="minorHAnsi"/>
              </w:rPr>
              <m:t>-1</m:t>
            </m:r>
          </m:e>
        </m:d>
        <m:r>
          <w:rPr>
            <w:rFonts w:ascii="Cambria Math" w:hAnsi="Cambria Math" w:cstheme="minorHAnsi"/>
          </w:rPr>
          <m:t>×100≈-72.19%</m:t>
        </m:r>
      </m:oMath>
      <w:r>
        <w:rPr>
          <w:rFonts w:asciiTheme="minorHAnsi" w:hAnsiTheme="minorHAnsi" w:cstheme="minorHAnsi"/>
        </w:rPr>
        <w:t>.</w:t>
      </w:r>
      <w:r>
        <w:rPr>
          <w:rFonts w:asciiTheme="minorHAnsi" w:hAnsiTheme="minorHAnsi" w:cstheme="minorHAnsi"/>
          <w:vertAlign w:val="superscript"/>
        </w:rPr>
        <w:t>¹</w:t>
      </w:r>
    </w:p>
    <w:p w14:paraId="37F35820" w14:textId="5890395B" w:rsidR="00236015" w:rsidRPr="00C3586C" w:rsidRDefault="008B0A6B" w:rsidP="00C3586C">
      <w:pPr>
        <w:spacing w:line="360" w:lineRule="auto"/>
        <w:rPr>
          <w:rFonts w:asciiTheme="minorHAnsi" w:hAnsiTheme="minorHAnsi" w:cstheme="minorHAnsi"/>
        </w:rPr>
      </w:pPr>
      <w:r>
        <w:rPr>
          <w:rFonts w:asciiTheme="minorHAnsi" w:hAnsiTheme="minorHAnsi" w:cstheme="minorHAnsi"/>
        </w:rPr>
        <w:lastRenderedPageBreak/>
        <w:t>A naive arc elasticity at the ATE level uses the realized log price change (</w:t>
      </w:r>
      <m:oMath>
        <m:r>
          <w:rPr>
            <w:rFonts w:ascii="Cambria Math" w:hAnsi="Cambria Math" w:cstheme="minorHAnsi"/>
          </w:rPr>
          <m:t>Δ log P≈0.</m:t>
        </m:r>
        <m:r>
          <w:del w:id="174" w:author="Stoycho Rusinov" w:date="2026-08-08T15:27:00Z">
            <w:rPr>
              <w:rFonts w:ascii="Cambria Math" w:hAnsi="Cambria Math" w:cstheme="minorHAnsi"/>
            </w:rPr>
            <m:t>86</m:t>
          </w:del>
        </m:r>
        <m:r>
          <w:ins w:id="175" w:author="Stoycho Rusinov" w:date="2026-08-08T15:27:00Z">
            <w:rPr>
              <w:rFonts w:ascii="Cambria Math" w:hAnsi="Cambria Math" w:cstheme="minorHAnsi"/>
            </w:rPr>
            <m:t>875</m:t>
          </w:ins>
        </m:r>
        <m:r>
          <w:rPr>
            <w:rFonts w:ascii="Cambria Math" w:hAnsi="Cambria Math" w:cstheme="minorHAnsi"/>
          </w:rPr>
          <m:t xml:space="preserve"> so %ΔP≈140%</m:t>
        </m:r>
      </m:oMath>
      <w:r>
        <w:rPr>
          <w:rFonts w:asciiTheme="minorHAnsi" w:hAnsiTheme="minorHAnsi" w:cstheme="minorHAnsi"/>
        </w:rPr>
        <w:t>) as the denominator:</w:t>
      </w:r>
    </w:p>
    <w:p w14:paraId="0D8895C0" w14:textId="77777777" w:rsidR="00236015" w:rsidRPr="00C3586C" w:rsidRDefault="000E33CA" w:rsidP="00C3586C">
      <w:pPr>
        <w:spacing w:before="120" w:line="360" w:lineRule="auto"/>
        <w:rPr>
          <w:rFonts w:asciiTheme="minorHAnsi" w:hAnsiTheme="minorHAnsi" w:cstheme="minorHAnsi"/>
        </w:rPr>
      </w:pPr>
      <m:oMathPara>
        <m:oMath>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arc</m:t>
              </m:r>
            </m:sub>
          </m:sSub>
          <m:r>
            <w:rPr>
              <w:rFonts w:ascii="Cambria Math" w:hAnsi="Cambria Math" w:cstheme="minorHAnsi"/>
            </w:rPr>
            <m:t>≈</m:t>
          </m:r>
          <m:f>
            <m:fPr>
              <m:ctrlPr>
                <w:rPr>
                  <w:rFonts w:ascii="Cambria Math" w:hAnsi="Cambria Math" w:cstheme="minorHAnsi"/>
                </w:rPr>
              </m:ctrlPr>
            </m:fPr>
            <m:num>
              <m:r>
                <w:rPr>
                  <w:rFonts w:ascii="Cambria Math" w:hAnsi="Cambria Math" w:cstheme="minorHAnsi"/>
                </w:rPr>
                <m:t>-72.19%</m:t>
              </m:r>
            </m:num>
            <m:den>
              <m:r>
                <w:rPr>
                  <w:rFonts w:ascii="Cambria Math" w:hAnsi="Cambria Math" w:cstheme="minorHAnsi"/>
                </w:rPr>
                <m:t>140%</m:t>
              </m:r>
            </m:den>
          </m:f>
          <m:r>
            <w:rPr>
              <w:rFonts w:ascii="Cambria Math" w:hAnsi="Cambria Math" w:cstheme="minorHAnsi"/>
            </w:rPr>
            <m:t>≈-0.52</m:t>
          </m:r>
        </m:oMath>
      </m:oMathPara>
    </w:p>
    <w:p w14:paraId="563F9AD0"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rPr>
        <w:t>A short derivation, however, gives the exact relationship between the arc and log elasticities:</w:t>
      </w:r>
    </w:p>
    <w:p w14:paraId="61230603" w14:textId="77777777" w:rsidR="00236015" w:rsidRPr="00C3586C" w:rsidRDefault="000E33CA" w:rsidP="00C3586C">
      <w:pPr>
        <w:spacing w:before="120" w:line="360" w:lineRule="auto"/>
        <w:rPr>
          <w:rFonts w:asciiTheme="minorHAnsi" w:hAnsiTheme="minorHAnsi" w:cstheme="minorHAnsi"/>
        </w:rPr>
      </w:pPr>
      <m:oMathPara>
        <m:oMath>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arc</m:t>
              </m:r>
            </m:sub>
          </m:sSub>
          <m:r>
            <w:rPr>
              <w:rFonts w:ascii="Cambria Math" w:hAnsi="Cambria Math" w:cstheme="minorHAnsi"/>
            </w:rPr>
            <m:t>=</m:t>
          </m:r>
          <m:f>
            <m:fPr>
              <m:ctrlPr>
                <w:rPr>
                  <w:rFonts w:ascii="Cambria Math" w:hAnsi="Cambria Math" w:cstheme="minorHAnsi"/>
                </w:rPr>
              </m:ctrlPr>
            </m:fPr>
            <m:num>
              <m:r>
                <w:rPr>
                  <w:rFonts w:ascii="Cambria Math" w:hAnsi="Cambria Math" w:cstheme="minorHAnsi"/>
                </w:rPr>
                <m:t>ΔQ/Q</m:t>
              </m:r>
            </m:num>
            <m:den>
              <m:r>
                <w:rPr>
                  <w:rFonts w:ascii="Cambria Math" w:hAnsi="Cambria Math" w:cstheme="minorHAnsi"/>
                </w:rPr>
                <m:t>ΔP/P</m:t>
              </m:r>
            </m:den>
          </m:f>
          <m:r>
            <w:rPr>
              <w:rFonts w:ascii="Cambria Math" w:hAnsi="Cambria Math" w:cstheme="minorHAnsi"/>
            </w:rPr>
            <m:t>=</m:t>
          </m:r>
          <m:f>
            <m:fPr>
              <m:ctrlPr>
                <w:rPr>
                  <w:rFonts w:ascii="Cambria Math" w:hAnsi="Cambria Math" w:cstheme="minorHAnsi"/>
                </w:rPr>
              </m:ctrlPr>
            </m:fPr>
            <m:num>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rPr>
                    <m:t>β</m:t>
                  </m:r>
                </m:sup>
              </m:sSup>
              <m:r>
                <w:rPr>
                  <w:rFonts w:ascii="Cambria Math" w:hAnsi="Cambria Math" w:cstheme="minorHAnsi"/>
                </w:rPr>
                <m:t>-1</m:t>
              </m:r>
            </m:num>
            <m:den>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rPr>
                    <m:t>k</m:t>
                  </m:r>
                </m:sup>
              </m:sSup>
              <m:r>
                <w:rPr>
                  <w:rFonts w:ascii="Cambria Math" w:hAnsi="Cambria Math" w:cstheme="minorHAnsi"/>
                </w:rPr>
                <m:t>-1</m:t>
              </m:r>
            </m:den>
          </m:f>
        </m:oMath>
      </m:oMathPara>
    </w:p>
    <w:p w14:paraId="74F48A34"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rPr>
        <w:t xml:space="preserve">where </w:t>
      </w:r>
      <m:oMath>
        <m:r>
          <w:rPr>
            <w:rFonts w:ascii="Cambria Math" w:hAnsi="Cambria Math" w:cstheme="minorHAnsi"/>
          </w:rPr>
          <m:t>k=Δ log P</m:t>
        </m:r>
      </m:oMath>
      <w:r>
        <w:rPr>
          <w:rFonts w:asciiTheme="minorHAnsi" w:hAnsiTheme="minorHAnsi" w:cstheme="minorHAnsi"/>
        </w:rPr>
        <w:t xml:space="preserve"> and </w:t>
      </w:r>
      <m:oMath>
        <m:r>
          <w:rPr>
            <w:rFonts w:ascii="Cambria Math" w:hAnsi="Cambria Math" w:cstheme="minorHAnsi"/>
          </w:rPr>
          <m:t>β=Δ log Q</m:t>
        </m:r>
      </m:oMath>
      <w:r>
        <w:rPr>
          <w:rFonts w:asciiTheme="minorHAnsi" w:hAnsiTheme="minorHAnsi" w:cstheme="minorHAnsi"/>
        </w:rPr>
        <w:t xml:space="preserve">. From earlier we have </w:t>
      </w:r>
      <m:oMath>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log</m:t>
            </m:r>
          </m:sub>
        </m:sSub>
        <m:r>
          <w:rPr>
            <w:rFonts w:ascii="Cambria Math" w:hAnsi="Cambria Math" w:cstheme="minorHAnsi"/>
          </w:rPr>
          <m:t>=-</m:t>
        </m:r>
        <m:f>
          <m:fPr>
            <m:ctrlPr>
              <w:rPr>
                <w:rFonts w:ascii="Cambria Math" w:hAnsi="Cambria Math" w:cstheme="minorHAnsi"/>
              </w:rPr>
            </m:ctrlPr>
          </m:fPr>
          <m:num>
            <m:r>
              <w:rPr>
                <w:rFonts w:ascii="Cambria Math" w:hAnsi="Cambria Math" w:cstheme="minorHAnsi"/>
              </w:rPr>
              <m:t>β</m:t>
            </m:r>
          </m:num>
          <m:den>
            <m:r>
              <w:rPr>
                <w:rFonts w:ascii="Cambria Math" w:hAnsi="Cambria Math" w:cstheme="minorHAnsi"/>
              </w:rPr>
              <m:t>k</m:t>
            </m:r>
          </m:den>
        </m:f>
      </m:oMath>
      <w:r>
        <w:rPr>
          <w:rFonts w:asciiTheme="minorHAnsi" w:hAnsiTheme="minorHAnsi" w:cstheme="minorHAnsi"/>
        </w:rPr>
        <w:t>, so:</w:t>
      </w:r>
    </w:p>
    <w:p w14:paraId="274EF565" w14:textId="77777777" w:rsidR="00236015" w:rsidRPr="00C3586C" w:rsidRDefault="000E33CA" w:rsidP="00C3586C">
      <w:pPr>
        <w:spacing w:before="120" w:line="360" w:lineRule="auto"/>
        <w:rPr>
          <w:rFonts w:asciiTheme="minorHAnsi" w:hAnsiTheme="minorHAnsi" w:cstheme="minorHAnsi"/>
        </w:rPr>
      </w:pPr>
      <m:oMathPara>
        <m:oMath>
          <m:sSub>
            <m:sSubPr>
              <m:ctrlPr>
                <w:rPr>
                  <w:rFonts w:ascii="Cambria Math" w:hAnsi="Cambria Math" w:cstheme="minorHAnsi"/>
                </w:rPr>
              </m:ctrlPr>
            </m:sSubPr>
            <m:e>
              <m:r>
                <w:rPr>
                  <w:rFonts w:ascii="Cambria Math" w:hAnsi="Cambria Math" w:cstheme="minorHAnsi"/>
                </w:rPr>
                <m:t>lim</m:t>
              </m:r>
            </m:e>
            <m:sub>
              <m:r>
                <w:rPr>
                  <w:rFonts w:ascii="Cambria Math" w:hAnsi="Cambria Math" w:cstheme="minorHAnsi"/>
                </w:rPr>
                <m:t>k→0</m:t>
              </m:r>
            </m:sub>
          </m:sSub>
          <m:r>
            <w:rPr>
              <w:rFonts w:ascii="Cambria Math" w:hAnsi="Cambria Math" w:cstheme="minorHAnsi"/>
            </w:rPr>
            <m:t xml:space="preserve"> </m:t>
          </m:r>
          <m:f>
            <m:fPr>
              <m:ctrlPr>
                <w:rPr>
                  <w:rFonts w:ascii="Cambria Math" w:hAnsi="Cambria Math" w:cstheme="minorHAnsi"/>
                </w:rPr>
              </m:ctrlPr>
            </m:fPr>
            <m:num>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rPr>
                    <m:t>β</m:t>
                  </m:r>
                </m:sup>
              </m:sSup>
              <m:r>
                <w:rPr>
                  <w:rFonts w:ascii="Cambria Math" w:hAnsi="Cambria Math" w:cstheme="minorHAnsi"/>
                </w:rPr>
                <m:t>-1</m:t>
              </m:r>
            </m:num>
            <m:den>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rPr>
                    <m:t>k</m:t>
                  </m:r>
                </m:sup>
              </m:sSup>
              <m:r>
                <w:rPr>
                  <w:rFonts w:ascii="Cambria Math" w:hAnsi="Cambria Math" w:cstheme="minorHAnsi"/>
                </w:rPr>
                <m:t>-1</m:t>
              </m:r>
            </m:den>
          </m:f>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lim</m:t>
              </m:r>
            </m:e>
            <m:sub>
              <m:r>
                <w:rPr>
                  <w:rFonts w:ascii="Cambria Math" w:hAnsi="Cambria Math" w:cstheme="minorHAnsi"/>
                </w:rPr>
                <m:t>k→0</m:t>
              </m:r>
            </m:sub>
          </m:sSub>
          <m:r>
            <w:rPr>
              <w:rFonts w:ascii="Cambria Math" w:hAnsi="Cambria Math" w:cstheme="minorHAnsi"/>
            </w:rPr>
            <m:t xml:space="preserve"> </m:t>
          </m:r>
          <m:f>
            <m:fPr>
              <m:ctrlPr>
                <w:rPr>
                  <w:rFonts w:ascii="Cambria Math" w:hAnsi="Cambria Math" w:cstheme="minorHAnsi"/>
                </w:rPr>
              </m:ctrlPr>
            </m:fPr>
            <m:num>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log</m:t>
                      </m:r>
                    </m:sub>
                  </m:sSub>
                  <m:r>
                    <w:rPr>
                      <w:rFonts w:ascii="Cambria Math" w:hAnsi="Cambria Math" w:cstheme="minorHAnsi"/>
                    </w:rPr>
                    <m:t xml:space="preserve"> k</m:t>
                  </m:r>
                </m:sup>
              </m:sSup>
              <m:r>
                <w:rPr>
                  <w:rFonts w:ascii="Cambria Math" w:hAnsi="Cambria Math" w:cstheme="minorHAnsi"/>
                </w:rPr>
                <m:t>-1</m:t>
              </m:r>
            </m:num>
            <m:den>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rPr>
                    <m:t>k</m:t>
                  </m:r>
                </m:sup>
              </m:sSup>
              <m:r>
                <w:rPr>
                  <w:rFonts w:ascii="Cambria Math" w:hAnsi="Cambria Math" w:cstheme="minorHAnsi"/>
                </w:rPr>
                <m:t>-1</m:t>
              </m:r>
            </m:den>
          </m:f>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log</m:t>
              </m:r>
            </m:sub>
          </m:sSub>
        </m:oMath>
      </m:oMathPara>
    </w:p>
    <w:p w14:paraId="72285DBB" w14:textId="2FF53C17" w:rsidR="00236015" w:rsidRPr="00C3586C" w:rsidRDefault="008B0A6B" w:rsidP="00C3586C">
      <w:pPr>
        <w:spacing w:line="360" w:lineRule="auto"/>
        <w:rPr>
          <w:rFonts w:asciiTheme="minorHAnsi" w:hAnsiTheme="minorHAnsi" w:cstheme="minorHAnsi"/>
        </w:rPr>
      </w:pPr>
      <w:r>
        <w:rPr>
          <w:rFonts w:asciiTheme="minorHAnsi" w:hAnsiTheme="minorHAnsi" w:cstheme="minorHAnsi"/>
        </w:rPr>
        <w:t xml:space="preserve">That is, the two elasticities coincide </w:t>
      </w:r>
      <w:r>
        <w:rPr>
          <w:rFonts w:asciiTheme="minorHAnsi" w:hAnsiTheme="minorHAnsi" w:cstheme="minorHAnsi"/>
          <w:b/>
          <w:bCs/>
        </w:rPr>
        <w:t>only when the price change is infinitesimally small</w:t>
      </w:r>
      <w:r>
        <w:rPr>
          <w:rFonts w:asciiTheme="minorHAnsi" w:hAnsiTheme="minorHAnsi" w:cstheme="minorHAnsi"/>
        </w:rPr>
        <w:t xml:space="preserve">. In our application the tuition reform represents a large discrete price jump, not a marginal adjustment. Consequently, the percentage-change calculation produces a chord (arc) estimate that averages the response over the entire price jump, while the log specification recovers the elasticity implied by the local slope of the demand curve. The elasticity derived from </w:t>
      </w:r>
      <m:oMath>
        <m:f>
          <m:fPr>
            <m:ctrlPr>
              <w:rPr>
                <w:rFonts w:ascii="Cambria Math" w:hAnsi="Cambria Math" w:cstheme="minorHAnsi"/>
              </w:rPr>
            </m:ctrlPr>
          </m:fPr>
          <m:num>
            <m:r>
              <w:rPr>
                <w:rFonts w:ascii="Cambria Math" w:hAnsi="Cambria Math" w:cstheme="minorHAnsi"/>
              </w:rPr>
              <m:t>β</m:t>
            </m:r>
          </m:num>
          <m:den>
            <m:r>
              <w:rPr>
                <w:rFonts w:ascii="Cambria Math" w:hAnsi="Cambria Math" w:cstheme="minorHAnsi"/>
              </w:rPr>
              <m:t>k</m:t>
            </m:r>
          </m:den>
        </m:f>
      </m:oMath>
      <w:r>
        <w:rPr>
          <w:rFonts w:asciiTheme="minorHAnsi" w:hAnsiTheme="minorHAnsi" w:cstheme="minorHAnsi"/>
        </w:rPr>
        <w:t xml:space="preserve"> is the economically relevant quantity: because the demand function is convex in log space, the secant slope across a wide interval is necessarily flatter than the tangent at the starting point, so the mechanical (arc) elasticity is biased toward zero by construction when the price change is large. This is the relationship illustrated in Figure </w:t>
      </w:r>
      <w:del w:id="176" w:author="Stoycho Rusinov" w:date="2026-08-08T15:27:00Z">
        <w:r>
          <w:rPr>
            <w:rFonts w:asciiTheme="minorHAnsi" w:hAnsiTheme="minorHAnsi" w:cstheme="minorHAnsi"/>
          </w:rPr>
          <w:delText>2</w:delText>
        </w:r>
      </w:del>
      <w:ins w:id="177" w:author="Stoycho Rusinov" w:date="2026-08-08T15:27:00Z">
        <w:r>
          <w:rPr>
            <w:rFonts w:asciiTheme="minorHAnsi" w:hAnsiTheme="minorHAnsi" w:cstheme="minorHAnsi"/>
          </w:rPr>
          <w:t>A1</w:t>
        </w:r>
      </w:ins>
      <w:r>
        <w:rPr>
          <w:rFonts w:asciiTheme="minorHAnsi" w:hAnsiTheme="minorHAnsi" w:cstheme="minorHAnsi"/>
        </w:rPr>
        <w:t>.</w:t>
      </w:r>
    </w:p>
    <w:p w14:paraId="5A675407" w14:textId="77777777" w:rsidR="00236015" w:rsidRPr="00C3586C" w:rsidRDefault="008B0A6B" w:rsidP="00C3586C">
      <w:pPr>
        <w:spacing w:before="240" w:line="360" w:lineRule="auto"/>
        <w:rPr>
          <w:rFonts w:asciiTheme="minorHAnsi" w:hAnsiTheme="minorHAnsi" w:cstheme="minorHAnsi"/>
        </w:rPr>
      </w:pPr>
      <w:r>
        <w:rPr>
          <w:rFonts w:asciiTheme="minorHAnsi" w:hAnsiTheme="minorHAnsi" w:cstheme="minorHAnsi"/>
          <w:noProof/>
        </w:rPr>
        <w:drawing>
          <wp:inline distT="0" distB="0" distL="0" distR="0" wp14:anchorId="7BFDD741" wp14:editId="5437CC60">
            <wp:extent cx="4572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667000"/>
                    </a:xfrm>
                    <a:prstGeom prst="rect">
                      <a:avLst/>
                    </a:prstGeom>
                  </pic:spPr>
                </pic:pic>
              </a:graphicData>
            </a:graphic>
          </wp:inline>
        </w:drawing>
      </w:r>
    </w:p>
    <w:p w14:paraId="490F8701" w14:textId="6E0F04A3" w:rsidR="00236015" w:rsidRPr="00C3586C" w:rsidRDefault="008B0A6B" w:rsidP="00C3586C">
      <w:pPr>
        <w:spacing w:line="360" w:lineRule="auto"/>
        <w:rPr>
          <w:rFonts w:asciiTheme="minorHAnsi" w:hAnsiTheme="minorHAnsi" w:cstheme="minorHAnsi"/>
        </w:rPr>
      </w:pPr>
      <w:r>
        <w:rPr>
          <w:rFonts w:asciiTheme="minorHAnsi" w:hAnsiTheme="minorHAnsi" w:cstheme="minorHAnsi"/>
          <w:b/>
          <w:bCs/>
        </w:rPr>
        <w:t xml:space="preserve">Figure </w:t>
      </w:r>
      <w:del w:id="178" w:author="Stoycho Rusinov" w:date="2026-08-08T15:27:00Z">
        <w:r>
          <w:rPr>
            <w:rFonts w:asciiTheme="minorHAnsi" w:hAnsiTheme="minorHAnsi" w:cstheme="minorHAnsi"/>
            <w:b/>
            <w:bCs/>
          </w:rPr>
          <w:delText>2</w:delText>
        </w:r>
      </w:del>
      <w:ins w:id="179" w:author="Stoycho Rusinov" w:date="2026-08-08T15:27:00Z">
        <w:r>
          <w:rPr>
            <w:rFonts w:asciiTheme="minorHAnsi" w:hAnsiTheme="minorHAnsi" w:cstheme="minorHAnsi"/>
            <w:b/>
            <w:bCs/>
          </w:rPr>
          <w:t>A1</w:t>
        </w:r>
      </w:ins>
      <w:r>
        <w:rPr>
          <w:rFonts w:asciiTheme="minorHAnsi" w:hAnsiTheme="minorHAnsi" w:cstheme="minorHAnsi"/>
          <w:b/>
          <w:bCs/>
        </w:rPr>
        <w:t>.</w:t>
      </w:r>
      <w:r>
        <w:rPr>
          <w:rFonts w:asciiTheme="minorHAnsi" w:hAnsiTheme="minorHAnsi" w:cstheme="minorHAnsi"/>
        </w:rPr>
        <w:t xml:space="preserve"> Constant-elasticity demand and alternative elasticity measures.</w:t>
      </w:r>
    </w:p>
    <w:p w14:paraId="73BB11DE"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b/>
          <w:bCs/>
          <w:i/>
          <w:iCs/>
        </w:rPr>
        <w:lastRenderedPageBreak/>
        <w:t>Note</w:t>
      </w:r>
      <w:r>
        <w:rPr>
          <w:rFonts w:asciiTheme="minorHAnsi" w:hAnsiTheme="minorHAnsi" w:cstheme="minorHAnsi"/>
          <w:i/>
          <w:iCs/>
        </w:rPr>
        <w:t xml:space="preserve">: </w:t>
      </w:r>
      <w:r>
        <w:rPr>
          <w:rFonts w:asciiTheme="minorHAnsi" w:hAnsiTheme="minorHAnsi" w:cstheme="minorHAnsi"/>
        </w:rPr>
        <w:t xml:space="preserve">Arc versus log elasticity under a large price change. The dashed line is the arc (secant) elasticity computed from percentage changes between two equilibria. The dotted line is the log elasticity (tangent), corresponding to the derivative </w:t>
      </w:r>
      <m:oMath>
        <m:r>
          <w:rPr>
            <w:rFonts w:ascii="Cambria Math" w:hAnsi="Cambria Math" w:cstheme="minorHAnsi"/>
          </w:rPr>
          <m:t>∂ log Q/∂ log P</m:t>
        </m:r>
      </m:oMath>
      <w:r>
        <w:rPr>
          <w:rFonts w:asciiTheme="minorHAnsi" w:hAnsiTheme="minorHAnsi" w:cstheme="minorHAnsi"/>
        </w:rPr>
        <w:t xml:space="preserve">. Because demand is nonlinear, a large discrete price increase implies that the secant slope understates the local slope of demand, so </w:t>
      </w:r>
      <m:oMath>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arc</m:t>
            </m:r>
          </m:sub>
        </m:sSub>
        <m:r>
          <w:rPr>
            <w:rFonts w:ascii="Cambria Math" w:hAnsi="Cambria Math" w:cstheme="minorHAnsi"/>
          </w:rPr>
          <m:t>|&lt;|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log</m:t>
            </m:r>
          </m:sub>
        </m:sSub>
        <m:r>
          <w:rPr>
            <w:rFonts w:ascii="Cambria Math" w:hAnsi="Cambria Math" w:cstheme="minorHAnsi"/>
          </w:rPr>
          <m:t>|</m:t>
        </m:r>
      </m:oMath>
      <w:r>
        <w:rPr>
          <w:rFonts w:asciiTheme="minorHAnsi" w:hAnsiTheme="minorHAnsi" w:cstheme="minorHAnsi"/>
        </w:rPr>
        <w:t>.</w:t>
      </w:r>
    </w:p>
    <w:p w14:paraId="32E6BB9F" w14:textId="77777777" w:rsidR="00236015" w:rsidRPr="00C3586C" w:rsidRDefault="008B0A6B" w:rsidP="00C3586C">
      <w:pPr>
        <w:pStyle w:val="Heading1"/>
        <w:spacing w:after="0" w:line="360" w:lineRule="auto"/>
        <w:rPr>
          <w:rFonts w:asciiTheme="minorHAnsi" w:hAnsiTheme="minorHAnsi" w:cstheme="minorHAnsi"/>
        </w:rPr>
      </w:pPr>
      <w:r>
        <w:rPr>
          <w:rFonts w:asciiTheme="minorHAnsi" w:hAnsiTheme="minorHAnsi" w:cstheme="minorHAnsi"/>
        </w:rPr>
        <w:t>V. Detailed regression tables for the main results</w:t>
      </w:r>
    </w:p>
    <w:p w14:paraId="58B88034" w14:textId="77777777" w:rsidR="00236015" w:rsidRDefault="008B0A6B" w:rsidP="00C3586C">
      <w:pPr>
        <w:spacing w:line="360" w:lineRule="auto"/>
        <w:rPr>
          <w:rFonts w:asciiTheme="minorHAnsi" w:hAnsiTheme="minorHAnsi" w:cstheme="minorHAnsi"/>
        </w:rPr>
      </w:pPr>
      <w:r>
        <w:rPr>
          <w:rFonts w:asciiTheme="minorHAnsi" w:hAnsiTheme="minorHAnsi" w:cstheme="minorHAnsi"/>
          <w:b/>
          <w:bCs/>
        </w:rPr>
        <w:t>Table A1.</w:t>
      </w:r>
      <w:r>
        <w:rPr>
          <w:rFonts w:asciiTheme="minorHAnsi" w:hAnsiTheme="minorHAnsi" w:cstheme="minorHAnsi"/>
        </w:rPr>
        <w:t xml:space="preserve"> Country-specific Brexit interactions under alternative TWFE specifications.</w:t>
      </w:r>
    </w:p>
    <w:tbl>
      <w:tblPr>
        <w:tblW w:w="7405" w:type="dxa"/>
        <w:jc w:val="center"/>
        <w:tblLook w:val="04A0" w:firstRow="1" w:lastRow="0" w:firstColumn="1" w:lastColumn="0" w:noHBand="0" w:noVBand="1"/>
      </w:tblPr>
      <w:tblGrid>
        <w:gridCol w:w="1985"/>
        <w:gridCol w:w="1512"/>
        <w:gridCol w:w="977"/>
        <w:gridCol w:w="977"/>
        <w:gridCol w:w="977"/>
        <w:gridCol w:w="977"/>
      </w:tblGrid>
      <w:tr w:rsidR="005063A7" w:rsidRPr="005063A7" w14:paraId="3513DDC3" w14:textId="77777777" w:rsidTr="005063A7">
        <w:trPr>
          <w:trHeight w:val="300"/>
          <w:jc w:val="center"/>
        </w:trPr>
        <w:tc>
          <w:tcPr>
            <w:tcW w:w="1985" w:type="dxa"/>
            <w:tcBorders>
              <w:top w:val="single" w:sz="4" w:space="0" w:color="auto"/>
              <w:left w:val="nil"/>
              <w:bottom w:val="double" w:sz="6" w:space="0" w:color="auto"/>
              <w:right w:val="nil"/>
            </w:tcBorders>
            <w:shd w:val="clear" w:color="auto" w:fill="auto"/>
            <w:noWrap/>
            <w:vAlign w:val="bottom"/>
            <w:hideMark/>
          </w:tcPr>
          <w:p w14:paraId="391B22A2" w14:textId="77777777" w:rsidR="005063A7" w:rsidRPr="005063A7" w:rsidRDefault="005063A7" w:rsidP="005063A7">
            <w:pPr>
              <w:rPr>
                <w:rFonts w:eastAsia="Times New Roman"/>
                <w:b/>
                <w:bCs/>
                <w:sz w:val="20"/>
                <w:szCs w:val="20"/>
              </w:rPr>
            </w:pPr>
            <w:r>
              <w:rPr>
                <w:rFonts w:eastAsia="Times New Roman"/>
                <w:b/>
                <w:bCs/>
                <w:sz w:val="20"/>
                <w:szCs w:val="20"/>
              </w:rPr>
              <w:t>Dependent variable:</w:t>
            </w:r>
          </w:p>
        </w:tc>
        <w:tc>
          <w:tcPr>
            <w:tcW w:w="5420" w:type="dxa"/>
            <w:gridSpan w:val="5"/>
            <w:tcBorders>
              <w:top w:val="single" w:sz="4" w:space="0" w:color="auto"/>
              <w:left w:val="nil"/>
              <w:bottom w:val="double" w:sz="6" w:space="0" w:color="auto"/>
              <w:right w:val="nil"/>
            </w:tcBorders>
            <w:shd w:val="clear" w:color="auto" w:fill="auto"/>
            <w:noWrap/>
            <w:vAlign w:val="center"/>
            <w:hideMark/>
          </w:tcPr>
          <w:p w14:paraId="610C6F3A" w14:textId="77777777" w:rsidR="005063A7" w:rsidRPr="005063A7" w:rsidRDefault="005063A7" w:rsidP="005063A7">
            <w:pPr>
              <w:jc w:val="center"/>
              <w:rPr>
                <w:rFonts w:eastAsia="Times New Roman"/>
                <w:b/>
                <w:bCs/>
                <w:sz w:val="20"/>
                <w:szCs w:val="20"/>
              </w:rPr>
            </w:pPr>
            <w:proofErr w:type="gramStart"/>
            <w:r>
              <w:rPr>
                <w:rFonts w:eastAsia="Times New Roman"/>
                <w:b/>
                <w:bCs/>
                <w:sz w:val="20"/>
                <w:szCs w:val="20"/>
              </w:rPr>
              <w:t>log(</w:t>
            </w:r>
            <w:proofErr w:type="gramEnd"/>
            <w:r>
              <w:rPr>
                <w:rFonts w:eastAsia="Times New Roman"/>
                <w:b/>
                <w:bCs/>
                <w:sz w:val="20"/>
                <w:szCs w:val="20"/>
              </w:rPr>
              <w:t>Applicants)</w:t>
            </w:r>
          </w:p>
        </w:tc>
      </w:tr>
      <w:tr w:rsidR="005063A7" w:rsidRPr="005063A7" w14:paraId="044EBBA5" w14:textId="77777777" w:rsidTr="005063A7">
        <w:trPr>
          <w:trHeight w:val="300"/>
          <w:jc w:val="center"/>
        </w:trPr>
        <w:tc>
          <w:tcPr>
            <w:tcW w:w="1985" w:type="dxa"/>
            <w:vMerge w:val="restart"/>
            <w:tcBorders>
              <w:top w:val="nil"/>
              <w:left w:val="nil"/>
              <w:bottom w:val="nil"/>
              <w:right w:val="nil"/>
            </w:tcBorders>
            <w:shd w:val="clear" w:color="auto" w:fill="auto"/>
            <w:noWrap/>
            <w:vAlign w:val="center"/>
            <w:hideMark/>
          </w:tcPr>
          <w:p w14:paraId="562F4593" w14:textId="77777777" w:rsidR="005063A7" w:rsidRPr="005063A7" w:rsidRDefault="005063A7" w:rsidP="005063A7">
            <w:pPr>
              <w:rPr>
                <w:rFonts w:eastAsia="Times New Roman"/>
                <w:sz w:val="20"/>
                <w:szCs w:val="20"/>
              </w:rPr>
            </w:pPr>
            <w:r>
              <w:rPr>
                <w:rFonts w:eastAsia="Times New Roman"/>
                <w:sz w:val="20"/>
                <w:szCs w:val="20"/>
              </w:rPr>
              <w:t>Intercept</w:t>
            </w:r>
          </w:p>
        </w:tc>
        <w:tc>
          <w:tcPr>
            <w:tcW w:w="2489" w:type="dxa"/>
            <w:gridSpan w:val="2"/>
            <w:vMerge w:val="restart"/>
            <w:tcBorders>
              <w:top w:val="nil"/>
              <w:left w:val="nil"/>
              <w:bottom w:val="nil"/>
              <w:right w:val="nil"/>
            </w:tcBorders>
            <w:shd w:val="clear" w:color="auto" w:fill="auto"/>
            <w:noWrap/>
            <w:vAlign w:val="center"/>
            <w:hideMark/>
          </w:tcPr>
          <w:p w14:paraId="6E8CFA08" w14:textId="77777777" w:rsidR="005063A7" w:rsidRPr="005063A7" w:rsidRDefault="005063A7" w:rsidP="005063A7">
            <w:pPr>
              <w:rPr>
                <w:rFonts w:eastAsia="Times New Roman"/>
                <w:sz w:val="20"/>
                <w:szCs w:val="20"/>
              </w:rPr>
            </w:pPr>
          </w:p>
        </w:tc>
        <w:tc>
          <w:tcPr>
            <w:tcW w:w="977" w:type="dxa"/>
            <w:tcBorders>
              <w:top w:val="nil"/>
              <w:left w:val="nil"/>
              <w:bottom w:val="nil"/>
              <w:right w:val="nil"/>
            </w:tcBorders>
            <w:shd w:val="clear" w:color="auto" w:fill="auto"/>
            <w:noWrap/>
            <w:vAlign w:val="center"/>
            <w:hideMark/>
          </w:tcPr>
          <w:p w14:paraId="3160F8BF" w14:textId="77777777" w:rsidR="005063A7" w:rsidRPr="005063A7" w:rsidRDefault="005063A7" w:rsidP="005063A7">
            <w:pPr>
              <w:jc w:val="center"/>
              <w:rPr>
                <w:rFonts w:eastAsia="Times New Roman"/>
                <w:sz w:val="20"/>
                <w:szCs w:val="20"/>
              </w:rPr>
            </w:pPr>
            <w:r>
              <w:rPr>
                <w:rFonts w:eastAsia="Times New Roman"/>
                <w:sz w:val="20"/>
                <w:szCs w:val="20"/>
              </w:rPr>
              <w:t>6.844***</w:t>
            </w:r>
          </w:p>
        </w:tc>
        <w:tc>
          <w:tcPr>
            <w:tcW w:w="1954" w:type="dxa"/>
            <w:gridSpan w:val="2"/>
            <w:vMerge w:val="restart"/>
            <w:tcBorders>
              <w:top w:val="nil"/>
              <w:left w:val="nil"/>
              <w:bottom w:val="nil"/>
              <w:right w:val="nil"/>
            </w:tcBorders>
            <w:shd w:val="clear" w:color="auto" w:fill="auto"/>
            <w:noWrap/>
            <w:vAlign w:val="center"/>
            <w:hideMark/>
          </w:tcPr>
          <w:p w14:paraId="70338A54" w14:textId="77777777" w:rsidR="005063A7" w:rsidRPr="005063A7" w:rsidRDefault="005063A7" w:rsidP="005063A7">
            <w:pPr>
              <w:jc w:val="center"/>
              <w:rPr>
                <w:rFonts w:eastAsia="Times New Roman"/>
                <w:sz w:val="20"/>
                <w:szCs w:val="20"/>
              </w:rPr>
            </w:pPr>
          </w:p>
        </w:tc>
      </w:tr>
      <w:tr w:rsidR="005063A7" w:rsidRPr="005063A7" w14:paraId="03C9F771" w14:textId="77777777" w:rsidTr="005063A7">
        <w:trPr>
          <w:trHeight w:val="288"/>
          <w:jc w:val="center"/>
        </w:trPr>
        <w:tc>
          <w:tcPr>
            <w:tcW w:w="1985" w:type="dxa"/>
            <w:vMerge/>
            <w:tcBorders>
              <w:top w:val="nil"/>
              <w:left w:val="nil"/>
              <w:bottom w:val="nil"/>
              <w:right w:val="nil"/>
            </w:tcBorders>
            <w:vAlign w:val="center"/>
            <w:hideMark/>
          </w:tcPr>
          <w:p w14:paraId="5B81579F" w14:textId="77777777" w:rsidR="005063A7" w:rsidRPr="005063A7" w:rsidRDefault="005063A7" w:rsidP="005063A7">
            <w:pPr>
              <w:rPr>
                <w:rFonts w:eastAsia="Times New Roman"/>
                <w:sz w:val="20"/>
                <w:szCs w:val="20"/>
              </w:rPr>
            </w:pPr>
          </w:p>
        </w:tc>
        <w:tc>
          <w:tcPr>
            <w:tcW w:w="2489" w:type="dxa"/>
            <w:gridSpan w:val="2"/>
            <w:vMerge/>
            <w:tcBorders>
              <w:top w:val="nil"/>
              <w:left w:val="nil"/>
              <w:bottom w:val="nil"/>
              <w:right w:val="nil"/>
            </w:tcBorders>
            <w:vAlign w:val="center"/>
            <w:hideMark/>
          </w:tcPr>
          <w:p w14:paraId="0C0B4ED3" w14:textId="77777777" w:rsidR="005063A7" w:rsidRPr="005063A7" w:rsidRDefault="005063A7" w:rsidP="005063A7">
            <w:pPr>
              <w:rPr>
                <w:rFonts w:eastAsia="Times New Roman"/>
                <w:sz w:val="20"/>
                <w:szCs w:val="20"/>
              </w:rPr>
            </w:pPr>
          </w:p>
        </w:tc>
        <w:tc>
          <w:tcPr>
            <w:tcW w:w="977" w:type="dxa"/>
            <w:tcBorders>
              <w:top w:val="nil"/>
              <w:left w:val="nil"/>
              <w:bottom w:val="nil"/>
              <w:right w:val="nil"/>
            </w:tcBorders>
            <w:shd w:val="clear" w:color="auto" w:fill="auto"/>
            <w:noWrap/>
            <w:vAlign w:val="center"/>
            <w:hideMark/>
          </w:tcPr>
          <w:p w14:paraId="28DBA2E3" w14:textId="77777777" w:rsidR="005063A7" w:rsidRPr="005063A7" w:rsidRDefault="005063A7" w:rsidP="005063A7">
            <w:pPr>
              <w:jc w:val="center"/>
              <w:rPr>
                <w:rFonts w:eastAsia="Times New Roman"/>
                <w:sz w:val="20"/>
                <w:szCs w:val="20"/>
              </w:rPr>
            </w:pPr>
            <w:r>
              <w:rPr>
                <w:rFonts w:eastAsia="Times New Roman"/>
                <w:sz w:val="20"/>
                <w:szCs w:val="20"/>
              </w:rPr>
              <w:t>(0.032)</w:t>
            </w:r>
          </w:p>
        </w:tc>
        <w:tc>
          <w:tcPr>
            <w:tcW w:w="1954" w:type="dxa"/>
            <w:gridSpan w:val="2"/>
            <w:vMerge/>
            <w:tcBorders>
              <w:top w:val="nil"/>
              <w:left w:val="nil"/>
              <w:bottom w:val="nil"/>
              <w:right w:val="nil"/>
            </w:tcBorders>
            <w:vAlign w:val="center"/>
            <w:hideMark/>
          </w:tcPr>
          <w:p w14:paraId="0D0494B7" w14:textId="77777777" w:rsidR="005063A7" w:rsidRPr="005063A7" w:rsidRDefault="005063A7" w:rsidP="005063A7">
            <w:pPr>
              <w:rPr>
                <w:rFonts w:eastAsia="Times New Roman"/>
                <w:sz w:val="20"/>
                <w:szCs w:val="20"/>
              </w:rPr>
            </w:pPr>
          </w:p>
        </w:tc>
      </w:tr>
      <w:tr w:rsidR="005063A7" w:rsidRPr="005063A7" w14:paraId="70E4F2E0" w14:textId="77777777" w:rsidTr="005063A7">
        <w:trPr>
          <w:trHeight w:val="288"/>
          <w:jc w:val="center"/>
        </w:trPr>
        <w:tc>
          <w:tcPr>
            <w:tcW w:w="1985" w:type="dxa"/>
            <w:vMerge w:val="restart"/>
            <w:tcBorders>
              <w:top w:val="nil"/>
              <w:left w:val="nil"/>
              <w:bottom w:val="nil"/>
              <w:right w:val="nil"/>
            </w:tcBorders>
            <w:shd w:val="clear" w:color="auto" w:fill="auto"/>
            <w:noWrap/>
            <w:vAlign w:val="center"/>
            <w:hideMark/>
          </w:tcPr>
          <w:p w14:paraId="76265E0C" w14:textId="77777777" w:rsidR="005063A7" w:rsidRPr="005063A7" w:rsidRDefault="005063A7" w:rsidP="005063A7">
            <w:pPr>
              <w:rPr>
                <w:rFonts w:eastAsia="Times New Roman"/>
                <w:sz w:val="20"/>
                <w:szCs w:val="20"/>
              </w:rPr>
            </w:pPr>
            <w:r>
              <w:rPr>
                <w:rFonts w:eastAsia="Times New Roman"/>
                <w:sz w:val="20"/>
                <w:szCs w:val="20"/>
              </w:rPr>
              <w:t>Austria × Post</w:t>
            </w:r>
          </w:p>
        </w:tc>
        <w:tc>
          <w:tcPr>
            <w:tcW w:w="1512" w:type="dxa"/>
            <w:tcBorders>
              <w:top w:val="nil"/>
              <w:left w:val="nil"/>
              <w:bottom w:val="nil"/>
              <w:right w:val="nil"/>
            </w:tcBorders>
            <w:shd w:val="clear" w:color="auto" w:fill="auto"/>
            <w:noWrap/>
            <w:vAlign w:val="center"/>
            <w:hideMark/>
          </w:tcPr>
          <w:p w14:paraId="38F2F4CF" w14:textId="77777777" w:rsidR="005063A7" w:rsidRPr="005063A7" w:rsidRDefault="005063A7" w:rsidP="005063A7">
            <w:pPr>
              <w:jc w:val="center"/>
              <w:rPr>
                <w:rFonts w:eastAsia="Times New Roman"/>
                <w:sz w:val="20"/>
                <w:szCs w:val="20"/>
              </w:rPr>
            </w:pPr>
            <w:r>
              <w:rPr>
                <w:rFonts w:eastAsia="Times New Roman"/>
                <w:sz w:val="20"/>
                <w:szCs w:val="20"/>
              </w:rPr>
              <w:t>-0.549***</w:t>
            </w:r>
          </w:p>
        </w:tc>
        <w:tc>
          <w:tcPr>
            <w:tcW w:w="977" w:type="dxa"/>
            <w:tcBorders>
              <w:top w:val="nil"/>
              <w:left w:val="nil"/>
              <w:bottom w:val="nil"/>
              <w:right w:val="nil"/>
            </w:tcBorders>
            <w:shd w:val="clear" w:color="auto" w:fill="auto"/>
            <w:noWrap/>
            <w:vAlign w:val="center"/>
            <w:hideMark/>
          </w:tcPr>
          <w:p w14:paraId="5BA68C2E" w14:textId="77777777" w:rsidR="005063A7" w:rsidRPr="005063A7" w:rsidRDefault="005063A7" w:rsidP="005063A7">
            <w:pPr>
              <w:jc w:val="center"/>
              <w:rPr>
                <w:rFonts w:eastAsia="Times New Roman"/>
                <w:sz w:val="20"/>
                <w:szCs w:val="20"/>
              </w:rPr>
            </w:pPr>
            <w:r>
              <w:rPr>
                <w:rFonts w:eastAsia="Times New Roman"/>
                <w:sz w:val="20"/>
                <w:szCs w:val="20"/>
              </w:rPr>
              <w:t>-0.525***</w:t>
            </w:r>
          </w:p>
        </w:tc>
        <w:tc>
          <w:tcPr>
            <w:tcW w:w="977" w:type="dxa"/>
            <w:tcBorders>
              <w:top w:val="nil"/>
              <w:left w:val="nil"/>
              <w:bottom w:val="nil"/>
              <w:right w:val="nil"/>
            </w:tcBorders>
            <w:shd w:val="clear" w:color="auto" w:fill="auto"/>
            <w:noWrap/>
            <w:vAlign w:val="center"/>
            <w:hideMark/>
          </w:tcPr>
          <w:p w14:paraId="1F5C9887" w14:textId="77777777" w:rsidR="005063A7" w:rsidRPr="005063A7" w:rsidRDefault="005063A7" w:rsidP="005063A7">
            <w:pPr>
              <w:jc w:val="center"/>
              <w:rPr>
                <w:rFonts w:eastAsia="Times New Roman"/>
                <w:sz w:val="20"/>
                <w:szCs w:val="20"/>
              </w:rPr>
            </w:pPr>
            <w:r>
              <w:rPr>
                <w:rFonts w:eastAsia="Times New Roman"/>
                <w:sz w:val="20"/>
                <w:szCs w:val="20"/>
              </w:rPr>
              <w:t>-0.961***</w:t>
            </w:r>
          </w:p>
        </w:tc>
        <w:tc>
          <w:tcPr>
            <w:tcW w:w="977" w:type="dxa"/>
            <w:tcBorders>
              <w:top w:val="nil"/>
              <w:left w:val="nil"/>
              <w:bottom w:val="nil"/>
              <w:right w:val="nil"/>
            </w:tcBorders>
            <w:shd w:val="clear" w:color="auto" w:fill="auto"/>
            <w:noWrap/>
            <w:vAlign w:val="center"/>
            <w:hideMark/>
          </w:tcPr>
          <w:p w14:paraId="3E544863" w14:textId="77777777" w:rsidR="005063A7" w:rsidRPr="005063A7" w:rsidRDefault="005063A7" w:rsidP="005063A7">
            <w:pPr>
              <w:jc w:val="center"/>
              <w:rPr>
                <w:rFonts w:eastAsia="Times New Roman"/>
                <w:sz w:val="20"/>
                <w:szCs w:val="20"/>
              </w:rPr>
            </w:pPr>
            <w:r>
              <w:rPr>
                <w:rFonts w:eastAsia="Times New Roman"/>
                <w:sz w:val="20"/>
                <w:szCs w:val="20"/>
              </w:rPr>
              <w:t>-0.310.</w:t>
            </w:r>
          </w:p>
        </w:tc>
        <w:tc>
          <w:tcPr>
            <w:tcW w:w="977" w:type="dxa"/>
            <w:tcBorders>
              <w:top w:val="nil"/>
              <w:left w:val="nil"/>
              <w:bottom w:val="nil"/>
              <w:right w:val="nil"/>
            </w:tcBorders>
            <w:shd w:val="clear" w:color="auto" w:fill="auto"/>
            <w:noWrap/>
            <w:vAlign w:val="center"/>
            <w:hideMark/>
          </w:tcPr>
          <w:p w14:paraId="4269D388" w14:textId="77777777" w:rsidR="005063A7" w:rsidRPr="005063A7" w:rsidRDefault="005063A7" w:rsidP="005063A7">
            <w:pPr>
              <w:jc w:val="center"/>
              <w:rPr>
                <w:rFonts w:eastAsia="Times New Roman"/>
                <w:sz w:val="20"/>
                <w:szCs w:val="20"/>
              </w:rPr>
            </w:pPr>
            <w:r>
              <w:rPr>
                <w:rFonts w:eastAsia="Times New Roman"/>
                <w:sz w:val="20"/>
                <w:szCs w:val="20"/>
              </w:rPr>
              <w:t>-0.686***</w:t>
            </w:r>
          </w:p>
        </w:tc>
      </w:tr>
      <w:tr w:rsidR="005063A7" w:rsidRPr="005063A7" w14:paraId="0CA02282" w14:textId="77777777" w:rsidTr="005063A7">
        <w:trPr>
          <w:trHeight w:val="288"/>
          <w:jc w:val="center"/>
        </w:trPr>
        <w:tc>
          <w:tcPr>
            <w:tcW w:w="1985" w:type="dxa"/>
            <w:vMerge/>
            <w:tcBorders>
              <w:top w:val="nil"/>
              <w:left w:val="nil"/>
              <w:bottom w:val="nil"/>
              <w:right w:val="nil"/>
            </w:tcBorders>
            <w:vAlign w:val="center"/>
            <w:hideMark/>
          </w:tcPr>
          <w:p w14:paraId="1A467FDA"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14:paraId="1DA38711" w14:textId="77777777" w:rsidR="005063A7" w:rsidRPr="005063A7" w:rsidRDefault="005063A7" w:rsidP="005063A7">
            <w:pPr>
              <w:jc w:val="center"/>
              <w:rPr>
                <w:rFonts w:eastAsia="Times New Roman"/>
                <w:sz w:val="20"/>
                <w:szCs w:val="20"/>
              </w:rPr>
            </w:pPr>
            <w:r>
              <w:rPr>
                <w:rFonts w:eastAsia="Times New Roman"/>
                <w:sz w:val="20"/>
                <w:szCs w:val="20"/>
              </w:rPr>
              <w:t>(0.053)</w:t>
            </w:r>
          </w:p>
        </w:tc>
        <w:tc>
          <w:tcPr>
            <w:tcW w:w="977" w:type="dxa"/>
            <w:tcBorders>
              <w:top w:val="nil"/>
              <w:left w:val="nil"/>
              <w:bottom w:val="nil"/>
              <w:right w:val="nil"/>
            </w:tcBorders>
            <w:shd w:val="clear" w:color="auto" w:fill="auto"/>
            <w:noWrap/>
            <w:vAlign w:val="center"/>
            <w:hideMark/>
          </w:tcPr>
          <w:p w14:paraId="25816BD9" w14:textId="77777777" w:rsidR="005063A7" w:rsidRPr="005063A7" w:rsidRDefault="005063A7" w:rsidP="005063A7">
            <w:pPr>
              <w:jc w:val="center"/>
              <w:rPr>
                <w:rFonts w:eastAsia="Times New Roman"/>
                <w:sz w:val="20"/>
                <w:szCs w:val="20"/>
              </w:rPr>
            </w:pPr>
            <w:r>
              <w:rPr>
                <w:rFonts w:eastAsia="Times New Roman"/>
                <w:sz w:val="20"/>
                <w:szCs w:val="20"/>
              </w:rPr>
              <w:t>(0.051)</w:t>
            </w:r>
          </w:p>
        </w:tc>
        <w:tc>
          <w:tcPr>
            <w:tcW w:w="977" w:type="dxa"/>
            <w:tcBorders>
              <w:top w:val="nil"/>
              <w:left w:val="nil"/>
              <w:bottom w:val="nil"/>
              <w:right w:val="nil"/>
            </w:tcBorders>
            <w:shd w:val="clear" w:color="auto" w:fill="auto"/>
            <w:noWrap/>
            <w:vAlign w:val="center"/>
            <w:hideMark/>
          </w:tcPr>
          <w:p w14:paraId="7113210C" w14:textId="77777777" w:rsidR="005063A7" w:rsidRPr="005063A7" w:rsidRDefault="005063A7" w:rsidP="005063A7">
            <w:pPr>
              <w:jc w:val="center"/>
              <w:rPr>
                <w:rFonts w:eastAsia="Times New Roman"/>
                <w:sz w:val="20"/>
                <w:szCs w:val="20"/>
              </w:rPr>
            </w:pPr>
            <w:r>
              <w:rPr>
                <w:rFonts w:eastAsia="Times New Roman"/>
                <w:sz w:val="20"/>
                <w:szCs w:val="20"/>
              </w:rPr>
              <w:t>(0.046)</w:t>
            </w:r>
          </w:p>
        </w:tc>
        <w:tc>
          <w:tcPr>
            <w:tcW w:w="977" w:type="dxa"/>
            <w:tcBorders>
              <w:top w:val="nil"/>
              <w:left w:val="nil"/>
              <w:bottom w:val="nil"/>
              <w:right w:val="nil"/>
            </w:tcBorders>
            <w:shd w:val="clear" w:color="auto" w:fill="auto"/>
            <w:noWrap/>
            <w:vAlign w:val="center"/>
            <w:hideMark/>
          </w:tcPr>
          <w:p w14:paraId="05E7B290" w14:textId="77777777" w:rsidR="005063A7" w:rsidRPr="005063A7" w:rsidRDefault="005063A7" w:rsidP="005063A7">
            <w:pPr>
              <w:jc w:val="center"/>
              <w:rPr>
                <w:rFonts w:eastAsia="Times New Roman"/>
                <w:sz w:val="20"/>
                <w:szCs w:val="20"/>
              </w:rPr>
            </w:pPr>
            <w:r>
              <w:rPr>
                <w:rFonts w:eastAsia="Times New Roman"/>
                <w:sz w:val="20"/>
                <w:szCs w:val="20"/>
              </w:rPr>
              <w:t>(0.154)</w:t>
            </w:r>
          </w:p>
        </w:tc>
        <w:tc>
          <w:tcPr>
            <w:tcW w:w="977" w:type="dxa"/>
            <w:tcBorders>
              <w:top w:val="nil"/>
              <w:left w:val="nil"/>
              <w:bottom w:val="nil"/>
              <w:right w:val="nil"/>
            </w:tcBorders>
            <w:shd w:val="clear" w:color="auto" w:fill="auto"/>
            <w:noWrap/>
            <w:vAlign w:val="center"/>
            <w:hideMark/>
          </w:tcPr>
          <w:p w14:paraId="24B9F2B0" w14:textId="77777777" w:rsidR="005063A7" w:rsidRPr="005063A7" w:rsidRDefault="005063A7" w:rsidP="005063A7">
            <w:pPr>
              <w:jc w:val="center"/>
              <w:rPr>
                <w:rFonts w:eastAsia="Times New Roman"/>
                <w:sz w:val="20"/>
                <w:szCs w:val="20"/>
              </w:rPr>
            </w:pPr>
            <w:r>
              <w:rPr>
                <w:rFonts w:eastAsia="Times New Roman"/>
                <w:sz w:val="20"/>
                <w:szCs w:val="20"/>
              </w:rPr>
              <w:t>(0.081)</w:t>
            </w:r>
          </w:p>
        </w:tc>
      </w:tr>
      <w:tr w:rsidR="005063A7" w:rsidRPr="005063A7" w14:paraId="1495E9E9" w14:textId="77777777" w:rsidTr="005063A7">
        <w:trPr>
          <w:trHeight w:val="288"/>
          <w:jc w:val="center"/>
        </w:trPr>
        <w:tc>
          <w:tcPr>
            <w:tcW w:w="1985" w:type="dxa"/>
            <w:vMerge w:val="restart"/>
            <w:tcBorders>
              <w:top w:val="nil"/>
              <w:left w:val="nil"/>
              <w:bottom w:val="nil"/>
              <w:right w:val="nil"/>
            </w:tcBorders>
            <w:shd w:val="clear" w:color="auto" w:fill="auto"/>
            <w:noWrap/>
            <w:vAlign w:val="center"/>
            <w:hideMark/>
          </w:tcPr>
          <w:p w14:paraId="76587D29" w14:textId="77777777" w:rsidR="005063A7" w:rsidRPr="005063A7" w:rsidRDefault="005063A7" w:rsidP="005063A7">
            <w:pPr>
              <w:rPr>
                <w:rFonts w:eastAsia="Times New Roman"/>
                <w:sz w:val="20"/>
                <w:szCs w:val="20"/>
              </w:rPr>
            </w:pPr>
            <w:r>
              <w:rPr>
                <w:rFonts w:eastAsia="Times New Roman"/>
                <w:sz w:val="20"/>
                <w:szCs w:val="20"/>
              </w:rPr>
              <w:t>Belgium × Post</w:t>
            </w:r>
          </w:p>
        </w:tc>
        <w:tc>
          <w:tcPr>
            <w:tcW w:w="1512" w:type="dxa"/>
            <w:tcBorders>
              <w:top w:val="nil"/>
              <w:left w:val="nil"/>
              <w:bottom w:val="nil"/>
              <w:right w:val="nil"/>
            </w:tcBorders>
            <w:shd w:val="clear" w:color="auto" w:fill="auto"/>
            <w:noWrap/>
            <w:vAlign w:val="center"/>
            <w:hideMark/>
          </w:tcPr>
          <w:p w14:paraId="3BC686FB" w14:textId="77777777" w:rsidR="005063A7" w:rsidRPr="005063A7" w:rsidRDefault="005063A7" w:rsidP="005063A7">
            <w:pPr>
              <w:jc w:val="center"/>
              <w:rPr>
                <w:rFonts w:eastAsia="Times New Roman"/>
                <w:sz w:val="20"/>
                <w:szCs w:val="20"/>
              </w:rPr>
            </w:pPr>
            <w:r>
              <w:rPr>
                <w:rFonts w:eastAsia="Times New Roman"/>
                <w:sz w:val="20"/>
                <w:szCs w:val="20"/>
              </w:rPr>
              <w:t>-0.603***</w:t>
            </w:r>
          </w:p>
        </w:tc>
        <w:tc>
          <w:tcPr>
            <w:tcW w:w="977" w:type="dxa"/>
            <w:tcBorders>
              <w:top w:val="nil"/>
              <w:left w:val="nil"/>
              <w:bottom w:val="nil"/>
              <w:right w:val="nil"/>
            </w:tcBorders>
            <w:shd w:val="clear" w:color="auto" w:fill="auto"/>
            <w:noWrap/>
            <w:vAlign w:val="center"/>
            <w:hideMark/>
          </w:tcPr>
          <w:p w14:paraId="4A35130A" w14:textId="77777777" w:rsidR="005063A7" w:rsidRPr="005063A7" w:rsidRDefault="005063A7" w:rsidP="005063A7">
            <w:pPr>
              <w:jc w:val="center"/>
              <w:rPr>
                <w:rFonts w:eastAsia="Times New Roman"/>
                <w:sz w:val="20"/>
                <w:szCs w:val="20"/>
              </w:rPr>
            </w:pPr>
            <w:r>
              <w:rPr>
                <w:rFonts w:eastAsia="Times New Roman"/>
                <w:sz w:val="20"/>
                <w:szCs w:val="20"/>
              </w:rPr>
              <w:t>-0.579***</w:t>
            </w:r>
          </w:p>
        </w:tc>
        <w:tc>
          <w:tcPr>
            <w:tcW w:w="977" w:type="dxa"/>
            <w:tcBorders>
              <w:top w:val="nil"/>
              <w:left w:val="nil"/>
              <w:bottom w:val="nil"/>
              <w:right w:val="nil"/>
            </w:tcBorders>
            <w:shd w:val="clear" w:color="auto" w:fill="auto"/>
            <w:noWrap/>
            <w:vAlign w:val="center"/>
            <w:hideMark/>
          </w:tcPr>
          <w:p w14:paraId="712847E3" w14:textId="77777777" w:rsidR="005063A7" w:rsidRPr="005063A7" w:rsidRDefault="005063A7" w:rsidP="005063A7">
            <w:pPr>
              <w:jc w:val="center"/>
              <w:rPr>
                <w:rFonts w:eastAsia="Times New Roman"/>
                <w:sz w:val="20"/>
                <w:szCs w:val="20"/>
              </w:rPr>
            </w:pPr>
            <w:r>
              <w:rPr>
                <w:rFonts w:eastAsia="Times New Roman"/>
                <w:sz w:val="20"/>
                <w:szCs w:val="20"/>
              </w:rPr>
              <w:t>-0.434***</w:t>
            </w:r>
          </w:p>
        </w:tc>
        <w:tc>
          <w:tcPr>
            <w:tcW w:w="977" w:type="dxa"/>
            <w:tcBorders>
              <w:top w:val="nil"/>
              <w:left w:val="nil"/>
              <w:bottom w:val="nil"/>
              <w:right w:val="nil"/>
            </w:tcBorders>
            <w:shd w:val="clear" w:color="auto" w:fill="auto"/>
            <w:noWrap/>
            <w:vAlign w:val="center"/>
            <w:hideMark/>
          </w:tcPr>
          <w:p w14:paraId="315AC6D4" w14:textId="77777777" w:rsidR="005063A7" w:rsidRPr="005063A7" w:rsidRDefault="005063A7" w:rsidP="005063A7">
            <w:pPr>
              <w:jc w:val="center"/>
              <w:rPr>
                <w:rFonts w:eastAsia="Times New Roman"/>
                <w:sz w:val="20"/>
                <w:szCs w:val="20"/>
              </w:rPr>
            </w:pPr>
            <w:r>
              <w:rPr>
                <w:rFonts w:eastAsia="Times New Roman"/>
                <w:sz w:val="20"/>
                <w:szCs w:val="20"/>
              </w:rPr>
              <w:t>-0.294</w:t>
            </w:r>
          </w:p>
        </w:tc>
        <w:tc>
          <w:tcPr>
            <w:tcW w:w="977" w:type="dxa"/>
            <w:tcBorders>
              <w:top w:val="nil"/>
              <w:left w:val="nil"/>
              <w:bottom w:val="nil"/>
              <w:right w:val="nil"/>
            </w:tcBorders>
            <w:shd w:val="clear" w:color="auto" w:fill="auto"/>
            <w:noWrap/>
            <w:vAlign w:val="center"/>
            <w:hideMark/>
          </w:tcPr>
          <w:p w14:paraId="028A7422" w14:textId="77777777" w:rsidR="005063A7" w:rsidRPr="005063A7" w:rsidRDefault="005063A7" w:rsidP="005063A7">
            <w:pPr>
              <w:jc w:val="center"/>
              <w:rPr>
                <w:rFonts w:eastAsia="Times New Roman"/>
                <w:sz w:val="20"/>
                <w:szCs w:val="20"/>
              </w:rPr>
            </w:pPr>
            <w:r>
              <w:rPr>
                <w:rFonts w:eastAsia="Times New Roman"/>
                <w:sz w:val="20"/>
                <w:szCs w:val="20"/>
              </w:rPr>
              <w:t>-0.740***</w:t>
            </w:r>
          </w:p>
        </w:tc>
      </w:tr>
      <w:tr w:rsidR="005063A7" w:rsidRPr="005063A7" w14:paraId="44518F30" w14:textId="77777777" w:rsidTr="005063A7">
        <w:trPr>
          <w:trHeight w:val="288"/>
          <w:jc w:val="center"/>
        </w:trPr>
        <w:tc>
          <w:tcPr>
            <w:tcW w:w="1985" w:type="dxa"/>
            <w:vMerge/>
            <w:tcBorders>
              <w:top w:val="nil"/>
              <w:left w:val="nil"/>
              <w:bottom w:val="nil"/>
              <w:right w:val="nil"/>
            </w:tcBorders>
            <w:vAlign w:val="center"/>
            <w:hideMark/>
          </w:tcPr>
          <w:p w14:paraId="563B53E8"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14:paraId="3D0EC7F8" w14:textId="77777777" w:rsidR="005063A7" w:rsidRPr="005063A7" w:rsidRDefault="005063A7" w:rsidP="005063A7">
            <w:pPr>
              <w:jc w:val="center"/>
              <w:rPr>
                <w:rFonts w:eastAsia="Times New Roman"/>
                <w:sz w:val="20"/>
                <w:szCs w:val="20"/>
              </w:rPr>
            </w:pPr>
            <w:r>
              <w:rPr>
                <w:rFonts w:eastAsia="Times New Roman"/>
                <w:sz w:val="20"/>
                <w:szCs w:val="20"/>
              </w:rPr>
              <w:t>(0.067)</w:t>
            </w:r>
          </w:p>
        </w:tc>
        <w:tc>
          <w:tcPr>
            <w:tcW w:w="977" w:type="dxa"/>
            <w:tcBorders>
              <w:top w:val="nil"/>
              <w:left w:val="nil"/>
              <w:bottom w:val="nil"/>
              <w:right w:val="nil"/>
            </w:tcBorders>
            <w:shd w:val="clear" w:color="auto" w:fill="auto"/>
            <w:noWrap/>
            <w:vAlign w:val="center"/>
            <w:hideMark/>
          </w:tcPr>
          <w:p w14:paraId="7B1A4304" w14:textId="77777777" w:rsidR="005063A7" w:rsidRPr="005063A7" w:rsidRDefault="005063A7" w:rsidP="005063A7">
            <w:pPr>
              <w:jc w:val="center"/>
              <w:rPr>
                <w:rFonts w:eastAsia="Times New Roman"/>
                <w:sz w:val="20"/>
                <w:szCs w:val="20"/>
              </w:rPr>
            </w:pPr>
            <w:r>
              <w:rPr>
                <w:rFonts w:eastAsia="Times New Roman"/>
                <w:sz w:val="20"/>
                <w:szCs w:val="20"/>
              </w:rPr>
              <w:t>(0.063)</w:t>
            </w:r>
          </w:p>
        </w:tc>
        <w:tc>
          <w:tcPr>
            <w:tcW w:w="977" w:type="dxa"/>
            <w:tcBorders>
              <w:top w:val="nil"/>
              <w:left w:val="nil"/>
              <w:bottom w:val="nil"/>
              <w:right w:val="nil"/>
            </w:tcBorders>
            <w:shd w:val="clear" w:color="auto" w:fill="auto"/>
            <w:noWrap/>
            <w:vAlign w:val="center"/>
            <w:hideMark/>
          </w:tcPr>
          <w:p w14:paraId="3989ED0F" w14:textId="77777777" w:rsidR="005063A7" w:rsidRPr="005063A7" w:rsidRDefault="005063A7" w:rsidP="005063A7">
            <w:pPr>
              <w:jc w:val="center"/>
              <w:rPr>
                <w:rFonts w:eastAsia="Times New Roman"/>
                <w:sz w:val="20"/>
                <w:szCs w:val="20"/>
              </w:rPr>
            </w:pPr>
            <w:r>
              <w:rPr>
                <w:rFonts w:eastAsia="Times New Roman"/>
                <w:sz w:val="20"/>
                <w:szCs w:val="20"/>
              </w:rPr>
              <w:t>(0.059)</w:t>
            </w:r>
          </w:p>
        </w:tc>
        <w:tc>
          <w:tcPr>
            <w:tcW w:w="977" w:type="dxa"/>
            <w:tcBorders>
              <w:top w:val="nil"/>
              <w:left w:val="nil"/>
              <w:bottom w:val="nil"/>
              <w:right w:val="nil"/>
            </w:tcBorders>
            <w:shd w:val="clear" w:color="auto" w:fill="auto"/>
            <w:noWrap/>
            <w:vAlign w:val="center"/>
            <w:hideMark/>
          </w:tcPr>
          <w:p w14:paraId="7B5834FB" w14:textId="77777777" w:rsidR="005063A7" w:rsidRPr="005063A7" w:rsidRDefault="005063A7" w:rsidP="005063A7">
            <w:pPr>
              <w:jc w:val="center"/>
              <w:rPr>
                <w:rFonts w:eastAsia="Times New Roman"/>
                <w:sz w:val="20"/>
                <w:szCs w:val="20"/>
              </w:rPr>
            </w:pPr>
            <w:r>
              <w:rPr>
                <w:rFonts w:eastAsia="Times New Roman"/>
                <w:sz w:val="20"/>
                <w:szCs w:val="20"/>
              </w:rPr>
              <w:t>(0.172)</w:t>
            </w:r>
          </w:p>
        </w:tc>
        <w:tc>
          <w:tcPr>
            <w:tcW w:w="977" w:type="dxa"/>
            <w:tcBorders>
              <w:top w:val="nil"/>
              <w:left w:val="nil"/>
              <w:bottom w:val="nil"/>
              <w:right w:val="nil"/>
            </w:tcBorders>
            <w:shd w:val="clear" w:color="auto" w:fill="auto"/>
            <w:noWrap/>
            <w:vAlign w:val="center"/>
            <w:hideMark/>
          </w:tcPr>
          <w:p w14:paraId="01F58DE7" w14:textId="77777777" w:rsidR="005063A7" w:rsidRPr="005063A7" w:rsidRDefault="005063A7" w:rsidP="005063A7">
            <w:pPr>
              <w:jc w:val="center"/>
              <w:rPr>
                <w:rFonts w:eastAsia="Times New Roman"/>
                <w:sz w:val="20"/>
                <w:szCs w:val="20"/>
              </w:rPr>
            </w:pPr>
            <w:r>
              <w:rPr>
                <w:rFonts w:eastAsia="Times New Roman"/>
                <w:sz w:val="20"/>
                <w:szCs w:val="20"/>
              </w:rPr>
              <w:t>(0.094)</w:t>
            </w:r>
          </w:p>
        </w:tc>
      </w:tr>
      <w:tr w:rsidR="005063A7" w:rsidRPr="005063A7" w14:paraId="17AF7A41" w14:textId="77777777" w:rsidTr="005063A7">
        <w:trPr>
          <w:trHeight w:val="288"/>
          <w:jc w:val="center"/>
        </w:trPr>
        <w:tc>
          <w:tcPr>
            <w:tcW w:w="1985" w:type="dxa"/>
            <w:vMerge w:val="restart"/>
            <w:tcBorders>
              <w:top w:val="nil"/>
              <w:left w:val="nil"/>
              <w:bottom w:val="nil"/>
              <w:right w:val="nil"/>
            </w:tcBorders>
            <w:shd w:val="clear" w:color="auto" w:fill="auto"/>
            <w:noWrap/>
            <w:vAlign w:val="center"/>
            <w:hideMark/>
          </w:tcPr>
          <w:p w14:paraId="07EF0E18" w14:textId="77777777" w:rsidR="005063A7" w:rsidRPr="005063A7" w:rsidRDefault="005063A7" w:rsidP="005063A7">
            <w:pPr>
              <w:rPr>
                <w:rFonts w:eastAsia="Times New Roman"/>
                <w:sz w:val="20"/>
                <w:szCs w:val="20"/>
              </w:rPr>
            </w:pPr>
            <w:r>
              <w:rPr>
                <w:rFonts w:eastAsia="Times New Roman"/>
                <w:sz w:val="20"/>
                <w:szCs w:val="20"/>
              </w:rPr>
              <w:t>Bulgaria × Post</w:t>
            </w:r>
          </w:p>
        </w:tc>
        <w:tc>
          <w:tcPr>
            <w:tcW w:w="1512" w:type="dxa"/>
            <w:tcBorders>
              <w:top w:val="nil"/>
              <w:left w:val="nil"/>
              <w:bottom w:val="nil"/>
              <w:right w:val="nil"/>
            </w:tcBorders>
            <w:shd w:val="clear" w:color="auto" w:fill="auto"/>
            <w:noWrap/>
            <w:vAlign w:val="center"/>
            <w:hideMark/>
          </w:tcPr>
          <w:p w14:paraId="78FC572D" w14:textId="77777777" w:rsidR="005063A7" w:rsidRPr="005063A7" w:rsidRDefault="005063A7" w:rsidP="005063A7">
            <w:pPr>
              <w:jc w:val="center"/>
              <w:rPr>
                <w:rFonts w:eastAsia="Times New Roman"/>
                <w:sz w:val="20"/>
                <w:szCs w:val="20"/>
              </w:rPr>
            </w:pPr>
            <w:r>
              <w:rPr>
                <w:rFonts w:eastAsia="Times New Roman"/>
                <w:sz w:val="20"/>
                <w:szCs w:val="20"/>
              </w:rPr>
              <w:t>-1.887***</w:t>
            </w:r>
          </w:p>
        </w:tc>
        <w:tc>
          <w:tcPr>
            <w:tcW w:w="977" w:type="dxa"/>
            <w:tcBorders>
              <w:top w:val="nil"/>
              <w:left w:val="nil"/>
              <w:bottom w:val="nil"/>
              <w:right w:val="nil"/>
            </w:tcBorders>
            <w:shd w:val="clear" w:color="auto" w:fill="auto"/>
            <w:noWrap/>
            <w:vAlign w:val="center"/>
            <w:hideMark/>
          </w:tcPr>
          <w:p w14:paraId="03A95CDA" w14:textId="77777777" w:rsidR="005063A7" w:rsidRPr="005063A7" w:rsidRDefault="005063A7" w:rsidP="005063A7">
            <w:pPr>
              <w:jc w:val="center"/>
              <w:rPr>
                <w:rFonts w:eastAsia="Times New Roman"/>
                <w:sz w:val="20"/>
                <w:szCs w:val="20"/>
              </w:rPr>
            </w:pPr>
            <w:r>
              <w:rPr>
                <w:rFonts w:eastAsia="Times New Roman"/>
                <w:sz w:val="20"/>
                <w:szCs w:val="20"/>
              </w:rPr>
              <w:t>-1.864***</w:t>
            </w:r>
          </w:p>
        </w:tc>
        <w:tc>
          <w:tcPr>
            <w:tcW w:w="977" w:type="dxa"/>
            <w:tcBorders>
              <w:top w:val="nil"/>
              <w:left w:val="nil"/>
              <w:bottom w:val="nil"/>
              <w:right w:val="nil"/>
            </w:tcBorders>
            <w:shd w:val="clear" w:color="auto" w:fill="auto"/>
            <w:noWrap/>
            <w:vAlign w:val="center"/>
            <w:hideMark/>
          </w:tcPr>
          <w:p w14:paraId="135BC248" w14:textId="77777777" w:rsidR="005063A7" w:rsidRPr="005063A7" w:rsidRDefault="005063A7" w:rsidP="005063A7">
            <w:pPr>
              <w:jc w:val="center"/>
              <w:rPr>
                <w:rFonts w:eastAsia="Times New Roman"/>
                <w:sz w:val="20"/>
                <w:szCs w:val="20"/>
              </w:rPr>
            </w:pPr>
            <w:r>
              <w:rPr>
                <w:rFonts w:eastAsia="Times New Roman"/>
                <w:sz w:val="20"/>
                <w:szCs w:val="20"/>
              </w:rPr>
              <w:t>-1.006***</w:t>
            </w:r>
          </w:p>
        </w:tc>
        <w:tc>
          <w:tcPr>
            <w:tcW w:w="977" w:type="dxa"/>
            <w:tcBorders>
              <w:top w:val="nil"/>
              <w:left w:val="nil"/>
              <w:bottom w:val="nil"/>
              <w:right w:val="nil"/>
            </w:tcBorders>
            <w:shd w:val="clear" w:color="auto" w:fill="auto"/>
            <w:noWrap/>
            <w:vAlign w:val="center"/>
            <w:hideMark/>
          </w:tcPr>
          <w:p w14:paraId="423908A4" w14:textId="77777777" w:rsidR="005063A7" w:rsidRPr="005063A7" w:rsidRDefault="005063A7" w:rsidP="005063A7">
            <w:pPr>
              <w:jc w:val="center"/>
              <w:rPr>
                <w:rFonts w:eastAsia="Times New Roman"/>
                <w:sz w:val="20"/>
                <w:szCs w:val="20"/>
              </w:rPr>
            </w:pPr>
            <w:r>
              <w:rPr>
                <w:rFonts w:eastAsia="Times New Roman"/>
                <w:sz w:val="20"/>
                <w:szCs w:val="20"/>
              </w:rPr>
              <w:t>-0.937.</w:t>
            </w:r>
          </w:p>
        </w:tc>
        <w:tc>
          <w:tcPr>
            <w:tcW w:w="977" w:type="dxa"/>
            <w:tcBorders>
              <w:top w:val="nil"/>
              <w:left w:val="nil"/>
              <w:bottom w:val="nil"/>
              <w:right w:val="nil"/>
            </w:tcBorders>
            <w:shd w:val="clear" w:color="auto" w:fill="auto"/>
            <w:noWrap/>
            <w:vAlign w:val="center"/>
            <w:hideMark/>
          </w:tcPr>
          <w:p w14:paraId="210D562B" w14:textId="77777777" w:rsidR="005063A7" w:rsidRPr="005063A7" w:rsidRDefault="005063A7" w:rsidP="005063A7">
            <w:pPr>
              <w:jc w:val="center"/>
              <w:rPr>
                <w:rFonts w:eastAsia="Times New Roman"/>
                <w:sz w:val="20"/>
                <w:szCs w:val="20"/>
              </w:rPr>
            </w:pPr>
            <w:r>
              <w:rPr>
                <w:rFonts w:eastAsia="Times New Roman"/>
                <w:sz w:val="20"/>
                <w:szCs w:val="20"/>
              </w:rPr>
              <w:t>-2.025***</w:t>
            </w:r>
          </w:p>
        </w:tc>
      </w:tr>
      <w:tr w:rsidR="005063A7" w:rsidRPr="005063A7" w14:paraId="15A00EE7" w14:textId="77777777" w:rsidTr="005063A7">
        <w:trPr>
          <w:trHeight w:val="288"/>
          <w:jc w:val="center"/>
        </w:trPr>
        <w:tc>
          <w:tcPr>
            <w:tcW w:w="1985" w:type="dxa"/>
            <w:vMerge/>
            <w:tcBorders>
              <w:top w:val="nil"/>
              <w:left w:val="nil"/>
              <w:bottom w:val="nil"/>
              <w:right w:val="nil"/>
            </w:tcBorders>
            <w:vAlign w:val="center"/>
            <w:hideMark/>
          </w:tcPr>
          <w:p w14:paraId="41F1BFCB"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14:paraId="7257A0B7" w14:textId="77777777" w:rsidR="005063A7" w:rsidRPr="005063A7" w:rsidRDefault="005063A7" w:rsidP="005063A7">
            <w:pPr>
              <w:jc w:val="center"/>
              <w:rPr>
                <w:rFonts w:eastAsia="Times New Roman"/>
                <w:sz w:val="20"/>
                <w:szCs w:val="20"/>
              </w:rPr>
            </w:pPr>
            <w:r>
              <w:rPr>
                <w:rFonts w:eastAsia="Times New Roman"/>
                <w:sz w:val="20"/>
                <w:szCs w:val="20"/>
              </w:rPr>
              <w:t>(0.132)</w:t>
            </w:r>
          </w:p>
        </w:tc>
        <w:tc>
          <w:tcPr>
            <w:tcW w:w="977" w:type="dxa"/>
            <w:tcBorders>
              <w:top w:val="nil"/>
              <w:left w:val="nil"/>
              <w:bottom w:val="nil"/>
              <w:right w:val="nil"/>
            </w:tcBorders>
            <w:shd w:val="clear" w:color="auto" w:fill="auto"/>
            <w:noWrap/>
            <w:vAlign w:val="center"/>
            <w:hideMark/>
          </w:tcPr>
          <w:p w14:paraId="26BD81BF" w14:textId="77777777" w:rsidR="005063A7" w:rsidRPr="005063A7" w:rsidRDefault="005063A7" w:rsidP="005063A7">
            <w:pPr>
              <w:jc w:val="center"/>
              <w:rPr>
                <w:rFonts w:eastAsia="Times New Roman"/>
                <w:sz w:val="20"/>
                <w:szCs w:val="20"/>
              </w:rPr>
            </w:pPr>
            <w:r>
              <w:rPr>
                <w:rFonts w:eastAsia="Times New Roman"/>
                <w:sz w:val="20"/>
                <w:szCs w:val="20"/>
              </w:rPr>
              <w:t>(0.128)</w:t>
            </w:r>
          </w:p>
        </w:tc>
        <w:tc>
          <w:tcPr>
            <w:tcW w:w="977" w:type="dxa"/>
            <w:tcBorders>
              <w:top w:val="nil"/>
              <w:left w:val="nil"/>
              <w:bottom w:val="nil"/>
              <w:right w:val="nil"/>
            </w:tcBorders>
            <w:shd w:val="clear" w:color="auto" w:fill="auto"/>
            <w:noWrap/>
            <w:vAlign w:val="center"/>
            <w:hideMark/>
          </w:tcPr>
          <w:p w14:paraId="4F273A34" w14:textId="77777777" w:rsidR="005063A7" w:rsidRPr="005063A7" w:rsidRDefault="005063A7" w:rsidP="005063A7">
            <w:pPr>
              <w:jc w:val="center"/>
              <w:rPr>
                <w:rFonts w:eastAsia="Times New Roman"/>
                <w:sz w:val="20"/>
                <w:szCs w:val="20"/>
              </w:rPr>
            </w:pPr>
            <w:r>
              <w:rPr>
                <w:rFonts w:eastAsia="Times New Roman"/>
                <w:sz w:val="20"/>
                <w:szCs w:val="20"/>
              </w:rPr>
              <w:t>(0.101)</w:t>
            </w:r>
          </w:p>
        </w:tc>
        <w:tc>
          <w:tcPr>
            <w:tcW w:w="977" w:type="dxa"/>
            <w:tcBorders>
              <w:top w:val="nil"/>
              <w:left w:val="nil"/>
              <w:bottom w:val="nil"/>
              <w:right w:val="nil"/>
            </w:tcBorders>
            <w:shd w:val="clear" w:color="auto" w:fill="auto"/>
            <w:noWrap/>
            <w:vAlign w:val="center"/>
            <w:hideMark/>
          </w:tcPr>
          <w:p w14:paraId="2EF0B11D" w14:textId="77777777" w:rsidR="005063A7" w:rsidRPr="005063A7" w:rsidRDefault="005063A7" w:rsidP="005063A7">
            <w:pPr>
              <w:jc w:val="center"/>
              <w:rPr>
                <w:rFonts w:eastAsia="Times New Roman"/>
                <w:sz w:val="20"/>
                <w:szCs w:val="20"/>
              </w:rPr>
            </w:pPr>
            <w:r>
              <w:rPr>
                <w:rFonts w:eastAsia="Times New Roman"/>
                <w:sz w:val="20"/>
                <w:szCs w:val="20"/>
              </w:rPr>
              <w:t>(0.492)</w:t>
            </w:r>
          </w:p>
        </w:tc>
        <w:tc>
          <w:tcPr>
            <w:tcW w:w="977" w:type="dxa"/>
            <w:tcBorders>
              <w:top w:val="nil"/>
              <w:left w:val="nil"/>
              <w:bottom w:val="nil"/>
              <w:right w:val="nil"/>
            </w:tcBorders>
            <w:shd w:val="clear" w:color="auto" w:fill="auto"/>
            <w:noWrap/>
            <w:vAlign w:val="center"/>
            <w:hideMark/>
          </w:tcPr>
          <w:p w14:paraId="62C75F4E" w14:textId="77777777" w:rsidR="005063A7" w:rsidRPr="005063A7" w:rsidRDefault="005063A7" w:rsidP="005063A7">
            <w:pPr>
              <w:jc w:val="center"/>
              <w:rPr>
                <w:rFonts w:eastAsia="Times New Roman"/>
                <w:sz w:val="20"/>
                <w:szCs w:val="20"/>
              </w:rPr>
            </w:pPr>
            <w:r>
              <w:rPr>
                <w:rFonts w:eastAsia="Times New Roman"/>
                <w:sz w:val="20"/>
                <w:szCs w:val="20"/>
              </w:rPr>
              <w:t>(0.160)</w:t>
            </w:r>
          </w:p>
        </w:tc>
      </w:tr>
      <w:tr w:rsidR="005063A7" w:rsidRPr="005063A7" w14:paraId="0E0AAE55" w14:textId="77777777" w:rsidTr="005063A7">
        <w:trPr>
          <w:trHeight w:val="288"/>
          <w:jc w:val="center"/>
        </w:trPr>
        <w:tc>
          <w:tcPr>
            <w:tcW w:w="1985" w:type="dxa"/>
            <w:vMerge w:val="restart"/>
            <w:tcBorders>
              <w:top w:val="nil"/>
              <w:left w:val="nil"/>
              <w:bottom w:val="nil"/>
              <w:right w:val="nil"/>
            </w:tcBorders>
            <w:shd w:val="clear" w:color="auto" w:fill="auto"/>
            <w:noWrap/>
            <w:vAlign w:val="center"/>
            <w:hideMark/>
          </w:tcPr>
          <w:p w14:paraId="3868660C" w14:textId="77777777" w:rsidR="005063A7" w:rsidRPr="005063A7" w:rsidRDefault="005063A7" w:rsidP="005063A7">
            <w:pPr>
              <w:rPr>
                <w:rFonts w:eastAsia="Times New Roman"/>
                <w:sz w:val="20"/>
                <w:szCs w:val="20"/>
              </w:rPr>
            </w:pPr>
            <w:r>
              <w:rPr>
                <w:rFonts w:eastAsia="Times New Roman"/>
                <w:sz w:val="20"/>
                <w:szCs w:val="20"/>
              </w:rPr>
              <w:t>Croatia × Post</w:t>
            </w:r>
          </w:p>
        </w:tc>
        <w:tc>
          <w:tcPr>
            <w:tcW w:w="1512" w:type="dxa"/>
            <w:tcBorders>
              <w:top w:val="nil"/>
              <w:left w:val="nil"/>
              <w:bottom w:val="nil"/>
              <w:right w:val="nil"/>
            </w:tcBorders>
            <w:shd w:val="clear" w:color="auto" w:fill="auto"/>
            <w:noWrap/>
            <w:vAlign w:val="center"/>
            <w:hideMark/>
          </w:tcPr>
          <w:p w14:paraId="181FA1B2" w14:textId="77777777" w:rsidR="005063A7" w:rsidRPr="005063A7" w:rsidRDefault="005063A7" w:rsidP="005063A7">
            <w:pPr>
              <w:jc w:val="center"/>
              <w:rPr>
                <w:rFonts w:eastAsia="Times New Roman"/>
                <w:sz w:val="20"/>
                <w:szCs w:val="20"/>
              </w:rPr>
            </w:pPr>
            <w:r>
              <w:rPr>
                <w:rFonts w:eastAsia="Times New Roman"/>
                <w:sz w:val="20"/>
                <w:szCs w:val="20"/>
              </w:rPr>
              <w:t>-1.655***</w:t>
            </w:r>
          </w:p>
        </w:tc>
        <w:tc>
          <w:tcPr>
            <w:tcW w:w="977" w:type="dxa"/>
            <w:tcBorders>
              <w:top w:val="nil"/>
              <w:left w:val="nil"/>
              <w:bottom w:val="nil"/>
              <w:right w:val="nil"/>
            </w:tcBorders>
            <w:shd w:val="clear" w:color="auto" w:fill="auto"/>
            <w:noWrap/>
            <w:vAlign w:val="center"/>
            <w:hideMark/>
          </w:tcPr>
          <w:p w14:paraId="108ADA25" w14:textId="77777777" w:rsidR="005063A7" w:rsidRPr="005063A7" w:rsidRDefault="005063A7" w:rsidP="005063A7">
            <w:pPr>
              <w:jc w:val="center"/>
              <w:rPr>
                <w:rFonts w:eastAsia="Times New Roman"/>
                <w:sz w:val="20"/>
                <w:szCs w:val="20"/>
              </w:rPr>
            </w:pPr>
            <w:r>
              <w:rPr>
                <w:rFonts w:eastAsia="Times New Roman"/>
                <w:sz w:val="20"/>
                <w:szCs w:val="20"/>
              </w:rPr>
              <w:t>-1.631***</w:t>
            </w:r>
          </w:p>
        </w:tc>
        <w:tc>
          <w:tcPr>
            <w:tcW w:w="977" w:type="dxa"/>
            <w:tcBorders>
              <w:top w:val="nil"/>
              <w:left w:val="nil"/>
              <w:bottom w:val="nil"/>
              <w:right w:val="nil"/>
            </w:tcBorders>
            <w:shd w:val="clear" w:color="auto" w:fill="auto"/>
            <w:noWrap/>
            <w:vAlign w:val="center"/>
            <w:hideMark/>
          </w:tcPr>
          <w:p w14:paraId="39DF84EC" w14:textId="77777777" w:rsidR="005063A7" w:rsidRPr="005063A7" w:rsidRDefault="005063A7" w:rsidP="005063A7">
            <w:pPr>
              <w:jc w:val="center"/>
              <w:rPr>
                <w:rFonts w:eastAsia="Times New Roman"/>
                <w:sz w:val="20"/>
                <w:szCs w:val="20"/>
              </w:rPr>
            </w:pPr>
            <w:r>
              <w:rPr>
                <w:rFonts w:eastAsia="Times New Roman"/>
                <w:sz w:val="20"/>
                <w:szCs w:val="20"/>
              </w:rPr>
              <w:t>-2.572***</w:t>
            </w:r>
          </w:p>
        </w:tc>
        <w:tc>
          <w:tcPr>
            <w:tcW w:w="977" w:type="dxa"/>
            <w:tcBorders>
              <w:top w:val="nil"/>
              <w:left w:val="nil"/>
              <w:bottom w:val="nil"/>
              <w:right w:val="nil"/>
            </w:tcBorders>
            <w:shd w:val="clear" w:color="auto" w:fill="auto"/>
            <w:noWrap/>
            <w:vAlign w:val="center"/>
            <w:hideMark/>
          </w:tcPr>
          <w:p w14:paraId="4EFB3683" w14:textId="77777777" w:rsidR="005063A7" w:rsidRPr="005063A7" w:rsidRDefault="005063A7" w:rsidP="005063A7">
            <w:pPr>
              <w:jc w:val="center"/>
              <w:rPr>
                <w:rFonts w:eastAsia="Times New Roman"/>
                <w:sz w:val="20"/>
                <w:szCs w:val="20"/>
              </w:rPr>
            </w:pPr>
            <w:r>
              <w:rPr>
                <w:rFonts w:eastAsia="Times New Roman"/>
                <w:sz w:val="20"/>
                <w:szCs w:val="20"/>
              </w:rPr>
              <w:t>-0.945.</w:t>
            </w:r>
          </w:p>
        </w:tc>
        <w:tc>
          <w:tcPr>
            <w:tcW w:w="977" w:type="dxa"/>
            <w:tcBorders>
              <w:top w:val="nil"/>
              <w:left w:val="nil"/>
              <w:bottom w:val="nil"/>
              <w:right w:val="nil"/>
            </w:tcBorders>
            <w:shd w:val="clear" w:color="auto" w:fill="auto"/>
            <w:noWrap/>
            <w:vAlign w:val="center"/>
            <w:hideMark/>
          </w:tcPr>
          <w:p w14:paraId="16672532" w14:textId="77777777" w:rsidR="005063A7" w:rsidRPr="005063A7" w:rsidRDefault="005063A7" w:rsidP="005063A7">
            <w:pPr>
              <w:jc w:val="center"/>
              <w:rPr>
                <w:rFonts w:eastAsia="Times New Roman"/>
                <w:sz w:val="20"/>
                <w:szCs w:val="20"/>
              </w:rPr>
            </w:pPr>
            <w:r>
              <w:rPr>
                <w:rFonts w:eastAsia="Times New Roman"/>
                <w:sz w:val="20"/>
                <w:szCs w:val="20"/>
              </w:rPr>
              <w:t>-1.792***</w:t>
            </w:r>
          </w:p>
        </w:tc>
      </w:tr>
      <w:tr w:rsidR="005063A7" w:rsidRPr="005063A7" w14:paraId="1C9340AF" w14:textId="77777777" w:rsidTr="005063A7">
        <w:trPr>
          <w:trHeight w:val="288"/>
          <w:jc w:val="center"/>
        </w:trPr>
        <w:tc>
          <w:tcPr>
            <w:tcW w:w="1985" w:type="dxa"/>
            <w:vMerge/>
            <w:tcBorders>
              <w:top w:val="nil"/>
              <w:left w:val="nil"/>
              <w:bottom w:val="nil"/>
              <w:right w:val="nil"/>
            </w:tcBorders>
            <w:vAlign w:val="center"/>
            <w:hideMark/>
          </w:tcPr>
          <w:p w14:paraId="4ACEAB13"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14:paraId="7585DA94" w14:textId="77777777" w:rsidR="005063A7" w:rsidRPr="005063A7" w:rsidRDefault="005063A7" w:rsidP="005063A7">
            <w:pPr>
              <w:jc w:val="center"/>
              <w:rPr>
                <w:rFonts w:eastAsia="Times New Roman"/>
                <w:sz w:val="20"/>
                <w:szCs w:val="20"/>
              </w:rPr>
            </w:pPr>
            <w:r>
              <w:rPr>
                <w:rFonts w:eastAsia="Times New Roman"/>
                <w:sz w:val="20"/>
                <w:szCs w:val="20"/>
              </w:rPr>
              <w:t>(0.110)</w:t>
            </w:r>
          </w:p>
        </w:tc>
        <w:tc>
          <w:tcPr>
            <w:tcW w:w="977" w:type="dxa"/>
            <w:tcBorders>
              <w:top w:val="nil"/>
              <w:left w:val="nil"/>
              <w:bottom w:val="nil"/>
              <w:right w:val="nil"/>
            </w:tcBorders>
            <w:shd w:val="clear" w:color="auto" w:fill="auto"/>
            <w:noWrap/>
            <w:vAlign w:val="center"/>
            <w:hideMark/>
          </w:tcPr>
          <w:p w14:paraId="2B1F6870" w14:textId="77777777" w:rsidR="005063A7" w:rsidRPr="005063A7" w:rsidRDefault="005063A7" w:rsidP="005063A7">
            <w:pPr>
              <w:jc w:val="center"/>
              <w:rPr>
                <w:rFonts w:eastAsia="Times New Roman"/>
                <w:sz w:val="20"/>
                <w:szCs w:val="20"/>
              </w:rPr>
            </w:pPr>
            <w:r>
              <w:rPr>
                <w:rFonts w:eastAsia="Times New Roman"/>
                <w:sz w:val="20"/>
                <w:szCs w:val="20"/>
              </w:rPr>
              <w:t>(0.105)</w:t>
            </w:r>
          </w:p>
        </w:tc>
        <w:tc>
          <w:tcPr>
            <w:tcW w:w="977" w:type="dxa"/>
            <w:tcBorders>
              <w:top w:val="nil"/>
              <w:left w:val="nil"/>
              <w:bottom w:val="nil"/>
              <w:right w:val="nil"/>
            </w:tcBorders>
            <w:shd w:val="clear" w:color="auto" w:fill="auto"/>
            <w:noWrap/>
            <w:vAlign w:val="center"/>
            <w:hideMark/>
          </w:tcPr>
          <w:p w14:paraId="6EF65026" w14:textId="77777777" w:rsidR="005063A7" w:rsidRPr="005063A7" w:rsidRDefault="005063A7" w:rsidP="005063A7">
            <w:pPr>
              <w:jc w:val="center"/>
              <w:rPr>
                <w:rFonts w:eastAsia="Times New Roman"/>
                <w:sz w:val="20"/>
                <w:szCs w:val="20"/>
              </w:rPr>
            </w:pPr>
            <w:r>
              <w:rPr>
                <w:rFonts w:eastAsia="Times New Roman"/>
                <w:sz w:val="20"/>
                <w:szCs w:val="20"/>
              </w:rPr>
              <w:t>(0.098)</w:t>
            </w:r>
          </w:p>
        </w:tc>
        <w:tc>
          <w:tcPr>
            <w:tcW w:w="977" w:type="dxa"/>
            <w:tcBorders>
              <w:top w:val="nil"/>
              <w:left w:val="nil"/>
              <w:bottom w:val="nil"/>
              <w:right w:val="nil"/>
            </w:tcBorders>
            <w:shd w:val="clear" w:color="auto" w:fill="auto"/>
            <w:noWrap/>
            <w:vAlign w:val="center"/>
            <w:hideMark/>
          </w:tcPr>
          <w:p w14:paraId="7A6DBC3C" w14:textId="77777777" w:rsidR="005063A7" w:rsidRPr="005063A7" w:rsidRDefault="005063A7" w:rsidP="005063A7">
            <w:pPr>
              <w:jc w:val="center"/>
              <w:rPr>
                <w:rFonts w:eastAsia="Times New Roman"/>
                <w:sz w:val="20"/>
                <w:szCs w:val="20"/>
              </w:rPr>
            </w:pPr>
            <w:r>
              <w:rPr>
                <w:rFonts w:eastAsia="Times New Roman"/>
                <w:sz w:val="20"/>
                <w:szCs w:val="20"/>
              </w:rPr>
              <w:t>(0.432)</w:t>
            </w:r>
          </w:p>
        </w:tc>
        <w:tc>
          <w:tcPr>
            <w:tcW w:w="977" w:type="dxa"/>
            <w:tcBorders>
              <w:top w:val="nil"/>
              <w:left w:val="nil"/>
              <w:bottom w:val="nil"/>
              <w:right w:val="nil"/>
            </w:tcBorders>
            <w:shd w:val="clear" w:color="auto" w:fill="auto"/>
            <w:noWrap/>
            <w:vAlign w:val="center"/>
            <w:hideMark/>
          </w:tcPr>
          <w:p w14:paraId="5EDB4281" w14:textId="77777777" w:rsidR="005063A7" w:rsidRPr="005063A7" w:rsidRDefault="005063A7" w:rsidP="005063A7">
            <w:pPr>
              <w:jc w:val="center"/>
              <w:rPr>
                <w:rFonts w:eastAsia="Times New Roman"/>
                <w:sz w:val="20"/>
                <w:szCs w:val="20"/>
              </w:rPr>
            </w:pPr>
            <w:r>
              <w:rPr>
                <w:rFonts w:eastAsia="Times New Roman"/>
                <w:sz w:val="20"/>
                <w:szCs w:val="20"/>
              </w:rPr>
              <w:t>(0.131)</w:t>
            </w:r>
          </w:p>
        </w:tc>
      </w:tr>
      <w:tr w:rsidR="005063A7" w:rsidRPr="005063A7" w14:paraId="0B70A175" w14:textId="77777777" w:rsidTr="005063A7">
        <w:trPr>
          <w:trHeight w:val="288"/>
          <w:jc w:val="center"/>
        </w:trPr>
        <w:tc>
          <w:tcPr>
            <w:tcW w:w="1985" w:type="dxa"/>
            <w:vMerge w:val="restart"/>
            <w:tcBorders>
              <w:top w:val="nil"/>
              <w:left w:val="nil"/>
              <w:bottom w:val="nil"/>
              <w:right w:val="nil"/>
            </w:tcBorders>
            <w:shd w:val="clear" w:color="auto" w:fill="auto"/>
            <w:noWrap/>
            <w:vAlign w:val="center"/>
            <w:hideMark/>
          </w:tcPr>
          <w:p w14:paraId="582529AD" w14:textId="77777777" w:rsidR="005063A7" w:rsidRPr="005063A7" w:rsidRDefault="005063A7" w:rsidP="005063A7">
            <w:pPr>
              <w:rPr>
                <w:rFonts w:eastAsia="Times New Roman"/>
                <w:sz w:val="20"/>
                <w:szCs w:val="20"/>
              </w:rPr>
            </w:pPr>
            <w:r>
              <w:rPr>
                <w:rFonts w:eastAsia="Times New Roman"/>
                <w:sz w:val="20"/>
                <w:szCs w:val="20"/>
              </w:rPr>
              <w:t>Cyprus (European Union) × Post</w:t>
            </w:r>
          </w:p>
        </w:tc>
        <w:tc>
          <w:tcPr>
            <w:tcW w:w="1512" w:type="dxa"/>
            <w:tcBorders>
              <w:top w:val="nil"/>
              <w:left w:val="nil"/>
              <w:bottom w:val="nil"/>
              <w:right w:val="nil"/>
            </w:tcBorders>
            <w:shd w:val="clear" w:color="auto" w:fill="auto"/>
            <w:noWrap/>
            <w:vAlign w:val="center"/>
            <w:hideMark/>
          </w:tcPr>
          <w:p w14:paraId="24BCC337" w14:textId="77777777" w:rsidR="005063A7" w:rsidRPr="005063A7" w:rsidRDefault="005063A7" w:rsidP="005063A7">
            <w:pPr>
              <w:jc w:val="center"/>
              <w:rPr>
                <w:rFonts w:eastAsia="Times New Roman"/>
                <w:sz w:val="20"/>
                <w:szCs w:val="20"/>
              </w:rPr>
            </w:pPr>
            <w:r>
              <w:rPr>
                <w:rFonts w:eastAsia="Times New Roman"/>
                <w:sz w:val="20"/>
                <w:szCs w:val="20"/>
              </w:rPr>
              <w:t>-0.902***</w:t>
            </w:r>
          </w:p>
        </w:tc>
        <w:tc>
          <w:tcPr>
            <w:tcW w:w="977" w:type="dxa"/>
            <w:tcBorders>
              <w:top w:val="nil"/>
              <w:left w:val="nil"/>
              <w:bottom w:val="nil"/>
              <w:right w:val="nil"/>
            </w:tcBorders>
            <w:shd w:val="clear" w:color="auto" w:fill="auto"/>
            <w:noWrap/>
            <w:vAlign w:val="center"/>
            <w:hideMark/>
          </w:tcPr>
          <w:p w14:paraId="7899E7FF" w14:textId="77777777" w:rsidR="005063A7" w:rsidRPr="005063A7" w:rsidRDefault="005063A7" w:rsidP="005063A7">
            <w:pPr>
              <w:jc w:val="center"/>
              <w:rPr>
                <w:rFonts w:eastAsia="Times New Roman"/>
                <w:sz w:val="20"/>
                <w:szCs w:val="20"/>
              </w:rPr>
            </w:pPr>
            <w:r>
              <w:rPr>
                <w:rFonts w:eastAsia="Times New Roman"/>
                <w:sz w:val="20"/>
                <w:szCs w:val="20"/>
              </w:rPr>
              <w:t>-0.879***</w:t>
            </w:r>
          </w:p>
        </w:tc>
        <w:tc>
          <w:tcPr>
            <w:tcW w:w="977" w:type="dxa"/>
            <w:tcBorders>
              <w:top w:val="nil"/>
              <w:left w:val="nil"/>
              <w:bottom w:val="nil"/>
              <w:right w:val="nil"/>
            </w:tcBorders>
            <w:shd w:val="clear" w:color="auto" w:fill="auto"/>
            <w:noWrap/>
            <w:vAlign w:val="center"/>
            <w:hideMark/>
          </w:tcPr>
          <w:p w14:paraId="43662BBB" w14:textId="77777777" w:rsidR="005063A7" w:rsidRPr="005063A7" w:rsidRDefault="005063A7" w:rsidP="005063A7">
            <w:pPr>
              <w:jc w:val="center"/>
              <w:rPr>
                <w:rFonts w:eastAsia="Times New Roman"/>
                <w:sz w:val="20"/>
                <w:szCs w:val="20"/>
              </w:rPr>
            </w:pPr>
            <w:r>
              <w:rPr>
                <w:rFonts w:eastAsia="Times New Roman"/>
                <w:sz w:val="20"/>
                <w:szCs w:val="20"/>
              </w:rPr>
              <w:t>0.255***</w:t>
            </w:r>
          </w:p>
        </w:tc>
        <w:tc>
          <w:tcPr>
            <w:tcW w:w="977" w:type="dxa"/>
            <w:tcBorders>
              <w:top w:val="nil"/>
              <w:left w:val="nil"/>
              <w:bottom w:val="nil"/>
              <w:right w:val="nil"/>
            </w:tcBorders>
            <w:shd w:val="clear" w:color="auto" w:fill="auto"/>
            <w:noWrap/>
            <w:vAlign w:val="center"/>
            <w:hideMark/>
          </w:tcPr>
          <w:p w14:paraId="41A875C8" w14:textId="77777777" w:rsidR="005063A7" w:rsidRPr="005063A7" w:rsidRDefault="005063A7" w:rsidP="005063A7">
            <w:pPr>
              <w:jc w:val="center"/>
              <w:rPr>
                <w:rFonts w:eastAsia="Times New Roman"/>
                <w:sz w:val="20"/>
                <w:szCs w:val="20"/>
              </w:rPr>
            </w:pPr>
            <w:r>
              <w:rPr>
                <w:rFonts w:eastAsia="Times New Roman"/>
                <w:sz w:val="20"/>
                <w:szCs w:val="20"/>
              </w:rPr>
              <w:t>-0.504.</w:t>
            </w:r>
          </w:p>
        </w:tc>
        <w:tc>
          <w:tcPr>
            <w:tcW w:w="977" w:type="dxa"/>
            <w:tcBorders>
              <w:top w:val="nil"/>
              <w:left w:val="nil"/>
              <w:bottom w:val="nil"/>
              <w:right w:val="nil"/>
            </w:tcBorders>
            <w:shd w:val="clear" w:color="auto" w:fill="auto"/>
            <w:noWrap/>
            <w:vAlign w:val="center"/>
            <w:hideMark/>
          </w:tcPr>
          <w:p w14:paraId="76BB531E" w14:textId="77777777" w:rsidR="005063A7" w:rsidRPr="005063A7" w:rsidRDefault="005063A7" w:rsidP="005063A7">
            <w:pPr>
              <w:jc w:val="center"/>
              <w:rPr>
                <w:rFonts w:eastAsia="Times New Roman"/>
                <w:sz w:val="20"/>
                <w:szCs w:val="20"/>
              </w:rPr>
            </w:pPr>
            <w:r>
              <w:rPr>
                <w:rFonts w:eastAsia="Times New Roman"/>
                <w:sz w:val="20"/>
                <w:szCs w:val="20"/>
              </w:rPr>
              <w:t>-1.040***</w:t>
            </w:r>
          </w:p>
        </w:tc>
      </w:tr>
      <w:tr w:rsidR="005063A7" w:rsidRPr="005063A7" w14:paraId="11BB9256" w14:textId="77777777" w:rsidTr="005063A7">
        <w:trPr>
          <w:trHeight w:val="288"/>
          <w:jc w:val="center"/>
        </w:trPr>
        <w:tc>
          <w:tcPr>
            <w:tcW w:w="1985" w:type="dxa"/>
            <w:vMerge/>
            <w:tcBorders>
              <w:top w:val="nil"/>
              <w:left w:val="nil"/>
              <w:bottom w:val="nil"/>
              <w:right w:val="nil"/>
            </w:tcBorders>
            <w:vAlign w:val="center"/>
            <w:hideMark/>
          </w:tcPr>
          <w:p w14:paraId="7AEECD35"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14:paraId="364363F0" w14:textId="77777777" w:rsidR="005063A7" w:rsidRPr="005063A7" w:rsidRDefault="005063A7" w:rsidP="005063A7">
            <w:pPr>
              <w:jc w:val="center"/>
              <w:rPr>
                <w:rFonts w:eastAsia="Times New Roman"/>
                <w:sz w:val="20"/>
                <w:szCs w:val="20"/>
              </w:rPr>
            </w:pPr>
            <w:r>
              <w:rPr>
                <w:rFonts w:eastAsia="Times New Roman"/>
                <w:sz w:val="20"/>
                <w:szCs w:val="20"/>
              </w:rPr>
              <w:t>(0.068)</w:t>
            </w:r>
          </w:p>
        </w:tc>
        <w:tc>
          <w:tcPr>
            <w:tcW w:w="977" w:type="dxa"/>
            <w:tcBorders>
              <w:top w:val="nil"/>
              <w:left w:val="nil"/>
              <w:bottom w:val="nil"/>
              <w:right w:val="nil"/>
            </w:tcBorders>
            <w:shd w:val="clear" w:color="auto" w:fill="auto"/>
            <w:noWrap/>
            <w:vAlign w:val="center"/>
            <w:hideMark/>
          </w:tcPr>
          <w:p w14:paraId="525DC76D" w14:textId="77777777" w:rsidR="005063A7" w:rsidRPr="005063A7" w:rsidRDefault="005063A7" w:rsidP="005063A7">
            <w:pPr>
              <w:jc w:val="center"/>
              <w:rPr>
                <w:rFonts w:eastAsia="Times New Roman"/>
                <w:sz w:val="20"/>
                <w:szCs w:val="20"/>
              </w:rPr>
            </w:pPr>
            <w:r>
              <w:rPr>
                <w:rFonts w:eastAsia="Times New Roman"/>
                <w:sz w:val="20"/>
                <w:szCs w:val="20"/>
              </w:rPr>
              <w:t>(0.066)</w:t>
            </w:r>
          </w:p>
        </w:tc>
        <w:tc>
          <w:tcPr>
            <w:tcW w:w="977" w:type="dxa"/>
            <w:tcBorders>
              <w:top w:val="nil"/>
              <w:left w:val="nil"/>
              <w:bottom w:val="nil"/>
              <w:right w:val="nil"/>
            </w:tcBorders>
            <w:shd w:val="clear" w:color="auto" w:fill="auto"/>
            <w:noWrap/>
            <w:vAlign w:val="center"/>
            <w:hideMark/>
          </w:tcPr>
          <w:p w14:paraId="72B8873F" w14:textId="77777777" w:rsidR="005063A7" w:rsidRPr="005063A7" w:rsidRDefault="005063A7" w:rsidP="005063A7">
            <w:pPr>
              <w:jc w:val="center"/>
              <w:rPr>
                <w:rFonts w:eastAsia="Times New Roman"/>
                <w:sz w:val="20"/>
                <w:szCs w:val="20"/>
              </w:rPr>
            </w:pPr>
            <w:r>
              <w:rPr>
                <w:rFonts w:eastAsia="Times New Roman"/>
                <w:sz w:val="20"/>
                <w:szCs w:val="20"/>
              </w:rPr>
              <w:t>(0.042)</w:t>
            </w:r>
          </w:p>
        </w:tc>
        <w:tc>
          <w:tcPr>
            <w:tcW w:w="977" w:type="dxa"/>
            <w:tcBorders>
              <w:top w:val="nil"/>
              <w:left w:val="nil"/>
              <w:bottom w:val="nil"/>
              <w:right w:val="nil"/>
            </w:tcBorders>
            <w:shd w:val="clear" w:color="auto" w:fill="auto"/>
            <w:noWrap/>
            <w:vAlign w:val="center"/>
            <w:hideMark/>
          </w:tcPr>
          <w:p w14:paraId="2C29763F" w14:textId="77777777" w:rsidR="005063A7" w:rsidRPr="005063A7" w:rsidRDefault="005063A7" w:rsidP="005063A7">
            <w:pPr>
              <w:jc w:val="center"/>
              <w:rPr>
                <w:rFonts w:eastAsia="Times New Roman"/>
                <w:sz w:val="20"/>
                <w:szCs w:val="20"/>
              </w:rPr>
            </w:pPr>
            <w:r>
              <w:rPr>
                <w:rFonts w:eastAsia="Times New Roman"/>
                <w:sz w:val="20"/>
                <w:szCs w:val="20"/>
              </w:rPr>
              <w:t>(0.227)</w:t>
            </w:r>
          </w:p>
        </w:tc>
        <w:tc>
          <w:tcPr>
            <w:tcW w:w="977" w:type="dxa"/>
            <w:tcBorders>
              <w:top w:val="nil"/>
              <w:left w:val="nil"/>
              <w:bottom w:val="nil"/>
              <w:right w:val="nil"/>
            </w:tcBorders>
            <w:shd w:val="clear" w:color="auto" w:fill="auto"/>
            <w:noWrap/>
            <w:vAlign w:val="center"/>
            <w:hideMark/>
          </w:tcPr>
          <w:p w14:paraId="4DAA1A30" w14:textId="77777777" w:rsidR="005063A7" w:rsidRPr="005063A7" w:rsidRDefault="005063A7" w:rsidP="005063A7">
            <w:pPr>
              <w:jc w:val="center"/>
              <w:rPr>
                <w:rFonts w:eastAsia="Times New Roman"/>
                <w:sz w:val="20"/>
                <w:szCs w:val="20"/>
              </w:rPr>
            </w:pPr>
            <w:r>
              <w:rPr>
                <w:rFonts w:eastAsia="Times New Roman"/>
                <w:sz w:val="20"/>
                <w:szCs w:val="20"/>
              </w:rPr>
              <w:t>(0.097)</w:t>
            </w:r>
          </w:p>
        </w:tc>
      </w:tr>
      <w:tr w:rsidR="005063A7" w:rsidRPr="005063A7" w14:paraId="10AF2CA0" w14:textId="77777777" w:rsidTr="005063A7">
        <w:trPr>
          <w:trHeight w:val="288"/>
          <w:jc w:val="center"/>
        </w:trPr>
        <w:tc>
          <w:tcPr>
            <w:tcW w:w="1985" w:type="dxa"/>
            <w:vMerge w:val="restart"/>
            <w:tcBorders>
              <w:top w:val="nil"/>
              <w:left w:val="nil"/>
              <w:bottom w:val="nil"/>
              <w:right w:val="nil"/>
            </w:tcBorders>
            <w:shd w:val="clear" w:color="auto" w:fill="auto"/>
            <w:noWrap/>
            <w:vAlign w:val="center"/>
            <w:hideMark/>
          </w:tcPr>
          <w:p w14:paraId="63E99A1F" w14:textId="77777777" w:rsidR="005063A7" w:rsidRPr="005063A7" w:rsidRDefault="005063A7" w:rsidP="005063A7">
            <w:pPr>
              <w:rPr>
                <w:rFonts w:eastAsia="Times New Roman"/>
                <w:sz w:val="20"/>
                <w:szCs w:val="20"/>
              </w:rPr>
            </w:pPr>
            <w:r>
              <w:rPr>
                <w:rFonts w:eastAsia="Times New Roman"/>
                <w:sz w:val="20"/>
                <w:szCs w:val="20"/>
              </w:rPr>
              <w:t>Czech Republic × Post</w:t>
            </w:r>
          </w:p>
        </w:tc>
        <w:tc>
          <w:tcPr>
            <w:tcW w:w="1512" w:type="dxa"/>
            <w:tcBorders>
              <w:top w:val="nil"/>
              <w:left w:val="nil"/>
              <w:bottom w:val="nil"/>
              <w:right w:val="nil"/>
            </w:tcBorders>
            <w:shd w:val="clear" w:color="auto" w:fill="auto"/>
            <w:noWrap/>
            <w:vAlign w:val="center"/>
            <w:hideMark/>
          </w:tcPr>
          <w:p w14:paraId="13CA8FE6" w14:textId="77777777" w:rsidR="005063A7" w:rsidRPr="005063A7" w:rsidRDefault="005063A7" w:rsidP="005063A7">
            <w:pPr>
              <w:jc w:val="center"/>
              <w:rPr>
                <w:rFonts w:eastAsia="Times New Roman"/>
                <w:sz w:val="20"/>
                <w:szCs w:val="20"/>
              </w:rPr>
            </w:pPr>
            <w:r>
              <w:rPr>
                <w:rFonts w:eastAsia="Times New Roman"/>
                <w:sz w:val="20"/>
                <w:szCs w:val="20"/>
              </w:rPr>
              <w:t>-1.137***</w:t>
            </w:r>
          </w:p>
        </w:tc>
        <w:tc>
          <w:tcPr>
            <w:tcW w:w="977" w:type="dxa"/>
            <w:tcBorders>
              <w:top w:val="nil"/>
              <w:left w:val="nil"/>
              <w:bottom w:val="nil"/>
              <w:right w:val="nil"/>
            </w:tcBorders>
            <w:shd w:val="clear" w:color="auto" w:fill="auto"/>
            <w:noWrap/>
            <w:vAlign w:val="center"/>
            <w:hideMark/>
          </w:tcPr>
          <w:p w14:paraId="5CFF2EF6" w14:textId="77777777" w:rsidR="005063A7" w:rsidRPr="005063A7" w:rsidRDefault="005063A7" w:rsidP="005063A7">
            <w:pPr>
              <w:jc w:val="center"/>
              <w:rPr>
                <w:rFonts w:eastAsia="Times New Roman"/>
                <w:sz w:val="20"/>
                <w:szCs w:val="20"/>
              </w:rPr>
            </w:pPr>
            <w:r>
              <w:rPr>
                <w:rFonts w:eastAsia="Times New Roman"/>
                <w:sz w:val="20"/>
                <w:szCs w:val="20"/>
              </w:rPr>
              <w:t>-1.114***</w:t>
            </w:r>
          </w:p>
        </w:tc>
        <w:tc>
          <w:tcPr>
            <w:tcW w:w="977" w:type="dxa"/>
            <w:tcBorders>
              <w:top w:val="nil"/>
              <w:left w:val="nil"/>
              <w:bottom w:val="nil"/>
              <w:right w:val="nil"/>
            </w:tcBorders>
            <w:shd w:val="clear" w:color="auto" w:fill="auto"/>
            <w:noWrap/>
            <w:vAlign w:val="center"/>
            <w:hideMark/>
          </w:tcPr>
          <w:p w14:paraId="44B98D5A" w14:textId="77777777" w:rsidR="005063A7" w:rsidRPr="005063A7" w:rsidRDefault="005063A7" w:rsidP="005063A7">
            <w:pPr>
              <w:jc w:val="center"/>
              <w:rPr>
                <w:rFonts w:eastAsia="Times New Roman"/>
                <w:sz w:val="20"/>
                <w:szCs w:val="20"/>
              </w:rPr>
            </w:pPr>
            <w:r>
              <w:rPr>
                <w:rFonts w:eastAsia="Times New Roman"/>
                <w:sz w:val="20"/>
                <w:szCs w:val="20"/>
              </w:rPr>
              <w:t>-0.901***</w:t>
            </w:r>
          </w:p>
        </w:tc>
        <w:tc>
          <w:tcPr>
            <w:tcW w:w="977" w:type="dxa"/>
            <w:tcBorders>
              <w:top w:val="nil"/>
              <w:left w:val="nil"/>
              <w:bottom w:val="nil"/>
              <w:right w:val="nil"/>
            </w:tcBorders>
            <w:shd w:val="clear" w:color="auto" w:fill="auto"/>
            <w:noWrap/>
            <w:vAlign w:val="center"/>
            <w:hideMark/>
          </w:tcPr>
          <w:p w14:paraId="1D708473" w14:textId="77777777" w:rsidR="005063A7" w:rsidRPr="005063A7" w:rsidRDefault="005063A7" w:rsidP="005063A7">
            <w:pPr>
              <w:jc w:val="center"/>
              <w:rPr>
                <w:rFonts w:eastAsia="Times New Roman"/>
                <w:sz w:val="20"/>
                <w:szCs w:val="20"/>
              </w:rPr>
            </w:pPr>
            <w:r>
              <w:rPr>
                <w:rFonts w:eastAsia="Times New Roman"/>
                <w:sz w:val="20"/>
                <w:szCs w:val="20"/>
              </w:rPr>
              <w:t>-0.629.</w:t>
            </w:r>
          </w:p>
        </w:tc>
        <w:tc>
          <w:tcPr>
            <w:tcW w:w="977" w:type="dxa"/>
            <w:tcBorders>
              <w:top w:val="nil"/>
              <w:left w:val="nil"/>
              <w:bottom w:val="nil"/>
              <w:right w:val="nil"/>
            </w:tcBorders>
            <w:shd w:val="clear" w:color="auto" w:fill="auto"/>
            <w:noWrap/>
            <w:vAlign w:val="center"/>
            <w:hideMark/>
          </w:tcPr>
          <w:p w14:paraId="0095DF96" w14:textId="77777777" w:rsidR="005063A7" w:rsidRPr="005063A7" w:rsidRDefault="005063A7" w:rsidP="005063A7">
            <w:pPr>
              <w:jc w:val="center"/>
              <w:rPr>
                <w:rFonts w:eastAsia="Times New Roman"/>
                <w:sz w:val="20"/>
                <w:szCs w:val="20"/>
              </w:rPr>
            </w:pPr>
            <w:r>
              <w:rPr>
                <w:rFonts w:eastAsia="Times New Roman"/>
                <w:sz w:val="20"/>
                <w:szCs w:val="20"/>
              </w:rPr>
              <w:t>-1.275***</w:t>
            </w:r>
          </w:p>
        </w:tc>
      </w:tr>
      <w:tr w:rsidR="005063A7" w:rsidRPr="005063A7" w14:paraId="1B52DF4C" w14:textId="77777777" w:rsidTr="005063A7">
        <w:trPr>
          <w:trHeight w:val="288"/>
          <w:jc w:val="center"/>
        </w:trPr>
        <w:tc>
          <w:tcPr>
            <w:tcW w:w="1985" w:type="dxa"/>
            <w:vMerge/>
            <w:tcBorders>
              <w:top w:val="nil"/>
              <w:left w:val="nil"/>
              <w:bottom w:val="nil"/>
              <w:right w:val="nil"/>
            </w:tcBorders>
            <w:vAlign w:val="center"/>
            <w:hideMark/>
          </w:tcPr>
          <w:p w14:paraId="2B4FB345"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14:paraId="2B9D2570" w14:textId="77777777" w:rsidR="005063A7" w:rsidRPr="005063A7" w:rsidRDefault="005063A7" w:rsidP="005063A7">
            <w:pPr>
              <w:jc w:val="center"/>
              <w:rPr>
                <w:rFonts w:eastAsia="Times New Roman"/>
                <w:sz w:val="20"/>
                <w:szCs w:val="20"/>
              </w:rPr>
            </w:pPr>
            <w:r>
              <w:rPr>
                <w:rFonts w:eastAsia="Times New Roman"/>
                <w:sz w:val="20"/>
                <w:szCs w:val="20"/>
              </w:rPr>
              <w:t>(0.056)</w:t>
            </w:r>
          </w:p>
        </w:tc>
        <w:tc>
          <w:tcPr>
            <w:tcW w:w="977" w:type="dxa"/>
            <w:tcBorders>
              <w:top w:val="nil"/>
              <w:left w:val="nil"/>
              <w:bottom w:val="nil"/>
              <w:right w:val="nil"/>
            </w:tcBorders>
            <w:shd w:val="clear" w:color="auto" w:fill="auto"/>
            <w:noWrap/>
            <w:vAlign w:val="center"/>
            <w:hideMark/>
          </w:tcPr>
          <w:p w14:paraId="46B200D5" w14:textId="77777777" w:rsidR="005063A7" w:rsidRPr="005063A7" w:rsidRDefault="005063A7" w:rsidP="005063A7">
            <w:pPr>
              <w:jc w:val="center"/>
              <w:rPr>
                <w:rFonts w:eastAsia="Times New Roman"/>
                <w:sz w:val="20"/>
                <w:szCs w:val="20"/>
              </w:rPr>
            </w:pPr>
            <w:r>
              <w:rPr>
                <w:rFonts w:eastAsia="Times New Roman"/>
                <w:sz w:val="20"/>
                <w:szCs w:val="20"/>
              </w:rPr>
              <w:t>(0.051)</w:t>
            </w:r>
          </w:p>
        </w:tc>
        <w:tc>
          <w:tcPr>
            <w:tcW w:w="977" w:type="dxa"/>
            <w:tcBorders>
              <w:top w:val="nil"/>
              <w:left w:val="nil"/>
              <w:bottom w:val="nil"/>
              <w:right w:val="nil"/>
            </w:tcBorders>
            <w:shd w:val="clear" w:color="auto" w:fill="auto"/>
            <w:noWrap/>
            <w:vAlign w:val="center"/>
            <w:hideMark/>
          </w:tcPr>
          <w:p w14:paraId="35D6C3FC" w14:textId="77777777" w:rsidR="005063A7" w:rsidRPr="005063A7" w:rsidRDefault="005063A7" w:rsidP="005063A7">
            <w:pPr>
              <w:jc w:val="center"/>
              <w:rPr>
                <w:rFonts w:eastAsia="Times New Roman"/>
                <w:sz w:val="20"/>
                <w:szCs w:val="20"/>
              </w:rPr>
            </w:pPr>
            <w:r>
              <w:rPr>
                <w:rFonts w:eastAsia="Times New Roman"/>
                <w:sz w:val="20"/>
                <w:szCs w:val="20"/>
              </w:rPr>
              <w:t>(0.052)</w:t>
            </w:r>
          </w:p>
        </w:tc>
        <w:tc>
          <w:tcPr>
            <w:tcW w:w="977" w:type="dxa"/>
            <w:tcBorders>
              <w:top w:val="nil"/>
              <w:left w:val="nil"/>
              <w:bottom w:val="nil"/>
              <w:right w:val="nil"/>
            </w:tcBorders>
            <w:shd w:val="clear" w:color="auto" w:fill="auto"/>
            <w:noWrap/>
            <w:vAlign w:val="center"/>
            <w:hideMark/>
          </w:tcPr>
          <w:p w14:paraId="0B295931" w14:textId="77777777" w:rsidR="005063A7" w:rsidRPr="005063A7" w:rsidRDefault="005063A7" w:rsidP="005063A7">
            <w:pPr>
              <w:jc w:val="center"/>
              <w:rPr>
                <w:rFonts w:eastAsia="Times New Roman"/>
                <w:sz w:val="20"/>
                <w:szCs w:val="20"/>
              </w:rPr>
            </w:pPr>
            <w:r>
              <w:rPr>
                <w:rFonts w:eastAsia="Times New Roman"/>
                <w:sz w:val="20"/>
                <w:szCs w:val="20"/>
              </w:rPr>
              <w:t>(0.283)</w:t>
            </w:r>
          </w:p>
        </w:tc>
        <w:tc>
          <w:tcPr>
            <w:tcW w:w="977" w:type="dxa"/>
            <w:tcBorders>
              <w:top w:val="nil"/>
              <w:left w:val="nil"/>
              <w:bottom w:val="nil"/>
              <w:right w:val="nil"/>
            </w:tcBorders>
            <w:shd w:val="clear" w:color="auto" w:fill="auto"/>
            <w:noWrap/>
            <w:vAlign w:val="center"/>
            <w:hideMark/>
          </w:tcPr>
          <w:p w14:paraId="4C4F5A95" w14:textId="77777777" w:rsidR="005063A7" w:rsidRPr="005063A7" w:rsidRDefault="005063A7" w:rsidP="005063A7">
            <w:pPr>
              <w:jc w:val="center"/>
              <w:rPr>
                <w:rFonts w:eastAsia="Times New Roman"/>
                <w:sz w:val="20"/>
                <w:szCs w:val="20"/>
              </w:rPr>
            </w:pPr>
            <w:r>
              <w:rPr>
                <w:rFonts w:eastAsia="Times New Roman"/>
                <w:sz w:val="20"/>
                <w:szCs w:val="20"/>
              </w:rPr>
              <w:t>(0.065)</w:t>
            </w:r>
          </w:p>
        </w:tc>
      </w:tr>
      <w:tr w:rsidR="005063A7" w:rsidRPr="005063A7" w14:paraId="3B4D0071" w14:textId="77777777" w:rsidTr="005063A7">
        <w:trPr>
          <w:trHeight w:val="288"/>
          <w:jc w:val="center"/>
        </w:trPr>
        <w:tc>
          <w:tcPr>
            <w:tcW w:w="1985" w:type="dxa"/>
            <w:vMerge w:val="restart"/>
            <w:tcBorders>
              <w:top w:val="nil"/>
              <w:left w:val="nil"/>
              <w:bottom w:val="nil"/>
              <w:right w:val="nil"/>
            </w:tcBorders>
            <w:shd w:val="clear" w:color="auto" w:fill="auto"/>
            <w:noWrap/>
            <w:vAlign w:val="center"/>
            <w:hideMark/>
          </w:tcPr>
          <w:p w14:paraId="554D1FEE" w14:textId="77777777" w:rsidR="005063A7" w:rsidRPr="005063A7" w:rsidRDefault="005063A7" w:rsidP="005063A7">
            <w:pPr>
              <w:rPr>
                <w:rFonts w:eastAsia="Times New Roman"/>
                <w:sz w:val="20"/>
                <w:szCs w:val="20"/>
              </w:rPr>
            </w:pPr>
            <w:r>
              <w:rPr>
                <w:rFonts w:eastAsia="Times New Roman"/>
                <w:sz w:val="20"/>
                <w:szCs w:val="20"/>
              </w:rPr>
              <w:t>Denmark × Post</w:t>
            </w:r>
          </w:p>
        </w:tc>
        <w:tc>
          <w:tcPr>
            <w:tcW w:w="1512" w:type="dxa"/>
            <w:tcBorders>
              <w:top w:val="nil"/>
              <w:left w:val="nil"/>
              <w:bottom w:val="nil"/>
              <w:right w:val="nil"/>
            </w:tcBorders>
            <w:shd w:val="clear" w:color="auto" w:fill="auto"/>
            <w:noWrap/>
            <w:vAlign w:val="center"/>
            <w:hideMark/>
          </w:tcPr>
          <w:p w14:paraId="0ACEC595" w14:textId="77777777" w:rsidR="005063A7" w:rsidRPr="005063A7" w:rsidRDefault="005063A7" w:rsidP="005063A7">
            <w:pPr>
              <w:jc w:val="center"/>
              <w:rPr>
                <w:rFonts w:eastAsia="Times New Roman"/>
                <w:sz w:val="20"/>
                <w:szCs w:val="20"/>
              </w:rPr>
            </w:pPr>
            <w:r>
              <w:rPr>
                <w:rFonts w:eastAsia="Times New Roman"/>
                <w:sz w:val="20"/>
                <w:szCs w:val="20"/>
              </w:rPr>
              <w:t>-1.047***</w:t>
            </w:r>
          </w:p>
        </w:tc>
        <w:tc>
          <w:tcPr>
            <w:tcW w:w="977" w:type="dxa"/>
            <w:tcBorders>
              <w:top w:val="nil"/>
              <w:left w:val="nil"/>
              <w:bottom w:val="nil"/>
              <w:right w:val="nil"/>
            </w:tcBorders>
            <w:shd w:val="clear" w:color="auto" w:fill="auto"/>
            <w:noWrap/>
            <w:vAlign w:val="center"/>
            <w:hideMark/>
          </w:tcPr>
          <w:p w14:paraId="397E899F" w14:textId="77777777" w:rsidR="005063A7" w:rsidRPr="005063A7" w:rsidRDefault="005063A7" w:rsidP="005063A7">
            <w:pPr>
              <w:jc w:val="center"/>
              <w:rPr>
                <w:rFonts w:eastAsia="Times New Roman"/>
                <w:sz w:val="20"/>
                <w:szCs w:val="20"/>
              </w:rPr>
            </w:pPr>
            <w:r>
              <w:rPr>
                <w:rFonts w:eastAsia="Times New Roman"/>
                <w:sz w:val="20"/>
                <w:szCs w:val="20"/>
              </w:rPr>
              <w:t>-1.023***</w:t>
            </w:r>
          </w:p>
        </w:tc>
        <w:tc>
          <w:tcPr>
            <w:tcW w:w="977" w:type="dxa"/>
            <w:tcBorders>
              <w:top w:val="nil"/>
              <w:left w:val="nil"/>
              <w:bottom w:val="nil"/>
              <w:right w:val="nil"/>
            </w:tcBorders>
            <w:shd w:val="clear" w:color="auto" w:fill="auto"/>
            <w:noWrap/>
            <w:vAlign w:val="center"/>
            <w:hideMark/>
          </w:tcPr>
          <w:p w14:paraId="46725DD8" w14:textId="77777777" w:rsidR="005063A7" w:rsidRPr="005063A7" w:rsidRDefault="005063A7" w:rsidP="005063A7">
            <w:pPr>
              <w:jc w:val="center"/>
              <w:rPr>
                <w:rFonts w:eastAsia="Times New Roman"/>
                <w:sz w:val="20"/>
                <w:szCs w:val="20"/>
              </w:rPr>
            </w:pPr>
            <w:r>
              <w:rPr>
                <w:rFonts w:eastAsia="Times New Roman"/>
                <w:sz w:val="20"/>
                <w:szCs w:val="20"/>
              </w:rPr>
              <w:t>-1.609***</w:t>
            </w:r>
          </w:p>
        </w:tc>
        <w:tc>
          <w:tcPr>
            <w:tcW w:w="977" w:type="dxa"/>
            <w:tcBorders>
              <w:top w:val="nil"/>
              <w:left w:val="nil"/>
              <w:bottom w:val="nil"/>
              <w:right w:val="nil"/>
            </w:tcBorders>
            <w:shd w:val="clear" w:color="auto" w:fill="auto"/>
            <w:noWrap/>
            <w:vAlign w:val="center"/>
            <w:hideMark/>
          </w:tcPr>
          <w:p w14:paraId="2C871371" w14:textId="77777777" w:rsidR="005063A7" w:rsidRPr="005063A7" w:rsidRDefault="005063A7" w:rsidP="005063A7">
            <w:pPr>
              <w:jc w:val="center"/>
              <w:rPr>
                <w:rFonts w:eastAsia="Times New Roman"/>
                <w:sz w:val="20"/>
                <w:szCs w:val="20"/>
              </w:rPr>
            </w:pPr>
            <w:r>
              <w:rPr>
                <w:rFonts w:eastAsia="Times New Roman"/>
                <w:sz w:val="20"/>
                <w:szCs w:val="20"/>
              </w:rPr>
              <w:t>-0.584.</w:t>
            </w:r>
          </w:p>
        </w:tc>
        <w:tc>
          <w:tcPr>
            <w:tcW w:w="977" w:type="dxa"/>
            <w:tcBorders>
              <w:top w:val="nil"/>
              <w:left w:val="nil"/>
              <w:bottom w:val="nil"/>
              <w:right w:val="nil"/>
            </w:tcBorders>
            <w:shd w:val="clear" w:color="auto" w:fill="auto"/>
            <w:noWrap/>
            <w:vAlign w:val="center"/>
            <w:hideMark/>
          </w:tcPr>
          <w:p w14:paraId="5501A613" w14:textId="77777777" w:rsidR="005063A7" w:rsidRPr="005063A7" w:rsidRDefault="005063A7" w:rsidP="005063A7">
            <w:pPr>
              <w:jc w:val="center"/>
              <w:rPr>
                <w:rFonts w:eastAsia="Times New Roman"/>
                <w:sz w:val="20"/>
                <w:szCs w:val="20"/>
              </w:rPr>
            </w:pPr>
            <w:r>
              <w:rPr>
                <w:rFonts w:eastAsia="Times New Roman"/>
                <w:sz w:val="20"/>
                <w:szCs w:val="20"/>
              </w:rPr>
              <w:t>-1.184***</w:t>
            </w:r>
          </w:p>
        </w:tc>
      </w:tr>
      <w:tr w:rsidR="005063A7" w:rsidRPr="005063A7" w14:paraId="1B3D2B60" w14:textId="77777777" w:rsidTr="005063A7">
        <w:trPr>
          <w:trHeight w:val="288"/>
          <w:jc w:val="center"/>
        </w:trPr>
        <w:tc>
          <w:tcPr>
            <w:tcW w:w="1985" w:type="dxa"/>
            <w:vMerge/>
            <w:tcBorders>
              <w:top w:val="nil"/>
              <w:left w:val="nil"/>
              <w:bottom w:val="nil"/>
              <w:right w:val="nil"/>
            </w:tcBorders>
            <w:vAlign w:val="center"/>
            <w:hideMark/>
          </w:tcPr>
          <w:p w14:paraId="1416CB37"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14:paraId="497EC07E" w14:textId="77777777" w:rsidR="005063A7" w:rsidRPr="005063A7" w:rsidRDefault="005063A7" w:rsidP="005063A7">
            <w:pPr>
              <w:jc w:val="center"/>
              <w:rPr>
                <w:rFonts w:eastAsia="Times New Roman"/>
                <w:sz w:val="20"/>
                <w:szCs w:val="20"/>
              </w:rPr>
            </w:pPr>
            <w:r>
              <w:rPr>
                <w:rFonts w:eastAsia="Times New Roman"/>
                <w:sz w:val="20"/>
                <w:szCs w:val="20"/>
              </w:rPr>
              <w:t>(0.111)</w:t>
            </w:r>
          </w:p>
        </w:tc>
        <w:tc>
          <w:tcPr>
            <w:tcW w:w="977" w:type="dxa"/>
            <w:tcBorders>
              <w:top w:val="nil"/>
              <w:left w:val="nil"/>
              <w:bottom w:val="nil"/>
              <w:right w:val="nil"/>
            </w:tcBorders>
            <w:shd w:val="clear" w:color="auto" w:fill="auto"/>
            <w:noWrap/>
            <w:vAlign w:val="center"/>
            <w:hideMark/>
          </w:tcPr>
          <w:p w14:paraId="1EAB6E81" w14:textId="77777777" w:rsidR="005063A7" w:rsidRPr="005063A7" w:rsidRDefault="005063A7" w:rsidP="005063A7">
            <w:pPr>
              <w:jc w:val="center"/>
              <w:rPr>
                <w:rFonts w:eastAsia="Times New Roman"/>
                <w:sz w:val="20"/>
                <w:szCs w:val="20"/>
              </w:rPr>
            </w:pPr>
            <w:r>
              <w:rPr>
                <w:rFonts w:eastAsia="Times New Roman"/>
                <w:sz w:val="20"/>
                <w:szCs w:val="20"/>
              </w:rPr>
              <w:t>(0.105)</w:t>
            </w:r>
          </w:p>
        </w:tc>
        <w:tc>
          <w:tcPr>
            <w:tcW w:w="977" w:type="dxa"/>
            <w:tcBorders>
              <w:top w:val="nil"/>
              <w:left w:val="nil"/>
              <w:bottom w:val="nil"/>
              <w:right w:val="nil"/>
            </w:tcBorders>
            <w:shd w:val="clear" w:color="auto" w:fill="auto"/>
            <w:noWrap/>
            <w:vAlign w:val="center"/>
            <w:hideMark/>
          </w:tcPr>
          <w:p w14:paraId="31BAFE57" w14:textId="77777777" w:rsidR="005063A7" w:rsidRPr="005063A7" w:rsidRDefault="005063A7" w:rsidP="005063A7">
            <w:pPr>
              <w:jc w:val="center"/>
              <w:rPr>
                <w:rFonts w:eastAsia="Times New Roman"/>
                <w:sz w:val="20"/>
                <w:szCs w:val="20"/>
              </w:rPr>
            </w:pPr>
            <w:r>
              <w:rPr>
                <w:rFonts w:eastAsia="Times New Roman"/>
                <w:sz w:val="20"/>
                <w:szCs w:val="20"/>
              </w:rPr>
              <w:t>(0.093)</w:t>
            </w:r>
          </w:p>
        </w:tc>
        <w:tc>
          <w:tcPr>
            <w:tcW w:w="977" w:type="dxa"/>
            <w:tcBorders>
              <w:top w:val="nil"/>
              <w:left w:val="nil"/>
              <w:bottom w:val="nil"/>
              <w:right w:val="nil"/>
            </w:tcBorders>
            <w:shd w:val="clear" w:color="auto" w:fill="auto"/>
            <w:noWrap/>
            <w:vAlign w:val="center"/>
            <w:hideMark/>
          </w:tcPr>
          <w:p w14:paraId="6DBC2146" w14:textId="77777777" w:rsidR="005063A7" w:rsidRPr="005063A7" w:rsidRDefault="005063A7" w:rsidP="005063A7">
            <w:pPr>
              <w:jc w:val="center"/>
              <w:rPr>
                <w:rFonts w:eastAsia="Times New Roman"/>
                <w:sz w:val="20"/>
                <w:szCs w:val="20"/>
              </w:rPr>
            </w:pPr>
            <w:r>
              <w:rPr>
                <w:rFonts w:eastAsia="Times New Roman"/>
                <w:sz w:val="20"/>
                <w:szCs w:val="20"/>
              </w:rPr>
              <w:t>(0.282)</w:t>
            </w:r>
          </w:p>
        </w:tc>
        <w:tc>
          <w:tcPr>
            <w:tcW w:w="977" w:type="dxa"/>
            <w:tcBorders>
              <w:top w:val="nil"/>
              <w:left w:val="nil"/>
              <w:bottom w:val="nil"/>
              <w:right w:val="nil"/>
            </w:tcBorders>
            <w:shd w:val="clear" w:color="auto" w:fill="auto"/>
            <w:noWrap/>
            <w:vAlign w:val="center"/>
            <w:hideMark/>
          </w:tcPr>
          <w:p w14:paraId="65557A2E" w14:textId="77777777" w:rsidR="005063A7" w:rsidRPr="005063A7" w:rsidRDefault="005063A7" w:rsidP="005063A7">
            <w:pPr>
              <w:jc w:val="center"/>
              <w:rPr>
                <w:rFonts w:eastAsia="Times New Roman"/>
                <w:sz w:val="20"/>
                <w:szCs w:val="20"/>
              </w:rPr>
            </w:pPr>
            <w:r>
              <w:rPr>
                <w:rFonts w:eastAsia="Times New Roman"/>
                <w:sz w:val="20"/>
                <w:szCs w:val="20"/>
              </w:rPr>
              <w:t>(0.134)</w:t>
            </w:r>
          </w:p>
        </w:tc>
      </w:tr>
      <w:tr w:rsidR="005063A7" w:rsidRPr="005063A7" w14:paraId="2FC04856" w14:textId="77777777" w:rsidTr="005063A7">
        <w:trPr>
          <w:trHeight w:val="288"/>
          <w:jc w:val="center"/>
        </w:trPr>
        <w:tc>
          <w:tcPr>
            <w:tcW w:w="1985" w:type="dxa"/>
            <w:vMerge w:val="restart"/>
            <w:tcBorders>
              <w:top w:val="nil"/>
              <w:left w:val="nil"/>
              <w:bottom w:val="nil"/>
              <w:right w:val="nil"/>
            </w:tcBorders>
            <w:shd w:val="clear" w:color="auto" w:fill="auto"/>
            <w:noWrap/>
            <w:vAlign w:val="center"/>
            <w:hideMark/>
          </w:tcPr>
          <w:p w14:paraId="14B5D499" w14:textId="77777777" w:rsidR="005063A7" w:rsidRPr="005063A7" w:rsidRDefault="005063A7" w:rsidP="005063A7">
            <w:pPr>
              <w:rPr>
                <w:rFonts w:eastAsia="Times New Roman"/>
                <w:sz w:val="20"/>
                <w:szCs w:val="20"/>
              </w:rPr>
            </w:pPr>
            <w:r>
              <w:rPr>
                <w:rFonts w:eastAsia="Times New Roman"/>
                <w:sz w:val="20"/>
                <w:szCs w:val="20"/>
              </w:rPr>
              <w:t>Estonia × Post</w:t>
            </w:r>
          </w:p>
        </w:tc>
        <w:tc>
          <w:tcPr>
            <w:tcW w:w="1512" w:type="dxa"/>
            <w:tcBorders>
              <w:top w:val="nil"/>
              <w:left w:val="nil"/>
              <w:bottom w:val="nil"/>
              <w:right w:val="nil"/>
            </w:tcBorders>
            <w:shd w:val="clear" w:color="auto" w:fill="auto"/>
            <w:noWrap/>
            <w:vAlign w:val="center"/>
            <w:hideMark/>
          </w:tcPr>
          <w:p w14:paraId="1EA9B971" w14:textId="77777777" w:rsidR="005063A7" w:rsidRPr="005063A7" w:rsidRDefault="005063A7" w:rsidP="005063A7">
            <w:pPr>
              <w:jc w:val="center"/>
              <w:rPr>
                <w:rFonts w:eastAsia="Times New Roman"/>
                <w:sz w:val="20"/>
                <w:szCs w:val="20"/>
              </w:rPr>
            </w:pPr>
            <w:r>
              <w:rPr>
                <w:rFonts w:eastAsia="Times New Roman"/>
                <w:sz w:val="20"/>
                <w:szCs w:val="20"/>
              </w:rPr>
              <w:t>-1.447***</w:t>
            </w:r>
          </w:p>
        </w:tc>
        <w:tc>
          <w:tcPr>
            <w:tcW w:w="977" w:type="dxa"/>
            <w:tcBorders>
              <w:top w:val="nil"/>
              <w:left w:val="nil"/>
              <w:bottom w:val="nil"/>
              <w:right w:val="nil"/>
            </w:tcBorders>
            <w:shd w:val="clear" w:color="auto" w:fill="auto"/>
            <w:noWrap/>
            <w:vAlign w:val="center"/>
            <w:hideMark/>
          </w:tcPr>
          <w:p w14:paraId="703BDEF1" w14:textId="77777777" w:rsidR="005063A7" w:rsidRPr="005063A7" w:rsidRDefault="005063A7" w:rsidP="005063A7">
            <w:pPr>
              <w:jc w:val="center"/>
              <w:rPr>
                <w:rFonts w:eastAsia="Times New Roman"/>
                <w:sz w:val="20"/>
                <w:szCs w:val="20"/>
              </w:rPr>
            </w:pPr>
            <w:r>
              <w:rPr>
                <w:rFonts w:eastAsia="Times New Roman"/>
                <w:sz w:val="20"/>
                <w:szCs w:val="20"/>
              </w:rPr>
              <w:t>-1.424***</w:t>
            </w:r>
          </w:p>
        </w:tc>
        <w:tc>
          <w:tcPr>
            <w:tcW w:w="977" w:type="dxa"/>
            <w:tcBorders>
              <w:top w:val="nil"/>
              <w:left w:val="nil"/>
              <w:bottom w:val="nil"/>
              <w:right w:val="nil"/>
            </w:tcBorders>
            <w:shd w:val="clear" w:color="auto" w:fill="auto"/>
            <w:noWrap/>
            <w:vAlign w:val="center"/>
            <w:hideMark/>
          </w:tcPr>
          <w:p w14:paraId="43E4BAE9" w14:textId="77777777" w:rsidR="005063A7" w:rsidRPr="005063A7" w:rsidRDefault="005063A7" w:rsidP="005063A7">
            <w:pPr>
              <w:jc w:val="center"/>
              <w:rPr>
                <w:rFonts w:eastAsia="Times New Roman"/>
                <w:sz w:val="20"/>
                <w:szCs w:val="20"/>
              </w:rPr>
            </w:pPr>
            <w:r>
              <w:rPr>
                <w:rFonts w:eastAsia="Times New Roman"/>
                <w:sz w:val="20"/>
                <w:szCs w:val="20"/>
              </w:rPr>
              <w:t>-2.237***</w:t>
            </w:r>
          </w:p>
        </w:tc>
        <w:tc>
          <w:tcPr>
            <w:tcW w:w="977" w:type="dxa"/>
            <w:tcBorders>
              <w:top w:val="nil"/>
              <w:left w:val="nil"/>
              <w:bottom w:val="nil"/>
              <w:right w:val="nil"/>
            </w:tcBorders>
            <w:shd w:val="clear" w:color="auto" w:fill="auto"/>
            <w:noWrap/>
            <w:vAlign w:val="center"/>
            <w:hideMark/>
          </w:tcPr>
          <w:p w14:paraId="38E3641F" w14:textId="77777777" w:rsidR="005063A7" w:rsidRPr="005063A7" w:rsidRDefault="005063A7" w:rsidP="005063A7">
            <w:pPr>
              <w:jc w:val="center"/>
              <w:rPr>
                <w:rFonts w:eastAsia="Times New Roman"/>
                <w:sz w:val="20"/>
                <w:szCs w:val="20"/>
              </w:rPr>
            </w:pPr>
            <w:r>
              <w:rPr>
                <w:rFonts w:eastAsia="Times New Roman"/>
                <w:sz w:val="20"/>
                <w:szCs w:val="20"/>
              </w:rPr>
              <w:t>-0.737.</w:t>
            </w:r>
          </w:p>
        </w:tc>
        <w:tc>
          <w:tcPr>
            <w:tcW w:w="977" w:type="dxa"/>
            <w:tcBorders>
              <w:top w:val="nil"/>
              <w:left w:val="nil"/>
              <w:bottom w:val="nil"/>
              <w:right w:val="nil"/>
            </w:tcBorders>
            <w:shd w:val="clear" w:color="auto" w:fill="auto"/>
            <w:noWrap/>
            <w:vAlign w:val="center"/>
            <w:hideMark/>
          </w:tcPr>
          <w:p w14:paraId="0684CD2F" w14:textId="77777777" w:rsidR="005063A7" w:rsidRPr="005063A7" w:rsidRDefault="005063A7" w:rsidP="005063A7">
            <w:pPr>
              <w:jc w:val="center"/>
              <w:rPr>
                <w:rFonts w:eastAsia="Times New Roman"/>
                <w:sz w:val="20"/>
                <w:szCs w:val="20"/>
              </w:rPr>
            </w:pPr>
            <w:r>
              <w:rPr>
                <w:rFonts w:eastAsia="Times New Roman"/>
                <w:sz w:val="20"/>
                <w:szCs w:val="20"/>
              </w:rPr>
              <w:t>-1.585***</w:t>
            </w:r>
          </w:p>
        </w:tc>
      </w:tr>
      <w:tr w:rsidR="005063A7" w:rsidRPr="005063A7" w14:paraId="28FDB552" w14:textId="77777777" w:rsidTr="005063A7">
        <w:trPr>
          <w:trHeight w:val="288"/>
          <w:jc w:val="center"/>
        </w:trPr>
        <w:tc>
          <w:tcPr>
            <w:tcW w:w="1985" w:type="dxa"/>
            <w:vMerge/>
            <w:tcBorders>
              <w:top w:val="nil"/>
              <w:left w:val="nil"/>
              <w:bottom w:val="nil"/>
              <w:right w:val="nil"/>
            </w:tcBorders>
            <w:vAlign w:val="center"/>
            <w:hideMark/>
          </w:tcPr>
          <w:p w14:paraId="7EA3D0EC"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14:paraId="6D92EB16" w14:textId="77777777" w:rsidR="005063A7" w:rsidRPr="005063A7" w:rsidRDefault="005063A7" w:rsidP="005063A7">
            <w:pPr>
              <w:jc w:val="center"/>
              <w:rPr>
                <w:rFonts w:eastAsia="Times New Roman"/>
                <w:sz w:val="20"/>
                <w:szCs w:val="20"/>
              </w:rPr>
            </w:pPr>
            <w:r>
              <w:rPr>
                <w:rFonts w:eastAsia="Times New Roman"/>
                <w:sz w:val="20"/>
                <w:szCs w:val="20"/>
              </w:rPr>
              <w:t>(0.119)</w:t>
            </w:r>
          </w:p>
        </w:tc>
        <w:tc>
          <w:tcPr>
            <w:tcW w:w="977" w:type="dxa"/>
            <w:tcBorders>
              <w:top w:val="nil"/>
              <w:left w:val="nil"/>
              <w:bottom w:val="nil"/>
              <w:right w:val="nil"/>
            </w:tcBorders>
            <w:shd w:val="clear" w:color="auto" w:fill="auto"/>
            <w:noWrap/>
            <w:vAlign w:val="center"/>
            <w:hideMark/>
          </w:tcPr>
          <w:p w14:paraId="3851A6D9" w14:textId="77777777" w:rsidR="005063A7" w:rsidRPr="005063A7" w:rsidRDefault="005063A7" w:rsidP="005063A7">
            <w:pPr>
              <w:jc w:val="center"/>
              <w:rPr>
                <w:rFonts w:eastAsia="Times New Roman"/>
                <w:sz w:val="20"/>
                <w:szCs w:val="20"/>
              </w:rPr>
            </w:pPr>
            <w:r>
              <w:rPr>
                <w:rFonts w:eastAsia="Times New Roman"/>
                <w:sz w:val="20"/>
                <w:szCs w:val="20"/>
              </w:rPr>
              <w:t>(0.115)</w:t>
            </w:r>
          </w:p>
        </w:tc>
        <w:tc>
          <w:tcPr>
            <w:tcW w:w="977" w:type="dxa"/>
            <w:tcBorders>
              <w:top w:val="nil"/>
              <w:left w:val="nil"/>
              <w:bottom w:val="nil"/>
              <w:right w:val="nil"/>
            </w:tcBorders>
            <w:shd w:val="clear" w:color="auto" w:fill="auto"/>
            <w:noWrap/>
            <w:vAlign w:val="center"/>
            <w:hideMark/>
          </w:tcPr>
          <w:p w14:paraId="2F7AB66A" w14:textId="77777777" w:rsidR="005063A7" w:rsidRPr="005063A7" w:rsidRDefault="005063A7" w:rsidP="005063A7">
            <w:pPr>
              <w:jc w:val="center"/>
              <w:rPr>
                <w:rFonts w:eastAsia="Times New Roman"/>
                <w:sz w:val="20"/>
                <w:szCs w:val="20"/>
              </w:rPr>
            </w:pPr>
            <w:r>
              <w:rPr>
                <w:rFonts w:eastAsia="Times New Roman"/>
                <w:sz w:val="20"/>
                <w:szCs w:val="20"/>
              </w:rPr>
              <w:t>(0.104)</w:t>
            </w:r>
          </w:p>
        </w:tc>
        <w:tc>
          <w:tcPr>
            <w:tcW w:w="977" w:type="dxa"/>
            <w:tcBorders>
              <w:top w:val="nil"/>
              <w:left w:val="nil"/>
              <w:bottom w:val="nil"/>
              <w:right w:val="nil"/>
            </w:tcBorders>
            <w:shd w:val="clear" w:color="auto" w:fill="auto"/>
            <w:noWrap/>
            <w:vAlign w:val="center"/>
            <w:hideMark/>
          </w:tcPr>
          <w:p w14:paraId="11B4C359" w14:textId="77777777" w:rsidR="005063A7" w:rsidRPr="005063A7" w:rsidRDefault="005063A7" w:rsidP="005063A7">
            <w:pPr>
              <w:jc w:val="center"/>
              <w:rPr>
                <w:rFonts w:eastAsia="Times New Roman"/>
                <w:sz w:val="20"/>
                <w:szCs w:val="20"/>
              </w:rPr>
            </w:pPr>
            <w:r>
              <w:rPr>
                <w:rFonts w:eastAsia="Times New Roman"/>
                <w:sz w:val="20"/>
                <w:szCs w:val="20"/>
              </w:rPr>
              <w:t>(0.380)</w:t>
            </w:r>
          </w:p>
        </w:tc>
        <w:tc>
          <w:tcPr>
            <w:tcW w:w="977" w:type="dxa"/>
            <w:tcBorders>
              <w:top w:val="nil"/>
              <w:left w:val="nil"/>
              <w:bottom w:val="nil"/>
              <w:right w:val="nil"/>
            </w:tcBorders>
            <w:shd w:val="clear" w:color="auto" w:fill="auto"/>
            <w:noWrap/>
            <w:vAlign w:val="center"/>
            <w:hideMark/>
          </w:tcPr>
          <w:p w14:paraId="5EB6E1B5" w14:textId="77777777" w:rsidR="005063A7" w:rsidRPr="005063A7" w:rsidRDefault="005063A7" w:rsidP="005063A7">
            <w:pPr>
              <w:jc w:val="center"/>
              <w:rPr>
                <w:rFonts w:eastAsia="Times New Roman"/>
                <w:sz w:val="20"/>
                <w:szCs w:val="20"/>
              </w:rPr>
            </w:pPr>
            <w:r>
              <w:rPr>
                <w:rFonts w:eastAsia="Times New Roman"/>
                <w:sz w:val="20"/>
                <w:szCs w:val="20"/>
              </w:rPr>
              <w:t>(0.145)</w:t>
            </w:r>
          </w:p>
        </w:tc>
      </w:tr>
      <w:tr w:rsidR="005063A7" w:rsidRPr="005063A7" w14:paraId="2A0E942F" w14:textId="77777777" w:rsidTr="005063A7">
        <w:trPr>
          <w:trHeight w:val="288"/>
          <w:jc w:val="center"/>
        </w:trPr>
        <w:tc>
          <w:tcPr>
            <w:tcW w:w="1985" w:type="dxa"/>
            <w:vMerge w:val="restart"/>
            <w:tcBorders>
              <w:top w:val="nil"/>
              <w:left w:val="nil"/>
              <w:bottom w:val="nil"/>
              <w:right w:val="nil"/>
            </w:tcBorders>
            <w:shd w:val="clear" w:color="auto" w:fill="auto"/>
            <w:noWrap/>
            <w:vAlign w:val="center"/>
            <w:hideMark/>
          </w:tcPr>
          <w:p w14:paraId="2821D917" w14:textId="77777777" w:rsidR="005063A7" w:rsidRPr="005063A7" w:rsidRDefault="005063A7" w:rsidP="005063A7">
            <w:pPr>
              <w:rPr>
                <w:rFonts w:eastAsia="Times New Roman"/>
                <w:sz w:val="20"/>
                <w:szCs w:val="20"/>
              </w:rPr>
            </w:pPr>
            <w:r>
              <w:rPr>
                <w:rFonts w:eastAsia="Times New Roman"/>
                <w:sz w:val="20"/>
                <w:szCs w:val="20"/>
              </w:rPr>
              <w:t>Finland × Post</w:t>
            </w:r>
          </w:p>
        </w:tc>
        <w:tc>
          <w:tcPr>
            <w:tcW w:w="1512" w:type="dxa"/>
            <w:tcBorders>
              <w:top w:val="nil"/>
              <w:left w:val="nil"/>
              <w:bottom w:val="nil"/>
              <w:right w:val="nil"/>
            </w:tcBorders>
            <w:shd w:val="clear" w:color="auto" w:fill="auto"/>
            <w:noWrap/>
            <w:vAlign w:val="center"/>
            <w:hideMark/>
          </w:tcPr>
          <w:p w14:paraId="35921A14" w14:textId="77777777" w:rsidR="005063A7" w:rsidRPr="005063A7" w:rsidRDefault="005063A7" w:rsidP="005063A7">
            <w:pPr>
              <w:jc w:val="center"/>
              <w:rPr>
                <w:rFonts w:eastAsia="Times New Roman"/>
                <w:sz w:val="20"/>
                <w:szCs w:val="20"/>
              </w:rPr>
            </w:pPr>
            <w:r>
              <w:rPr>
                <w:rFonts w:eastAsia="Times New Roman"/>
                <w:sz w:val="20"/>
                <w:szCs w:val="20"/>
              </w:rPr>
              <w:t>-1.756***</w:t>
            </w:r>
          </w:p>
        </w:tc>
        <w:tc>
          <w:tcPr>
            <w:tcW w:w="977" w:type="dxa"/>
            <w:tcBorders>
              <w:top w:val="nil"/>
              <w:left w:val="nil"/>
              <w:bottom w:val="nil"/>
              <w:right w:val="nil"/>
            </w:tcBorders>
            <w:shd w:val="clear" w:color="auto" w:fill="auto"/>
            <w:noWrap/>
            <w:vAlign w:val="center"/>
            <w:hideMark/>
          </w:tcPr>
          <w:p w14:paraId="40FF391F" w14:textId="77777777" w:rsidR="005063A7" w:rsidRPr="005063A7" w:rsidRDefault="005063A7" w:rsidP="005063A7">
            <w:pPr>
              <w:jc w:val="center"/>
              <w:rPr>
                <w:rFonts w:eastAsia="Times New Roman"/>
                <w:sz w:val="20"/>
                <w:szCs w:val="20"/>
              </w:rPr>
            </w:pPr>
            <w:r>
              <w:rPr>
                <w:rFonts w:eastAsia="Times New Roman"/>
                <w:sz w:val="20"/>
                <w:szCs w:val="20"/>
              </w:rPr>
              <w:t>-1.733***</w:t>
            </w:r>
          </w:p>
        </w:tc>
        <w:tc>
          <w:tcPr>
            <w:tcW w:w="977" w:type="dxa"/>
            <w:tcBorders>
              <w:top w:val="nil"/>
              <w:left w:val="nil"/>
              <w:bottom w:val="nil"/>
              <w:right w:val="nil"/>
            </w:tcBorders>
            <w:shd w:val="clear" w:color="auto" w:fill="auto"/>
            <w:noWrap/>
            <w:vAlign w:val="center"/>
            <w:hideMark/>
          </w:tcPr>
          <w:p w14:paraId="1A3F3B85" w14:textId="77777777" w:rsidR="005063A7" w:rsidRPr="005063A7" w:rsidRDefault="005063A7" w:rsidP="005063A7">
            <w:pPr>
              <w:jc w:val="center"/>
              <w:rPr>
                <w:rFonts w:eastAsia="Times New Roman"/>
                <w:sz w:val="20"/>
                <w:szCs w:val="20"/>
              </w:rPr>
            </w:pPr>
            <w:r>
              <w:rPr>
                <w:rFonts w:eastAsia="Times New Roman"/>
                <w:sz w:val="20"/>
                <w:szCs w:val="20"/>
              </w:rPr>
              <w:t>-1.817***</w:t>
            </w:r>
          </w:p>
        </w:tc>
        <w:tc>
          <w:tcPr>
            <w:tcW w:w="977" w:type="dxa"/>
            <w:tcBorders>
              <w:top w:val="nil"/>
              <w:left w:val="nil"/>
              <w:bottom w:val="nil"/>
              <w:right w:val="nil"/>
            </w:tcBorders>
            <w:shd w:val="clear" w:color="auto" w:fill="auto"/>
            <w:noWrap/>
            <w:vAlign w:val="center"/>
            <w:hideMark/>
          </w:tcPr>
          <w:p w14:paraId="06DB2E51" w14:textId="77777777" w:rsidR="005063A7" w:rsidRPr="005063A7" w:rsidRDefault="005063A7" w:rsidP="005063A7">
            <w:pPr>
              <w:jc w:val="center"/>
              <w:rPr>
                <w:rFonts w:eastAsia="Times New Roman"/>
                <w:sz w:val="20"/>
                <w:szCs w:val="20"/>
              </w:rPr>
            </w:pPr>
            <w:r>
              <w:rPr>
                <w:rFonts w:eastAsia="Times New Roman"/>
                <w:sz w:val="20"/>
                <w:szCs w:val="20"/>
              </w:rPr>
              <w:t>-0.873</w:t>
            </w:r>
          </w:p>
        </w:tc>
        <w:tc>
          <w:tcPr>
            <w:tcW w:w="977" w:type="dxa"/>
            <w:tcBorders>
              <w:top w:val="nil"/>
              <w:left w:val="nil"/>
              <w:bottom w:val="nil"/>
              <w:right w:val="nil"/>
            </w:tcBorders>
            <w:shd w:val="clear" w:color="auto" w:fill="auto"/>
            <w:noWrap/>
            <w:vAlign w:val="center"/>
            <w:hideMark/>
          </w:tcPr>
          <w:p w14:paraId="218C9A77" w14:textId="77777777" w:rsidR="005063A7" w:rsidRPr="005063A7" w:rsidRDefault="005063A7" w:rsidP="005063A7">
            <w:pPr>
              <w:jc w:val="center"/>
              <w:rPr>
                <w:rFonts w:eastAsia="Times New Roman"/>
                <w:sz w:val="20"/>
                <w:szCs w:val="20"/>
              </w:rPr>
            </w:pPr>
            <w:r>
              <w:rPr>
                <w:rFonts w:eastAsia="Times New Roman"/>
                <w:sz w:val="20"/>
                <w:szCs w:val="20"/>
              </w:rPr>
              <w:t>-1.894***</w:t>
            </w:r>
          </w:p>
        </w:tc>
      </w:tr>
      <w:tr w:rsidR="005063A7" w:rsidRPr="005063A7" w14:paraId="3B962D26" w14:textId="77777777" w:rsidTr="005063A7">
        <w:trPr>
          <w:trHeight w:val="288"/>
          <w:jc w:val="center"/>
        </w:trPr>
        <w:tc>
          <w:tcPr>
            <w:tcW w:w="1985" w:type="dxa"/>
            <w:vMerge/>
            <w:tcBorders>
              <w:top w:val="nil"/>
              <w:left w:val="nil"/>
              <w:bottom w:val="nil"/>
              <w:right w:val="nil"/>
            </w:tcBorders>
            <w:vAlign w:val="center"/>
            <w:hideMark/>
          </w:tcPr>
          <w:p w14:paraId="0C579775"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14:paraId="175A28D1" w14:textId="77777777" w:rsidR="005063A7" w:rsidRPr="005063A7" w:rsidRDefault="005063A7" w:rsidP="005063A7">
            <w:pPr>
              <w:jc w:val="center"/>
              <w:rPr>
                <w:rFonts w:eastAsia="Times New Roman"/>
                <w:sz w:val="20"/>
                <w:szCs w:val="20"/>
              </w:rPr>
            </w:pPr>
            <w:r>
              <w:rPr>
                <w:rFonts w:eastAsia="Times New Roman"/>
                <w:sz w:val="20"/>
                <w:szCs w:val="20"/>
              </w:rPr>
              <w:t>(0.208)</w:t>
            </w:r>
          </w:p>
        </w:tc>
        <w:tc>
          <w:tcPr>
            <w:tcW w:w="977" w:type="dxa"/>
            <w:tcBorders>
              <w:top w:val="nil"/>
              <w:left w:val="nil"/>
              <w:bottom w:val="nil"/>
              <w:right w:val="nil"/>
            </w:tcBorders>
            <w:shd w:val="clear" w:color="auto" w:fill="auto"/>
            <w:noWrap/>
            <w:vAlign w:val="center"/>
            <w:hideMark/>
          </w:tcPr>
          <w:p w14:paraId="78DC8E13" w14:textId="77777777" w:rsidR="005063A7" w:rsidRPr="005063A7" w:rsidRDefault="005063A7" w:rsidP="005063A7">
            <w:pPr>
              <w:jc w:val="center"/>
              <w:rPr>
                <w:rFonts w:eastAsia="Times New Roman"/>
                <w:sz w:val="20"/>
                <w:szCs w:val="20"/>
              </w:rPr>
            </w:pPr>
            <w:r>
              <w:rPr>
                <w:rFonts w:eastAsia="Times New Roman"/>
                <w:sz w:val="20"/>
                <w:szCs w:val="20"/>
              </w:rPr>
              <w:t>(0.204)</w:t>
            </w:r>
          </w:p>
        </w:tc>
        <w:tc>
          <w:tcPr>
            <w:tcW w:w="977" w:type="dxa"/>
            <w:tcBorders>
              <w:top w:val="nil"/>
              <w:left w:val="nil"/>
              <w:bottom w:val="nil"/>
              <w:right w:val="nil"/>
            </w:tcBorders>
            <w:shd w:val="clear" w:color="auto" w:fill="auto"/>
            <w:noWrap/>
            <w:vAlign w:val="center"/>
            <w:hideMark/>
          </w:tcPr>
          <w:p w14:paraId="404358ED" w14:textId="77777777" w:rsidR="005063A7" w:rsidRPr="005063A7" w:rsidRDefault="005063A7" w:rsidP="005063A7">
            <w:pPr>
              <w:jc w:val="center"/>
              <w:rPr>
                <w:rFonts w:eastAsia="Times New Roman"/>
                <w:sz w:val="20"/>
                <w:szCs w:val="20"/>
              </w:rPr>
            </w:pPr>
            <w:r>
              <w:rPr>
                <w:rFonts w:eastAsia="Times New Roman"/>
                <w:sz w:val="20"/>
                <w:szCs w:val="20"/>
              </w:rPr>
              <w:t>(0.174)</w:t>
            </w:r>
          </w:p>
        </w:tc>
        <w:tc>
          <w:tcPr>
            <w:tcW w:w="977" w:type="dxa"/>
            <w:tcBorders>
              <w:top w:val="nil"/>
              <w:left w:val="nil"/>
              <w:bottom w:val="nil"/>
              <w:right w:val="nil"/>
            </w:tcBorders>
            <w:shd w:val="clear" w:color="auto" w:fill="auto"/>
            <w:noWrap/>
            <w:vAlign w:val="center"/>
            <w:hideMark/>
          </w:tcPr>
          <w:p w14:paraId="72B756D5" w14:textId="77777777" w:rsidR="005063A7" w:rsidRPr="005063A7" w:rsidRDefault="005063A7" w:rsidP="005063A7">
            <w:pPr>
              <w:jc w:val="center"/>
              <w:rPr>
                <w:rFonts w:eastAsia="Times New Roman"/>
                <w:sz w:val="20"/>
                <w:szCs w:val="20"/>
              </w:rPr>
            </w:pPr>
            <w:r>
              <w:rPr>
                <w:rFonts w:eastAsia="Times New Roman"/>
                <w:sz w:val="20"/>
                <w:szCs w:val="20"/>
              </w:rPr>
              <w:t>(0.492)</w:t>
            </w:r>
          </w:p>
        </w:tc>
        <w:tc>
          <w:tcPr>
            <w:tcW w:w="977" w:type="dxa"/>
            <w:tcBorders>
              <w:top w:val="nil"/>
              <w:left w:val="nil"/>
              <w:bottom w:val="nil"/>
              <w:right w:val="nil"/>
            </w:tcBorders>
            <w:shd w:val="clear" w:color="auto" w:fill="auto"/>
            <w:noWrap/>
            <w:vAlign w:val="center"/>
            <w:hideMark/>
          </w:tcPr>
          <w:p w14:paraId="7E8B284E" w14:textId="77777777" w:rsidR="005063A7" w:rsidRPr="005063A7" w:rsidRDefault="005063A7" w:rsidP="005063A7">
            <w:pPr>
              <w:jc w:val="center"/>
              <w:rPr>
                <w:rFonts w:eastAsia="Times New Roman"/>
                <w:sz w:val="20"/>
                <w:szCs w:val="20"/>
              </w:rPr>
            </w:pPr>
            <w:r>
              <w:rPr>
                <w:rFonts w:eastAsia="Times New Roman"/>
                <w:sz w:val="20"/>
                <w:szCs w:val="20"/>
              </w:rPr>
              <w:t>(0.235)</w:t>
            </w:r>
          </w:p>
        </w:tc>
      </w:tr>
      <w:tr w:rsidR="005063A7" w:rsidRPr="005063A7" w14:paraId="64C7CAC5" w14:textId="77777777" w:rsidTr="005063A7">
        <w:trPr>
          <w:trHeight w:val="288"/>
          <w:jc w:val="center"/>
        </w:trPr>
        <w:tc>
          <w:tcPr>
            <w:tcW w:w="1985" w:type="dxa"/>
            <w:vMerge w:val="restart"/>
            <w:tcBorders>
              <w:top w:val="nil"/>
              <w:left w:val="nil"/>
              <w:bottom w:val="nil"/>
              <w:right w:val="nil"/>
            </w:tcBorders>
            <w:shd w:val="clear" w:color="auto" w:fill="auto"/>
            <w:noWrap/>
            <w:vAlign w:val="center"/>
            <w:hideMark/>
          </w:tcPr>
          <w:p w14:paraId="0B4EEB8A" w14:textId="77777777" w:rsidR="005063A7" w:rsidRPr="005063A7" w:rsidRDefault="005063A7" w:rsidP="005063A7">
            <w:pPr>
              <w:rPr>
                <w:rFonts w:eastAsia="Times New Roman"/>
                <w:sz w:val="20"/>
                <w:szCs w:val="20"/>
              </w:rPr>
            </w:pPr>
            <w:r>
              <w:rPr>
                <w:rFonts w:eastAsia="Times New Roman"/>
                <w:sz w:val="20"/>
                <w:szCs w:val="20"/>
              </w:rPr>
              <w:t>France × Post</w:t>
            </w:r>
          </w:p>
        </w:tc>
        <w:tc>
          <w:tcPr>
            <w:tcW w:w="1512" w:type="dxa"/>
            <w:tcBorders>
              <w:top w:val="nil"/>
              <w:left w:val="nil"/>
              <w:bottom w:val="nil"/>
              <w:right w:val="nil"/>
            </w:tcBorders>
            <w:shd w:val="clear" w:color="auto" w:fill="auto"/>
            <w:noWrap/>
            <w:vAlign w:val="center"/>
            <w:hideMark/>
          </w:tcPr>
          <w:p w14:paraId="6DAED3B6" w14:textId="77777777" w:rsidR="005063A7" w:rsidRPr="005063A7" w:rsidRDefault="005063A7" w:rsidP="005063A7">
            <w:pPr>
              <w:jc w:val="center"/>
              <w:rPr>
                <w:rFonts w:eastAsia="Times New Roman"/>
                <w:sz w:val="20"/>
                <w:szCs w:val="20"/>
              </w:rPr>
            </w:pPr>
            <w:r>
              <w:rPr>
                <w:rFonts w:eastAsia="Times New Roman"/>
                <w:sz w:val="20"/>
                <w:szCs w:val="20"/>
              </w:rPr>
              <w:t>-0.597***</w:t>
            </w:r>
          </w:p>
        </w:tc>
        <w:tc>
          <w:tcPr>
            <w:tcW w:w="977" w:type="dxa"/>
            <w:tcBorders>
              <w:top w:val="nil"/>
              <w:left w:val="nil"/>
              <w:bottom w:val="nil"/>
              <w:right w:val="nil"/>
            </w:tcBorders>
            <w:shd w:val="clear" w:color="auto" w:fill="auto"/>
            <w:noWrap/>
            <w:vAlign w:val="center"/>
            <w:hideMark/>
          </w:tcPr>
          <w:p w14:paraId="66FCF15D" w14:textId="77777777" w:rsidR="005063A7" w:rsidRPr="005063A7" w:rsidRDefault="005063A7" w:rsidP="005063A7">
            <w:pPr>
              <w:jc w:val="center"/>
              <w:rPr>
                <w:rFonts w:eastAsia="Times New Roman"/>
                <w:sz w:val="20"/>
                <w:szCs w:val="20"/>
              </w:rPr>
            </w:pPr>
            <w:r>
              <w:rPr>
                <w:rFonts w:eastAsia="Times New Roman"/>
                <w:sz w:val="20"/>
                <w:szCs w:val="20"/>
              </w:rPr>
              <w:t>-0.574***</w:t>
            </w:r>
          </w:p>
        </w:tc>
        <w:tc>
          <w:tcPr>
            <w:tcW w:w="977" w:type="dxa"/>
            <w:tcBorders>
              <w:top w:val="nil"/>
              <w:left w:val="nil"/>
              <w:bottom w:val="nil"/>
              <w:right w:val="nil"/>
            </w:tcBorders>
            <w:shd w:val="clear" w:color="auto" w:fill="auto"/>
            <w:noWrap/>
            <w:vAlign w:val="center"/>
            <w:hideMark/>
          </w:tcPr>
          <w:p w14:paraId="10C46D8E" w14:textId="77777777" w:rsidR="005063A7" w:rsidRPr="005063A7" w:rsidRDefault="005063A7" w:rsidP="005063A7">
            <w:pPr>
              <w:jc w:val="center"/>
              <w:rPr>
                <w:rFonts w:eastAsia="Times New Roman"/>
                <w:sz w:val="20"/>
                <w:szCs w:val="20"/>
              </w:rPr>
            </w:pPr>
            <w:r>
              <w:rPr>
                <w:rFonts w:eastAsia="Times New Roman"/>
                <w:sz w:val="20"/>
                <w:szCs w:val="20"/>
              </w:rPr>
              <w:t>1.179***</w:t>
            </w:r>
          </w:p>
        </w:tc>
        <w:tc>
          <w:tcPr>
            <w:tcW w:w="977" w:type="dxa"/>
            <w:tcBorders>
              <w:top w:val="nil"/>
              <w:left w:val="nil"/>
              <w:bottom w:val="nil"/>
              <w:right w:val="nil"/>
            </w:tcBorders>
            <w:shd w:val="clear" w:color="auto" w:fill="auto"/>
            <w:noWrap/>
            <w:vAlign w:val="center"/>
            <w:hideMark/>
          </w:tcPr>
          <w:p w14:paraId="5AABA239" w14:textId="77777777" w:rsidR="005063A7" w:rsidRPr="005063A7" w:rsidRDefault="005063A7" w:rsidP="005063A7">
            <w:pPr>
              <w:jc w:val="center"/>
              <w:rPr>
                <w:rFonts w:eastAsia="Times New Roman"/>
                <w:sz w:val="20"/>
                <w:szCs w:val="20"/>
              </w:rPr>
            </w:pPr>
            <w:r>
              <w:rPr>
                <w:rFonts w:eastAsia="Times New Roman"/>
                <w:sz w:val="20"/>
                <w:szCs w:val="20"/>
              </w:rPr>
              <w:t>-0.277</w:t>
            </w:r>
          </w:p>
        </w:tc>
        <w:tc>
          <w:tcPr>
            <w:tcW w:w="977" w:type="dxa"/>
            <w:tcBorders>
              <w:top w:val="nil"/>
              <w:left w:val="nil"/>
              <w:bottom w:val="nil"/>
              <w:right w:val="nil"/>
            </w:tcBorders>
            <w:shd w:val="clear" w:color="auto" w:fill="auto"/>
            <w:noWrap/>
            <w:vAlign w:val="center"/>
            <w:hideMark/>
          </w:tcPr>
          <w:p w14:paraId="057B430C" w14:textId="77777777" w:rsidR="005063A7" w:rsidRPr="005063A7" w:rsidRDefault="005063A7" w:rsidP="005063A7">
            <w:pPr>
              <w:jc w:val="center"/>
              <w:rPr>
                <w:rFonts w:eastAsia="Times New Roman"/>
                <w:sz w:val="20"/>
                <w:szCs w:val="20"/>
              </w:rPr>
            </w:pPr>
            <w:r>
              <w:rPr>
                <w:rFonts w:eastAsia="Times New Roman"/>
                <w:sz w:val="20"/>
                <w:szCs w:val="20"/>
              </w:rPr>
              <w:t>-0.735***</w:t>
            </w:r>
          </w:p>
        </w:tc>
      </w:tr>
      <w:tr w:rsidR="005063A7" w:rsidRPr="005063A7" w14:paraId="2254C9FF" w14:textId="77777777" w:rsidTr="005063A7">
        <w:trPr>
          <w:trHeight w:val="288"/>
          <w:jc w:val="center"/>
        </w:trPr>
        <w:tc>
          <w:tcPr>
            <w:tcW w:w="1985" w:type="dxa"/>
            <w:vMerge/>
            <w:tcBorders>
              <w:top w:val="nil"/>
              <w:left w:val="nil"/>
              <w:bottom w:val="nil"/>
              <w:right w:val="nil"/>
            </w:tcBorders>
            <w:vAlign w:val="center"/>
            <w:hideMark/>
          </w:tcPr>
          <w:p w14:paraId="5FBAD63C"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14:paraId="1DB9A081" w14:textId="77777777" w:rsidR="005063A7" w:rsidRPr="005063A7" w:rsidRDefault="005063A7" w:rsidP="005063A7">
            <w:pPr>
              <w:jc w:val="center"/>
              <w:rPr>
                <w:rFonts w:eastAsia="Times New Roman"/>
                <w:sz w:val="20"/>
                <w:szCs w:val="20"/>
              </w:rPr>
            </w:pPr>
            <w:r>
              <w:rPr>
                <w:rFonts w:eastAsia="Times New Roman"/>
                <w:sz w:val="20"/>
                <w:szCs w:val="20"/>
              </w:rPr>
              <w:t>(0.062)</w:t>
            </w:r>
          </w:p>
        </w:tc>
        <w:tc>
          <w:tcPr>
            <w:tcW w:w="977" w:type="dxa"/>
            <w:tcBorders>
              <w:top w:val="nil"/>
              <w:left w:val="nil"/>
              <w:bottom w:val="nil"/>
              <w:right w:val="nil"/>
            </w:tcBorders>
            <w:shd w:val="clear" w:color="auto" w:fill="auto"/>
            <w:noWrap/>
            <w:vAlign w:val="center"/>
            <w:hideMark/>
          </w:tcPr>
          <w:p w14:paraId="754F2D22" w14:textId="77777777" w:rsidR="005063A7" w:rsidRPr="005063A7" w:rsidRDefault="005063A7" w:rsidP="005063A7">
            <w:pPr>
              <w:jc w:val="center"/>
              <w:rPr>
                <w:rFonts w:eastAsia="Times New Roman"/>
                <w:sz w:val="20"/>
                <w:szCs w:val="20"/>
              </w:rPr>
            </w:pPr>
            <w:r>
              <w:rPr>
                <w:rFonts w:eastAsia="Times New Roman"/>
                <w:sz w:val="20"/>
                <w:szCs w:val="20"/>
              </w:rPr>
              <w:t>(0.059)</w:t>
            </w:r>
          </w:p>
        </w:tc>
        <w:tc>
          <w:tcPr>
            <w:tcW w:w="977" w:type="dxa"/>
            <w:tcBorders>
              <w:top w:val="nil"/>
              <w:left w:val="nil"/>
              <w:bottom w:val="nil"/>
              <w:right w:val="nil"/>
            </w:tcBorders>
            <w:shd w:val="clear" w:color="auto" w:fill="auto"/>
            <w:noWrap/>
            <w:vAlign w:val="center"/>
            <w:hideMark/>
          </w:tcPr>
          <w:p w14:paraId="79835AFF" w14:textId="77777777" w:rsidR="005063A7" w:rsidRPr="005063A7" w:rsidRDefault="005063A7" w:rsidP="005063A7">
            <w:pPr>
              <w:jc w:val="center"/>
              <w:rPr>
                <w:rFonts w:eastAsia="Times New Roman"/>
                <w:sz w:val="20"/>
                <w:szCs w:val="20"/>
              </w:rPr>
            </w:pPr>
            <w:r>
              <w:rPr>
                <w:rFonts w:eastAsia="Times New Roman"/>
                <w:sz w:val="20"/>
                <w:szCs w:val="20"/>
              </w:rPr>
              <w:t>(0.060)</w:t>
            </w:r>
          </w:p>
        </w:tc>
        <w:tc>
          <w:tcPr>
            <w:tcW w:w="977" w:type="dxa"/>
            <w:tcBorders>
              <w:top w:val="nil"/>
              <w:left w:val="nil"/>
              <w:bottom w:val="nil"/>
              <w:right w:val="nil"/>
            </w:tcBorders>
            <w:shd w:val="clear" w:color="auto" w:fill="auto"/>
            <w:noWrap/>
            <w:vAlign w:val="center"/>
            <w:hideMark/>
          </w:tcPr>
          <w:p w14:paraId="3F46ED56" w14:textId="77777777" w:rsidR="005063A7" w:rsidRPr="005063A7" w:rsidRDefault="005063A7" w:rsidP="005063A7">
            <w:pPr>
              <w:jc w:val="center"/>
              <w:rPr>
                <w:rFonts w:eastAsia="Times New Roman"/>
                <w:sz w:val="20"/>
                <w:szCs w:val="20"/>
              </w:rPr>
            </w:pPr>
            <w:r>
              <w:rPr>
                <w:rFonts w:eastAsia="Times New Roman"/>
                <w:sz w:val="20"/>
                <w:szCs w:val="20"/>
              </w:rPr>
              <w:t>(0.172)</w:t>
            </w:r>
          </w:p>
        </w:tc>
        <w:tc>
          <w:tcPr>
            <w:tcW w:w="977" w:type="dxa"/>
            <w:tcBorders>
              <w:top w:val="nil"/>
              <w:left w:val="nil"/>
              <w:bottom w:val="nil"/>
              <w:right w:val="nil"/>
            </w:tcBorders>
            <w:shd w:val="clear" w:color="auto" w:fill="auto"/>
            <w:noWrap/>
            <w:vAlign w:val="center"/>
            <w:hideMark/>
          </w:tcPr>
          <w:p w14:paraId="1F0BCA18" w14:textId="77777777" w:rsidR="005063A7" w:rsidRPr="005063A7" w:rsidRDefault="005063A7" w:rsidP="005063A7">
            <w:pPr>
              <w:jc w:val="center"/>
              <w:rPr>
                <w:rFonts w:eastAsia="Times New Roman"/>
                <w:sz w:val="20"/>
                <w:szCs w:val="20"/>
              </w:rPr>
            </w:pPr>
            <w:r>
              <w:rPr>
                <w:rFonts w:eastAsia="Times New Roman"/>
                <w:sz w:val="20"/>
                <w:szCs w:val="20"/>
              </w:rPr>
              <w:t>(0.086)</w:t>
            </w:r>
          </w:p>
        </w:tc>
      </w:tr>
      <w:tr w:rsidR="005063A7" w:rsidRPr="005063A7" w14:paraId="2F5B7FFB" w14:textId="77777777" w:rsidTr="005063A7">
        <w:trPr>
          <w:trHeight w:val="288"/>
          <w:jc w:val="center"/>
        </w:trPr>
        <w:tc>
          <w:tcPr>
            <w:tcW w:w="1985" w:type="dxa"/>
            <w:vMerge w:val="restart"/>
            <w:tcBorders>
              <w:top w:val="nil"/>
              <w:left w:val="nil"/>
              <w:bottom w:val="nil"/>
              <w:right w:val="nil"/>
            </w:tcBorders>
            <w:shd w:val="clear" w:color="auto" w:fill="auto"/>
            <w:noWrap/>
            <w:vAlign w:val="center"/>
            <w:hideMark/>
          </w:tcPr>
          <w:p w14:paraId="29D5F5DC" w14:textId="77777777" w:rsidR="005063A7" w:rsidRPr="005063A7" w:rsidRDefault="005063A7" w:rsidP="005063A7">
            <w:pPr>
              <w:rPr>
                <w:rFonts w:eastAsia="Times New Roman"/>
                <w:sz w:val="20"/>
                <w:szCs w:val="20"/>
              </w:rPr>
            </w:pPr>
            <w:r>
              <w:rPr>
                <w:rFonts w:eastAsia="Times New Roman"/>
                <w:sz w:val="20"/>
                <w:szCs w:val="20"/>
              </w:rPr>
              <w:t>Germany × Post</w:t>
            </w:r>
          </w:p>
        </w:tc>
        <w:tc>
          <w:tcPr>
            <w:tcW w:w="1512" w:type="dxa"/>
            <w:tcBorders>
              <w:top w:val="nil"/>
              <w:left w:val="nil"/>
              <w:bottom w:val="nil"/>
              <w:right w:val="nil"/>
            </w:tcBorders>
            <w:shd w:val="clear" w:color="auto" w:fill="auto"/>
            <w:noWrap/>
            <w:vAlign w:val="center"/>
            <w:hideMark/>
          </w:tcPr>
          <w:p w14:paraId="1045B192" w14:textId="77777777" w:rsidR="005063A7" w:rsidRPr="005063A7" w:rsidRDefault="005063A7" w:rsidP="005063A7">
            <w:pPr>
              <w:jc w:val="center"/>
              <w:rPr>
                <w:rFonts w:eastAsia="Times New Roman"/>
                <w:sz w:val="20"/>
                <w:szCs w:val="20"/>
              </w:rPr>
            </w:pPr>
            <w:r>
              <w:rPr>
                <w:rFonts w:eastAsia="Times New Roman"/>
                <w:sz w:val="20"/>
                <w:szCs w:val="20"/>
              </w:rPr>
              <w:t>-0.681***</w:t>
            </w:r>
          </w:p>
        </w:tc>
        <w:tc>
          <w:tcPr>
            <w:tcW w:w="977" w:type="dxa"/>
            <w:tcBorders>
              <w:top w:val="nil"/>
              <w:left w:val="nil"/>
              <w:bottom w:val="nil"/>
              <w:right w:val="nil"/>
            </w:tcBorders>
            <w:shd w:val="clear" w:color="auto" w:fill="auto"/>
            <w:noWrap/>
            <w:vAlign w:val="center"/>
            <w:hideMark/>
          </w:tcPr>
          <w:p w14:paraId="5CB9EDCD" w14:textId="77777777" w:rsidR="005063A7" w:rsidRPr="005063A7" w:rsidRDefault="005063A7" w:rsidP="005063A7">
            <w:pPr>
              <w:jc w:val="center"/>
              <w:rPr>
                <w:rFonts w:eastAsia="Times New Roman"/>
                <w:sz w:val="20"/>
                <w:szCs w:val="20"/>
              </w:rPr>
            </w:pPr>
            <w:r>
              <w:rPr>
                <w:rFonts w:eastAsia="Times New Roman"/>
                <w:sz w:val="20"/>
                <w:szCs w:val="20"/>
              </w:rPr>
              <w:t>-0.658***</w:t>
            </w:r>
          </w:p>
        </w:tc>
        <w:tc>
          <w:tcPr>
            <w:tcW w:w="977" w:type="dxa"/>
            <w:tcBorders>
              <w:top w:val="nil"/>
              <w:left w:val="nil"/>
              <w:bottom w:val="nil"/>
              <w:right w:val="nil"/>
            </w:tcBorders>
            <w:shd w:val="clear" w:color="auto" w:fill="auto"/>
            <w:noWrap/>
            <w:vAlign w:val="center"/>
            <w:hideMark/>
          </w:tcPr>
          <w:p w14:paraId="63E4C16A" w14:textId="77777777" w:rsidR="005063A7" w:rsidRPr="005063A7" w:rsidRDefault="005063A7" w:rsidP="005063A7">
            <w:pPr>
              <w:jc w:val="center"/>
              <w:rPr>
                <w:rFonts w:eastAsia="Times New Roman"/>
                <w:sz w:val="20"/>
                <w:szCs w:val="20"/>
              </w:rPr>
            </w:pPr>
            <w:r>
              <w:rPr>
                <w:rFonts w:eastAsia="Times New Roman"/>
                <w:sz w:val="20"/>
                <w:szCs w:val="20"/>
              </w:rPr>
              <w:t>0.652***</w:t>
            </w:r>
          </w:p>
        </w:tc>
        <w:tc>
          <w:tcPr>
            <w:tcW w:w="977" w:type="dxa"/>
            <w:tcBorders>
              <w:top w:val="nil"/>
              <w:left w:val="nil"/>
              <w:bottom w:val="nil"/>
              <w:right w:val="nil"/>
            </w:tcBorders>
            <w:shd w:val="clear" w:color="auto" w:fill="auto"/>
            <w:noWrap/>
            <w:vAlign w:val="center"/>
            <w:hideMark/>
          </w:tcPr>
          <w:p w14:paraId="59DCE795" w14:textId="77777777" w:rsidR="005063A7" w:rsidRPr="005063A7" w:rsidRDefault="005063A7" w:rsidP="005063A7">
            <w:pPr>
              <w:jc w:val="center"/>
              <w:rPr>
                <w:rFonts w:eastAsia="Times New Roman"/>
                <w:sz w:val="20"/>
                <w:szCs w:val="20"/>
              </w:rPr>
            </w:pPr>
            <w:r>
              <w:rPr>
                <w:rFonts w:eastAsia="Times New Roman"/>
                <w:sz w:val="20"/>
                <w:szCs w:val="20"/>
              </w:rPr>
              <w:t>-0.324</w:t>
            </w:r>
          </w:p>
        </w:tc>
        <w:tc>
          <w:tcPr>
            <w:tcW w:w="977" w:type="dxa"/>
            <w:tcBorders>
              <w:top w:val="nil"/>
              <w:left w:val="nil"/>
              <w:bottom w:val="nil"/>
              <w:right w:val="nil"/>
            </w:tcBorders>
            <w:shd w:val="clear" w:color="auto" w:fill="auto"/>
            <w:noWrap/>
            <w:vAlign w:val="center"/>
            <w:hideMark/>
          </w:tcPr>
          <w:p w14:paraId="0AAD246F" w14:textId="77777777" w:rsidR="005063A7" w:rsidRPr="005063A7" w:rsidRDefault="005063A7" w:rsidP="005063A7">
            <w:pPr>
              <w:jc w:val="center"/>
              <w:rPr>
                <w:rFonts w:eastAsia="Times New Roman"/>
                <w:sz w:val="20"/>
                <w:szCs w:val="20"/>
              </w:rPr>
            </w:pPr>
            <w:r>
              <w:rPr>
                <w:rFonts w:eastAsia="Times New Roman"/>
                <w:sz w:val="20"/>
                <w:szCs w:val="20"/>
              </w:rPr>
              <w:t>-0.819***</w:t>
            </w:r>
          </w:p>
        </w:tc>
      </w:tr>
      <w:tr w:rsidR="005063A7" w:rsidRPr="005063A7" w14:paraId="77B60F76" w14:textId="77777777" w:rsidTr="005063A7">
        <w:trPr>
          <w:trHeight w:val="288"/>
          <w:jc w:val="center"/>
        </w:trPr>
        <w:tc>
          <w:tcPr>
            <w:tcW w:w="1985" w:type="dxa"/>
            <w:vMerge/>
            <w:tcBorders>
              <w:top w:val="nil"/>
              <w:left w:val="nil"/>
              <w:bottom w:val="nil"/>
              <w:right w:val="nil"/>
            </w:tcBorders>
            <w:vAlign w:val="center"/>
            <w:hideMark/>
          </w:tcPr>
          <w:p w14:paraId="644988DD"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14:paraId="74146777" w14:textId="77777777" w:rsidR="005063A7" w:rsidRPr="005063A7" w:rsidRDefault="005063A7" w:rsidP="005063A7">
            <w:pPr>
              <w:jc w:val="center"/>
              <w:rPr>
                <w:rFonts w:eastAsia="Times New Roman"/>
                <w:sz w:val="20"/>
                <w:szCs w:val="20"/>
              </w:rPr>
            </w:pPr>
            <w:r>
              <w:rPr>
                <w:rFonts w:eastAsia="Times New Roman"/>
                <w:sz w:val="20"/>
                <w:szCs w:val="20"/>
              </w:rPr>
              <w:t>(0.073)</w:t>
            </w:r>
          </w:p>
        </w:tc>
        <w:tc>
          <w:tcPr>
            <w:tcW w:w="977" w:type="dxa"/>
            <w:tcBorders>
              <w:top w:val="nil"/>
              <w:left w:val="nil"/>
              <w:bottom w:val="nil"/>
              <w:right w:val="nil"/>
            </w:tcBorders>
            <w:shd w:val="clear" w:color="auto" w:fill="auto"/>
            <w:noWrap/>
            <w:vAlign w:val="center"/>
            <w:hideMark/>
          </w:tcPr>
          <w:p w14:paraId="4DD2309F" w14:textId="77777777" w:rsidR="005063A7" w:rsidRPr="005063A7" w:rsidRDefault="005063A7" w:rsidP="005063A7">
            <w:pPr>
              <w:jc w:val="center"/>
              <w:rPr>
                <w:rFonts w:eastAsia="Times New Roman"/>
                <w:sz w:val="20"/>
                <w:szCs w:val="20"/>
              </w:rPr>
            </w:pPr>
            <w:r>
              <w:rPr>
                <w:rFonts w:eastAsia="Times New Roman"/>
                <w:sz w:val="20"/>
                <w:szCs w:val="20"/>
              </w:rPr>
              <w:t>(0.071)</w:t>
            </w:r>
          </w:p>
        </w:tc>
        <w:tc>
          <w:tcPr>
            <w:tcW w:w="977" w:type="dxa"/>
            <w:tcBorders>
              <w:top w:val="nil"/>
              <w:left w:val="nil"/>
              <w:bottom w:val="nil"/>
              <w:right w:val="nil"/>
            </w:tcBorders>
            <w:shd w:val="clear" w:color="auto" w:fill="auto"/>
            <w:noWrap/>
            <w:vAlign w:val="center"/>
            <w:hideMark/>
          </w:tcPr>
          <w:p w14:paraId="13A02F49" w14:textId="77777777" w:rsidR="005063A7" w:rsidRPr="005063A7" w:rsidRDefault="005063A7" w:rsidP="005063A7">
            <w:pPr>
              <w:jc w:val="center"/>
              <w:rPr>
                <w:rFonts w:eastAsia="Times New Roman"/>
                <w:sz w:val="20"/>
                <w:szCs w:val="20"/>
              </w:rPr>
            </w:pPr>
            <w:r>
              <w:rPr>
                <w:rFonts w:eastAsia="Times New Roman"/>
                <w:sz w:val="20"/>
                <w:szCs w:val="20"/>
              </w:rPr>
              <w:t>(0.063)</w:t>
            </w:r>
          </w:p>
        </w:tc>
        <w:tc>
          <w:tcPr>
            <w:tcW w:w="977" w:type="dxa"/>
            <w:tcBorders>
              <w:top w:val="nil"/>
              <w:left w:val="nil"/>
              <w:bottom w:val="nil"/>
              <w:right w:val="nil"/>
            </w:tcBorders>
            <w:shd w:val="clear" w:color="auto" w:fill="auto"/>
            <w:noWrap/>
            <w:vAlign w:val="center"/>
            <w:hideMark/>
          </w:tcPr>
          <w:p w14:paraId="0342D01A" w14:textId="77777777" w:rsidR="005063A7" w:rsidRPr="005063A7" w:rsidRDefault="005063A7" w:rsidP="005063A7">
            <w:pPr>
              <w:jc w:val="center"/>
              <w:rPr>
                <w:rFonts w:eastAsia="Times New Roman"/>
                <w:sz w:val="20"/>
                <w:szCs w:val="20"/>
              </w:rPr>
            </w:pPr>
            <w:r>
              <w:rPr>
                <w:rFonts w:eastAsia="Times New Roman"/>
                <w:sz w:val="20"/>
                <w:szCs w:val="20"/>
              </w:rPr>
              <w:t>(0.186)</w:t>
            </w:r>
          </w:p>
        </w:tc>
        <w:tc>
          <w:tcPr>
            <w:tcW w:w="977" w:type="dxa"/>
            <w:tcBorders>
              <w:top w:val="nil"/>
              <w:left w:val="nil"/>
              <w:bottom w:val="nil"/>
              <w:right w:val="nil"/>
            </w:tcBorders>
            <w:shd w:val="clear" w:color="auto" w:fill="auto"/>
            <w:noWrap/>
            <w:vAlign w:val="center"/>
            <w:hideMark/>
          </w:tcPr>
          <w:p w14:paraId="35361AFC" w14:textId="77777777" w:rsidR="005063A7" w:rsidRPr="005063A7" w:rsidRDefault="005063A7" w:rsidP="005063A7">
            <w:pPr>
              <w:jc w:val="center"/>
              <w:rPr>
                <w:rFonts w:eastAsia="Times New Roman"/>
                <w:sz w:val="20"/>
                <w:szCs w:val="20"/>
              </w:rPr>
            </w:pPr>
            <w:r>
              <w:rPr>
                <w:rFonts w:eastAsia="Times New Roman"/>
                <w:sz w:val="20"/>
                <w:szCs w:val="20"/>
              </w:rPr>
              <w:t>(0.101)</w:t>
            </w:r>
          </w:p>
        </w:tc>
      </w:tr>
      <w:tr w:rsidR="005063A7" w:rsidRPr="005063A7" w14:paraId="4B240992" w14:textId="77777777" w:rsidTr="005063A7">
        <w:trPr>
          <w:trHeight w:val="288"/>
          <w:jc w:val="center"/>
        </w:trPr>
        <w:tc>
          <w:tcPr>
            <w:tcW w:w="1985" w:type="dxa"/>
            <w:vMerge w:val="restart"/>
            <w:tcBorders>
              <w:top w:val="nil"/>
              <w:left w:val="nil"/>
              <w:bottom w:val="nil"/>
              <w:right w:val="nil"/>
            </w:tcBorders>
            <w:shd w:val="clear" w:color="auto" w:fill="auto"/>
            <w:noWrap/>
            <w:vAlign w:val="center"/>
            <w:hideMark/>
          </w:tcPr>
          <w:p w14:paraId="1E7C1183" w14:textId="77777777" w:rsidR="005063A7" w:rsidRPr="005063A7" w:rsidRDefault="005063A7" w:rsidP="005063A7">
            <w:pPr>
              <w:rPr>
                <w:rFonts w:eastAsia="Times New Roman"/>
                <w:sz w:val="20"/>
                <w:szCs w:val="20"/>
              </w:rPr>
            </w:pPr>
            <w:r>
              <w:rPr>
                <w:rFonts w:eastAsia="Times New Roman"/>
                <w:sz w:val="20"/>
                <w:szCs w:val="20"/>
              </w:rPr>
              <w:lastRenderedPageBreak/>
              <w:t>Greece × Post</w:t>
            </w:r>
          </w:p>
        </w:tc>
        <w:tc>
          <w:tcPr>
            <w:tcW w:w="1512" w:type="dxa"/>
            <w:tcBorders>
              <w:top w:val="nil"/>
              <w:left w:val="nil"/>
              <w:bottom w:val="nil"/>
              <w:right w:val="nil"/>
            </w:tcBorders>
            <w:shd w:val="clear" w:color="auto" w:fill="auto"/>
            <w:noWrap/>
            <w:vAlign w:val="center"/>
            <w:hideMark/>
          </w:tcPr>
          <w:p w14:paraId="18B89AF2" w14:textId="77777777" w:rsidR="005063A7" w:rsidRPr="005063A7" w:rsidRDefault="005063A7" w:rsidP="005063A7">
            <w:pPr>
              <w:jc w:val="center"/>
              <w:rPr>
                <w:rFonts w:eastAsia="Times New Roman"/>
                <w:sz w:val="20"/>
                <w:szCs w:val="20"/>
              </w:rPr>
            </w:pPr>
            <w:r>
              <w:rPr>
                <w:rFonts w:eastAsia="Times New Roman"/>
                <w:sz w:val="20"/>
                <w:szCs w:val="20"/>
              </w:rPr>
              <w:t>-0.866***</w:t>
            </w:r>
          </w:p>
        </w:tc>
        <w:tc>
          <w:tcPr>
            <w:tcW w:w="977" w:type="dxa"/>
            <w:tcBorders>
              <w:top w:val="nil"/>
              <w:left w:val="nil"/>
              <w:bottom w:val="nil"/>
              <w:right w:val="nil"/>
            </w:tcBorders>
            <w:shd w:val="clear" w:color="auto" w:fill="auto"/>
            <w:noWrap/>
            <w:vAlign w:val="center"/>
            <w:hideMark/>
          </w:tcPr>
          <w:p w14:paraId="7D1CECE8" w14:textId="77777777" w:rsidR="005063A7" w:rsidRPr="005063A7" w:rsidRDefault="005063A7" w:rsidP="005063A7">
            <w:pPr>
              <w:jc w:val="center"/>
              <w:rPr>
                <w:rFonts w:eastAsia="Times New Roman"/>
                <w:sz w:val="20"/>
                <w:szCs w:val="20"/>
              </w:rPr>
            </w:pPr>
            <w:r>
              <w:rPr>
                <w:rFonts w:eastAsia="Times New Roman"/>
                <w:sz w:val="20"/>
                <w:szCs w:val="20"/>
              </w:rPr>
              <w:t>-0.842***</w:t>
            </w:r>
          </w:p>
        </w:tc>
        <w:tc>
          <w:tcPr>
            <w:tcW w:w="977" w:type="dxa"/>
            <w:tcBorders>
              <w:top w:val="nil"/>
              <w:left w:val="nil"/>
              <w:bottom w:val="nil"/>
              <w:right w:val="nil"/>
            </w:tcBorders>
            <w:shd w:val="clear" w:color="auto" w:fill="auto"/>
            <w:noWrap/>
            <w:vAlign w:val="center"/>
            <w:hideMark/>
          </w:tcPr>
          <w:p w14:paraId="59B98CEC" w14:textId="77777777" w:rsidR="005063A7" w:rsidRPr="005063A7" w:rsidRDefault="005063A7" w:rsidP="005063A7">
            <w:pPr>
              <w:jc w:val="center"/>
              <w:rPr>
                <w:rFonts w:eastAsia="Times New Roman"/>
                <w:sz w:val="20"/>
                <w:szCs w:val="20"/>
              </w:rPr>
            </w:pPr>
            <w:r>
              <w:rPr>
                <w:rFonts w:eastAsia="Times New Roman"/>
                <w:sz w:val="20"/>
                <w:szCs w:val="20"/>
              </w:rPr>
              <w:t>0.105</w:t>
            </w:r>
          </w:p>
        </w:tc>
        <w:tc>
          <w:tcPr>
            <w:tcW w:w="977" w:type="dxa"/>
            <w:tcBorders>
              <w:top w:val="nil"/>
              <w:left w:val="nil"/>
              <w:bottom w:val="nil"/>
              <w:right w:val="nil"/>
            </w:tcBorders>
            <w:shd w:val="clear" w:color="auto" w:fill="auto"/>
            <w:noWrap/>
            <w:vAlign w:val="center"/>
            <w:hideMark/>
          </w:tcPr>
          <w:p w14:paraId="3E601153" w14:textId="77777777" w:rsidR="005063A7" w:rsidRPr="005063A7" w:rsidRDefault="005063A7" w:rsidP="005063A7">
            <w:pPr>
              <w:jc w:val="center"/>
              <w:rPr>
                <w:rFonts w:eastAsia="Times New Roman"/>
                <w:sz w:val="20"/>
                <w:szCs w:val="20"/>
              </w:rPr>
            </w:pPr>
            <w:r>
              <w:rPr>
                <w:rFonts w:eastAsia="Times New Roman"/>
                <w:sz w:val="20"/>
                <w:szCs w:val="20"/>
              </w:rPr>
              <w:t>-0.402</w:t>
            </w:r>
          </w:p>
        </w:tc>
        <w:tc>
          <w:tcPr>
            <w:tcW w:w="977" w:type="dxa"/>
            <w:tcBorders>
              <w:top w:val="nil"/>
              <w:left w:val="nil"/>
              <w:bottom w:val="nil"/>
              <w:right w:val="nil"/>
            </w:tcBorders>
            <w:shd w:val="clear" w:color="auto" w:fill="auto"/>
            <w:noWrap/>
            <w:vAlign w:val="center"/>
            <w:hideMark/>
          </w:tcPr>
          <w:p w14:paraId="068583F5" w14:textId="77777777" w:rsidR="005063A7" w:rsidRPr="005063A7" w:rsidRDefault="005063A7" w:rsidP="005063A7">
            <w:pPr>
              <w:jc w:val="center"/>
              <w:rPr>
                <w:rFonts w:eastAsia="Times New Roman"/>
                <w:sz w:val="20"/>
                <w:szCs w:val="20"/>
              </w:rPr>
            </w:pPr>
            <w:r>
              <w:rPr>
                <w:rFonts w:eastAsia="Times New Roman"/>
                <w:sz w:val="20"/>
                <w:szCs w:val="20"/>
              </w:rPr>
              <w:t>-1.003***</w:t>
            </w:r>
          </w:p>
        </w:tc>
      </w:tr>
      <w:tr w:rsidR="005063A7" w:rsidRPr="005063A7" w14:paraId="3B763531" w14:textId="77777777" w:rsidTr="005063A7">
        <w:trPr>
          <w:trHeight w:val="288"/>
          <w:jc w:val="center"/>
        </w:trPr>
        <w:tc>
          <w:tcPr>
            <w:tcW w:w="1985" w:type="dxa"/>
            <w:vMerge/>
            <w:tcBorders>
              <w:top w:val="nil"/>
              <w:left w:val="nil"/>
              <w:bottom w:val="nil"/>
              <w:right w:val="nil"/>
            </w:tcBorders>
            <w:vAlign w:val="center"/>
            <w:hideMark/>
          </w:tcPr>
          <w:p w14:paraId="40900F63"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14:paraId="71AB31A3" w14:textId="77777777" w:rsidR="005063A7" w:rsidRPr="005063A7" w:rsidRDefault="005063A7" w:rsidP="005063A7">
            <w:pPr>
              <w:jc w:val="center"/>
              <w:rPr>
                <w:rFonts w:eastAsia="Times New Roman"/>
                <w:sz w:val="20"/>
                <w:szCs w:val="20"/>
              </w:rPr>
            </w:pPr>
            <w:r>
              <w:rPr>
                <w:rFonts w:eastAsia="Times New Roman"/>
                <w:sz w:val="20"/>
                <w:szCs w:val="20"/>
              </w:rPr>
              <w:t>(0.079)</w:t>
            </w:r>
          </w:p>
        </w:tc>
        <w:tc>
          <w:tcPr>
            <w:tcW w:w="977" w:type="dxa"/>
            <w:tcBorders>
              <w:top w:val="nil"/>
              <w:left w:val="nil"/>
              <w:bottom w:val="nil"/>
              <w:right w:val="nil"/>
            </w:tcBorders>
            <w:shd w:val="clear" w:color="auto" w:fill="auto"/>
            <w:noWrap/>
            <w:vAlign w:val="center"/>
            <w:hideMark/>
          </w:tcPr>
          <w:p w14:paraId="4F9C30E7" w14:textId="77777777" w:rsidR="005063A7" w:rsidRPr="005063A7" w:rsidRDefault="005063A7" w:rsidP="005063A7">
            <w:pPr>
              <w:jc w:val="center"/>
              <w:rPr>
                <w:rFonts w:eastAsia="Times New Roman"/>
                <w:sz w:val="20"/>
                <w:szCs w:val="20"/>
              </w:rPr>
            </w:pPr>
            <w:r>
              <w:rPr>
                <w:rFonts w:eastAsia="Times New Roman"/>
                <w:sz w:val="20"/>
                <w:szCs w:val="20"/>
              </w:rPr>
              <w:t>(0.078)</w:t>
            </w:r>
          </w:p>
        </w:tc>
        <w:tc>
          <w:tcPr>
            <w:tcW w:w="977" w:type="dxa"/>
            <w:tcBorders>
              <w:top w:val="nil"/>
              <w:left w:val="nil"/>
              <w:bottom w:val="nil"/>
              <w:right w:val="nil"/>
            </w:tcBorders>
            <w:shd w:val="clear" w:color="auto" w:fill="auto"/>
            <w:noWrap/>
            <w:vAlign w:val="center"/>
            <w:hideMark/>
          </w:tcPr>
          <w:p w14:paraId="360CDCF8" w14:textId="77777777" w:rsidR="005063A7" w:rsidRPr="005063A7" w:rsidRDefault="005063A7" w:rsidP="005063A7">
            <w:pPr>
              <w:jc w:val="center"/>
              <w:rPr>
                <w:rFonts w:eastAsia="Times New Roman"/>
                <w:sz w:val="20"/>
                <w:szCs w:val="20"/>
              </w:rPr>
            </w:pPr>
            <w:r>
              <w:rPr>
                <w:rFonts w:eastAsia="Times New Roman"/>
                <w:sz w:val="20"/>
                <w:szCs w:val="20"/>
              </w:rPr>
              <w:t>(0.077)</w:t>
            </w:r>
          </w:p>
        </w:tc>
        <w:tc>
          <w:tcPr>
            <w:tcW w:w="977" w:type="dxa"/>
            <w:tcBorders>
              <w:top w:val="nil"/>
              <w:left w:val="nil"/>
              <w:bottom w:val="nil"/>
              <w:right w:val="nil"/>
            </w:tcBorders>
            <w:shd w:val="clear" w:color="auto" w:fill="auto"/>
            <w:noWrap/>
            <w:vAlign w:val="center"/>
            <w:hideMark/>
          </w:tcPr>
          <w:p w14:paraId="2685E1C6" w14:textId="77777777" w:rsidR="005063A7" w:rsidRPr="005063A7" w:rsidRDefault="005063A7" w:rsidP="005063A7">
            <w:pPr>
              <w:jc w:val="center"/>
              <w:rPr>
                <w:rFonts w:eastAsia="Times New Roman"/>
                <w:sz w:val="20"/>
                <w:szCs w:val="20"/>
              </w:rPr>
            </w:pPr>
            <w:r>
              <w:rPr>
                <w:rFonts w:eastAsia="Times New Roman"/>
                <w:sz w:val="20"/>
                <w:szCs w:val="20"/>
              </w:rPr>
              <w:t>(0.231)</w:t>
            </w:r>
          </w:p>
        </w:tc>
        <w:tc>
          <w:tcPr>
            <w:tcW w:w="977" w:type="dxa"/>
            <w:tcBorders>
              <w:top w:val="nil"/>
              <w:left w:val="nil"/>
              <w:bottom w:val="nil"/>
              <w:right w:val="nil"/>
            </w:tcBorders>
            <w:shd w:val="clear" w:color="auto" w:fill="auto"/>
            <w:noWrap/>
            <w:vAlign w:val="center"/>
            <w:hideMark/>
          </w:tcPr>
          <w:p w14:paraId="79332DEF" w14:textId="77777777" w:rsidR="005063A7" w:rsidRPr="005063A7" w:rsidRDefault="005063A7" w:rsidP="005063A7">
            <w:pPr>
              <w:jc w:val="center"/>
              <w:rPr>
                <w:rFonts w:eastAsia="Times New Roman"/>
                <w:sz w:val="20"/>
                <w:szCs w:val="20"/>
              </w:rPr>
            </w:pPr>
            <w:r>
              <w:rPr>
                <w:rFonts w:eastAsia="Times New Roman"/>
                <w:sz w:val="20"/>
                <w:szCs w:val="20"/>
              </w:rPr>
              <w:t>(0.104)</w:t>
            </w:r>
          </w:p>
        </w:tc>
      </w:tr>
      <w:tr w:rsidR="005063A7" w:rsidRPr="005063A7" w14:paraId="0785BEBB" w14:textId="77777777" w:rsidTr="005063A7">
        <w:trPr>
          <w:trHeight w:val="288"/>
          <w:jc w:val="center"/>
        </w:trPr>
        <w:tc>
          <w:tcPr>
            <w:tcW w:w="1985" w:type="dxa"/>
            <w:vMerge w:val="restart"/>
            <w:tcBorders>
              <w:top w:val="nil"/>
              <w:left w:val="nil"/>
              <w:bottom w:val="nil"/>
              <w:right w:val="nil"/>
            </w:tcBorders>
            <w:shd w:val="clear" w:color="auto" w:fill="auto"/>
            <w:noWrap/>
            <w:vAlign w:val="center"/>
            <w:hideMark/>
          </w:tcPr>
          <w:p w14:paraId="40E36CF2" w14:textId="77777777" w:rsidR="005063A7" w:rsidRPr="005063A7" w:rsidRDefault="005063A7" w:rsidP="005063A7">
            <w:pPr>
              <w:rPr>
                <w:rFonts w:eastAsia="Times New Roman"/>
                <w:sz w:val="20"/>
                <w:szCs w:val="20"/>
              </w:rPr>
            </w:pPr>
            <w:r>
              <w:rPr>
                <w:rFonts w:eastAsia="Times New Roman"/>
                <w:sz w:val="20"/>
                <w:szCs w:val="20"/>
              </w:rPr>
              <w:t>Hungary × Post</w:t>
            </w:r>
          </w:p>
        </w:tc>
        <w:tc>
          <w:tcPr>
            <w:tcW w:w="1512" w:type="dxa"/>
            <w:tcBorders>
              <w:top w:val="nil"/>
              <w:left w:val="nil"/>
              <w:bottom w:val="nil"/>
              <w:right w:val="nil"/>
            </w:tcBorders>
            <w:shd w:val="clear" w:color="auto" w:fill="auto"/>
            <w:noWrap/>
            <w:vAlign w:val="center"/>
            <w:hideMark/>
          </w:tcPr>
          <w:p w14:paraId="6FD75913" w14:textId="77777777" w:rsidR="005063A7" w:rsidRPr="005063A7" w:rsidRDefault="005063A7" w:rsidP="005063A7">
            <w:pPr>
              <w:jc w:val="center"/>
              <w:rPr>
                <w:rFonts w:eastAsia="Times New Roman"/>
                <w:sz w:val="20"/>
                <w:szCs w:val="20"/>
              </w:rPr>
            </w:pPr>
            <w:r>
              <w:rPr>
                <w:rFonts w:eastAsia="Times New Roman"/>
                <w:sz w:val="20"/>
                <w:szCs w:val="20"/>
              </w:rPr>
              <w:t>-1.114***</w:t>
            </w:r>
          </w:p>
        </w:tc>
        <w:tc>
          <w:tcPr>
            <w:tcW w:w="977" w:type="dxa"/>
            <w:tcBorders>
              <w:top w:val="nil"/>
              <w:left w:val="nil"/>
              <w:bottom w:val="nil"/>
              <w:right w:val="nil"/>
            </w:tcBorders>
            <w:shd w:val="clear" w:color="auto" w:fill="auto"/>
            <w:noWrap/>
            <w:vAlign w:val="center"/>
            <w:hideMark/>
          </w:tcPr>
          <w:p w14:paraId="338133F3" w14:textId="77777777" w:rsidR="005063A7" w:rsidRPr="005063A7" w:rsidRDefault="005063A7" w:rsidP="005063A7">
            <w:pPr>
              <w:jc w:val="center"/>
              <w:rPr>
                <w:rFonts w:eastAsia="Times New Roman"/>
                <w:sz w:val="20"/>
                <w:szCs w:val="20"/>
              </w:rPr>
            </w:pPr>
            <w:r>
              <w:rPr>
                <w:rFonts w:eastAsia="Times New Roman"/>
                <w:sz w:val="20"/>
                <w:szCs w:val="20"/>
              </w:rPr>
              <w:t>-1.091***</w:t>
            </w:r>
          </w:p>
        </w:tc>
        <w:tc>
          <w:tcPr>
            <w:tcW w:w="977" w:type="dxa"/>
            <w:tcBorders>
              <w:top w:val="nil"/>
              <w:left w:val="nil"/>
              <w:bottom w:val="nil"/>
              <w:right w:val="nil"/>
            </w:tcBorders>
            <w:shd w:val="clear" w:color="auto" w:fill="auto"/>
            <w:noWrap/>
            <w:vAlign w:val="center"/>
            <w:hideMark/>
          </w:tcPr>
          <w:p w14:paraId="7EB2C977" w14:textId="77777777" w:rsidR="005063A7" w:rsidRPr="005063A7" w:rsidRDefault="005063A7" w:rsidP="005063A7">
            <w:pPr>
              <w:jc w:val="center"/>
              <w:rPr>
                <w:rFonts w:eastAsia="Times New Roman"/>
                <w:sz w:val="20"/>
                <w:szCs w:val="20"/>
              </w:rPr>
            </w:pPr>
            <w:r>
              <w:rPr>
                <w:rFonts w:eastAsia="Times New Roman"/>
                <w:sz w:val="20"/>
                <w:szCs w:val="20"/>
              </w:rPr>
              <w:t>-1.032***</w:t>
            </w:r>
          </w:p>
        </w:tc>
        <w:tc>
          <w:tcPr>
            <w:tcW w:w="977" w:type="dxa"/>
            <w:tcBorders>
              <w:top w:val="nil"/>
              <w:left w:val="nil"/>
              <w:bottom w:val="nil"/>
              <w:right w:val="nil"/>
            </w:tcBorders>
            <w:shd w:val="clear" w:color="auto" w:fill="auto"/>
            <w:noWrap/>
            <w:vAlign w:val="center"/>
            <w:hideMark/>
          </w:tcPr>
          <w:p w14:paraId="2BE7D26B" w14:textId="77777777" w:rsidR="005063A7" w:rsidRPr="005063A7" w:rsidRDefault="005063A7" w:rsidP="005063A7">
            <w:pPr>
              <w:jc w:val="center"/>
              <w:rPr>
                <w:rFonts w:eastAsia="Times New Roman"/>
                <w:sz w:val="20"/>
                <w:szCs w:val="20"/>
              </w:rPr>
            </w:pPr>
            <w:r>
              <w:rPr>
                <w:rFonts w:eastAsia="Times New Roman"/>
                <w:sz w:val="20"/>
                <w:szCs w:val="20"/>
              </w:rPr>
              <w:t>-0.547</w:t>
            </w:r>
          </w:p>
        </w:tc>
        <w:tc>
          <w:tcPr>
            <w:tcW w:w="977" w:type="dxa"/>
            <w:tcBorders>
              <w:top w:val="nil"/>
              <w:left w:val="nil"/>
              <w:bottom w:val="nil"/>
              <w:right w:val="nil"/>
            </w:tcBorders>
            <w:shd w:val="clear" w:color="auto" w:fill="auto"/>
            <w:noWrap/>
            <w:vAlign w:val="center"/>
            <w:hideMark/>
          </w:tcPr>
          <w:p w14:paraId="778013D5" w14:textId="77777777" w:rsidR="005063A7" w:rsidRPr="005063A7" w:rsidRDefault="005063A7" w:rsidP="005063A7">
            <w:pPr>
              <w:jc w:val="center"/>
              <w:rPr>
                <w:rFonts w:eastAsia="Times New Roman"/>
                <w:sz w:val="20"/>
                <w:szCs w:val="20"/>
              </w:rPr>
            </w:pPr>
            <w:r>
              <w:rPr>
                <w:rFonts w:eastAsia="Times New Roman"/>
                <w:sz w:val="20"/>
                <w:szCs w:val="20"/>
              </w:rPr>
              <w:t>-1.252***</w:t>
            </w:r>
          </w:p>
        </w:tc>
      </w:tr>
      <w:tr w:rsidR="005063A7" w:rsidRPr="005063A7" w14:paraId="2E55EE51" w14:textId="77777777" w:rsidTr="005063A7">
        <w:trPr>
          <w:trHeight w:val="288"/>
          <w:jc w:val="center"/>
        </w:trPr>
        <w:tc>
          <w:tcPr>
            <w:tcW w:w="1985" w:type="dxa"/>
            <w:vMerge/>
            <w:tcBorders>
              <w:top w:val="nil"/>
              <w:left w:val="nil"/>
              <w:bottom w:val="nil"/>
              <w:right w:val="nil"/>
            </w:tcBorders>
            <w:vAlign w:val="center"/>
            <w:hideMark/>
          </w:tcPr>
          <w:p w14:paraId="30F2B239"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14:paraId="69AC0793" w14:textId="77777777" w:rsidR="005063A7" w:rsidRPr="005063A7" w:rsidRDefault="005063A7" w:rsidP="005063A7">
            <w:pPr>
              <w:jc w:val="center"/>
              <w:rPr>
                <w:rFonts w:eastAsia="Times New Roman"/>
                <w:sz w:val="20"/>
                <w:szCs w:val="20"/>
              </w:rPr>
            </w:pPr>
            <w:r>
              <w:rPr>
                <w:rFonts w:eastAsia="Times New Roman"/>
                <w:sz w:val="20"/>
                <w:szCs w:val="20"/>
              </w:rPr>
              <w:t>(0.078)</w:t>
            </w:r>
          </w:p>
        </w:tc>
        <w:tc>
          <w:tcPr>
            <w:tcW w:w="977" w:type="dxa"/>
            <w:tcBorders>
              <w:top w:val="nil"/>
              <w:left w:val="nil"/>
              <w:bottom w:val="nil"/>
              <w:right w:val="nil"/>
            </w:tcBorders>
            <w:shd w:val="clear" w:color="auto" w:fill="auto"/>
            <w:noWrap/>
            <w:vAlign w:val="center"/>
            <w:hideMark/>
          </w:tcPr>
          <w:p w14:paraId="07AB8E90" w14:textId="77777777" w:rsidR="005063A7" w:rsidRPr="005063A7" w:rsidRDefault="005063A7" w:rsidP="005063A7">
            <w:pPr>
              <w:jc w:val="center"/>
              <w:rPr>
                <w:rFonts w:eastAsia="Times New Roman"/>
                <w:sz w:val="20"/>
                <w:szCs w:val="20"/>
              </w:rPr>
            </w:pPr>
            <w:r>
              <w:rPr>
                <w:rFonts w:eastAsia="Times New Roman"/>
                <w:sz w:val="20"/>
                <w:szCs w:val="20"/>
              </w:rPr>
              <w:t>(0.075)</w:t>
            </w:r>
          </w:p>
        </w:tc>
        <w:tc>
          <w:tcPr>
            <w:tcW w:w="977" w:type="dxa"/>
            <w:tcBorders>
              <w:top w:val="nil"/>
              <w:left w:val="nil"/>
              <w:bottom w:val="nil"/>
              <w:right w:val="nil"/>
            </w:tcBorders>
            <w:shd w:val="clear" w:color="auto" w:fill="auto"/>
            <w:noWrap/>
            <w:vAlign w:val="center"/>
            <w:hideMark/>
          </w:tcPr>
          <w:p w14:paraId="5B88DCF6" w14:textId="77777777" w:rsidR="005063A7" w:rsidRPr="005063A7" w:rsidRDefault="005063A7" w:rsidP="005063A7">
            <w:pPr>
              <w:jc w:val="center"/>
              <w:rPr>
                <w:rFonts w:eastAsia="Times New Roman"/>
                <w:sz w:val="20"/>
                <w:szCs w:val="20"/>
              </w:rPr>
            </w:pPr>
            <w:r>
              <w:rPr>
                <w:rFonts w:eastAsia="Times New Roman"/>
                <w:sz w:val="20"/>
                <w:szCs w:val="20"/>
              </w:rPr>
              <w:t>(0.073)</w:t>
            </w:r>
          </w:p>
        </w:tc>
        <w:tc>
          <w:tcPr>
            <w:tcW w:w="977" w:type="dxa"/>
            <w:tcBorders>
              <w:top w:val="nil"/>
              <w:left w:val="nil"/>
              <w:bottom w:val="nil"/>
              <w:right w:val="nil"/>
            </w:tcBorders>
            <w:shd w:val="clear" w:color="auto" w:fill="auto"/>
            <w:noWrap/>
            <w:vAlign w:val="center"/>
            <w:hideMark/>
          </w:tcPr>
          <w:p w14:paraId="2C91C17B" w14:textId="77777777" w:rsidR="005063A7" w:rsidRPr="005063A7" w:rsidRDefault="005063A7" w:rsidP="005063A7">
            <w:pPr>
              <w:jc w:val="center"/>
              <w:rPr>
                <w:rFonts w:eastAsia="Times New Roman"/>
                <w:sz w:val="20"/>
                <w:szCs w:val="20"/>
              </w:rPr>
            </w:pPr>
            <w:r>
              <w:rPr>
                <w:rFonts w:eastAsia="Times New Roman"/>
                <w:sz w:val="20"/>
                <w:szCs w:val="20"/>
              </w:rPr>
              <w:t>(0.300)</w:t>
            </w:r>
          </w:p>
        </w:tc>
        <w:tc>
          <w:tcPr>
            <w:tcW w:w="977" w:type="dxa"/>
            <w:tcBorders>
              <w:top w:val="nil"/>
              <w:left w:val="nil"/>
              <w:bottom w:val="nil"/>
              <w:right w:val="nil"/>
            </w:tcBorders>
            <w:shd w:val="clear" w:color="auto" w:fill="auto"/>
            <w:noWrap/>
            <w:vAlign w:val="center"/>
            <w:hideMark/>
          </w:tcPr>
          <w:p w14:paraId="6EB845AD" w14:textId="77777777" w:rsidR="005063A7" w:rsidRPr="005063A7" w:rsidRDefault="005063A7" w:rsidP="005063A7">
            <w:pPr>
              <w:jc w:val="center"/>
              <w:rPr>
                <w:rFonts w:eastAsia="Times New Roman"/>
                <w:sz w:val="20"/>
                <w:szCs w:val="20"/>
              </w:rPr>
            </w:pPr>
            <w:r>
              <w:rPr>
                <w:rFonts w:eastAsia="Times New Roman"/>
                <w:sz w:val="20"/>
                <w:szCs w:val="20"/>
              </w:rPr>
              <w:t>(0.090)</w:t>
            </w:r>
          </w:p>
        </w:tc>
      </w:tr>
      <w:tr w:rsidR="005063A7" w:rsidRPr="005063A7" w14:paraId="341CEDC7" w14:textId="77777777" w:rsidTr="005063A7">
        <w:trPr>
          <w:trHeight w:val="288"/>
          <w:jc w:val="center"/>
        </w:trPr>
        <w:tc>
          <w:tcPr>
            <w:tcW w:w="1985" w:type="dxa"/>
            <w:vMerge w:val="restart"/>
            <w:tcBorders>
              <w:top w:val="nil"/>
              <w:left w:val="nil"/>
              <w:bottom w:val="nil"/>
              <w:right w:val="nil"/>
            </w:tcBorders>
            <w:shd w:val="clear" w:color="auto" w:fill="auto"/>
            <w:noWrap/>
            <w:vAlign w:val="center"/>
            <w:hideMark/>
          </w:tcPr>
          <w:p w14:paraId="31A465A1" w14:textId="77777777" w:rsidR="005063A7" w:rsidRPr="005063A7" w:rsidRDefault="005063A7" w:rsidP="005063A7">
            <w:pPr>
              <w:rPr>
                <w:rFonts w:eastAsia="Times New Roman"/>
                <w:sz w:val="20"/>
                <w:szCs w:val="20"/>
              </w:rPr>
            </w:pPr>
            <w:r>
              <w:rPr>
                <w:rFonts w:eastAsia="Times New Roman"/>
                <w:sz w:val="20"/>
                <w:szCs w:val="20"/>
              </w:rPr>
              <w:t>Italy × Post</w:t>
            </w:r>
          </w:p>
        </w:tc>
        <w:tc>
          <w:tcPr>
            <w:tcW w:w="1512" w:type="dxa"/>
            <w:tcBorders>
              <w:top w:val="nil"/>
              <w:left w:val="nil"/>
              <w:bottom w:val="nil"/>
              <w:right w:val="nil"/>
            </w:tcBorders>
            <w:shd w:val="clear" w:color="auto" w:fill="auto"/>
            <w:noWrap/>
            <w:vAlign w:val="center"/>
            <w:hideMark/>
          </w:tcPr>
          <w:p w14:paraId="0ADBA0EA" w14:textId="77777777" w:rsidR="005063A7" w:rsidRPr="005063A7" w:rsidRDefault="005063A7" w:rsidP="005063A7">
            <w:pPr>
              <w:jc w:val="center"/>
              <w:rPr>
                <w:rFonts w:eastAsia="Times New Roman"/>
                <w:sz w:val="20"/>
                <w:szCs w:val="20"/>
              </w:rPr>
            </w:pPr>
            <w:r>
              <w:rPr>
                <w:rFonts w:eastAsia="Times New Roman"/>
                <w:sz w:val="20"/>
                <w:szCs w:val="20"/>
              </w:rPr>
              <w:t>-0.925***</w:t>
            </w:r>
          </w:p>
        </w:tc>
        <w:tc>
          <w:tcPr>
            <w:tcW w:w="977" w:type="dxa"/>
            <w:tcBorders>
              <w:top w:val="nil"/>
              <w:left w:val="nil"/>
              <w:bottom w:val="nil"/>
              <w:right w:val="nil"/>
            </w:tcBorders>
            <w:shd w:val="clear" w:color="auto" w:fill="auto"/>
            <w:noWrap/>
            <w:vAlign w:val="center"/>
            <w:hideMark/>
          </w:tcPr>
          <w:p w14:paraId="26B8F92A" w14:textId="77777777" w:rsidR="005063A7" w:rsidRPr="005063A7" w:rsidRDefault="005063A7" w:rsidP="005063A7">
            <w:pPr>
              <w:jc w:val="center"/>
              <w:rPr>
                <w:rFonts w:eastAsia="Times New Roman"/>
                <w:sz w:val="20"/>
                <w:szCs w:val="20"/>
              </w:rPr>
            </w:pPr>
            <w:r>
              <w:rPr>
                <w:rFonts w:eastAsia="Times New Roman"/>
                <w:sz w:val="20"/>
                <w:szCs w:val="20"/>
              </w:rPr>
              <w:t>-0.902***</w:t>
            </w:r>
          </w:p>
        </w:tc>
        <w:tc>
          <w:tcPr>
            <w:tcW w:w="977" w:type="dxa"/>
            <w:tcBorders>
              <w:top w:val="nil"/>
              <w:left w:val="nil"/>
              <w:bottom w:val="nil"/>
              <w:right w:val="nil"/>
            </w:tcBorders>
            <w:shd w:val="clear" w:color="auto" w:fill="auto"/>
            <w:noWrap/>
            <w:vAlign w:val="center"/>
            <w:hideMark/>
          </w:tcPr>
          <w:p w14:paraId="213B9707" w14:textId="77777777" w:rsidR="005063A7" w:rsidRPr="005063A7" w:rsidRDefault="005063A7" w:rsidP="005063A7">
            <w:pPr>
              <w:jc w:val="center"/>
              <w:rPr>
                <w:rFonts w:eastAsia="Times New Roman"/>
                <w:sz w:val="20"/>
                <w:szCs w:val="20"/>
              </w:rPr>
            </w:pPr>
            <w:r>
              <w:rPr>
                <w:rFonts w:eastAsia="Times New Roman"/>
                <w:sz w:val="20"/>
                <w:szCs w:val="20"/>
              </w:rPr>
              <w:t>0.677***</w:t>
            </w:r>
          </w:p>
        </w:tc>
        <w:tc>
          <w:tcPr>
            <w:tcW w:w="977" w:type="dxa"/>
            <w:tcBorders>
              <w:top w:val="nil"/>
              <w:left w:val="nil"/>
              <w:bottom w:val="nil"/>
              <w:right w:val="nil"/>
            </w:tcBorders>
            <w:shd w:val="clear" w:color="auto" w:fill="auto"/>
            <w:noWrap/>
            <w:vAlign w:val="center"/>
            <w:hideMark/>
          </w:tcPr>
          <w:p w14:paraId="061DA80F" w14:textId="77777777" w:rsidR="005063A7" w:rsidRPr="005063A7" w:rsidRDefault="005063A7" w:rsidP="005063A7">
            <w:pPr>
              <w:jc w:val="center"/>
              <w:rPr>
                <w:rFonts w:eastAsia="Times New Roman"/>
                <w:sz w:val="20"/>
                <w:szCs w:val="20"/>
              </w:rPr>
            </w:pPr>
            <w:r>
              <w:rPr>
                <w:rFonts w:eastAsia="Times New Roman"/>
                <w:sz w:val="20"/>
                <w:szCs w:val="20"/>
              </w:rPr>
              <w:t>-0.411</w:t>
            </w:r>
          </w:p>
        </w:tc>
        <w:tc>
          <w:tcPr>
            <w:tcW w:w="977" w:type="dxa"/>
            <w:tcBorders>
              <w:top w:val="nil"/>
              <w:left w:val="nil"/>
              <w:bottom w:val="nil"/>
              <w:right w:val="nil"/>
            </w:tcBorders>
            <w:shd w:val="clear" w:color="auto" w:fill="auto"/>
            <w:noWrap/>
            <w:vAlign w:val="center"/>
            <w:hideMark/>
          </w:tcPr>
          <w:p w14:paraId="3AC509FC" w14:textId="77777777" w:rsidR="005063A7" w:rsidRPr="005063A7" w:rsidRDefault="005063A7" w:rsidP="005063A7">
            <w:pPr>
              <w:jc w:val="center"/>
              <w:rPr>
                <w:rFonts w:eastAsia="Times New Roman"/>
                <w:sz w:val="20"/>
                <w:szCs w:val="20"/>
              </w:rPr>
            </w:pPr>
            <w:r>
              <w:rPr>
                <w:rFonts w:eastAsia="Times New Roman"/>
                <w:sz w:val="20"/>
                <w:szCs w:val="20"/>
              </w:rPr>
              <w:t>-1.063***</w:t>
            </w:r>
          </w:p>
        </w:tc>
      </w:tr>
      <w:tr w:rsidR="005063A7" w:rsidRPr="005063A7" w14:paraId="27FA073A" w14:textId="77777777" w:rsidTr="005063A7">
        <w:trPr>
          <w:trHeight w:val="288"/>
          <w:jc w:val="center"/>
        </w:trPr>
        <w:tc>
          <w:tcPr>
            <w:tcW w:w="1985" w:type="dxa"/>
            <w:vMerge/>
            <w:tcBorders>
              <w:top w:val="nil"/>
              <w:left w:val="nil"/>
              <w:bottom w:val="nil"/>
              <w:right w:val="nil"/>
            </w:tcBorders>
            <w:vAlign w:val="center"/>
            <w:hideMark/>
          </w:tcPr>
          <w:p w14:paraId="54DAADFA"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14:paraId="645142FC" w14:textId="77777777" w:rsidR="005063A7" w:rsidRPr="005063A7" w:rsidRDefault="005063A7" w:rsidP="005063A7">
            <w:pPr>
              <w:jc w:val="center"/>
              <w:rPr>
                <w:rFonts w:eastAsia="Times New Roman"/>
                <w:sz w:val="20"/>
                <w:szCs w:val="20"/>
              </w:rPr>
            </w:pPr>
            <w:r>
              <w:rPr>
                <w:rFonts w:eastAsia="Times New Roman"/>
                <w:sz w:val="20"/>
                <w:szCs w:val="20"/>
              </w:rPr>
              <w:t>(0.113)</w:t>
            </w:r>
          </w:p>
        </w:tc>
        <w:tc>
          <w:tcPr>
            <w:tcW w:w="977" w:type="dxa"/>
            <w:tcBorders>
              <w:top w:val="nil"/>
              <w:left w:val="nil"/>
              <w:bottom w:val="nil"/>
              <w:right w:val="nil"/>
            </w:tcBorders>
            <w:shd w:val="clear" w:color="auto" w:fill="auto"/>
            <w:noWrap/>
            <w:vAlign w:val="center"/>
            <w:hideMark/>
          </w:tcPr>
          <w:p w14:paraId="1C839E5B" w14:textId="77777777" w:rsidR="005063A7" w:rsidRPr="005063A7" w:rsidRDefault="005063A7" w:rsidP="005063A7">
            <w:pPr>
              <w:jc w:val="center"/>
              <w:rPr>
                <w:rFonts w:eastAsia="Times New Roman"/>
                <w:sz w:val="20"/>
                <w:szCs w:val="20"/>
              </w:rPr>
            </w:pPr>
            <w:r>
              <w:rPr>
                <w:rFonts w:eastAsia="Times New Roman"/>
                <w:sz w:val="20"/>
                <w:szCs w:val="20"/>
              </w:rPr>
              <w:t>(0.110)</w:t>
            </w:r>
          </w:p>
        </w:tc>
        <w:tc>
          <w:tcPr>
            <w:tcW w:w="977" w:type="dxa"/>
            <w:tcBorders>
              <w:top w:val="nil"/>
              <w:left w:val="nil"/>
              <w:bottom w:val="nil"/>
              <w:right w:val="nil"/>
            </w:tcBorders>
            <w:shd w:val="clear" w:color="auto" w:fill="auto"/>
            <w:noWrap/>
            <w:vAlign w:val="center"/>
            <w:hideMark/>
          </w:tcPr>
          <w:p w14:paraId="005ED69D" w14:textId="77777777" w:rsidR="005063A7" w:rsidRPr="005063A7" w:rsidRDefault="005063A7" w:rsidP="005063A7">
            <w:pPr>
              <w:jc w:val="center"/>
              <w:rPr>
                <w:rFonts w:eastAsia="Times New Roman"/>
                <w:sz w:val="20"/>
                <w:szCs w:val="20"/>
              </w:rPr>
            </w:pPr>
            <w:r>
              <w:rPr>
                <w:rFonts w:eastAsia="Times New Roman"/>
                <w:sz w:val="20"/>
                <w:szCs w:val="20"/>
              </w:rPr>
              <w:t>(0.098)</w:t>
            </w:r>
          </w:p>
        </w:tc>
        <w:tc>
          <w:tcPr>
            <w:tcW w:w="977" w:type="dxa"/>
            <w:tcBorders>
              <w:top w:val="nil"/>
              <w:left w:val="nil"/>
              <w:bottom w:val="nil"/>
              <w:right w:val="nil"/>
            </w:tcBorders>
            <w:shd w:val="clear" w:color="auto" w:fill="auto"/>
            <w:noWrap/>
            <w:vAlign w:val="center"/>
            <w:hideMark/>
          </w:tcPr>
          <w:p w14:paraId="515BF86F" w14:textId="77777777" w:rsidR="005063A7" w:rsidRPr="005063A7" w:rsidRDefault="005063A7" w:rsidP="005063A7">
            <w:pPr>
              <w:jc w:val="center"/>
              <w:rPr>
                <w:rFonts w:eastAsia="Times New Roman"/>
                <w:sz w:val="20"/>
                <w:szCs w:val="20"/>
              </w:rPr>
            </w:pPr>
            <w:r>
              <w:rPr>
                <w:rFonts w:eastAsia="Times New Roman"/>
                <w:sz w:val="20"/>
                <w:szCs w:val="20"/>
              </w:rPr>
              <w:t>(0.260)</w:t>
            </w:r>
          </w:p>
        </w:tc>
        <w:tc>
          <w:tcPr>
            <w:tcW w:w="977" w:type="dxa"/>
            <w:tcBorders>
              <w:top w:val="nil"/>
              <w:left w:val="nil"/>
              <w:bottom w:val="nil"/>
              <w:right w:val="nil"/>
            </w:tcBorders>
            <w:shd w:val="clear" w:color="auto" w:fill="auto"/>
            <w:noWrap/>
            <w:vAlign w:val="center"/>
            <w:hideMark/>
          </w:tcPr>
          <w:p w14:paraId="5056AB64" w14:textId="77777777" w:rsidR="005063A7" w:rsidRPr="005063A7" w:rsidRDefault="005063A7" w:rsidP="005063A7">
            <w:pPr>
              <w:jc w:val="center"/>
              <w:rPr>
                <w:rFonts w:eastAsia="Times New Roman"/>
                <w:sz w:val="20"/>
                <w:szCs w:val="20"/>
              </w:rPr>
            </w:pPr>
            <w:r>
              <w:rPr>
                <w:rFonts w:eastAsia="Times New Roman"/>
                <w:sz w:val="20"/>
                <w:szCs w:val="20"/>
              </w:rPr>
              <w:t>(0.140)</w:t>
            </w:r>
          </w:p>
        </w:tc>
      </w:tr>
      <w:tr w:rsidR="005063A7" w:rsidRPr="005063A7" w14:paraId="665B5966" w14:textId="77777777" w:rsidTr="005063A7">
        <w:trPr>
          <w:trHeight w:val="288"/>
          <w:jc w:val="center"/>
        </w:trPr>
        <w:tc>
          <w:tcPr>
            <w:tcW w:w="1985" w:type="dxa"/>
            <w:vMerge w:val="restart"/>
            <w:tcBorders>
              <w:top w:val="nil"/>
              <w:left w:val="nil"/>
              <w:bottom w:val="nil"/>
              <w:right w:val="nil"/>
            </w:tcBorders>
            <w:shd w:val="clear" w:color="auto" w:fill="auto"/>
            <w:noWrap/>
            <w:vAlign w:val="center"/>
            <w:hideMark/>
          </w:tcPr>
          <w:p w14:paraId="3DF40520" w14:textId="77777777" w:rsidR="005063A7" w:rsidRPr="005063A7" w:rsidRDefault="005063A7" w:rsidP="005063A7">
            <w:pPr>
              <w:rPr>
                <w:rFonts w:eastAsia="Times New Roman"/>
                <w:sz w:val="20"/>
                <w:szCs w:val="20"/>
              </w:rPr>
            </w:pPr>
            <w:r>
              <w:rPr>
                <w:rFonts w:eastAsia="Times New Roman"/>
                <w:sz w:val="20"/>
                <w:szCs w:val="20"/>
              </w:rPr>
              <w:t>Latvia × Post</w:t>
            </w:r>
          </w:p>
        </w:tc>
        <w:tc>
          <w:tcPr>
            <w:tcW w:w="1512" w:type="dxa"/>
            <w:tcBorders>
              <w:top w:val="nil"/>
              <w:left w:val="nil"/>
              <w:bottom w:val="nil"/>
              <w:right w:val="nil"/>
            </w:tcBorders>
            <w:shd w:val="clear" w:color="auto" w:fill="auto"/>
            <w:noWrap/>
            <w:vAlign w:val="center"/>
            <w:hideMark/>
          </w:tcPr>
          <w:p w14:paraId="55757A49" w14:textId="77777777" w:rsidR="005063A7" w:rsidRPr="005063A7" w:rsidRDefault="005063A7" w:rsidP="005063A7">
            <w:pPr>
              <w:jc w:val="center"/>
              <w:rPr>
                <w:rFonts w:eastAsia="Times New Roman"/>
                <w:sz w:val="20"/>
                <w:szCs w:val="20"/>
              </w:rPr>
            </w:pPr>
            <w:r>
              <w:rPr>
                <w:rFonts w:eastAsia="Times New Roman"/>
                <w:sz w:val="20"/>
                <w:szCs w:val="20"/>
              </w:rPr>
              <w:t>-1.512***</w:t>
            </w:r>
          </w:p>
        </w:tc>
        <w:tc>
          <w:tcPr>
            <w:tcW w:w="977" w:type="dxa"/>
            <w:tcBorders>
              <w:top w:val="nil"/>
              <w:left w:val="nil"/>
              <w:bottom w:val="nil"/>
              <w:right w:val="nil"/>
            </w:tcBorders>
            <w:shd w:val="clear" w:color="auto" w:fill="auto"/>
            <w:noWrap/>
            <w:vAlign w:val="center"/>
            <w:hideMark/>
          </w:tcPr>
          <w:p w14:paraId="16E11E4F" w14:textId="77777777" w:rsidR="005063A7" w:rsidRPr="005063A7" w:rsidRDefault="005063A7" w:rsidP="005063A7">
            <w:pPr>
              <w:jc w:val="center"/>
              <w:rPr>
                <w:rFonts w:eastAsia="Times New Roman"/>
                <w:sz w:val="20"/>
                <w:szCs w:val="20"/>
              </w:rPr>
            </w:pPr>
            <w:r>
              <w:rPr>
                <w:rFonts w:eastAsia="Times New Roman"/>
                <w:sz w:val="20"/>
                <w:szCs w:val="20"/>
              </w:rPr>
              <w:t>-1.488***</w:t>
            </w:r>
          </w:p>
        </w:tc>
        <w:tc>
          <w:tcPr>
            <w:tcW w:w="977" w:type="dxa"/>
            <w:tcBorders>
              <w:top w:val="nil"/>
              <w:left w:val="nil"/>
              <w:bottom w:val="nil"/>
              <w:right w:val="nil"/>
            </w:tcBorders>
            <w:shd w:val="clear" w:color="auto" w:fill="auto"/>
            <w:noWrap/>
            <w:vAlign w:val="center"/>
            <w:hideMark/>
          </w:tcPr>
          <w:p w14:paraId="555483BB" w14:textId="77777777" w:rsidR="005063A7" w:rsidRPr="005063A7" w:rsidRDefault="005063A7" w:rsidP="005063A7">
            <w:pPr>
              <w:jc w:val="center"/>
              <w:rPr>
                <w:rFonts w:eastAsia="Times New Roman"/>
                <w:sz w:val="20"/>
                <w:szCs w:val="20"/>
              </w:rPr>
            </w:pPr>
            <w:r>
              <w:rPr>
                <w:rFonts w:eastAsia="Times New Roman"/>
                <w:sz w:val="20"/>
                <w:szCs w:val="20"/>
              </w:rPr>
              <w:t>-1.928***</w:t>
            </w:r>
          </w:p>
        </w:tc>
        <w:tc>
          <w:tcPr>
            <w:tcW w:w="977" w:type="dxa"/>
            <w:tcBorders>
              <w:top w:val="nil"/>
              <w:left w:val="nil"/>
              <w:bottom w:val="nil"/>
              <w:right w:val="nil"/>
            </w:tcBorders>
            <w:shd w:val="clear" w:color="auto" w:fill="auto"/>
            <w:noWrap/>
            <w:vAlign w:val="center"/>
            <w:hideMark/>
          </w:tcPr>
          <w:p w14:paraId="264E7E44" w14:textId="77777777" w:rsidR="005063A7" w:rsidRPr="005063A7" w:rsidRDefault="005063A7" w:rsidP="005063A7">
            <w:pPr>
              <w:jc w:val="center"/>
              <w:rPr>
                <w:rFonts w:eastAsia="Times New Roman"/>
                <w:sz w:val="20"/>
                <w:szCs w:val="20"/>
              </w:rPr>
            </w:pPr>
            <w:r>
              <w:rPr>
                <w:rFonts w:eastAsia="Times New Roman"/>
                <w:sz w:val="20"/>
                <w:szCs w:val="20"/>
              </w:rPr>
              <w:t>-0.761</w:t>
            </w:r>
          </w:p>
        </w:tc>
        <w:tc>
          <w:tcPr>
            <w:tcW w:w="977" w:type="dxa"/>
            <w:tcBorders>
              <w:top w:val="nil"/>
              <w:left w:val="nil"/>
              <w:bottom w:val="nil"/>
              <w:right w:val="nil"/>
            </w:tcBorders>
            <w:shd w:val="clear" w:color="auto" w:fill="auto"/>
            <w:noWrap/>
            <w:vAlign w:val="center"/>
            <w:hideMark/>
          </w:tcPr>
          <w:p w14:paraId="2C4ECEAC" w14:textId="77777777" w:rsidR="005063A7" w:rsidRPr="005063A7" w:rsidRDefault="005063A7" w:rsidP="005063A7">
            <w:pPr>
              <w:jc w:val="center"/>
              <w:rPr>
                <w:rFonts w:eastAsia="Times New Roman"/>
                <w:sz w:val="20"/>
                <w:szCs w:val="20"/>
              </w:rPr>
            </w:pPr>
            <w:r>
              <w:rPr>
                <w:rFonts w:eastAsia="Times New Roman"/>
                <w:sz w:val="20"/>
                <w:szCs w:val="20"/>
              </w:rPr>
              <w:t>-1.649***</w:t>
            </w:r>
          </w:p>
        </w:tc>
      </w:tr>
      <w:tr w:rsidR="005063A7" w:rsidRPr="005063A7" w14:paraId="3FD1C2E6" w14:textId="77777777" w:rsidTr="005063A7">
        <w:trPr>
          <w:trHeight w:val="288"/>
          <w:jc w:val="center"/>
        </w:trPr>
        <w:tc>
          <w:tcPr>
            <w:tcW w:w="1985" w:type="dxa"/>
            <w:vMerge/>
            <w:tcBorders>
              <w:top w:val="nil"/>
              <w:left w:val="nil"/>
              <w:bottom w:val="nil"/>
              <w:right w:val="nil"/>
            </w:tcBorders>
            <w:vAlign w:val="center"/>
            <w:hideMark/>
          </w:tcPr>
          <w:p w14:paraId="598191BE"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14:paraId="5AC1113F" w14:textId="77777777" w:rsidR="005063A7" w:rsidRPr="005063A7" w:rsidRDefault="005063A7" w:rsidP="005063A7">
            <w:pPr>
              <w:jc w:val="center"/>
              <w:rPr>
                <w:rFonts w:eastAsia="Times New Roman"/>
                <w:sz w:val="20"/>
                <w:szCs w:val="20"/>
              </w:rPr>
            </w:pPr>
            <w:r>
              <w:rPr>
                <w:rFonts w:eastAsia="Times New Roman"/>
                <w:sz w:val="20"/>
                <w:szCs w:val="20"/>
              </w:rPr>
              <w:t>(0.128)</w:t>
            </w:r>
          </w:p>
        </w:tc>
        <w:tc>
          <w:tcPr>
            <w:tcW w:w="977" w:type="dxa"/>
            <w:tcBorders>
              <w:top w:val="nil"/>
              <w:left w:val="nil"/>
              <w:bottom w:val="nil"/>
              <w:right w:val="nil"/>
            </w:tcBorders>
            <w:shd w:val="clear" w:color="auto" w:fill="auto"/>
            <w:noWrap/>
            <w:vAlign w:val="center"/>
            <w:hideMark/>
          </w:tcPr>
          <w:p w14:paraId="3BBF74F4" w14:textId="77777777" w:rsidR="005063A7" w:rsidRPr="005063A7" w:rsidRDefault="005063A7" w:rsidP="005063A7">
            <w:pPr>
              <w:jc w:val="center"/>
              <w:rPr>
                <w:rFonts w:eastAsia="Times New Roman"/>
                <w:sz w:val="20"/>
                <w:szCs w:val="20"/>
              </w:rPr>
            </w:pPr>
            <w:r>
              <w:rPr>
                <w:rFonts w:eastAsia="Times New Roman"/>
                <w:sz w:val="20"/>
                <w:szCs w:val="20"/>
              </w:rPr>
              <w:t>(0.122)</w:t>
            </w:r>
          </w:p>
        </w:tc>
        <w:tc>
          <w:tcPr>
            <w:tcW w:w="977" w:type="dxa"/>
            <w:tcBorders>
              <w:top w:val="nil"/>
              <w:left w:val="nil"/>
              <w:bottom w:val="nil"/>
              <w:right w:val="nil"/>
            </w:tcBorders>
            <w:shd w:val="clear" w:color="auto" w:fill="auto"/>
            <w:noWrap/>
            <w:vAlign w:val="center"/>
            <w:hideMark/>
          </w:tcPr>
          <w:p w14:paraId="3AF69107" w14:textId="77777777" w:rsidR="005063A7" w:rsidRPr="005063A7" w:rsidRDefault="005063A7" w:rsidP="005063A7">
            <w:pPr>
              <w:jc w:val="center"/>
              <w:rPr>
                <w:rFonts w:eastAsia="Times New Roman"/>
                <w:sz w:val="20"/>
                <w:szCs w:val="20"/>
              </w:rPr>
            </w:pPr>
            <w:r>
              <w:rPr>
                <w:rFonts w:eastAsia="Times New Roman"/>
                <w:sz w:val="20"/>
                <w:szCs w:val="20"/>
              </w:rPr>
              <w:t>(0.122)</w:t>
            </w:r>
          </w:p>
        </w:tc>
        <w:tc>
          <w:tcPr>
            <w:tcW w:w="977" w:type="dxa"/>
            <w:tcBorders>
              <w:top w:val="nil"/>
              <w:left w:val="nil"/>
              <w:bottom w:val="nil"/>
              <w:right w:val="nil"/>
            </w:tcBorders>
            <w:shd w:val="clear" w:color="auto" w:fill="auto"/>
            <w:noWrap/>
            <w:vAlign w:val="center"/>
            <w:hideMark/>
          </w:tcPr>
          <w:p w14:paraId="202691F6" w14:textId="77777777" w:rsidR="005063A7" w:rsidRPr="005063A7" w:rsidRDefault="005063A7" w:rsidP="005063A7">
            <w:pPr>
              <w:jc w:val="center"/>
              <w:rPr>
                <w:rFonts w:eastAsia="Times New Roman"/>
                <w:sz w:val="20"/>
                <w:szCs w:val="20"/>
              </w:rPr>
            </w:pPr>
            <w:r>
              <w:rPr>
                <w:rFonts w:eastAsia="Times New Roman"/>
                <w:sz w:val="20"/>
                <w:szCs w:val="20"/>
              </w:rPr>
              <w:t>(0.429)</w:t>
            </w:r>
          </w:p>
        </w:tc>
        <w:tc>
          <w:tcPr>
            <w:tcW w:w="977" w:type="dxa"/>
            <w:tcBorders>
              <w:top w:val="nil"/>
              <w:left w:val="nil"/>
              <w:bottom w:val="nil"/>
              <w:right w:val="nil"/>
            </w:tcBorders>
            <w:shd w:val="clear" w:color="auto" w:fill="auto"/>
            <w:noWrap/>
            <w:vAlign w:val="center"/>
            <w:hideMark/>
          </w:tcPr>
          <w:p w14:paraId="02BA4ABC" w14:textId="77777777" w:rsidR="005063A7" w:rsidRPr="005063A7" w:rsidRDefault="005063A7" w:rsidP="005063A7">
            <w:pPr>
              <w:jc w:val="center"/>
              <w:rPr>
                <w:rFonts w:eastAsia="Times New Roman"/>
                <w:sz w:val="20"/>
                <w:szCs w:val="20"/>
              </w:rPr>
            </w:pPr>
            <w:r>
              <w:rPr>
                <w:rFonts w:eastAsia="Times New Roman"/>
                <w:sz w:val="20"/>
                <w:szCs w:val="20"/>
              </w:rPr>
              <w:t>(0.147)</w:t>
            </w:r>
          </w:p>
        </w:tc>
      </w:tr>
      <w:tr w:rsidR="005063A7" w:rsidRPr="005063A7" w14:paraId="29224203" w14:textId="77777777" w:rsidTr="005063A7">
        <w:trPr>
          <w:trHeight w:val="288"/>
          <w:jc w:val="center"/>
        </w:trPr>
        <w:tc>
          <w:tcPr>
            <w:tcW w:w="1985" w:type="dxa"/>
            <w:vMerge w:val="restart"/>
            <w:tcBorders>
              <w:top w:val="nil"/>
              <w:left w:val="nil"/>
              <w:bottom w:val="nil"/>
              <w:right w:val="nil"/>
            </w:tcBorders>
            <w:shd w:val="clear" w:color="auto" w:fill="auto"/>
            <w:noWrap/>
            <w:vAlign w:val="center"/>
            <w:hideMark/>
          </w:tcPr>
          <w:p w14:paraId="6D2EB8A9" w14:textId="77777777" w:rsidR="005063A7" w:rsidRPr="005063A7" w:rsidRDefault="005063A7" w:rsidP="005063A7">
            <w:pPr>
              <w:rPr>
                <w:rFonts w:eastAsia="Times New Roman"/>
                <w:sz w:val="20"/>
                <w:szCs w:val="20"/>
              </w:rPr>
            </w:pPr>
            <w:r>
              <w:rPr>
                <w:rFonts w:eastAsia="Times New Roman"/>
                <w:sz w:val="20"/>
                <w:szCs w:val="20"/>
              </w:rPr>
              <w:t>Lithuania × Post</w:t>
            </w:r>
          </w:p>
        </w:tc>
        <w:tc>
          <w:tcPr>
            <w:tcW w:w="1512" w:type="dxa"/>
            <w:tcBorders>
              <w:top w:val="nil"/>
              <w:left w:val="nil"/>
              <w:bottom w:val="nil"/>
              <w:right w:val="nil"/>
            </w:tcBorders>
            <w:shd w:val="clear" w:color="auto" w:fill="auto"/>
            <w:noWrap/>
            <w:vAlign w:val="center"/>
            <w:hideMark/>
          </w:tcPr>
          <w:p w14:paraId="346F2AB3" w14:textId="77777777" w:rsidR="005063A7" w:rsidRPr="005063A7" w:rsidRDefault="005063A7" w:rsidP="005063A7">
            <w:pPr>
              <w:jc w:val="center"/>
              <w:rPr>
                <w:rFonts w:eastAsia="Times New Roman"/>
                <w:sz w:val="20"/>
                <w:szCs w:val="20"/>
              </w:rPr>
            </w:pPr>
            <w:r>
              <w:rPr>
                <w:rFonts w:eastAsia="Times New Roman"/>
                <w:sz w:val="20"/>
                <w:szCs w:val="20"/>
              </w:rPr>
              <w:t>-2.173***</w:t>
            </w:r>
          </w:p>
        </w:tc>
        <w:tc>
          <w:tcPr>
            <w:tcW w:w="977" w:type="dxa"/>
            <w:tcBorders>
              <w:top w:val="nil"/>
              <w:left w:val="nil"/>
              <w:bottom w:val="nil"/>
              <w:right w:val="nil"/>
            </w:tcBorders>
            <w:shd w:val="clear" w:color="auto" w:fill="auto"/>
            <w:noWrap/>
            <w:vAlign w:val="center"/>
            <w:hideMark/>
          </w:tcPr>
          <w:p w14:paraId="27C5DFE2" w14:textId="77777777" w:rsidR="005063A7" w:rsidRPr="005063A7" w:rsidRDefault="005063A7" w:rsidP="005063A7">
            <w:pPr>
              <w:jc w:val="center"/>
              <w:rPr>
                <w:rFonts w:eastAsia="Times New Roman"/>
                <w:sz w:val="20"/>
                <w:szCs w:val="20"/>
              </w:rPr>
            </w:pPr>
            <w:r>
              <w:rPr>
                <w:rFonts w:eastAsia="Times New Roman"/>
                <w:sz w:val="20"/>
                <w:szCs w:val="20"/>
              </w:rPr>
              <w:t>-2.150***</w:t>
            </w:r>
          </w:p>
        </w:tc>
        <w:tc>
          <w:tcPr>
            <w:tcW w:w="977" w:type="dxa"/>
            <w:tcBorders>
              <w:top w:val="nil"/>
              <w:left w:val="nil"/>
              <w:bottom w:val="nil"/>
              <w:right w:val="nil"/>
            </w:tcBorders>
            <w:shd w:val="clear" w:color="auto" w:fill="auto"/>
            <w:noWrap/>
            <w:vAlign w:val="center"/>
            <w:hideMark/>
          </w:tcPr>
          <w:p w14:paraId="6D2AA62F" w14:textId="77777777" w:rsidR="005063A7" w:rsidRPr="005063A7" w:rsidRDefault="005063A7" w:rsidP="005063A7">
            <w:pPr>
              <w:jc w:val="center"/>
              <w:rPr>
                <w:rFonts w:eastAsia="Times New Roman"/>
                <w:sz w:val="20"/>
                <w:szCs w:val="20"/>
              </w:rPr>
            </w:pPr>
            <w:r>
              <w:rPr>
                <w:rFonts w:eastAsia="Times New Roman"/>
                <w:sz w:val="20"/>
                <w:szCs w:val="20"/>
              </w:rPr>
              <w:t>-1.411***</w:t>
            </w:r>
          </w:p>
        </w:tc>
        <w:tc>
          <w:tcPr>
            <w:tcW w:w="977" w:type="dxa"/>
            <w:tcBorders>
              <w:top w:val="nil"/>
              <w:left w:val="nil"/>
              <w:bottom w:val="nil"/>
              <w:right w:val="nil"/>
            </w:tcBorders>
            <w:shd w:val="clear" w:color="auto" w:fill="auto"/>
            <w:noWrap/>
            <w:vAlign w:val="center"/>
            <w:hideMark/>
          </w:tcPr>
          <w:p w14:paraId="1836450C" w14:textId="77777777" w:rsidR="005063A7" w:rsidRPr="005063A7" w:rsidRDefault="005063A7" w:rsidP="005063A7">
            <w:pPr>
              <w:jc w:val="center"/>
              <w:rPr>
                <w:rFonts w:eastAsia="Times New Roman"/>
                <w:sz w:val="20"/>
                <w:szCs w:val="20"/>
              </w:rPr>
            </w:pPr>
            <w:r>
              <w:rPr>
                <w:rFonts w:eastAsia="Times New Roman"/>
                <w:sz w:val="20"/>
                <w:szCs w:val="20"/>
              </w:rPr>
              <w:t>-1.088</w:t>
            </w:r>
          </w:p>
        </w:tc>
        <w:tc>
          <w:tcPr>
            <w:tcW w:w="977" w:type="dxa"/>
            <w:tcBorders>
              <w:top w:val="nil"/>
              <w:left w:val="nil"/>
              <w:bottom w:val="nil"/>
              <w:right w:val="nil"/>
            </w:tcBorders>
            <w:shd w:val="clear" w:color="auto" w:fill="auto"/>
            <w:noWrap/>
            <w:vAlign w:val="center"/>
            <w:hideMark/>
          </w:tcPr>
          <w:p w14:paraId="7503AD74" w14:textId="77777777" w:rsidR="005063A7" w:rsidRPr="005063A7" w:rsidRDefault="005063A7" w:rsidP="005063A7">
            <w:pPr>
              <w:jc w:val="center"/>
              <w:rPr>
                <w:rFonts w:eastAsia="Times New Roman"/>
                <w:sz w:val="20"/>
                <w:szCs w:val="20"/>
              </w:rPr>
            </w:pPr>
            <w:r>
              <w:rPr>
                <w:rFonts w:eastAsia="Times New Roman"/>
                <w:sz w:val="20"/>
                <w:szCs w:val="20"/>
              </w:rPr>
              <w:t>-2.311***</w:t>
            </w:r>
          </w:p>
        </w:tc>
      </w:tr>
      <w:tr w:rsidR="005063A7" w:rsidRPr="005063A7" w14:paraId="268251EF" w14:textId="77777777" w:rsidTr="005063A7">
        <w:trPr>
          <w:trHeight w:val="288"/>
          <w:jc w:val="center"/>
        </w:trPr>
        <w:tc>
          <w:tcPr>
            <w:tcW w:w="1985" w:type="dxa"/>
            <w:vMerge/>
            <w:tcBorders>
              <w:top w:val="nil"/>
              <w:left w:val="nil"/>
              <w:bottom w:val="nil"/>
              <w:right w:val="nil"/>
            </w:tcBorders>
            <w:vAlign w:val="center"/>
            <w:hideMark/>
          </w:tcPr>
          <w:p w14:paraId="224B4522"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14:paraId="3CA7ED3D" w14:textId="77777777" w:rsidR="005063A7" w:rsidRPr="005063A7" w:rsidRDefault="005063A7" w:rsidP="005063A7">
            <w:pPr>
              <w:jc w:val="center"/>
              <w:rPr>
                <w:rFonts w:eastAsia="Times New Roman"/>
                <w:sz w:val="20"/>
                <w:szCs w:val="20"/>
              </w:rPr>
            </w:pPr>
            <w:r>
              <w:rPr>
                <w:rFonts w:eastAsia="Times New Roman"/>
                <w:sz w:val="20"/>
                <w:szCs w:val="20"/>
              </w:rPr>
              <w:t>(0.280)</w:t>
            </w:r>
          </w:p>
        </w:tc>
        <w:tc>
          <w:tcPr>
            <w:tcW w:w="977" w:type="dxa"/>
            <w:tcBorders>
              <w:top w:val="nil"/>
              <w:left w:val="nil"/>
              <w:bottom w:val="nil"/>
              <w:right w:val="nil"/>
            </w:tcBorders>
            <w:shd w:val="clear" w:color="auto" w:fill="auto"/>
            <w:noWrap/>
            <w:vAlign w:val="center"/>
            <w:hideMark/>
          </w:tcPr>
          <w:p w14:paraId="1145065E" w14:textId="77777777" w:rsidR="005063A7" w:rsidRPr="005063A7" w:rsidRDefault="005063A7" w:rsidP="005063A7">
            <w:pPr>
              <w:jc w:val="center"/>
              <w:rPr>
                <w:rFonts w:eastAsia="Times New Roman"/>
                <w:sz w:val="20"/>
                <w:szCs w:val="20"/>
              </w:rPr>
            </w:pPr>
            <w:r>
              <w:rPr>
                <w:rFonts w:eastAsia="Times New Roman"/>
                <w:sz w:val="20"/>
                <w:szCs w:val="20"/>
              </w:rPr>
              <w:t>(0.271)</w:t>
            </w:r>
          </w:p>
        </w:tc>
        <w:tc>
          <w:tcPr>
            <w:tcW w:w="977" w:type="dxa"/>
            <w:tcBorders>
              <w:top w:val="nil"/>
              <w:left w:val="nil"/>
              <w:bottom w:val="nil"/>
              <w:right w:val="nil"/>
            </w:tcBorders>
            <w:shd w:val="clear" w:color="auto" w:fill="auto"/>
            <w:noWrap/>
            <w:vAlign w:val="center"/>
            <w:hideMark/>
          </w:tcPr>
          <w:p w14:paraId="20120962" w14:textId="77777777" w:rsidR="005063A7" w:rsidRPr="005063A7" w:rsidRDefault="005063A7" w:rsidP="005063A7">
            <w:pPr>
              <w:jc w:val="center"/>
              <w:rPr>
                <w:rFonts w:eastAsia="Times New Roman"/>
                <w:sz w:val="20"/>
                <w:szCs w:val="20"/>
              </w:rPr>
            </w:pPr>
            <w:r>
              <w:rPr>
                <w:rFonts w:eastAsia="Times New Roman"/>
                <w:sz w:val="20"/>
                <w:szCs w:val="20"/>
              </w:rPr>
              <w:t>(0.244)</w:t>
            </w:r>
          </w:p>
        </w:tc>
        <w:tc>
          <w:tcPr>
            <w:tcW w:w="977" w:type="dxa"/>
            <w:tcBorders>
              <w:top w:val="nil"/>
              <w:left w:val="nil"/>
              <w:bottom w:val="nil"/>
              <w:right w:val="nil"/>
            </w:tcBorders>
            <w:shd w:val="clear" w:color="auto" w:fill="auto"/>
            <w:noWrap/>
            <w:vAlign w:val="center"/>
            <w:hideMark/>
          </w:tcPr>
          <w:p w14:paraId="6EFEC825" w14:textId="77777777" w:rsidR="005063A7" w:rsidRPr="005063A7" w:rsidRDefault="005063A7" w:rsidP="005063A7">
            <w:pPr>
              <w:jc w:val="center"/>
              <w:rPr>
                <w:rFonts w:eastAsia="Times New Roman"/>
                <w:sz w:val="20"/>
                <w:szCs w:val="20"/>
              </w:rPr>
            </w:pPr>
            <w:r>
              <w:rPr>
                <w:rFonts w:eastAsia="Times New Roman"/>
                <w:sz w:val="20"/>
                <w:szCs w:val="20"/>
              </w:rPr>
              <w:t>(0.697)</w:t>
            </w:r>
          </w:p>
        </w:tc>
        <w:tc>
          <w:tcPr>
            <w:tcW w:w="977" w:type="dxa"/>
            <w:tcBorders>
              <w:top w:val="nil"/>
              <w:left w:val="nil"/>
              <w:bottom w:val="nil"/>
              <w:right w:val="nil"/>
            </w:tcBorders>
            <w:shd w:val="clear" w:color="auto" w:fill="auto"/>
            <w:noWrap/>
            <w:vAlign w:val="center"/>
            <w:hideMark/>
          </w:tcPr>
          <w:p w14:paraId="3F512196" w14:textId="77777777" w:rsidR="005063A7" w:rsidRPr="005063A7" w:rsidRDefault="005063A7" w:rsidP="005063A7">
            <w:pPr>
              <w:jc w:val="center"/>
              <w:rPr>
                <w:rFonts w:eastAsia="Times New Roman"/>
                <w:sz w:val="20"/>
                <w:szCs w:val="20"/>
              </w:rPr>
            </w:pPr>
            <w:r>
              <w:rPr>
                <w:rFonts w:eastAsia="Times New Roman"/>
                <w:sz w:val="20"/>
                <w:szCs w:val="20"/>
              </w:rPr>
              <w:t>(0.300)</w:t>
            </w:r>
          </w:p>
        </w:tc>
      </w:tr>
      <w:tr w:rsidR="005063A7" w:rsidRPr="005063A7" w14:paraId="60585E98" w14:textId="77777777" w:rsidTr="005063A7">
        <w:trPr>
          <w:trHeight w:val="288"/>
          <w:jc w:val="center"/>
        </w:trPr>
        <w:tc>
          <w:tcPr>
            <w:tcW w:w="1985" w:type="dxa"/>
            <w:vMerge w:val="restart"/>
            <w:tcBorders>
              <w:top w:val="nil"/>
              <w:left w:val="nil"/>
              <w:bottom w:val="nil"/>
              <w:right w:val="nil"/>
            </w:tcBorders>
            <w:shd w:val="clear" w:color="auto" w:fill="auto"/>
            <w:noWrap/>
            <w:vAlign w:val="center"/>
            <w:hideMark/>
          </w:tcPr>
          <w:p w14:paraId="708DFA83" w14:textId="77777777" w:rsidR="005063A7" w:rsidRPr="005063A7" w:rsidRDefault="005063A7" w:rsidP="005063A7">
            <w:pPr>
              <w:rPr>
                <w:rFonts w:eastAsia="Times New Roman"/>
                <w:sz w:val="20"/>
                <w:szCs w:val="20"/>
              </w:rPr>
            </w:pPr>
            <w:r>
              <w:rPr>
                <w:rFonts w:eastAsia="Times New Roman"/>
                <w:sz w:val="20"/>
                <w:szCs w:val="20"/>
              </w:rPr>
              <w:t>Luxembourg × Post</w:t>
            </w:r>
          </w:p>
        </w:tc>
        <w:tc>
          <w:tcPr>
            <w:tcW w:w="1512" w:type="dxa"/>
            <w:tcBorders>
              <w:top w:val="nil"/>
              <w:left w:val="nil"/>
              <w:bottom w:val="nil"/>
              <w:right w:val="nil"/>
            </w:tcBorders>
            <w:shd w:val="clear" w:color="auto" w:fill="auto"/>
            <w:noWrap/>
            <w:vAlign w:val="center"/>
            <w:hideMark/>
          </w:tcPr>
          <w:p w14:paraId="11D078BE" w14:textId="77777777" w:rsidR="005063A7" w:rsidRPr="005063A7" w:rsidRDefault="005063A7" w:rsidP="005063A7">
            <w:pPr>
              <w:jc w:val="center"/>
              <w:rPr>
                <w:rFonts w:eastAsia="Times New Roman"/>
                <w:sz w:val="20"/>
                <w:szCs w:val="20"/>
              </w:rPr>
            </w:pPr>
            <w:r>
              <w:rPr>
                <w:rFonts w:eastAsia="Times New Roman"/>
                <w:sz w:val="20"/>
                <w:szCs w:val="20"/>
              </w:rPr>
              <w:t>-0.493***</w:t>
            </w:r>
          </w:p>
        </w:tc>
        <w:tc>
          <w:tcPr>
            <w:tcW w:w="977" w:type="dxa"/>
            <w:tcBorders>
              <w:top w:val="nil"/>
              <w:left w:val="nil"/>
              <w:bottom w:val="nil"/>
              <w:right w:val="nil"/>
            </w:tcBorders>
            <w:shd w:val="clear" w:color="auto" w:fill="auto"/>
            <w:noWrap/>
            <w:vAlign w:val="center"/>
            <w:hideMark/>
          </w:tcPr>
          <w:p w14:paraId="05B4BBF6" w14:textId="77777777" w:rsidR="005063A7" w:rsidRPr="005063A7" w:rsidRDefault="005063A7" w:rsidP="005063A7">
            <w:pPr>
              <w:jc w:val="center"/>
              <w:rPr>
                <w:rFonts w:eastAsia="Times New Roman"/>
                <w:sz w:val="20"/>
                <w:szCs w:val="20"/>
              </w:rPr>
            </w:pPr>
            <w:r>
              <w:rPr>
                <w:rFonts w:eastAsia="Times New Roman"/>
                <w:sz w:val="20"/>
                <w:szCs w:val="20"/>
              </w:rPr>
              <w:t>-0.470***</w:t>
            </w:r>
          </w:p>
        </w:tc>
        <w:tc>
          <w:tcPr>
            <w:tcW w:w="977" w:type="dxa"/>
            <w:tcBorders>
              <w:top w:val="nil"/>
              <w:left w:val="nil"/>
              <w:bottom w:val="nil"/>
              <w:right w:val="nil"/>
            </w:tcBorders>
            <w:shd w:val="clear" w:color="auto" w:fill="auto"/>
            <w:noWrap/>
            <w:vAlign w:val="center"/>
            <w:hideMark/>
          </w:tcPr>
          <w:p w14:paraId="019B82EB" w14:textId="77777777" w:rsidR="005063A7" w:rsidRPr="005063A7" w:rsidRDefault="005063A7" w:rsidP="005063A7">
            <w:pPr>
              <w:jc w:val="center"/>
              <w:rPr>
                <w:rFonts w:eastAsia="Times New Roman"/>
                <w:sz w:val="20"/>
                <w:szCs w:val="20"/>
              </w:rPr>
            </w:pPr>
            <w:r>
              <w:rPr>
                <w:rFonts w:eastAsia="Times New Roman"/>
                <w:sz w:val="20"/>
                <w:szCs w:val="20"/>
              </w:rPr>
              <w:t>-1.237***</w:t>
            </w:r>
          </w:p>
        </w:tc>
        <w:tc>
          <w:tcPr>
            <w:tcW w:w="977" w:type="dxa"/>
            <w:tcBorders>
              <w:top w:val="nil"/>
              <w:left w:val="nil"/>
              <w:bottom w:val="nil"/>
              <w:right w:val="nil"/>
            </w:tcBorders>
            <w:shd w:val="clear" w:color="auto" w:fill="auto"/>
            <w:noWrap/>
            <w:vAlign w:val="center"/>
            <w:hideMark/>
          </w:tcPr>
          <w:p w14:paraId="45FA2DD7" w14:textId="77777777" w:rsidR="005063A7" w:rsidRPr="005063A7" w:rsidRDefault="005063A7" w:rsidP="005063A7">
            <w:pPr>
              <w:jc w:val="center"/>
              <w:rPr>
                <w:rFonts w:eastAsia="Times New Roman"/>
                <w:sz w:val="20"/>
                <w:szCs w:val="20"/>
              </w:rPr>
            </w:pPr>
            <w:r>
              <w:rPr>
                <w:rFonts w:eastAsia="Times New Roman"/>
                <w:sz w:val="20"/>
                <w:szCs w:val="20"/>
              </w:rPr>
              <w:t>-0.275.</w:t>
            </w:r>
          </w:p>
        </w:tc>
        <w:tc>
          <w:tcPr>
            <w:tcW w:w="977" w:type="dxa"/>
            <w:tcBorders>
              <w:top w:val="nil"/>
              <w:left w:val="nil"/>
              <w:bottom w:val="nil"/>
              <w:right w:val="nil"/>
            </w:tcBorders>
            <w:shd w:val="clear" w:color="auto" w:fill="auto"/>
            <w:noWrap/>
            <w:vAlign w:val="center"/>
            <w:hideMark/>
          </w:tcPr>
          <w:p w14:paraId="29BD5AFD" w14:textId="77777777" w:rsidR="005063A7" w:rsidRPr="005063A7" w:rsidRDefault="005063A7" w:rsidP="005063A7">
            <w:pPr>
              <w:jc w:val="center"/>
              <w:rPr>
                <w:rFonts w:eastAsia="Times New Roman"/>
                <w:sz w:val="20"/>
                <w:szCs w:val="20"/>
              </w:rPr>
            </w:pPr>
            <w:r>
              <w:rPr>
                <w:rFonts w:eastAsia="Times New Roman"/>
                <w:sz w:val="20"/>
                <w:szCs w:val="20"/>
              </w:rPr>
              <w:t>-0.630***</w:t>
            </w:r>
          </w:p>
        </w:tc>
      </w:tr>
      <w:tr w:rsidR="005063A7" w:rsidRPr="005063A7" w14:paraId="139F3CDE" w14:textId="77777777" w:rsidTr="005063A7">
        <w:trPr>
          <w:trHeight w:val="288"/>
          <w:jc w:val="center"/>
        </w:trPr>
        <w:tc>
          <w:tcPr>
            <w:tcW w:w="1985" w:type="dxa"/>
            <w:vMerge/>
            <w:tcBorders>
              <w:top w:val="nil"/>
              <w:left w:val="nil"/>
              <w:bottom w:val="nil"/>
              <w:right w:val="nil"/>
            </w:tcBorders>
            <w:vAlign w:val="center"/>
            <w:hideMark/>
          </w:tcPr>
          <w:p w14:paraId="3931E062"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14:paraId="4979F069" w14:textId="77777777" w:rsidR="005063A7" w:rsidRPr="005063A7" w:rsidRDefault="005063A7" w:rsidP="005063A7">
            <w:pPr>
              <w:jc w:val="center"/>
              <w:rPr>
                <w:rFonts w:eastAsia="Times New Roman"/>
                <w:sz w:val="20"/>
                <w:szCs w:val="20"/>
              </w:rPr>
            </w:pPr>
            <w:r>
              <w:rPr>
                <w:rFonts w:eastAsia="Times New Roman"/>
                <w:sz w:val="20"/>
                <w:szCs w:val="20"/>
              </w:rPr>
              <w:t>(0.047)</w:t>
            </w:r>
          </w:p>
        </w:tc>
        <w:tc>
          <w:tcPr>
            <w:tcW w:w="977" w:type="dxa"/>
            <w:tcBorders>
              <w:top w:val="nil"/>
              <w:left w:val="nil"/>
              <w:bottom w:val="nil"/>
              <w:right w:val="nil"/>
            </w:tcBorders>
            <w:shd w:val="clear" w:color="auto" w:fill="auto"/>
            <w:noWrap/>
            <w:vAlign w:val="center"/>
            <w:hideMark/>
          </w:tcPr>
          <w:p w14:paraId="6608B9B1" w14:textId="77777777" w:rsidR="005063A7" w:rsidRPr="005063A7" w:rsidRDefault="005063A7" w:rsidP="005063A7">
            <w:pPr>
              <w:jc w:val="center"/>
              <w:rPr>
                <w:rFonts w:eastAsia="Times New Roman"/>
                <w:sz w:val="20"/>
                <w:szCs w:val="20"/>
              </w:rPr>
            </w:pPr>
            <w:r>
              <w:rPr>
                <w:rFonts w:eastAsia="Times New Roman"/>
                <w:sz w:val="20"/>
                <w:szCs w:val="20"/>
              </w:rPr>
              <w:t>(0.040)</w:t>
            </w:r>
          </w:p>
        </w:tc>
        <w:tc>
          <w:tcPr>
            <w:tcW w:w="977" w:type="dxa"/>
            <w:tcBorders>
              <w:top w:val="nil"/>
              <w:left w:val="nil"/>
              <w:bottom w:val="nil"/>
              <w:right w:val="nil"/>
            </w:tcBorders>
            <w:shd w:val="clear" w:color="auto" w:fill="auto"/>
            <w:noWrap/>
            <w:vAlign w:val="center"/>
            <w:hideMark/>
          </w:tcPr>
          <w:p w14:paraId="77C8BB6D" w14:textId="77777777" w:rsidR="005063A7" w:rsidRPr="005063A7" w:rsidRDefault="005063A7" w:rsidP="005063A7">
            <w:pPr>
              <w:jc w:val="center"/>
              <w:rPr>
                <w:rFonts w:eastAsia="Times New Roman"/>
                <w:sz w:val="20"/>
                <w:szCs w:val="20"/>
              </w:rPr>
            </w:pPr>
            <w:r>
              <w:rPr>
                <w:rFonts w:eastAsia="Times New Roman"/>
                <w:sz w:val="20"/>
                <w:szCs w:val="20"/>
              </w:rPr>
              <w:t>(0.040)</w:t>
            </w:r>
          </w:p>
        </w:tc>
        <w:tc>
          <w:tcPr>
            <w:tcW w:w="977" w:type="dxa"/>
            <w:tcBorders>
              <w:top w:val="nil"/>
              <w:left w:val="nil"/>
              <w:bottom w:val="nil"/>
              <w:right w:val="nil"/>
            </w:tcBorders>
            <w:shd w:val="clear" w:color="auto" w:fill="auto"/>
            <w:noWrap/>
            <w:vAlign w:val="center"/>
            <w:hideMark/>
          </w:tcPr>
          <w:p w14:paraId="6ACB35AA" w14:textId="77777777" w:rsidR="005063A7" w:rsidRPr="005063A7" w:rsidRDefault="005063A7" w:rsidP="005063A7">
            <w:pPr>
              <w:jc w:val="center"/>
              <w:rPr>
                <w:rFonts w:eastAsia="Times New Roman"/>
                <w:sz w:val="20"/>
                <w:szCs w:val="20"/>
              </w:rPr>
            </w:pPr>
            <w:r>
              <w:rPr>
                <w:rFonts w:eastAsia="Times New Roman"/>
                <w:sz w:val="20"/>
                <w:szCs w:val="20"/>
              </w:rPr>
              <w:t>(0.135)</w:t>
            </w:r>
          </w:p>
        </w:tc>
        <w:tc>
          <w:tcPr>
            <w:tcW w:w="977" w:type="dxa"/>
            <w:tcBorders>
              <w:top w:val="nil"/>
              <w:left w:val="nil"/>
              <w:bottom w:val="nil"/>
              <w:right w:val="nil"/>
            </w:tcBorders>
            <w:shd w:val="clear" w:color="auto" w:fill="auto"/>
            <w:noWrap/>
            <w:vAlign w:val="center"/>
            <w:hideMark/>
          </w:tcPr>
          <w:p w14:paraId="10D69859" w14:textId="77777777" w:rsidR="005063A7" w:rsidRPr="005063A7" w:rsidRDefault="005063A7" w:rsidP="005063A7">
            <w:pPr>
              <w:jc w:val="center"/>
              <w:rPr>
                <w:rFonts w:eastAsia="Times New Roman"/>
                <w:sz w:val="20"/>
                <w:szCs w:val="20"/>
              </w:rPr>
            </w:pPr>
            <w:r>
              <w:rPr>
                <w:rFonts w:eastAsia="Times New Roman"/>
                <w:sz w:val="20"/>
                <w:szCs w:val="20"/>
              </w:rPr>
              <w:t>(0.068)</w:t>
            </w:r>
          </w:p>
        </w:tc>
      </w:tr>
      <w:tr w:rsidR="005063A7" w:rsidRPr="005063A7" w14:paraId="4FC4DF76" w14:textId="77777777" w:rsidTr="005063A7">
        <w:trPr>
          <w:trHeight w:val="288"/>
          <w:jc w:val="center"/>
        </w:trPr>
        <w:tc>
          <w:tcPr>
            <w:tcW w:w="1985" w:type="dxa"/>
            <w:vMerge w:val="restart"/>
            <w:tcBorders>
              <w:top w:val="nil"/>
              <w:left w:val="nil"/>
              <w:bottom w:val="nil"/>
              <w:right w:val="nil"/>
            </w:tcBorders>
            <w:shd w:val="clear" w:color="auto" w:fill="auto"/>
            <w:noWrap/>
            <w:vAlign w:val="center"/>
            <w:hideMark/>
          </w:tcPr>
          <w:p w14:paraId="5EEEBC68" w14:textId="77777777" w:rsidR="005063A7" w:rsidRPr="005063A7" w:rsidRDefault="005063A7" w:rsidP="005063A7">
            <w:pPr>
              <w:rPr>
                <w:rFonts w:eastAsia="Times New Roman"/>
                <w:sz w:val="20"/>
                <w:szCs w:val="20"/>
              </w:rPr>
            </w:pPr>
            <w:r>
              <w:rPr>
                <w:rFonts w:eastAsia="Times New Roman"/>
                <w:sz w:val="20"/>
                <w:szCs w:val="20"/>
              </w:rPr>
              <w:t>Malta × Post</w:t>
            </w:r>
          </w:p>
        </w:tc>
        <w:tc>
          <w:tcPr>
            <w:tcW w:w="1512" w:type="dxa"/>
            <w:tcBorders>
              <w:top w:val="nil"/>
              <w:left w:val="nil"/>
              <w:bottom w:val="nil"/>
              <w:right w:val="nil"/>
            </w:tcBorders>
            <w:shd w:val="clear" w:color="auto" w:fill="auto"/>
            <w:noWrap/>
            <w:vAlign w:val="center"/>
            <w:hideMark/>
          </w:tcPr>
          <w:p w14:paraId="07BEBE9F" w14:textId="77777777" w:rsidR="005063A7" w:rsidRPr="005063A7" w:rsidRDefault="005063A7" w:rsidP="005063A7">
            <w:pPr>
              <w:jc w:val="center"/>
              <w:rPr>
                <w:rFonts w:eastAsia="Times New Roman"/>
                <w:sz w:val="20"/>
                <w:szCs w:val="20"/>
              </w:rPr>
            </w:pPr>
            <w:r>
              <w:rPr>
                <w:rFonts w:eastAsia="Times New Roman"/>
                <w:sz w:val="20"/>
                <w:szCs w:val="20"/>
              </w:rPr>
              <w:t>-0.362***</w:t>
            </w:r>
          </w:p>
        </w:tc>
        <w:tc>
          <w:tcPr>
            <w:tcW w:w="977" w:type="dxa"/>
            <w:tcBorders>
              <w:top w:val="nil"/>
              <w:left w:val="nil"/>
              <w:bottom w:val="nil"/>
              <w:right w:val="nil"/>
            </w:tcBorders>
            <w:shd w:val="clear" w:color="auto" w:fill="auto"/>
            <w:noWrap/>
            <w:vAlign w:val="center"/>
            <w:hideMark/>
          </w:tcPr>
          <w:p w14:paraId="3BA38F43" w14:textId="77777777" w:rsidR="005063A7" w:rsidRPr="005063A7" w:rsidRDefault="005063A7" w:rsidP="005063A7">
            <w:pPr>
              <w:jc w:val="center"/>
              <w:rPr>
                <w:rFonts w:eastAsia="Times New Roman"/>
                <w:sz w:val="20"/>
                <w:szCs w:val="20"/>
              </w:rPr>
            </w:pPr>
            <w:r>
              <w:rPr>
                <w:rFonts w:eastAsia="Times New Roman"/>
                <w:sz w:val="20"/>
                <w:szCs w:val="20"/>
              </w:rPr>
              <w:t>-0.338***</w:t>
            </w:r>
          </w:p>
        </w:tc>
        <w:tc>
          <w:tcPr>
            <w:tcW w:w="977" w:type="dxa"/>
            <w:tcBorders>
              <w:top w:val="nil"/>
              <w:left w:val="nil"/>
              <w:bottom w:val="nil"/>
              <w:right w:val="nil"/>
            </w:tcBorders>
            <w:shd w:val="clear" w:color="auto" w:fill="auto"/>
            <w:noWrap/>
            <w:vAlign w:val="center"/>
            <w:hideMark/>
          </w:tcPr>
          <w:p w14:paraId="0CBBCB58" w14:textId="77777777" w:rsidR="005063A7" w:rsidRPr="005063A7" w:rsidRDefault="005063A7" w:rsidP="005063A7">
            <w:pPr>
              <w:jc w:val="center"/>
              <w:rPr>
                <w:rFonts w:eastAsia="Times New Roman"/>
                <w:sz w:val="20"/>
                <w:szCs w:val="20"/>
              </w:rPr>
            </w:pPr>
            <w:r>
              <w:rPr>
                <w:rFonts w:eastAsia="Times New Roman"/>
                <w:sz w:val="20"/>
                <w:szCs w:val="20"/>
              </w:rPr>
              <w:t>-2.335***</w:t>
            </w:r>
          </w:p>
        </w:tc>
        <w:tc>
          <w:tcPr>
            <w:tcW w:w="977" w:type="dxa"/>
            <w:tcBorders>
              <w:top w:val="nil"/>
              <w:left w:val="nil"/>
              <w:bottom w:val="nil"/>
              <w:right w:val="nil"/>
            </w:tcBorders>
            <w:shd w:val="clear" w:color="auto" w:fill="auto"/>
            <w:noWrap/>
            <w:vAlign w:val="center"/>
            <w:hideMark/>
          </w:tcPr>
          <w:p w14:paraId="1B74A5D2" w14:textId="77777777" w:rsidR="005063A7" w:rsidRPr="005063A7" w:rsidRDefault="005063A7" w:rsidP="005063A7">
            <w:pPr>
              <w:jc w:val="center"/>
              <w:rPr>
                <w:rFonts w:eastAsia="Times New Roman"/>
                <w:sz w:val="20"/>
                <w:szCs w:val="20"/>
              </w:rPr>
            </w:pPr>
            <w:r>
              <w:rPr>
                <w:rFonts w:eastAsia="Times New Roman"/>
                <w:sz w:val="20"/>
                <w:szCs w:val="20"/>
              </w:rPr>
              <w:t>-0.146</w:t>
            </w:r>
          </w:p>
        </w:tc>
        <w:tc>
          <w:tcPr>
            <w:tcW w:w="977" w:type="dxa"/>
            <w:tcBorders>
              <w:top w:val="nil"/>
              <w:left w:val="nil"/>
              <w:bottom w:val="nil"/>
              <w:right w:val="nil"/>
            </w:tcBorders>
            <w:shd w:val="clear" w:color="auto" w:fill="auto"/>
            <w:noWrap/>
            <w:vAlign w:val="center"/>
            <w:hideMark/>
          </w:tcPr>
          <w:p w14:paraId="650A1B44" w14:textId="77777777" w:rsidR="005063A7" w:rsidRPr="005063A7" w:rsidRDefault="005063A7" w:rsidP="005063A7">
            <w:pPr>
              <w:jc w:val="center"/>
              <w:rPr>
                <w:rFonts w:eastAsia="Times New Roman"/>
                <w:sz w:val="20"/>
                <w:szCs w:val="20"/>
              </w:rPr>
            </w:pPr>
            <w:r>
              <w:rPr>
                <w:rFonts w:eastAsia="Times New Roman"/>
                <w:sz w:val="20"/>
                <w:szCs w:val="20"/>
              </w:rPr>
              <w:t>-0.499***</w:t>
            </w:r>
          </w:p>
        </w:tc>
      </w:tr>
      <w:tr w:rsidR="005063A7" w:rsidRPr="005063A7" w14:paraId="5691279A" w14:textId="77777777" w:rsidTr="005063A7">
        <w:trPr>
          <w:trHeight w:val="288"/>
          <w:jc w:val="center"/>
        </w:trPr>
        <w:tc>
          <w:tcPr>
            <w:tcW w:w="1985" w:type="dxa"/>
            <w:vMerge/>
            <w:tcBorders>
              <w:top w:val="nil"/>
              <w:left w:val="nil"/>
              <w:bottom w:val="nil"/>
              <w:right w:val="nil"/>
            </w:tcBorders>
            <w:vAlign w:val="center"/>
            <w:hideMark/>
          </w:tcPr>
          <w:p w14:paraId="4EBD90F3"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14:paraId="596EA75F" w14:textId="77777777" w:rsidR="005063A7" w:rsidRPr="005063A7" w:rsidRDefault="005063A7" w:rsidP="005063A7">
            <w:pPr>
              <w:jc w:val="center"/>
              <w:rPr>
                <w:rFonts w:eastAsia="Times New Roman"/>
                <w:sz w:val="20"/>
                <w:szCs w:val="20"/>
              </w:rPr>
            </w:pPr>
            <w:r>
              <w:rPr>
                <w:rFonts w:eastAsia="Times New Roman"/>
                <w:sz w:val="20"/>
                <w:szCs w:val="20"/>
              </w:rPr>
              <w:t>(0.045)</w:t>
            </w:r>
          </w:p>
        </w:tc>
        <w:tc>
          <w:tcPr>
            <w:tcW w:w="977" w:type="dxa"/>
            <w:tcBorders>
              <w:top w:val="nil"/>
              <w:left w:val="nil"/>
              <w:bottom w:val="nil"/>
              <w:right w:val="nil"/>
            </w:tcBorders>
            <w:shd w:val="clear" w:color="auto" w:fill="auto"/>
            <w:noWrap/>
            <w:vAlign w:val="center"/>
            <w:hideMark/>
          </w:tcPr>
          <w:p w14:paraId="0517D356" w14:textId="77777777" w:rsidR="005063A7" w:rsidRPr="005063A7" w:rsidRDefault="005063A7" w:rsidP="005063A7">
            <w:pPr>
              <w:jc w:val="center"/>
              <w:rPr>
                <w:rFonts w:eastAsia="Times New Roman"/>
                <w:sz w:val="20"/>
                <w:szCs w:val="20"/>
              </w:rPr>
            </w:pPr>
            <w:r>
              <w:rPr>
                <w:rFonts w:eastAsia="Times New Roman"/>
                <w:sz w:val="20"/>
                <w:szCs w:val="20"/>
              </w:rPr>
              <w:t>(0.049)</w:t>
            </w:r>
          </w:p>
        </w:tc>
        <w:tc>
          <w:tcPr>
            <w:tcW w:w="977" w:type="dxa"/>
            <w:tcBorders>
              <w:top w:val="nil"/>
              <w:left w:val="nil"/>
              <w:bottom w:val="nil"/>
              <w:right w:val="nil"/>
            </w:tcBorders>
            <w:shd w:val="clear" w:color="auto" w:fill="auto"/>
            <w:noWrap/>
            <w:vAlign w:val="center"/>
            <w:hideMark/>
          </w:tcPr>
          <w:p w14:paraId="7E134C53" w14:textId="77777777" w:rsidR="005063A7" w:rsidRPr="005063A7" w:rsidRDefault="005063A7" w:rsidP="005063A7">
            <w:pPr>
              <w:jc w:val="center"/>
              <w:rPr>
                <w:rFonts w:eastAsia="Times New Roman"/>
                <w:sz w:val="20"/>
                <w:szCs w:val="20"/>
              </w:rPr>
            </w:pPr>
            <w:r>
              <w:rPr>
                <w:rFonts w:eastAsia="Times New Roman"/>
                <w:sz w:val="20"/>
                <w:szCs w:val="20"/>
              </w:rPr>
              <w:t>(0.041)</w:t>
            </w:r>
          </w:p>
        </w:tc>
        <w:tc>
          <w:tcPr>
            <w:tcW w:w="977" w:type="dxa"/>
            <w:tcBorders>
              <w:top w:val="nil"/>
              <w:left w:val="nil"/>
              <w:bottom w:val="nil"/>
              <w:right w:val="nil"/>
            </w:tcBorders>
            <w:shd w:val="clear" w:color="auto" w:fill="auto"/>
            <w:noWrap/>
            <w:vAlign w:val="center"/>
            <w:hideMark/>
          </w:tcPr>
          <w:p w14:paraId="4564144C" w14:textId="77777777" w:rsidR="005063A7" w:rsidRPr="005063A7" w:rsidRDefault="005063A7" w:rsidP="005063A7">
            <w:pPr>
              <w:jc w:val="center"/>
              <w:rPr>
                <w:rFonts w:eastAsia="Times New Roman"/>
                <w:sz w:val="20"/>
                <w:szCs w:val="20"/>
              </w:rPr>
            </w:pPr>
            <w:r>
              <w:rPr>
                <w:rFonts w:eastAsia="Times New Roman"/>
                <w:sz w:val="20"/>
                <w:szCs w:val="20"/>
              </w:rPr>
              <w:t>(0.102)</w:t>
            </w:r>
          </w:p>
        </w:tc>
        <w:tc>
          <w:tcPr>
            <w:tcW w:w="977" w:type="dxa"/>
            <w:tcBorders>
              <w:top w:val="nil"/>
              <w:left w:val="nil"/>
              <w:bottom w:val="nil"/>
              <w:right w:val="nil"/>
            </w:tcBorders>
            <w:shd w:val="clear" w:color="auto" w:fill="auto"/>
            <w:noWrap/>
            <w:vAlign w:val="center"/>
            <w:hideMark/>
          </w:tcPr>
          <w:p w14:paraId="2B6B8319" w14:textId="77777777" w:rsidR="005063A7" w:rsidRPr="005063A7" w:rsidRDefault="005063A7" w:rsidP="005063A7">
            <w:pPr>
              <w:jc w:val="center"/>
              <w:rPr>
                <w:rFonts w:eastAsia="Times New Roman"/>
                <w:sz w:val="20"/>
                <w:szCs w:val="20"/>
              </w:rPr>
            </w:pPr>
            <w:r>
              <w:rPr>
                <w:rFonts w:eastAsia="Times New Roman"/>
                <w:sz w:val="20"/>
                <w:szCs w:val="20"/>
              </w:rPr>
              <w:t>(0.049)</w:t>
            </w:r>
          </w:p>
        </w:tc>
      </w:tr>
      <w:tr w:rsidR="005063A7" w:rsidRPr="005063A7" w14:paraId="77D9D52B" w14:textId="77777777" w:rsidTr="005063A7">
        <w:trPr>
          <w:trHeight w:val="288"/>
          <w:jc w:val="center"/>
        </w:trPr>
        <w:tc>
          <w:tcPr>
            <w:tcW w:w="1985" w:type="dxa"/>
            <w:vMerge w:val="restart"/>
            <w:tcBorders>
              <w:top w:val="nil"/>
              <w:left w:val="nil"/>
              <w:bottom w:val="nil"/>
              <w:right w:val="nil"/>
            </w:tcBorders>
            <w:shd w:val="clear" w:color="auto" w:fill="auto"/>
            <w:noWrap/>
            <w:vAlign w:val="center"/>
            <w:hideMark/>
          </w:tcPr>
          <w:p w14:paraId="19A930C4" w14:textId="77777777" w:rsidR="005063A7" w:rsidRPr="005063A7" w:rsidRDefault="005063A7" w:rsidP="005063A7">
            <w:pPr>
              <w:rPr>
                <w:rFonts w:eastAsia="Times New Roman"/>
                <w:sz w:val="20"/>
                <w:szCs w:val="20"/>
              </w:rPr>
            </w:pPr>
            <w:r>
              <w:rPr>
                <w:rFonts w:eastAsia="Times New Roman"/>
                <w:sz w:val="20"/>
                <w:szCs w:val="20"/>
              </w:rPr>
              <w:t>Netherlands × Post</w:t>
            </w:r>
          </w:p>
        </w:tc>
        <w:tc>
          <w:tcPr>
            <w:tcW w:w="1512" w:type="dxa"/>
            <w:tcBorders>
              <w:top w:val="nil"/>
              <w:left w:val="nil"/>
              <w:bottom w:val="nil"/>
              <w:right w:val="nil"/>
            </w:tcBorders>
            <w:shd w:val="clear" w:color="auto" w:fill="auto"/>
            <w:noWrap/>
            <w:vAlign w:val="center"/>
            <w:hideMark/>
          </w:tcPr>
          <w:p w14:paraId="0AC07F50" w14:textId="77777777" w:rsidR="005063A7" w:rsidRPr="005063A7" w:rsidRDefault="005063A7" w:rsidP="005063A7">
            <w:pPr>
              <w:jc w:val="center"/>
              <w:rPr>
                <w:rFonts w:eastAsia="Times New Roman"/>
                <w:sz w:val="20"/>
                <w:szCs w:val="20"/>
              </w:rPr>
            </w:pPr>
            <w:r>
              <w:rPr>
                <w:rFonts w:eastAsia="Times New Roman"/>
                <w:sz w:val="20"/>
                <w:szCs w:val="20"/>
              </w:rPr>
              <w:t>-0.535***</w:t>
            </w:r>
          </w:p>
        </w:tc>
        <w:tc>
          <w:tcPr>
            <w:tcW w:w="977" w:type="dxa"/>
            <w:tcBorders>
              <w:top w:val="nil"/>
              <w:left w:val="nil"/>
              <w:bottom w:val="nil"/>
              <w:right w:val="nil"/>
            </w:tcBorders>
            <w:shd w:val="clear" w:color="auto" w:fill="auto"/>
            <w:noWrap/>
            <w:vAlign w:val="center"/>
            <w:hideMark/>
          </w:tcPr>
          <w:p w14:paraId="15E0C4B5" w14:textId="77777777" w:rsidR="005063A7" w:rsidRPr="005063A7" w:rsidRDefault="005063A7" w:rsidP="005063A7">
            <w:pPr>
              <w:jc w:val="center"/>
              <w:rPr>
                <w:rFonts w:eastAsia="Times New Roman"/>
                <w:sz w:val="20"/>
                <w:szCs w:val="20"/>
              </w:rPr>
            </w:pPr>
            <w:r>
              <w:rPr>
                <w:rFonts w:eastAsia="Times New Roman"/>
                <w:sz w:val="20"/>
                <w:szCs w:val="20"/>
              </w:rPr>
              <w:t>-0.512***</w:t>
            </w:r>
          </w:p>
        </w:tc>
        <w:tc>
          <w:tcPr>
            <w:tcW w:w="977" w:type="dxa"/>
            <w:tcBorders>
              <w:top w:val="nil"/>
              <w:left w:val="nil"/>
              <w:bottom w:val="nil"/>
              <w:right w:val="nil"/>
            </w:tcBorders>
            <w:shd w:val="clear" w:color="auto" w:fill="auto"/>
            <w:noWrap/>
            <w:vAlign w:val="center"/>
            <w:hideMark/>
          </w:tcPr>
          <w:p w14:paraId="6AE70069" w14:textId="77777777" w:rsidR="005063A7" w:rsidRPr="005063A7" w:rsidRDefault="005063A7" w:rsidP="005063A7">
            <w:pPr>
              <w:jc w:val="center"/>
              <w:rPr>
                <w:rFonts w:eastAsia="Times New Roman"/>
                <w:sz w:val="20"/>
                <w:szCs w:val="20"/>
              </w:rPr>
            </w:pPr>
            <w:r>
              <w:rPr>
                <w:rFonts w:eastAsia="Times New Roman"/>
                <w:sz w:val="20"/>
                <w:szCs w:val="20"/>
              </w:rPr>
              <w:t>-0.491***</w:t>
            </w:r>
          </w:p>
        </w:tc>
        <w:tc>
          <w:tcPr>
            <w:tcW w:w="977" w:type="dxa"/>
            <w:tcBorders>
              <w:top w:val="nil"/>
              <w:left w:val="nil"/>
              <w:bottom w:val="nil"/>
              <w:right w:val="nil"/>
            </w:tcBorders>
            <w:shd w:val="clear" w:color="auto" w:fill="auto"/>
            <w:noWrap/>
            <w:vAlign w:val="center"/>
            <w:hideMark/>
          </w:tcPr>
          <w:p w14:paraId="3B079FE0" w14:textId="77777777" w:rsidR="005063A7" w:rsidRPr="005063A7" w:rsidRDefault="005063A7" w:rsidP="005063A7">
            <w:pPr>
              <w:jc w:val="center"/>
              <w:rPr>
                <w:rFonts w:eastAsia="Times New Roman"/>
                <w:sz w:val="20"/>
                <w:szCs w:val="20"/>
              </w:rPr>
            </w:pPr>
            <w:r>
              <w:rPr>
                <w:rFonts w:eastAsia="Times New Roman"/>
                <w:sz w:val="20"/>
                <w:szCs w:val="20"/>
              </w:rPr>
              <w:t>-0.272.</w:t>
            </w:r>
          </w:p>
        </w:tc>
        <w:tc>
          <w:tcPr>
            <w:tcW w:w="977" w:type="dxa"/>
            <w:tcBorders>
              <w:top w:val="nil"/>
              <w:left w:val="nil"/>
              <w:bottom w:val="nil"/>
              <w:right w:val="nil"/>
            </w:tcBorders>
            <w:shd w:val="clear" w:color="auto" w:fill="auto"/>
            <w:noWrap/>
            <w:vAlign w:val="center"/>
            <w:hideMark/>
          </w:tcPr>
          <w:p w14:paraId="2E8D2539" w14:textId="77777777" w:rsidR="005063A7" w:rsidRPr="005063A7" w:rsidRDefault="005063A7" w:rsidP="005063A7">
            <w:pPr>
              <w:jc w:val="center"/>
              <w:rPr>
                <w:rFonts w:eastAsia="Times New Roman"/>
                <w:sz w:val="20"/>
                <w:szCs w:val="20"/>
              </w:rPr>
            </w:pPr>
            <w:r>
              <w:rPr>
                <w:rFonts w:eastAsia="Times New Roman"/>
                <w:sz w:val="20"/>
                <w:szCs w:val="20"/>
              </w:rPr>
              <w:t>-0.672***</w:t>
            </w:r>
          </w:p>
        </w:tc>
      </w:tr>
      <w:tr w:rsidR="005063A7" w:rsidRPr="005063A7" w14:paraId="716DB68B" w14:textId="77777777" w:rsidTr="005063A7">
        <w:trPr>
          <w:trHeight w:val="288"/>
          <w:jc w:val="center"/>
        </w:trPr>
        <w:tc>
          <w:tcPr>
            <w:tcW w:w="1985" w:type="dxa"/>
            <w:vMerge/>
            <w:tcBorders>
              <w:top w:val="nil"/>
              <w:left w:val="nil"/>
              <w:bottom w:val="nil"/>
              <w:right w:val="nil"/>
            </w:tcBorders>
            <w:vAlign w:val="center"/>
            <w:hideMark/>
          </w:tcPr>
          <w:p w14:paraId="7AD3CE2D"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14:paraId="2A99826B" w14:textId="77777777" w:rsidR="005063A7" w:rsidRPr="005063A7" w:rsidRDefault="005063A7" w:rsidP="005063A7">
            <w:pPr>
              <w:jc w:val="center"/>
              <w:rPr>
                <w:rFonts w:eastAsia="Times New Roman"/>
                <w:sz w:val="20"/>
                <w:szCs w:val="20"/>
              </w:rPr>
            </w:pPr>
            <w:r>
              <w:rPr>
                <w:rFonts w:eastAsia="Times New Roman"/>
                <w:sz w:val="20"/>
                <w:szCs w:val="20"/>
              </w:rPr>
              <w:t>(0.024)</w:t>
            </w:r>
          </w:p>
        </w:tc>
        <w:tc>
          <w:tcPr>
            <w:tcW w:w="977" w:type="dxa"/>
            <w:tcBorders>
              <w:top w:val="nil"/>
              <w:left w:val="nil"/>
              <w:bottom w:val="nil"/>
              <w:right w:val="nil"/>
            </w:tcBorders>
            <w:shd w:val="clear" w:color="auto" w:fill="auto"/>
            <w:noWrap/>
            <w:vAlign w:val="center"/>
            <w:hideMark/>
          </w:tcPr>
          <w:p w14:paraId="5E2D1644" w14:textId="77777777" w:rsidR="005063A7" w:rsidRPr="005063A7" w:rsidRDefault="005063A7" w:rsidP="005063A7">
            <w:pPr>
              <w:jc w:val="center"/>
              <w:rPr>
                <w:rFonts w:eastAsia="Times New Roman"/>
                <w:sz w:val="20"/>
                <w:szCs w:val="20"/>
              </w:rPr>
            </w:pPr>
            <w:r>
              <w:rPr>
                <w:rFonts w:eastAsia="Times New Roman"/>
                <w:sz w:val="20"/>
                <w:szCs w:val="20"/>
              </w:rPr>
              <w:t>(0.026)</w:t>
            </w:r>
          </w:p>
        </w:tc>
        <w:tc>
          <w:tcPr>
            <w:tcW w:w="977" w:type="dxa"/>
            <w:tcBorders>
              <w:top w:val="nil"/>
              <w:left w:val="nil"/>
              <w:bottom w:val="nil"/>
              <w:right w:val="nil"/>
            </w:tcBorders>
            <w:shd w:val="clear" w:color="auto" w:fill="auto"/>
            <w:noWrap/>
            <w:vAlign w:val="center"/>
            <w:hideMark/>
          </w:tcPr>
          <w:p w14:paraId="02BC0EEA" w14:textId="77777777" w:rsidR="005063A7" w:rsidRPr="005063A7" w:rsidRDefault="005063A7" w:rsidP="005063A7">
            <w:pPr>
              <w:jc w:val="center"/>
              <w:rPr>
                <w:rFonts w:eastAsia="Times New Roman"/>
                <w:sz w:val="20"/>
                <w:szCs w:val="20"/>
              </w:rPr>
            </w:pPr>
            <w:r>
              <w:rPr>
                <w:rFonts w:eastAsia="Times New Roman"/>
                <w:sz w:val="20"/>
                <w:szCs w:val="20"/>
              </w:rPr>
              <w:t>(0.037)</w:t>
            </w:r>
          </w:p>
        </w:tc>
        <w:tc>
          <w:tcPr>
            <w:tcW w:w="977" w:type="dxa"/>
            <w:tcBorders>
              <w:top w:val="nil"/>
              <w:left w:val="nil"/>
              <w:bottom w:val="nil"/>
              <w:right w:val="nil"/>
            </w:tcBorders>
            <w:shd w:val="clear" w:color="auto" w:fill="auto"/>
            <w:noWrap/>
            <w:vAlign w:val="center"/>
            <w:hideMark/>
          </w:tcPr>
          <w:p w14:paraId="0394E32E" w14:textId="77777777" w:rsidR="005063A7" w:rsidRPr="005063A7" w:rsidRDefault="005063A7" w:rsidP="005063A7">
            <w:pPr>
              <w:jc w:val="center"/>
              <w:rPr>
                <w:rFonts w:eastAsia="Times New Roman"/>
                <w:sz w:val="20"/>
                <w:szCs w:val="20"/>
              </w:rPr>
            </w:pPr>
            <w:r>
              <w:rPr>
                <w:rFonts w:eastAsia="Times New Roman"/>
                <w:sz w:val="20"/>
                <w:szCs w:val="20"/>
              </w:rPr>
              <w:t>(0.136)</w:t>
            </w:r>
          </w:p>
        </w:tc>
        <w:tc>
          <w:tcPr>
            <w:tcW w:w="977" w:type="dxa"/>
            <w:tcBorders>
              <w:top w:val="nil"/>
              <w:left w:val="nil"/>
              <w:bottom w:val="nil"/>
              <w:right w:val="nil"/>
            </w:tcBorders>
            <w:shd w:val="clear" w:color="auto" w:fill="auto"/>
            <w:noWrap/>
            <w:vAlign w:val="center"/>
            <w:hideMark/>
          </w:tcPr>
          <w:p w14:paraId="01DC09B9" w14:textId="77777777" w:rsidR="005063A7" w:rsidRPr="005063A7" w:rsidRDefault="005063A7" w:rsidP="005063A7">
            <w:pPr>
              <w:jc w:val="center"/>
              <w:rPr>
                <w:rFonts w:eastAsia="Times New Roman"/>
                <w:sz w:val="20"/>
                <w:szCs w:val="20"/>
              </w:rPr>
            </w:pPr>
            <w:r>
              <w:rPr>
                <w:rFonts w:eastAsia="Times New Roman"/>
                <w:sz w:val="20"/>
                <w:szCs w:val="20"/>
              </w:rPr>
              <w:t>(0.047)</w:t>
            </w:r>
          </w:p>
        </w:tc>
      </w:tr>
      <w:tr w:rsidR="005063A7" w:rsidRPr="005063A7" w14:paraId="28396596" w14:textId="77777777" w:rsidTr="005063A7">
        <w:trPr>
          <w:trHeight w:val="288"/>
          <w:jc w:val="center"/>
        </w:trPr>
        <w:tc>
          <w:tcPr>
            <w:tcW w:w="1985" w:type="dxa"/>
            <w:vMerge w:val="restart"/>
            <w:tcBorders>
              <w:top w:val="nil"/>
              <w:left w:val="nil"/>
              <w:bottom w:val="nil"/>
              <w:right w:val="nil"/>
            </w:tcBorders>
            <w:shd w:val="clear" w:color="auto" w:fill="auto"/>
            <w:noWrap/>
            <w:vAlign w:val="center"/>
            <w:hideMark/>
          </w:tcPr>
          <w:p w14:paraId="1900D3DC" w14:textId="77777777" w:rsidR="005063A7" w:rsidRPr="005063A7" w:rsidRDefault="005063A7" w:rsidP="005063A7">
            <w:pPr>
              <w:rPr>
                <w:rFonts w:eastAsia="Times New Roman"/>
                <w:sz w:val="20"/>
                <w:szCs w:val="20"/>
              </w:rPr>
            </w:pPr>
            <w:r>
              <w:rPr>
                <w:rFonts w:eastAsia="Times New Roman"/>
                <w:sz w:val="20"/>
                <w:szCs w:val="20"/>
              </w:rPr>
              <w:t>Poland × Post</w:t>
            </w:r>
          </w:p>
        </w:tc>
        <w:tc>
          <w:tcPr>
            <w:tcW w:w="1512" w:type="dxa"/>
            <w:tcBorders>
              <w:top w:val="nil"/>
              <w:left w:val="nil"/>
              <w:bottom w:val="nil"/>
              <w:right w:val="nil"/>
            </w:tcBorders>
            <w:shd w:val="clear" w:color="auto" w:fill="auto"/>
            <w:noWrap/>
            <w:vAlign w:val="center"/>
            <w:hideMark/>
          </w:tcPr>
          <w:p w14:paraId="4FCC6F05" w14:textId="77777777" w:rsidR="005063A7" w:rsidRPr="005063A7" w:rsidRDefault="005063A7" w:rsidP="005063A7">
            <w:pPr>
              <w:jc w:val="center"/>
              <w:rPr>
                <w:rFonts w:eastAsia="Times New Roman"/>
                <w:sz w:val="20"/>
                <w:szCs w:val="20"/>
              </w:rPr>
            </w:pPr>
            <w:r>
              <w:rPr>
                <w:rFonts w:eastAsia="Times New Roman"/>
                <w:sz w:val="20"/>
                <w:szCs w:val="20"/>
              </w:rPr>
              <w:t>-1.668***</w:t>
            </w:r>
          </w:p>
        </w:tc>
        <w:tc>
          <w:tcPr>
            <w:tcW w:w="977" w:type="dxa"/>
            <w:tcBorders>
              <w:top w:val="nil"/>
              <w:left w:val="nil"/>
              <w:bottom w:val="nil"/>
              <w:right w:val="nil"/>
            </w:tcBorders>
            <w:shd w:val="clear" w:color="auto" w:fill="auto"/>
            <w:noWrap/>
            <w:vAlign w:val="center"/>
            <w:hideMark/>
          </w:tcPr>
          <w:p w14:paraId="70CBF352" w14:textId="77777777" w:rsidR="005063A7" w:rsidRPr="005063A7" w:rsidRDefault="005063A7" w:rsidP="005063A7">
            <w:pPr>
              <w:jc w:val="center"/>
              <w:rPr>
                <w:rFonts w:eastAsia="Times New Roman"/>
                <w:sz w:val="20"/>
                <w:szCs w:val="20"/>
              </w:rPr>
            </w:pPr>
            <w:r>
              <w:rPr>
                <w:rFonts w:eastAsia="Times New Roman"/>
                <w:sz w:val="20"/>
                <w:szCs w:val="20"/>
              </w:rPr>
              <w:t>-1.645***</w:t>
            </w:r>
          </w:p>
        </w:tc>
        <w:tc>
          <w:tcPr>
            <w:tcW w:w="977" w:type="dxa"/>
            <w:tcBorders>
              <w:top w:val="nil"/>
              <w:left w:val="nil"/>
              <w:bottom w:val="nil"/>
              <w:right w:val="nil"/>
            </w:tcBorders>
            <w:shd w:val="clear" w:color="auto" w:fill="auto"/>
            <w:noWrap/>
            <w:vAlign w:val="center"/>
            <w:hideMark/>
          </w:tcPr>
          <w:p w14:paraId="5B428F31" w14:textId="77777777" w:rsidR="005063A7" w:rsidRPr="005063A7" w:rsidRDefault="005063A7" w:rsidP="005063A7">
            <w:pPr>
              <w:jc w:val="center"/>
              <w:rPr>
                <w:rFonts w:eastAsia="Times New Roman"/>
                <w:sz w:val="20"/>
                <w:szCs w:val="20"/>
              </w:rPr>
            </w:pPr>
            <w:r>
              <w:rPr>
                <w:rFonts w:eastAsia="Times New Roman"/>
                <w:sz w:val="20"/>
                <w:szCs w:val="20"/>
              </w:rPr>
              <w:t>-0.135</w:t>
            </w:r>
          </w:p>
        </w:tc>
        <w:tc>
          <w:tcPr>
            <w:tcW w:w="977" w:type="dxa"/>
            <w:tcBorders>
              <w:top w:val="nil"/>
              <w:left w:val="nil"/>
              <w:bottom w:val="nil"/>
              <w:right w:val="nil"/>
            </w:tcBorders>
            <w:shd w:val="clear" w:color="auto" w:fill="auto"/>
            <w:noWrap/>
            <w:vAlign w:val="center"/>
            <w:hideMark/>
          </w:tcPr>
          <w:p w14:paraId="237C3520" w14:textId="77777777" w:rsidR="005063A7" w:rsidRPr="005063A7" w:rsidRDefault="005063A7" w:rsidP="005063A7">
            <w:pPr>
              <w:jc w:val="center"/>
              <w:rPr>
                <w:rFonts w:eastAsia="Times New Roman"/>
                <w:sz w:val="20"/>
                <w:szCs w:val="20"/>
              </w:rPr>
            </w:pPr>
            <w:r>
              <w:rPr>
                <w:rFonts w:eastAsia="Times New Roman"/>
                <w:sz w:val="20"/>
                <w:szCs w:val="20"/>
              </w:rPr>
              <w:t>-0.792</w:t>
            </w:r>
          </w:p>
        </w:tc>
        <w:tc>
          <w:tcPr>
            <w:tcW w:w="977" w:type="dxa"/>
            <w:tcBorders>
              <w:top w:val="nil"/>
              <w:left w:val="nil"/>
              <w:bottom w:val="nil"/>
              <w:right w:val="nil"/>
            </w:tcBorders>
            <w:shd w:val="clear" w:color="auto" w:fill="auto"/>
            <w:noWrap/>
            <w:vAlign w:val="center"/>
            <w:hideMark/>
          </w:tcPr>
          <w:p w14:paraId="6F0EDCCC" w14:textId="77777777" w:rsidR="005063A7" w:rsidRPr="005063A7" w:rsidRDefault="005063A7" w:rsidP="005063A7">
            <w:pPr>
              <w:jc w:val="center"/>
              <w:rPr>
                <w:rFonts w:eastAsia="Times New Roman"/>
                <w:sz w:val="20"/>
                <w:szCs w:val="20"/>
              </w:rPr>
            </w:pPr>
            <w:r>
              <w:rPr>
                <w:rFonts w:eastAsia="Times New Roman"/>
                <w:sz w:val="20"/>
                <w:szCs w:val="20"/>
              </w:rPr>
              <w:t>-1.806***</w:t>
            </w:r>
          </w:p>
        </w:tc>
      </w:tr>
      <w:tr w:rsidR="005063A7" w:rsidRPr="005063A7" w14:paraId="15822881" w14:textId="77777777" w:rsidTr="005063A7">
        <w:trPr>
          <w:trHeight w:val="288"/>
          <w:jc w:val="center"/>
        </w:trPr>
        <w:tc>
          <w:tcPr>
            <w:tcW w:w="1985" w:type="dxa"/>
            <w:vMerge/>
            <w:tcBorders>
              <w:top w:val="nil"/>
              <w:left w:val="nil"/>
              <w:bottom w:val="nil"/>
              <w:right w:val="nil"/>
            </w:tcBorders>
            <w:vAlign w:val="center"/>
            <w:hideMark/>
          </w:tcPr>
          <w:p w14:paraId="3CFAFF7D"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14:paraId="042829A4" w14:textId="77777777" w:rsidR="005063A7" w:rsidRPr="005063A7" w:rsidRDefault="005063A7" w:rsidP="005063A7">
            <w:pPr>
              <w:jc w:val="center"/>
              <w:rPr>
                <w:rFonts w:eastAsia="Times New Roman"/>
                <w:sz w:val="20"/>
                <w:szCs w:val="20"/>
              </w:rPr>
            </w:pPr>
            <w:r>
              <w:rPr>
                <w:rFonts w:eastAsia="Times New Roman"/>
                <w:sz w:val="20"/>
                <w:szCs w:val="20"/>
              </w:rPr>
              <w:t>(0.151)</w:t>
            </w:r>
          </w:p>
        </w:tc>
        <w:tc>
          <w:tcPr>
            <w:tcW w:w="977" w:type="dxa"/>
            <w:tcBorders>
              <w:top w:val="nil"/>
              <w:left w:val="nil"/>
              <w:bottom w:val="nil"/>
              <w:right w:val="nil"/>
            </w:tcBorders>
            <w:shd w:val="clear" w:color="auto" w:fill="auto"/>
            <w:noWrap/>
            <w:vAlign w:val="center"/>
            <w:hideMark/>
          </w:tcPr>
          <w:p w14:paraId="13D23A25" w14:textId="77777777" w:rsidR="005063A7" w:rsidRPr="005063A7" w:rsidRDefault="005063A7" w:rsidP="005063A7">
            <w:pPr>
              <w:jc w:val="center"/>
              <w:rPr>
                <w:rFonts w:eastAsia="Times New Roman"/>
                <w:sz w:val="20"/>
                <w:szCs w:val="20"/>
              </w:rPr>
            </w:pPr>
            <w:r>
              <w:rPr>
                <w:rFonts w:eastAsia="Times New Roman"/>
                <w:sz w:val="20"/>
                <w:szCs w:val="20"/>
              </w:rPr>
              <w:t>(0.146)</w:t>
            </w:r>
          </w:p>
        </w:tc>
        <w:tc>
          <w:tcPr>
            <w:tcW w:w="977" w:type="dxa"/>
            <w:tcBorders>
              <w:top w:val="nil"/>
              <w:left w:val="nil"/>
              <w:bottom w:val="nil"/>
              <w:right w:val="nil"/>
            </w:tcBorders>
            <w:shd w:val="clear" w:color="auto" w:fill="auto"/>
            <w:noWrap/>
            <w:vAlign w:val="center"/>
            <w:hideMark/>
          </w:tcPr>
          <w:p w14:paraId="030D4E73" w14:textId="77777777" w:rsidR="005063A7" w:rsidRPr="005063A7" w:rsidRDefault="005063A7" w:rsidP="005063A7">
            <w:pPr>
              <w:jc w:val="center"/>
              <w:rPr>
                <w:rFonts w:eastAsia="Times New Roman"/>
                <w:sz w:val="20"/>
                <w:szCs w:val="20"/>
              </w:rPr>
            </w:pPr>
            <w:r>
              <w:rPr>
                <w:rFonts w:eastAsia="Times New Roman"/>
                <w:sz w:val="20"/>
                <w:szCs w:val="20"/>
              </w:rPr>
              <w:t>(0.141)</w:t>
            </w:r>
          </w:p>
        </w:tc>
        <w:tc>
          <w:tcPr>
            <w:tcW w:w="977" w:type="dxa"/>
            <w:tcBorders>
              <w:top w:val="nil"/>
              <w:left w:val="nil"/>
              <w:bottom w:val="nil"/>
              <w:right w:val="nil"/>
            </w:tcBorders>
            <w:shd w:val="clear" w:color="auto" w:fill="auto"/>
            <w:noWrap/>
            <w:vAlign w:val="center"/>
            <w:hideMark/>
          </w:tcPr>
          <w:p w14:paraId="30873D50" w14:textId="77777777" w:rsidR="005063A7" w:rsidRPr="005063A7" w:rsidRDefault="005063A7" w:rsidP="005063A7">
            <w:pPr>
              <w:jc w:val="center"/>
              <w:rPr>
                <w:rFonts w:eastAsia="Times New Roman"/>
                <w:sz w:val="20"/>
                <w:szCs w:val="20"/>
              </w:rPr>
            </w:pPr>
            <w:r>
              <w:rPr>
                <w:rFonts w:eastAsia="Times New Roman"/>
                <w:sz w:val="20"/>
                <w:szCs w:val="20"/>
              </w:rPr>
              <w:t>(0.459)</w:t>
            </w:r>
          </w:p>
        </w:tc>
        <w:tc>
          <w:tcPr>
            <w:tcW w:w="977" w:type="dxa"/>
            <w:tcBorders>
              <w:top w:val="nil"/>
              <w:left w:val="nil"/>
              <w:bottom w:val="nil"/>
              <w:right w:val="nil"/>
            </w:tcBorders>
            <w:shd w:val="clear" w:color="auto" w:fill="auto"/>
            <w:noWrap/>
            <w:vAlign w:val="center"/>
            <w:hideMark/>
          </w:tcPr>
          <w:p w14:paraId="4F47EDFF" w14:textId="77777777" w:rsidR="005063A7" w:rsidRPr="005063A7" w:rsidRDefault="005063A7" w:rsidP="005063A7">
            <w:pPr>
              <w:jc w:val="center"/>
              <w:rPr>
                <w:rFonts w:eastAsia="Times New Roman"/>
                <w:sz w:val="20"/>
                <w:szCs w:val="20"/>
              </w:rPr>
            </w:pPr>
            <w:r>
              <w:rPr>
                <w:rFonts w:eastAsia="Times New Roman"/>
                <w:sz w:val="20"/>
                <w:szCs w:val="20"/>
              </w:rPr>
              <w:t>(0.166)</w:t>
            </w:r>
          </w:p>
        </w:tc>
      </w:tr>
      <w:tr w:rsidR="005063A7" w:rsidRPr="005063A7" w14:paraId="3F9E726A" w14:textId="77777777" w:rsidTr="005063A7">
        <w:trPr>
          <w:trHeight w:val="288"/>
          <w:jc w:val="center"/>
        </w:trPr>
        <w:tc>
          <w:tcPr>
            <w:tcW w:w="1985" w:type="dxa"/>
            <w:vMerge w:val="restart"/>
            <w:tcBorders>
              <w:top w:val="nil"/>
              <w:left w:val="nil"/>
              <w:bottom w:val="nil"/>
              <w:right w:val="nil"/>
            </w:tcBorders>
            <w:shd w:val="clear" w:color="auto" w:fill="auto"/>
            <w:noWrap/>
            <w:vAlign w:val="center"/>
            <w:hideMark/>
          </w:tcPr>
          <w:p w14:paraId="3D58A0AD" w14:textId="77777777" w:rsidR="005063A7" w:rsidRPr="005063A7" w:rsidRDefault="005063A7" w:rsidP="005063A7">
            <w:pPr>
              <w:rPr>
                <w:rFonts w:eastAsia="Times New Roman"/>
                <w:sz w:val="20"/>
                <w:szCs w:val="20"/>
              </w:rPr>
            </w:pPr>
            <w:r>
              <w:rPr>
                <w:rFonts w:eastAsia="Times New Roman"/>
                <w:sz w:val="20"/>
                <w:szCs w:val="20"/>
              </w:rPr>
              <w:t>Portugal × Post</w:t>
            </w:r>
          </w:p>
        </w:tc>
        <w:tc>
          <w:tcPr>
            <w:tcW w:w="1512" w:type="dxa"/>
            <w:tcBorders>
              <w:top w:val="nil"/>
              <w:left w:val="nil"/>
              <w:bottom w:val="nil"/>
              <w:right w:val="nil"/>
            </w:tcBorders>
            <w:shd w:val="clear" w:color="auto" w:fill="auto"/>
            <w:noWrap/>
            <w:vAlign w:val="center"/>
            <w:hideMark/>
          </w:tcPr>
          <w:p w14:paraId="0C18CF16" w14:textId="77777777" w:rsidR="005063A7" w:rsidRPr="005063A7" w:rsidRDefault="005063A7" w:rsidP="005063A7">
            <w:pPr>
              <w:jc w:val="center"/>
              <w:rPr>
                <w:rFonts w:eastAsia="Times New Roman"/>
                <w:sz w:val="20"/>
                <w:szCs w:val="20"/>
              </w:rPr>
            </w:pPr>
            <w:r>
              <w:rPr>
                <w:rFonts w:eastAsia="Times New Roman"/>
                <w:sz w:val="20"/>
                <w:szCs w:val="20"/>
              </w:rPr>
              <w:t>-0.939*</w:t>
            </w:r>
          </w:p>
        </w:tc>
        <w:tc>
          <w:tcPr>
            <w:tcW w:w="977" w:type="dxa"/>
            <w:tcBorders>
              <w:top w:val="nil"/>
              <w:left w:val="nil"/>
              <w:bottom w:val="nil"/>
              <w:right w:val="nil"/>
            </w:tcBorders>
            <w:shd w:val="clear" w:color="auto" w:fill="auto"/>
            <w:noWrap/>
            <w:vAlign w:val="center"/>
            <w:hideMark/>
          </w:tcPr>
          <w:p w14:paraId="2ECD4859" w14:textId="77777777" w:rsidR="005063A7" w:rsidRPr="005063A7" w:rsidRDefault="005063A7" w:rsidP="005063A7">
            <w:pPr>
              <w:jc w:val="center"/>
              <w:rPr>
                <w:rFonts w:eastAsia="Times New Roman"/>
                <w:sz w:val="20"/>
                <w:szCs w:val="20"/>
              </w:rPr>
            </w:pPr>
            <w:r>
              <w:rPr>
                <w:rFonts w:eastAsia="Times New Roman"/>
                <w:sz w:val="20"/>
                <w:szCs w:val="20"/>
              </w:rPr>
              <w:t>-0.916*</w:t>
            </w:r>
          </w:p>
        </w:tc>
        <w:tc>
          <w:tcPr>
            <w:tcW w:w="977" w:type="dxa"/>
            <w:tcBorders>
              <w:top w:val="nil"/>
              <w:left w:val="nil"/>
              <w:bottom w:val="nil"/>
              <w:right w:val="nil"/>
            </w:tcBorders>
            <w:shd w:val="clear" w:color="auto" w:fill="auto"/>
            <w:noWrap/>
            <w:vAlign w:val="center"/>
            <w:hideMark/>
          </w:tcPr>
          <w:p w14:paraId="145D5181" w14:textId="77777777" w:rsidR="005063A7" w:rsidRPr="005063A7" w:rsidRDefault="005063A7" w:rsidP="005063A7">
            <w:pPr>
              <w:jc w:val="center"/>
              <w:rPr>
                <w:rFonts w:eastAsia="Times New Roman"/>
                <w:sz w:val="20"/>
                <w:szCs w:val="20"/>
              </w:rPr>
            </w:pPr>
            <w:r>
              <w:rPr>
                <w:rFonts w:eastAsia="Times New Roman"/>
                <w:sz w:val="20"/>
                <w:szCs w:val="20"/>
              </w:rPr>
              <w:t>-0.087</w:t>
            </w:r>
          </w:p>
        </w:tc>
        <w:tc>
          <w:tcPr>
            <w:tcW w:w="977" w:type="dxa"/>
            <w:tcBorders>
              <w:top w:val="nil"/>
              <w:left w:val="nil"/>
              <w:bottom w:val="nil"/>
              <w:right w:val="nil"/>
            </w:tcBorders>
            <w:shd w:val="clear" w:color="auto" w:fill="auto"/>
            <w:noWrap/>
            <w:vAlign w:val="center"/>
            <w:hideMark/>
          </w:tcPr>
          <w:p w14:paraId="5B0C8D2A" w14:textId="77777777" w:rsidR="005063A7" w:rsidRPr="005063A7" w:rsidRDefault="005063A7" w:rsidP="005063A7">
            <w:pPr>
              <w:jc w:val="center"/>
              <w:rPr>
                <w:rFonts w:eastAsia="Times New Roman"/>
                <w:sz w:val="20"/>
                <w:szCs w:val="20"/>
              </w:rPr>
            </w:pPr>
            <w:r>
              <w:rPr>
                <w:rFonts w:eastAsia="Times New Roman"/>
                <w:sz w:val="20"/>
                <w:szCs w:val="20"/>
              </w:rPr>
              <w:t>0.006</w:t>
            </w:r>
          </w:p>
        </w:tc>
        <w:tc>
          <w:tcPr>
            <w:tcW w:w="977" w:type="dxa"/>
            <w:tcBorders>
              <w:top w:val="nil"/>
              <w:left w:val="nil"/>
              <w:bottom w:val="nil"/>
              <w:right w:val="nil"/>
            </w:tcBorders>
            <w:shd w:val="clear" w:color="auto" w:fill="auto"/>
            <w:noWrap/>
            <w:vAlign w:val="center"/>
            <w:hideMark/>
          </w:tcPr>
          <w:p w14:paraId="0B907328" w14:textId="77777777" w:rsidR="005063A7" w:rsidRPr="005063A7" w:rsidRDefault="005063A7" w:rsidP="005063A7">
            <w:pPr>
              <w:jc w:val="center"/>
              <w:rPr>
                <w:rFonts w:eastAsia="Times New Roman"/>
                <w:sz w:val="20"/>
                <w:szCs w:val="20"/>
              </w:rPr>
            </w:pPr>
            <w:r>
              <w:rPr>
                <w:rFonts w:eastAsia="Times New Roman"/>
                <w:sz w:val="20"/>
                <w:szCs w:val="20"/>
              </w:rPr>
              <w:t>-1.077*</w:t>
            </w:r>
          </w:p>
        </w:tc>
      </w:tr>
      <w:tr w:rsidR="005063A7" w:rsidRPr="005063A7" w14:paraId="7EE44756" w14:textId="77777777" w:rsidTr="005063A7">
        <w:trPr>
          <w:trHeight w:val="288"/>
          <w:jc w:val="center"/>
        </w:trPr>
        <w:tc>
          <w:tcPr>
            <w:tcW w:w="1985" w:type="dxa"/>
            <w:vMerge/>
            <w:tcBorders>
              <w:top w:val="nil"/>
              <w:left w:val="nil"/>
              <w:bottom w:val="nil"/>
              <w:right w:val="nil"/>
            </w:tcBorders>
            <w:vAlign w:val="center"/>
            <w:hideMark/>
          </w:tcPr>
          <w:p w14:paraId="3C981EC8"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14:paraId="32E1A311" w14:textId="77777777" w:rsidR="005063A7" w:rsidRPr="005063A7" w:rsidRDefault="005063A7" w:rsidP="005063A7">
            <w:pPr>
              <w:jc w:val="center"/>
              <w:rPr>
                <w:rFonts w:eastAsia="Times New Roman"/>
                <w:sz w:val="20"/>
                <w:szCs w:val="20"/>
              </w:rPr>
            </w:pPr>
            <w:r>
              <w:rPr>
                <w:rFonts w:eastAsia="Times New Roman"/>
                <w:sz w:val="20"/>
                <w:szCs w:val="20"/>
              </w:rPr>
              <w:t>(0.353)</w:t>
            </w:r>
          </w:p>
        </w:tc>
        <w:tc>
          <w:tcPr>
            <w:tcW w:w="977" w:type="dxa"/>
            <w:tcBorders>
              <w:top w:val="nil"/>
              <w:left w:val="nil"/>
              <w:bottom w:val="nil"/>
              <w:right w:val="nil"/>
            </w:tcBorders>
            <w:shd w:val="clear" w:color="auto" w:fill="auto"/>
            <w:noWrap/>
            <w:vAlign w:val="center"/>
            <w:hideMark/>
          </w:tcPr>
          <w:p w14:paraId="153996CC" w14:textId="77777777" w:rsidR="005063A7" w:rsidRPr="005063A7" w:rsidRDefault="005063A7" w:rsidP="005063A7">
            <w:pPr>
              <w:jc w:val="center"/>
              <w:rPr>
                <w:rFonts w:eastAsia="Times New Roman"/>
                <w:sz w:val="20"/>
                <w:szCs w:val="20"/>
              </w:rPr>
            </w:pPr>
            <w:r>
              <w:rPr>
                <w:rFonts w:eastAsia="Times New Roman"/>
                <w:sz w:val="20"/>
                <w:szCs w:val="20"/>
              </w:rPr>
              <w:t>(0.345)</w:t>
            </w:r>
          </w:p>
        </w:tc>
        <w:tc>
          <w:tcPr>
            <w:tcW w:w="977" w:type="dxa"/>
            <w:tcBorders>
              <w:top w:val="nil"/>
              <w:left w:val="nil"/>
              <w:bottom w:val="nil"/>
              <w:right w:val="nil"/>
            </w:tcBorders>
            <w:shd w:val="clear" w:color="auto" w:fill="auto"/>
            <w:noWrap/>
            <w:vAlign w:val="center"/>
            <w:hideMark/>
          </w:tcPr>
          <w:p w14:paraId="5D5ADEDC" w14:textId="77777777" w:rsidR="005063A7" w:rsidRPr="005063A7" w:rsidRDefault="005063A7" w:rsidP="005063A7">
            <w:pPr>
              <w:jc w:val="center"/>
              <w:rPr>
                <w:rFonts w:eastAsia="Times New Roman"/>
                <w:sz w:val="20"/>
                <w:szCs w:val="20"/>
              </w:rPr>
            </w:pPr>
            <w:r>
              <w:rPr>
                <w:rFonts w:eastAsia="Times New Roman"/>
                <w:sz w:val="20"/>
                <w:szCs w:val="20"/>
              </w:rPr>
              <w:t>(0.321)</w:t>
            </w:r>
          </w:p>
        </w:tc>
        <w:tc>
          <w:tcPr>
            <w:tcW w:w="977" w:type="dxa"/>
            <w:tcBorders>
              <w:top w:val="nil"/>
              <w:left w:val="nil"/>
              <w:bottom w:val="nil"/>
              <w:right w:val="nil"/>
            </w:tcBorders>
            <w:shd w:val="clear" w:color="auto" w:fill="auto"/>
            <w:noWrap/>
            <w:vAlign w:val="center"/>
            <w:hideMark/>
          </w:tcPr>
          <w:p w14:paraId="02247418" w14:textId="77777777" w:rsidR="005063A7" w:rsidRPr="005063A7" w:rsidRDefault="005063A7" w:rsidP="005063A7">
            <w:pPr>
              <w:jc w:val="center"/>
              <w:rPr>
                <w:rFonts w:eastAsia="Times New Roman"/>
                <w:sz w:val="20"/>
                <w:szCs w:val="20"/>
              </w:rPr>
            </w:pPr>
            <w:r>
              <w:rPr>
                <w:rFonts w:eastAsia="Times New Roman"/>
                <w:sz w:val="20"/>
                <w:szCs w:val="20"/>
              </w:rPr>
              <w:t>(0.700)</w:t>
            </w:r>
          </w:p>
        </w:tc>
        <w:tc>
          <w:tcPr>
            <w:tcW w:w="977" w:type="dxa"/>
            <w:tcBorders>
              <w:top w:val="nil"/>
              <w:left w:val="nil"/>
              <w:bottom w:val="nil"/>
              <w:right w:val="nil"/>
            </w:tcBorders>
            <w:shd w:val="clear" w:color="auto" w:fill="auto"/>
            <w:noWrap/>
            <w:vAlign w:val="center"/>
            <w:hideMark/>
          </w:tcPr>
          <w:p w14:paraId="4B866BD9" w14:textId="77777777" w:rsidR="005063A7" w:rsidRPr="005063A7" w:rsidRDefault="005063A7" w:rsidP="005063A7">
            <w:pPr>
              <w:jc w:val="center"/>
              <w:rPr>
                <w:rFonts w:eastAsia="Times New Roman"/>
                <w:sz w:val="20"/>
                <w:szCs w:val="20"/>
              </w:rPr>
            </w:pPr>
            <w:r>
              <w:rPr>
                <w:rFonts w:eastAsia="Times New Roman"/>
                <w:sz w:val="20"/>
                <w:szCs w:val="20"/>
              </w:rPr>
              <w:t>(0.366)</w:t>
            </w:r>
          </w:p>
        </w:tc>
      </w:tr>
      <w:tr w:rsidR="005063A7" w:rsidRPr="005063A7" w14:paraId="06257347" w14:textId="77777777" w:rsidTr="005063A7">
        <w:trPr>
          <w:trHeight w:val="288"/>
          <w:jc w:val="center"/>
        </w:trPr>
        <w:tc>
          <w:tcPr>
            <w:tcW w:w="1985" w:type="dxa"/>
            <w:vMerge w:val="restart"/>
            <w:tcBorders>
              <w:top w:val="nil"/>
              <w:left w:val="nil"/>
              <w:bottom w:val="nil"/>
              <w:right w:val="nil"/>
            </w:tcBorders>
            <w:shd w:val="clear" w:color="auto" w:fill="auto"/>
            <w:noWrap/>
            <w:vAlign w:val="center"/>
            <w:hideMark/>
          </w:tcPr>
          <w:p w14:paraId="1691A77B" w14:textId="77777777" w:rsidR="005063A7" w:rsidRPr="005063A7" w:rsidRDefault="005063A7" w:rsidP="005063A7">
            <w:pPr>
              <w:rPr>
                <w:rFonts w:eastAsia="Times New Roman"/>
                <w:sz w:val="20"/>
                <w:szCs w:val="20"/>
              </w:rPr>
            </w:pPr>
            <w:r>
              <w:rPr>
                <w:rFonts w:eastAsia="Times New Roman"/>
                <w:sz w:val="20"/>
                <w:szCs w:val="20"/>
              </w:rPr>
              <w:t>Romania × Post</w:t>
            </w:r>
          </w:p>
        </w:tc>
        <w:tc>
          <w:tcPr>
            <w:tcW w:w="1512" w:type="dxa"/>
            <w:tcBorders>
              <w:top w:val="nil"/>
              <w:left w:val="nil"/>
              <w:bottom w:val="nil"/>
              <w:right w:val="nil"/>
            </w:tcBorders>
            <w:shd w:val="clear" w:color="auto" w:fill="auto"/>
            <w:noWrap/>
            <w:vAlign w:val="center"/>
            <w:hideMark/>
          </w:tcPr>
          <w:p w14:paraId="6CD2C943" w14:textId="77777777" w:rsidR="005063A7" w:rsidRPr="005063A7" w:rsidRDefault="005063A7" w:rsidP="005063A7">
            <w:pPr>
              <w:jc w:val="center"/>
              <w:rPr>
                <w:rFonts w:eastAsia="Times New Roman"/>
                <w:sz w:val="20"/>
                <w:szCs w:val="20"/>
              </w:rPr>
            </w:pPr>
            <w:r>
              <w:rPr>
                <w:rFonts w:eastAsia="Times New Roman"/>
                <w:sz w:val="20"/>
                <w:szCs w:val="20"/>
              </w:rPr>
              <w:t>-1.711***</w:t>
            </w:r>
          </w:p>
        </w:tc>
        <w:tc>
          <w:tcPr>
            <w:tcW w:w="977" w:type="dxa"/>
            <w:tcBorders>
              <w:top w:val="nil"/>
              <w:left w:val="nil"/>
              <w:bottom w:val="nil"/>
              <w:right w:val="nil"/>
            </w:tcBorders>
            <w:shd w:val="clear" w:color="auto" w:fill="auto"/>
            <w:noWrap/>
            <w:vAlign w:val="center"/>
            <w:hideMark/>
          </w:tcPr>
          <w:p w14:paraId="6D7FF64A" w14:textId="77777777" w:rsidR="005063A7" w:rsidRPr="005063A7" w:rsidRDefault="005063A7" w:rsidP="005063A7">
            <w:pPr>
              <w:jc w:val="center"/>
              <w:rPr>
                <w:rFonts w:eastAsia="Times New Roman"/>
                <w:sz w:val="20"/>
                <w:szCs w:val="20"/>
              </w:rPr>
            </w:pPr>
            <w:r>
              <w:rPr>
                <w:rFonts w:eastAsia="Times New Roman"/>
                <w:sz w:val="20"/>
                <w:szCs w:val="20"/>
              </w:rPr>
              <w:t>-1.688***</w:t>
            </w:r>
          </w:p>
        </w:tc>
        <w:tc>
          <w:tcPr>
            <w:tcW w:w="977" w:type="dxa"/>
            <w:tcBorders>
              <w:top w:val="nil"/>
              <w:left w:val="nil"/>
              <w:bottom w:val="nil"/>
              <w:right w:val="nil"/>
            </w:tcBorders>
            <w:shd w:val="clear" w:color="auto" w:fill="auto"/>
            <w:noWrap/>
            <w:vAlign w:val="center"/>
            <w:hideMark/>
          </w:tcPr>
          <w:p w14:paraId="611864E6" w14:textId="77777777" w:rsidR="005063A7" w:rsidRPr="005063A7" w:rsidRDefault="005063A7" w:rsidP="005063A7">
            <w:pPr>
              <w:jc w:val="center"/>
              <w:rPr>
                <w:rFonts w:eastAsia="Times New Roman"/>
                <w:sz w:val="20"/>
                <w:szCs w:val="20"/>
              </w:rPr>
            </w:pPr>
            <w:r>
              <w:rPr>
                <w:rFonts w:eastAsia="Times New Roman"/>
                <w:sz w:val="20"/>
                <w:szCs w:val="20"/>
              </w:rPr>
              <w:t>-0.363*</w:t>
            </w:r>
          </w:p>
        </w:tc>
        <w:tc>
          <w:tcPr>
            <w:tcW w:w="977" w:type="dxa"/>
            <w:tcBorders>
              <w:top w:val="nil"/>
              <w:left w:val="nil"/>
              <w:bottom w:val="nil"/>
              <w:right w:val="nil"/>
            </w:tcBorders>
            <w:shd w:val="clear" w:color="auto" w:fill="auto"/>
            <w:noWrap/>
            <w:vAlign w:val="center"/>
            <w:hideMark/>
          </w:tcPr>
          <w:p w14:paraId="7FE3BAAB" w14:textId="77777777" w:rsidR="005063A7" w:rsidRPr="005063A7" w:rsidRDefault="005063A7" w:rsidP="005063A7">
            <w:pPr>
              <w:jc w:val="center"/>
              <w:rPr>
                <w:rFonts w:eastAsia="Times New Roman"/>
                <w:sz w:val="20"/>
                <w:szCs w:val="20"/>
              </w:rPr>
            </w:pPr>
            <w:r>
              <w:rPr>
                <w:rFonts w:eastAsia="Times New Roman"/>
                <w:sz w:val="20"/>
                <w:szCs w:val="20"/>
              </w:rPr>
              <w:t>-0.823</w:t>
            </w:r>
          </w:p>
        </w:tc>
        <w:tc>
          <w:tcPr>
            <w:tcW w:w="977" w:type="dxa"/>
            <w:tcBorders>
              <w:top w:val="nil"/>
              <w:left w:val="nil"/>
              <w:bottom w:val="nil"/>
              <w:right w:val="nil"/>
            </w:tcBorders>
            <w:shd w:val="clear" w:color="auto" w:fill="auto"/>
            <w:noWrap/>
            <w:vAlign w:val="center"/>
            <w:hideMark/>
          </w:tcPr>
          <w:p w14:paraId="5E7D40A2" w14:textId="77777777" w:rsidR="005063A7" w:rsidRPr="005063A7" w:rsidRDefault="005063A7" w:rsidP="005063A7">
            <w:pPr>
              <w:jc w:val="center"/>
              <w:rPr>
                <w:rFonts w:eastAsia="Times New Roman"/>
                <w:sz w:val="20"/>
                <w:szCs w:val="20"/>
              </w:rPr>
            </w:pPr>
            <w:r>
              <w:rPr>
                <w:rFonts w:eastAsia="Times New Roman"/>
                <w:sz w:val="20"/>
                <w:szCs w:val="20"/>
              </w:rPr>
              <w:t>-1.849***</w:t>
            </w:r>
          </w:p>
        </w:tc>
      </w:tr>
      <w:tr w:rsidR="005063A7" w:rsidRPr="005063A7" w14:paraId="4C873FDB" w14:textId="77777777" w:rsidTr="005063A7">
        <w:trPr>
          <w:trHeight w:val="288"/>
          <w:jc w:val="center"/>
        </w:trPr>
        <w:tc>
          <w:tcPr>
            <w:tcW w:w="1985" w:type="dxa"/>
            <w:vMerge/>
            <w:tcBorders>
              <w:top w:val="nil"/>
              <w:left w:val="nil"/>
              <w:bottom w:val="nil"/>
              <w:right w:val="nil"/>
            </w:tcBorders>
            <w:vAlign w:val="center"/>
            <w:hideMark/>
          </w:tcPr>
          <w:p w14:paraId="65C417E6"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14:paraId="2ED5B9BB" w14:textId="77777777" w:rsidR="005063A7" w:rsidRPr="005063A7" w:rsidRDefault="005063A7" w:rsidP="005063A7">
            <w:pPr>
              <w:jc w:val="center"/>
              <w:rPr>
                <w:rFonts w:eastAsia="Times New Roman"/>
                <w:sz w:val="20"/>
                <w:szCs w:val="20"/>
              </w:rPr>
            </w:pPr>
            <w:r>
              <w:rPr>
                <w:rFonts w:eastAsia="Times New Roman"/>
                <w:sz w:val="20"/>
                <w:szCs w:val="20"/>
              </w:rPr>
              <w:t>(0.137)</w:t>
            </w:r>
          </w:p>
        </w:tc>
        <w:tc>
          <w:tcPr>
            <w:tcW w:w="977" w:type="dxa"/>
            <w:tcBorders>
              <w:top w:val="nil"/>
              <w:left w:val="nil"/>
              <w:bottom w:val="nil"/>
              <w:right w:val="nil"/>
            </w:tcBorders>
            <w:shd w:val="clear" w:color="auto" w:fill="auto"/>
            <w:noWrap/>
            <w:vAlign w:val="center"/>
            <w:hideMark/>
          </w:tcPr>
          <w:p w14:paraId="58431958" w14:textId="77777777" w:rsidR="005063A7" w:rsidRPr="005063A7" w:rsidRDefault="005063A7" w:rsidP="005063A7">
            <w:pPr>
              <w:jc w:val="center"/>
              <w:rPr>
                <w:rFonts w:eastAsia="Times New Roman"/>
                <w:sz w:val="20"/>
                <w:szCs w:val="20"/>
              </w:rPr>
            </w:pPr>
            <w:r>
              <w:rPr>
                <w:rFonts w:eastAsia="Times New Roman"/>
                <w:sz w:val="20"/>
                <w:szCs w:val="20"/>
              </w:rPr>
              <w:t>(0.133)</w:t>
            </w:r>
          </w:p>
        </w:tc>
        <w:tc>
          <w:tcPr>
            <w:tcW w:w="977" w:type="dxa"/>
            <w:tcBorders>
              <w:top w:val="nil"/>
              <w:left w:val="nil"/>
              <w:bottom w:val="nil"/>
              <w:right w:val="nil"/>
            </w:tcBorders>
            <w:shd w:val="clear" w:color="auto" w:fill="auto"/>
            <w:noWrap/>
            <w:vAlign w:val="center"/>
            <w:hideMark/>
          </w:tcPr>
          <w:p w14:paraId="213019B7" w14:textId="77777777" w:rsidR="005063A7" w:rsidRPr="005063A7" w:rsidRDefault="005063A7" w:rsidP="005063A7">
            <w:pPr>
              <w:jc w:val="center"/>
              <w:rPr>
                <w:rFonts w:eastAsia="Times New Roman"/>
                <w:sz w:val="20"/>
                <w:szCs w:val="20"/>
              </w:rPr>
            </w:pPr>
            <w:r>
              <w:rPr>
                <w:rFonts w:eastAsia="Times New Roman"/>
                <w:sz w:val="20"/>
                <w:szCs w:val="20"/>
              </w:rPr>
              <w:t>(0.130)</w:t>
            </w:r>
          </w:p>
        </w:tc>
        <w:tc>
          <w:tcPr>
            <w:tcW w:w="977" w:type="dxa"/>
            <w:tcBorders>
              <w:top w:val="nil"/>
              <w:left w:val="nil"/>
              <w:bottom w:val="nil"/>
              <w:right w:val="nil"/>
            </w:tcBorders>
            <w:shd w:val="clear" w:color="auto" w:fill="auto"/>
            <w:noWrap/>
            <w:vAlign w:val="center"/>
            <w:hideMark/>
          </w:tcPr>
          <w:p w14:paraId="4D5745AA" w14:textId="77777777" w:rsidR="005063A7" w:rsidRPr="005063A7" w:rsidRDefault="005063A7" w:rsidP="005063A7">
            <w:pPr>
              <w:jc w:val="center"/>
              <w:rPr>
                <w:rFonts w:eastAsia="Times New Roman"/>
                <w:sz w:val="20"/>
                <w:szCs w:val="20"/>
              </w:rPr>
            </w:pPr>
            <w:r>
              <w:rPr>
                <w:rFonts w:eastAsia="Times New Roman"/>
                <w:sz w:val="20"/>
                <w:szCs w:val="20"/>
              </w:rPr>
              <w:t>(0.473)</w:t>
            </w:r>
          </w:p>
        </w:tc>
        <w:tc>
          <w:tcPr>
            <w:tcW w:w="977" w:type="dxa"/>
            <w:tcBorders>
              <w:top w:val="nil"/>
              <w:left w:val="nil"/>
              <w:bottom w:val="nil"/>
              <w:right w:val="nil"/>
            </w:tcBorders>
            <w:shd w:val="clear" w:color="auto" w:fill="auto"/>
            <w:noWrap/>
            <w:vAlign w:val="center"/>
            <w:hideMark/>
          </w:tcPr>
          <w:p w14:paraId="28186FD6" w14:textId="77777777" w:rsidR="005063A7" w:rsidRPr="005063A7" w:rsidRDefault="005063A7" w:rsidP="005063A7">
            <w:pPr>
              <w:jc w:val="center"/>
              <w:rPr>
                <w:rFonts w:eastAsia="Times New Roman"/>
                <w:sz w:val="20"/>
                <w:szCs w:val="20"/>
              </w:rPr>
            </w:pPr>
            <w:r>
              <w:rPr>
                <w:rFonts w:eastAsia="Times New Roman"/>
                <w:sz w:val="20"/>
                <w:szCs w:val="20"/>
              </w:rPr>
              <w:t>(0.159)</w:t>
            </w:r>
          </w:p>
        </w:tc>
      </w:tr>
      <w:tr w:rsidR="005063A7" w:rsidRPr="005063A7" w14:paraId="0E247510" w14:textId="77777777" w:rsidTr="005063A7">
        <w:trPr>
          <w:trHeight w:val="288"/>
          <w:jc w:val="center"/>
        </w:trPr>
        <w:tc>
          <w:tcPr>
            <w:tcW w:w="1985" w:type="dxa"/>
            <w:vMerge w:val="restart"/>
            <w:tcBorders>
              <w:top w:val="nil"/>
              <w:left w:val="nil"/>
              <w:bottom w:val="nil"/>
              <w:right w:val="nil"/>
            </w:tcBorders>
            <w:shd w:val="clear" w:color="auto" w:fill="auto"/>
            <w:noWrap/>
            <w:vAlign w:val="center"/>
            <w:hideMark/>
          </w:tcPr>
          <w:p w14:paraId="7BA98999" w14:textId="77777777" w:rsidR="005063A7" w:rsidRPr="005063A7" w:rsidRDefault="005063A7" w:rsidP="005063A7">
            <w:pPr>
              <w:rPr>
                <w:rFonts w:eastAsia="Times New Roman"/>
                <w:sz w:val="20"/>
                <w:szCs w:val="20"/>
              </w:rPr>
            </w:pPr>
            <w:r>
              <w:rPr>
                <w:rFonts w:eastAsia="Times New Roman"/>
                <w:sz w:val="20"/>
                <w:szCs w:val="20"/>
              </w:rPr>
              <w:t>Slovakia × Post</w:t>
            </w:r>
          </w:p>
        </w:tc>
        <w:tc>
          <w:tcPr>
            <w:tcW w:w="1512" w:type="dxa"/>
            <w:tcBorders>
              <w:top w:val="nil"/>
              <w:left w:val="nil"/>
              <w:bottom w:val="nil"/>
              <w:right w:val="nil"/>
            </w:tcBorders>
            <w:shd w:val="clear" w:color="auto" w:fill="auto"/>
            <w:noWrap/>
            <w:vAlign w:val="center"/>
            <w:hideMark/>
          </w:tcPr>
          <w:p w14:paraId="3210B901" w14:textId="77777777" w:rsidR="005063A7" w:rsidRPr="005063A7" w:rsidRDefault="005063A7" w:rsidP="005063A7">
            <w:pPr>
              <w:jc w:val="center"/>
              <w:rPr>
                <w:rFonts w:eastAsia="Times New Roman"/>
                <w:sz w:val="20"/>
                <w:szCs w:val="20"/>
              </w:rPr>
            </w:pPr>
            <w:r>
              <w:rPr>
                <w:rFonts w:eastAsia="Times New Roman"/>
                <w:sz w:val="20"/>
                <w:szCs w:val="20"/>
              </w:rPr>
              <w:t>-1.516***</w:t>
            </w:r>
          </w:p>
        </w:tc>
        <w:tc>
          <w:tcPr>
            <w:tcW w:w="977" w:type="dxa"/>
            <w:tcBorders>
              <w:top w:val="nil"/>
              <w:left w:val="nil"/>
              <w:bottom w:val="nil"/>
              <w:right w:val="nil"/>
            </w:tcBorders>
            <w:shd w:val="clear" w:color="auto" w:fill="auto"/>
            <w:noWrap/>
            <w:vAlign w:val="center"/>
            <w:hideMark/>
          </w:tcPr>
          <w:p w14:paraId="4696301B" w14:textId="77777777" w:rsidR="005063A7" w:rsidRPr="005063A7" w:rsidRDefault="005063A7" w:rsidP="005063A7">
            <w:pPr>
              <w:jc w:val="center"/>
              <w:rPr>
                <w:rFonts w:eastAsia="Times New Roman"/>
                <w:sz w:val="20"/>
                <w:szCs w:val="20"/>
              </w:rPr>
            </w:pPr>
            <w:r>
              <w:rPr>
                <w:rFonts w:eastAsia="Times New Roman"/>
                <w:sz w:val="20"/>
                <w:szCs w:val="20"/>
              </w:rPr>
              <w:t>-1.493***</w:t>
            </w:r>
          </w:p>
        </w:tc>
        <w:tc>
          <w:tcPr>
            <w:tcW w:w="977" w:type="dxa"/>
            <w:tcBorders>
              <w:top w:val="nil"/>
              <w:left w:val="nil"/>
              <w:bottom w:val="nil"/>
              <w:right w:val="nil"/>
            </w:tcBorders>
            <w:shd w:val="clear" w:color="auto" w:fill="auto"/>
            <w:noWrap/>
            <w:vAlign w:val="center"/>
            <w:hideMark/>
          </w:tcPr>
          <w:p w14:paraId="0AC0665C" w14:textId="77777777" w:rsidR="005063A7" w:rsidRPr="005063A7" w:rsidRDefault="005063A7" w:rsidP="005063A7">
            <w:pPr>
              <w:jc w:val="center"/>
              <w:rPr>
                <w:rFonts w:eastAsia="Times New Roman"/>
                <w:sz w:val="20"/>
                <w:szCs w:val="20"/>
              </w:rPr>
            </w:pPr>
            <w:r>
              <w:rPr>
                <w:rFonts w:eastAsia="Times New Roman"/>
                <w:sz w:val="20"/>
                <w:szCs w:val="20"/>
              </w:rPr>
              <w:t>-1.570***</w:t>
            </w:r>
          </w:p>
        </w:tc>
        <w:tc>
          <w:tcPr>
            <w:tcW w:w="977" w:type="dxa"/>
            <w:tcBorders>
              <w:top w:val="nil"/>
              <w:left w:val="nil"/>
              <w:bottom w:val="nil"/>
              <w:right w:val="nil"/>
            </w:tcBorders>
            <w:shd w:val="clear" w:color="auto" w:fill="auto"/>
            <w:noWrap/>
            <w:vAlign w:val="center"/>
            <w:hideMark/>
          </w:tcPr>
          <w:p w14:paraId="12239624" w14:textId="77777777" w:rsidR="005063A7" w:rsidRPr="005063A7" w:rsidRDefault="005063A7" w:rsidP="005063A7">
            <w:pPr>
              <w:jc w:val="center"/>
              <w:rPr>
                <w:rFonts w:eastAsia="Times New Roman"/>
                <w:sz w:val="20"/>
                <w:szCs w:val="20"/>
              </w:rPr>
            </w:pPr>
            <w:r>
              <w:rPr>
                <w:rFonts w:eastAsia="Times New Roman"/>
                <w:sz w:val="20"/>
                <w:szCs w:val="20"/>
              </w:rPr>
              <w:t>-0.693</w:t>
            </w:r>
          </w:p>
        </w:tc>
        <w:tc>
          <w:tcPr>
            <w:tcW w:w="977" w:type="dxa"/>
            <w:tcBorders>
              <w:top w:val="nil"/>
              <w:left w:val="nil"/>
              <w:bottom w:val="nil"/>
              <w:right w:val="nil"/>
            </w:tcBorders>
            <w:shd w:val="clear" w:color="auto" w:fill="auto"/>
            <w:noWrap/>
            <w:vAlign w:val="center"/>
            <w:hideMark/>
          </w:tcPr>
          <w:p w14:paraId="7A4397D3" w14:textId="77777777" w:rsidR="005063A7" w:rsidRPr="005063A7" w:rsidRDefault="005063A7" w:rsidP="005063A7">
            <w:pPr>
              <w:jc w:val="center"/>
              <w:rPr>
                <w:rFonts w:eastAsia="Times New Roman"/>
                <w:sz w:val="20"/>
                <w:szCs w:val="20"/>
              </w:rPr>
            </w:pPr>
            <w:r>
              <w:rPr>
                <w:rFonts w:eastAsia="Times New Roman"/>
                <w:sz w:val="20"/>
                <w:szCs w:val="20"/>
              </w:rPr>
              <w:t>-1.654***</w:t>
            </w:r>
          </w:p>
        </w:tc>
      </w:tr>
      <w:tr w:rsidR="005063A7" w:rsidRPr="005063A7" w14:paraId="6DC5008A" w14:textId="77777777" w:rsidTr="005063A7">
        <w:trPr>
          <w:trHeight w:val="288"/>
          <w:jc w:val="center"/>
        </w:trPr>
        <w:tc>
          <w:tcPr>
            <w:tcW w:w="1985" w:type="dxa"/>
            <w:vMerge/>
            <w:tcBorders>
              <w:top w:val="nil"/>
              <w:left w:val="nil"/>
              <w:bottom w:val="nil"/>
              <w:right w:val="nil"/>
            </w:tcBorders>
            <w:vAlign w:val="center"/>
            <w:hideMark/>
          </w:tcPr>
          <w:p w14:paraId="27ABA096"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14:paraId="7E3C4FB0" w14:textId="77777777" w:rsidR="005063A7" w:rsidRPr="005063A7" w:rsidRDefault="005063A7" w:rsidP="005063A7">
            <w:pPr>
              <w:jc w:val="center"/>
              <w:rPr>
                <w:rFonts w:eastAsia="Times New Roman"/>
                <w:sz w:val="20"/>
                <w:szCs w:val="20"/>
              </w:rPr>
            </w:pPr>
            <w:r>
              <w:rPr>
                <w:rFonts w:eastAsia="Times New Roman"/>
                <w:sz w:val="20"/>
                <w:szCs w:val="20"/>
              </w:rPr>
              <w:t>(0.120)</w:t>
            </w:r>
          </w:p>
        </w:tc>
        <w:tc>
          <w:tcPr>
            <w:tcW w:w="977" w:type="dxa"/>
            <w:tcBorders>
              <w:top w:val="nil"/>
              <w:left w:val="nil"/>
              <w:bottom w:val="nil"/>
              <w:right w:val="nil"/>
            </w:tcBorders>
            <w:shd w:val="clear" w:color="auto" w:fill="auto"/>
            <w:noWrap/>
            <w:vAlign w:val="center"/>
            <w:hideMark/>
          </w:tcPr>
          <w:p w14:paraId="6ACA11CA" w14:textId="77777777" w:rsidR="005063A7" w:rsidRPr="005063A7" w:rsidRDefault="005063A7" w:rsidP="005063A7">
            <w:pPr>
              <w:jc w:val="center"/>
              <w:rPr>
                <w:rFonts w:eastAsia="Times New Roman"/>
                <w:sz w:val="20"/>
                <w:szCs w:val="20"/>
              </w:rPr>
            </w:pPr>
            <w:r>
              <w:rPr>
                <w:rFonts w:eastAsia="Times New Roman"/>
                <w:sz w:val="20"/>
                <w:szCs w:val="20"/>
              </w:rPr>
              <w:t>(0.119)</w:t>
            </w:r>
          </w:p>
        </w:tc>
        <w:tc>
          <w:tcPr>
            <w:tcW w:w="977" w:type="dxa"/>
            <w:tcBorders>
              <w:top w:val="nil"/>
              <w:left w:val="nil"/>
              <w:bottom w:val="nil"/>
              <w:right w:val="nil"/>
            </w:tcBorders>
            <w:shd w:val="clear" w:color="auto" w:fill="auto"/>
            <w:noWrap/>
            <w:vAlign w:val="center"/>
            <w:hideMark/>
          </w:tcPr>
          <w:p w14:paraId="65196027" w14:textId="77777777" w:rsidR="005063A7" w:rsidRPr="005063A7" w:rsidRDefault="005063A7" w:rsidP="005063A7">
            <w:pPr>
              <w:jc w:val="center"/>
              <w:rPr>
                <w:rFonts w:eastAsia="Times New Roman"/>
                <w:sz w:val="20"/>
                <w:szCs w:val="20"/>
              </w:rPr>
            </w:pPr>
            <w:r>
              <w:rPr>
                <w:rFonts w:eastAsia="Times New Roman"/>
                <w:sz w:val="20"/>
                <w:szCs w:val="20"/>
              </w:rPr>
              <w:t>(0.094)</w:t>
            </w:r>
          </w:p>
        </w:tc>
        <w:tc>
          <w:tcPr>
            <w:tcW w:w="977" w:type="dxa"/>
            <w:tcBorders>
              <w:top w:val="nil"/>
              <w:left w:val="nil"/>
              <w:bottom w:val="nil"/>
              <w:right w:val="nil"/>
            </w:tcBorders>
            <w:shd w:val="clear" w:color="auto" w:fill="auto"/>
            <w:noWrap/>
            <w:vAlign w:val="center"/>
            <w:hideMark/>
          </w:tcPr>
          <w:p w14:paraId="198A960E" w14:textId="77777777" w:rsidR="005063A7" w:rsidRPr="005063A7" w:rsidRDefault="005063A7" w:rsidP="005063A7">
            <w:pPr>
              <w:jc w:val="center"/>
              <w:rPr>
                <w:rFonts w:eastAsia="Times New Roman"/>
                <w:sz w:val="20"/>
                <w:szCs w:val="20"/>
              </w:rPr>
            </w:pPr>
            <w:r>
              <w:rPr>
                <w:rFonts w:eastAsia="Times New Roman"/>
                <w:sz w:val="20"/>
                <w:szCs w:val="20"/>
              </w:rPr>
              <w:t>(0.394)</w:t>
            </w:r>
          </w:p>
        </w:tc>
        <w:tc>
          <w:tcPr>
            <w:tcW w:w="977" w:type="dxa"/>
            <w:tcBorders>
              <w:top w:val="nil"/>
              <w:left w:val="nil"/>
              <w:bottom w:val="nil"/>
              <w:right w:val="nil"/>
            </w:tcBorders>
            <w:shd w:val="clear" w:color="auto" w:fill="auto"/>
            <w:noWrap/>
            <w:vAlign w:val="center"/>
            <w:hideMark/>
          </w:tcPr>
          <w:p w14:paraId="74AB6169" w14:textId="77777777" w:rsidR="005063A7" w:rsidRPr="005063A7" w:rsidRDefault="005063A7" w:rsidP="005063A7">
            <w:pPr>
              <w:jc w:val="center"/>
              <w:rPr>
                <w:rFonts w:eastAsia="Times New Roman"/>
                <w:sz w:val="20"/>
                <w:szCs w:val="20"/>
              </w:rPr>
            </w:pPr>
            <w:r>
              <w:rPr>
                <w:rFonts w:eastAsia="Times New Roman"/>
                <w:sz w:val="20"/>
                <w:szCs w:val="20"/>
              </w:rPr>
              <w:t>(0.126)</w:t>
            </w:r>
          </w:p>
        </w:tc>
      </w:tr>
      <w:tr w:rsidR="005063A7" w:rsidRPr="005063A7" w14:paraId="7AE6F462" w14:textId="77777777" w:rsidTr="005063A7">
        <w:trPr>
          <w:trHeight w:val="288"/>
          <w:jc w:val="center"/>
        </w:trPr>
        <w:tc>
          <w:tcPr>
            <w:tcW w:w="1985" w:type="dxa"/>
            <w:vMerge w:val="restart"/>
            <w:tcBorders>
              <w:top w:val="nil"/>
              <w:left w:val="nil"/>
              <w:bottom w:val="nil"/>
              <w:right w:val="nil"/>
            </w:tcBorders>
            <w:shd w:val="clear" w:color="auto" w:fill="auto"/>
            <w:noWrap/>
            <w:vAlign w:val="center"/>
            <w:hideMark/>
          </w:tcPr>
          <w:p w14:paraId="39B290AA" w14:textId="77777777" w:rsidR="005063A7" w:rsidRPr="005063A7" w:rsidRDefault="005063A7" w:rsidP="005063A7">
            <w:pPr>
              <w:rPr>
                <w:rFonts w:eastAsia="Times New Roman"/>
                <w:sz w:val="20"/>
                <w:szCs w:val="20"/>
              </w:rPr>
            </w:pPr>
            <w:r>
              <w:rPr>
                <w:rFonts w:eastAsia="Times New Roman"/>
                <w:sz w:val="20"/>
                <w:szCs w:val="20"/>
              </w:rPr>
              <w:t>Slovenia × Post</w:t>
            </w:r>
          </w:p>
        </w:tc>
        <w:tc>
          <w:tcPr>
            <w:tcW w:w="1512" w:type="dxa"/>
            <w:tcBorders>
              <w:top w:val="nil"/>
              <w:left w:val="nil"/>
              <w:bottom w:val="nil"/>
              <w:right w:val="nil"/>
            </w:tcBorders>
            <w:shd w:val="clear" w:color="auto" w:fill="auto"/>
            <w:noWrap/>
            <w:vAlign w:val="center"/>
            <w:hideMark/>
          </w:tcPr>
          <w:p w14:paraId="12649E35" w14:textId="77777777" w:rsidR="005063A7" w:rsidRPr="005063A7" w:rsidRDefault="005063A7" w:rsidP="005063A7">
            <w:pPr>
              <w:jc w:val="center"/>
              <w:rPr>
                <w:rFonts w:eastAsia="Times New Roman"/>
                <w:sz w:val="20"/>
                <w:szCs w:val="20"/>
              </w:rPr>
            </w:pPr>
            <w:r>
              <w:rPr>
                <w:rFonts w:eastAsia="Times New Roman"/>
                <w:sz w:val="20"/>
                <w:szCs w:val="20"/>
              </w:rPr>
              <w:t>-1.280***</w:t>
            </w:r>
          </w:p>
        </w:tc>
        <w:tc>
          <w:tcPr>
            <w:tcW w:w="977" w:type="dxa"/>
            <w:tcBorders>
              <w:top w:val="nil"/>
              <w:left w:val="nil"/>
              <w:bottom w:val="nil"/>
              <w:right w:val="nil"/>
            </w:tcBorders>
            <w:shd w:val="clear" w:color="auto" w:fill="auto"/>
            <w:noWrap/>
            <w:vAlign w:val="center"/>
            <w:hideMark/>
          </w:tcPr>
          <w:p w14:paraId="3915FF91" w14:textId="77777777" w:rsidR="005063A7" w:rsidRPr="005063A7" w:rsidRDefault="005063A7" w:rsidP="005063A7">
            <w:pPr>
              <w:jc w:val="center"/>
              <w:rPr>
                <w:rFonts w:eastAsia="Times New Roman"/>
                <w:sz w:val="20"/>
                <w:szCs w:val="20"/>
              </w:rPr>
            </w:pPr>
            <w:r>
              <w:rPr>
                <w:rFonts w:eastAsia="Times New Roman"/>
                <w:sz w:val="20"/>
                <w:szCs w:val="20"/>
              </w:rPr>
              <w:t>-1.256***</w:t>
            </w:r>
          </w:p>
        </w:tc>
        <w:tc>
          <w:tcPr>
            <w:tcW w:w="977" w:type="dxa"/>
            <w:tcBorders>
              <w:top w:val="nil"/>
              <w:left w:val="nil"/>
              <w:bottom w:val="nil"/>
              <w:right w:val="nil"/>
            </w:tcBorders>
            <w:shd w:val="clear" w:color="auto" w:fill="auto"/>
            <w:noWrap/>
            <w:vAlign w:val="center"/>
            <w:hideMark/>
          </w:tcPr>
          <w:p w14:paraId="1BFA2CE1" w14:textId="77777777" w:rsidR="005063A7" w:rsidRPr="005063A7" w:rsidRDefault="005063A7" w:rsidP="005063A7">
            <w:pPr>
              <w:jc w:val="center"/>
              <w:rPr>
                <w:rFonts w:eastAsia="Times New Roman"/>
                <w:sz w:val="20"/>
                <w:szCs w:val="20"/>
              </w:rPr>
            </w:pPr>
            <w:r>
              <w:rPr>
                <w:rFonts w:eastAsia="Times New Roman"/>
                <w:sz w:val="20"/>
                <w:szCs w:val="20"/>
              </w:rPr>
              <w:t>-3.108***</w:t>
            </w:r>
          </w:p>
        </w:tc>
        <w:tc>
          <w:tcPr>
            <w:tcW w:w="977" w:type="dxa"/>
            <w:tcBorders>
              <w:top w:val="nil"/>
              <w:left w:val="nil"/>
              <w:bottom w:val="nil"/>
              <w:right w:val="nil"/>
            </w:tcBorders>
            <w:shd w:val="clear" w:color="auto" w:fill="auto"/>
            <w:noWrap/>
            <w:vAlign w:val="center"/>
            <w:hideMark/>
          </w:tcPr>
          <w:p w14:paraId="679866FD" w14:textId="77777777" w:rsidR="005063A7" w:rsidRPr="005063A7" w:rsidRDefault="005063A7" w:rsidP="005063A7">
            <w:pPr>
              <w:jc w:val="center"/>
              <w:rPr>
                <w:rFonts w:eastAsia="Times New Roman"/>
                <w:sz w:val="20"/>
                <w:szCs w:val="20"/>
              </w:rPr>
            </w:pPr>
            <w:r>
              <w:rPr>
                <w:rFonts w:eastAsia="Times New Roman"/>
                <w:sz w:val="20"/>
                <w:szCs w:val="20"/>
              </w:rPr>
              <w:t>-0.752.</w:t>
            </w:r>
          </w:p>
        </w:tc>
        <w:tc>
          <w:tcPr>
            <w:tcW w:w="977" w:type="dxa"/>
            <w:tcBorders>
              <w:top w:val="nil"/>
              <w:left w:val="nil"/>
              <w:bottom w:val="nil"/>
              <w:right w:val="nil"/>
            </w:tcBorders>
            <w:shd w:val="clear" w:color="auto" w:fill="auto"/>
            <w:noWrap/>
            <w:vAlign w:val="center"/>
            <w:hideMark/>
          </w:tcPr>
          <w:p w14:paraId="5CB3DB0A" w14:textId="77777777" w:rsidR="005063A7" w:rsidRPr="005063A7" w:rsidRDefault="005063A7" w:rsidP="005063A7">
            <w:pPr>
              <w:jc w:val="center"/>
              <w:rPr>
                <w:rFonts w:eastAsia="Times New Roman"/>
                <w:sz w:val="20"/>
                <w:szCs w:val="20"/>
              </w:rPr>
            </w:pPr>
            <w:r>
              <w:rPr>
                <w:rFonts w:eastAsia="Times New Roman"/>
                <w:sz w:val="20"/>
                <w:szCs w:val="20"/>
              </w:rPr>
              <w:t>-1.417***</w:t>
            </w:r>
          </w:p>
        </w:tc>
      </w:tr>
      <w:tr w:rsidR="005063A7" w:rsidRPr="005063A7" w14:paraId="2387AA0E" w14:textId="77777777" w:rsidTr="005063A7">
        <w:trPr>
          <w:trHeight w:val="288"/>
          <w:jc w:val="center"/>
        </w:trPr>
        <w:tc>
          <w:tcPr>
            <w:tcW w:w="1985" w:type="dxa"/>
            <w:vMerge/>
            <w:tcBorders>
              <w:top w:val="nil"/>
              <w:left w:val="nil"/>
              <w:bottom w:val="nil"/>
              <w:right w:val="nil"/>
            </w:tcBorders>
            <w:vAlign w:val="center"/>
            <w:hideMark/>
          </w:tcPr>
          <w:p w14:paraId="093A4712"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14:paraId="1BC52D92" w14:textId="77777777" w:rsidR="005063A7" w:rsidRPr="005063A7" w:rsidRDefault="005063A7" w:rsidP="005063A7">
            <w:pPr>
              <w:jc w:val="center"/>
              <w:rPr>
                <w:rFonts w:eastAsia="Times New Roman"/>
                <w:sz w:val="20"/>
                <w:szCs w:val="20"/>
              </w:rPr>
            </w:pPr>
            <w:r>
              <w:rPr>
                <w:rFonts w:eastAsia="Times New Roman"/>
                <w:sz w:val="20"/>
                <w:szCs w:val="20"/>
              </w:rPr>
              <w:t>(0.122)</w:t>
            </w:r>
          </w:p>
        </w:tc>
        <w:tc>
          <w:tcPr>
            <w:tcW w:w="977" w:type="dxa"/>
            <w:tcBorders>
              <w:top w:val="nil"/>
              <w:left w:val="nil"/>
              <w:bottom w:val="nil"/>
              <w:right w:val="nil"/>
            </w:tcBorders>
            <w:shd w:val="clear" w:color="auto" w:fill="auto"/>
            <w:noWrap/>
            <w:vAlign w:val="center"/>
            <w:hideMark/>
          </w:tcPr>
          <w:p w14:paraId="7671FE12" w14:textId="77777777" w:rsidR="005063A7" w:rsidRPr="005063A7" w:rsidRDefault="005063A7" w:rsidP="005063A7">
            <w:pPr>
              <w:jc w:val="center"/>
              <w:rPr>
                <w:rFonts w:eastAsia="Times New Roman"/>
                <w:sz w:val="20"/>
                <w:szCs w:val="20"/>
              </w:rPr>
            </w:pPr>
            <w:r>
              <w:rPr>
                <w:rFonts w:eastAsia="Times New Roman"/>
                <w:sz w:val="20"/>
                <w:szCs w:val="20"/>
              </w:rPr>
              <w:t>(0.120)</w:t>
            </w:r>
          </w:p>
        </w:tc>
        <w:tc>
          <w:tcPr>
            <w:tcW w:w="977" w:type="dxa"/>
            <w:tcBorders>
              <w:top w:val="nil"/>
              <w:left w:val="nil"/>
              <w:bottom w:val="nil"/>
              <w:right w:val="nil"/>
            </w:tcBorders>
            <w:shd w:val="clear" w:color="auto" w:fill="auto"/>
            <w:noWrap/>
            <w:vAlign w:val="center"/>
            <w:hideMark/>
          </w:tcPr>
          <w:p w14:paraId="0E2CF60C" w14:textId="77777777" w:rsidR="005063A7" w:rsidRPr="005063A7" w:rsidRDefault="005063A7" w:rsidP="005063A7">
            <w:pPr>
              <w:jc w:val="center"/>
              <w:rPr>
                <w:rFonts w:eastAsia="Times New Roman"/>
                <w:sz w:val="20"/>
                <w:szCs w:val="20"/>
              </w:rPr>
            </w:pPr>
            <w:r>
              <w:rPr>
                <w:rFonts w:eastAsia="Times New Roman"/>
                <w:sz w:val="20"/>
                <w:szCs w:val="20"/>
              </w:rPr>
              <w:t>(0.094)</w:t>
            </w:r>
          </w:p>
        </w:tc>
        <w:tc>
          <w:tcPr>
            <w:tcW w:w="977" w:type="dxa"/>
            <w:tcBorders>
              <w:top w:val="nil"/>
              <w:left w:val="nil"/>
              <w:bottom w:val="nil"/>
              <w:right w:val="nil"/>
            </w:tcBorders>
            <w:shd w:val="clear" w:color="auto" w:fill="auto"/>
            <w:noWrap/>
            <w:vAlign w:val="center"/>
            <w:hideMark/>
          </w:tcPr>
          <w:p w14:paraId="6DE7E76C" w14:textId="77777777" w:rsidR="005063A7" w:rsidRPr="005063A7" w:rsidRDefault="005063A7" w:rsidP="005063A7">
            <w:pPr>
              <w:jc w:val="center"/>
              <w:rPr>
                <w:rFonts w:eastAsia="Times New Roman"/>
                <w:sz w:val="20"/>
                <w:szCs w:val="20"/>
              </w:rPr>
            </w:pPr>
            <w:r>
              <w:rPr>
                <w:rFonts w:eastAsia="Times New Roman"/>
                <w:sz w:val="20"/>
                <w:szCs w:val="20"/>
              </w:rPr>
              <w:t>(0.357)</w:t>
            </w:r>
          </w:p>
        </w:tc>
        <w:tc>
          <w:tcPr>
            <w:tcW w:w="977" w:type="dxa"/>
            <w:tcBorders>
              <w:top w:val="nil"/>
              <w:left w:val="nil"/>
              <w:bottom w:val="nil"/>
              <w:right w:val="nil"/>
            </w:tcBorders>
            <w:shd w:val="clear" w:color="auto" w:fill="auto"/>
            <w:noWrap/>
            <w:vAlign w:val="center"/>
            <w:hideMark/>
          </w:tcPr>
          <w:p w14:paraId="74A61BDC" w14:textId="77777777" w:rsidR="005063A7" w:rsidRPr="005063A7" w:rsidRDefault="005063A7" w:rsidP="005063A7">
            <w:pPr>
              <w:jc w:val="center"/>
              <w:rPr>
                <w:rFonts w:eastAsia="Times New Roman"/>
                <w:sz w:val="20"/>
                <w:szCs w:val="20"/>
              </w:rPr>
            </w:pPr>
            <w:r>
              <w:rPr>
                <w:rFonts w:eastAsia="Times New Roman"/>
                <w:sz w:val="20"/>
                <w:szCs w:val="20"/>
              </w:rPr>
              <w:t>(0.149)</w:t>
            </w:r>
          </w:p>
        </w:tc>
      </w:tr>
      <w:tr w:rsidR="005063A7" w:rsidRPr="005063A7" w14:paraId="11D90D06" w14:textId="77777777" w:rsidTr="005063A7">
        <w:trPr>
          <w:trHeight w:val="288"/>
          <w:jc w:val="center"/>
        </w:trPr>
        <w:tc>
          <w:tcPr>
            <w:tcW w:w="1985" w:type="dxa"/>
            <w:vMerge w:val="restart"/>
            <w:tcBorders>
              <w:top w:val="nil"/>
              <w:left w:val="nil"/>
              <w:bottom w:val="nil"/>
              <w:right w:val="nil"/>
            </w:tcBorders>
            <w:shd w:val="clear" w:color="auto" w:fill="auto"/>
            <w:noWrap/>
            <w:vAlign w:val="center"/>
            <w:hideMark/>
          </w:tcPr>
          <w:p w14:paraId="26939A8D" w14:textId="77777777" w:rsidR="005063A7" w:rsidRPr="005063A7" w:rsidRDefault="005063A7" w:rsidP="005063A7">
            <w:pPr>
              <w:rPr>
                <w:rFonts w:eastAsia="Times New Roman"/>
                <w:sz w:val="20"/>
                <w:szCs w:val="20"/>
              </w:rPr>
            </w:pPr>
            <w:r>
              <w:rPr>
                <w:rFonts w:eastAsia="Times New Roman"/>
                <w:sz w:val="20"/>
                <w:szCs w:val="20"/>
              </w:rPr>
              <w:t>Spain × Post</w:t>
            </w:r>
          </w:p>
        </w:tc>
        <w:tc>
          <w:tcPr>
            <w:tcW w:w="1512" w:type="dxa"/>
            <w:tcBorders>
              <w:top w:val="nil"/>
              <w:left w:val="nil"/>
              <w:bottom w:val="nil"/>
              <w:right w:val="nil"/>
            </w:tcBorders>
            <w:shd w:val="clear" w:color="auto" w:fill="auto"/>
            <w:noWrap/>
            <w:vAlign w:val="center"/>
            <w:hideMark/>
          </w:tcPr>
          <w:p w14:paraId="079CE74C" w14:textId="77777777" w:rsidR="005063A7" w:rsidRPr="005063A7" w:rsidRDefault="005063A7" w:rsidP="005063A7">
            <w:pPr>
              <w:jc w:val="center"/>
              <w:rPr>
                <w:rFonts w:eastAsia="Times New Roman"/>
                <w:sz w:val="20"/>
                <w:szCs w:val="20"/>
              </w:rPr>
            </w:pPr>
            <w:r>
              <w:rPr>
                <w:rFonts w:eastAsia="Times New Roman"/>
                <w:sz w:val="20"/>
                <w:szCs w:val="20"/>
              </w:rPr>
              <w:t>-0.508***</w:t>
            </w:r>
          </w:p>
        </w:tc>
        <w:tc>
          <w:tcPr>
            <w:tcW w:w="977" w:type="dxa"/>
            <w:tcBorders>
              <w:top w:val="nil"/>
              <w:left w:val="nil"/>
              <w:bottom w:val="nil"/>
              <w:right w:val="nil"/>
            </w:tcBorders>
            <w:shd w:val="clear" w:color="auto" w:fill="auto"/>
            <w:noWrap/>
            <w:vAlign w:val="center"/>
            <w:hideMark/>
          </w:tcPr>
          <w:p w14:paraId="2961FA72" w14:textId="77777777" w:rsidR="005063A7" w:rsidRPr="005063A7" w:rsidRDefault="005063A7" w:rsidP="005063A7">
            <w:pPr>
              <w:jc w:val="center"/>
              <w:rPr>
                <w:rFonts w:eastAsia="Times New Roman"/>
                <w:sz w:val="20"/>
                <w:szCs w:val="20"/>
              </w:rPr>
            </w:pPr>
            <w:r>
              <w:rPr>
                <w:rFonts w:eastAsia="Times New Roman"/>
                <w:sz w:val="20"/>
                <w:szCs w:val="20"/>
              </w:rPr>
              <w:t>-0.484***</w:t>
            </w:r>
          </w:p>
        </w:tc>
        <w:tc>
          <w:tcPr>
            <w:tcW w:w="977" w:type="dxa"/>
            <w:tcBorders>
              <w:top w:val="nil"/>
              <w:left w:val="nil"/>
              <w:bottom w:val="nil"/>
              <w:right w:val="nil"/>
            </w:tcBorders>
            <w:shd w:val="clear" w:color="auto" w:fill="auto"/>
            <w:noWrap/>
            <w:vAlign w:val="center"/>
            <w:hideMark/>
          </w:tcPr>
          <w:p w14:paraId="2ED1A4DB" w14:textId="77777777" w:rsidR="005063A7" w:rsidRPr="005063A7" w:rsidRDefault="005063A7" w:rsidP="005063A7">
            <w:pPr>
              <w:jc w:val="center"/>
              <w:rPr>
                <w:rFonts w:eastAsia="Times New Roman"/>
                <w:sz w:val="20"/>
                <w:szCs w:val="20"/>
              </w:rPr>
            </w:pPr>
            <w:r>
              <w:rPr>
                <w:rFonts w:eastAsia="Times New Roman"/>
                <w:sz w:val="20"/>
                <w:szCs w:val="20"/>
              </w:rPr>
              <w:t>0.965***</w:t>
            </w:r>
          </w:p>
        </w:tc>
        <w:tc>
          <w:tcPr>
            <w:tcW w:w="977" w:type="dxa"/>
            <w:tcBorders>
              <w:top w:val="nil"/>
              <w:left w:val="nil"/>
              <w:bottom w:val="nil"/>
              <w:right w:val="nil"/>
            </w:tcBorders>
            <w:shd w:val="clear" w:color="auto" w:fill="auto"/>
            <w:noWrap/>
            <w:vAlign w:val="center"/>
            <w:hideMark/>
          </w:tcPr>
          <w:p w14:paraId="3BAE3D4D" w14:textId="77777777" w:rsidR="005063A7" w:rsidRPr="005063A7" w:rsidRDefault="005063A7" w:rsidP="005063A7">
            <w:pPr>
              <w:jc w:val="center"/>
              <w:rPr>
                <w:rFonts w:eastAsia="Times New Roman"/>
                <w:sz w:val="20"/>
                <w:szCs w:val="20"/>
              </w:rPr>
            </w:pPr>
            <w:r>
              <w:rPr>
                <w:rFonts w:eastAsia="Times New Roman"/>
                <w:sz w:val="20"/>
                <w:szCs w:val="20"/>
              </w:rPr>
              <w:t>-0.236</w:t>
            </w:r>
          </w:p>
        </w:tc>
        <w:tc>
          <w:tcPr>
            <w:tcW w:w="977" w:type="dxa"/>
            <w:tcBorders>
              <w:top w:val="nil"/>
              <w:left w:val="nil"/>
              <w:bottom w:val="nil"/>
              <w:right w:val="nil"/>
            </w:tcBorders>
            <w:shd w:val="clear" w:color="auto" w:fill="auto"/>
            <w:noWrap/>
            <w:vAlign w:val="center"/>
            <w:hideMark/>
          </w:tcPr>
          <w:p w14:paraId="26728159" w14:textId="77777777" w:rsidR="005063A7" w:rsidRPr="005063A7" w:rsidRDefault="005063A7" w:rsidP="005063A7">
            <w:pPr>
              <w:jc w:val="center"/>
              <w:rPr>
                <w:rFonts w:eastAsia="Times New Roman"/>
                <w:sz w:val="20"/>
                <w:szCs w:val="20"/>
              </w:rPr>
            </w:pPr>
            <w:r>
              <w:rPr>
                <w:rFonts w:eastAsia="Times New Roman"/>
                <w:sz w:val="20"/>
                <w:szCs w:val="20"/>
              </w:rPr>
              <w:t>-0.645***</w:t>
            </w:r>
          </w:p>
        </w:tc>
      </w:tr>
      <w:tr w:rsidR="005063A7" w:rsidRPr="005063A7" w14:paraId="5E481C93" w14:textId="77777777" w:rsidTr="005063A7">
        <w:trPr>
          <w:trHeight w:val="288"/>
          <w:jc w:val="center"/>
        </w:trPr>
        <w:tc>
          <w:tcPr>
            <w:tcW w:w="1985" w:type="dxa"/>
            <w:vMerge/>
            <w:tcBorders>
              <w:top w:val="nil"/>
              <w:left w:val="nil"/>
              <w:bottom w:val="nil"/>
              <w:right w:val="nil"/>
            </w:tcBorders>
            <w:vAlign w:val="center"/>
            <w:hideMark/>
          </w:tcPr>
          <w:p w14:paraId="4ED562EA"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14:paraId="6B408CA3" w14:textId="77777777" w:rsidR="005063A7" w:rsidRPr="005063A7" w:rsidRDefault="005063A7" w:rsidP="005063A7">
            <w:pPr>
              <w:jc w:val="center"/>
              <w:rPr>
                <w:rFonts w:eastAsia="Times New Roman"/>
                <w:sz w:val="20"/>
                <w:szCs w:val="20"/>
              </w:rPr>
            </w:pPr>
            <w:r>
              <w:rPr>
                <w:rFonts w:eastAsia="Times New Roman"/>
                <w:sz w:val="20"/>
                <w:szCs w:val="20"/>
              </w:rPr>
              <w:t>(0.084)</w:t>
            </w:r>
          </w:p>
        </w:tc>
        <w:tc>
          <w:tcPr>
            <w:tcW w:w="977" w:type="dxa"/>
            <w:tcBorders>
              <w:top w:val="nil"/>
              <w:left w:val="nil"/>
              <w:bottom w:val="nil"/>
              <w:right w:val="nil"/>
            </w:tcBorders>
            <w:shd w:val="clear" w:color="auto" w:fill="auto"/>
            <w:noWrap/>
            <w:vAlign w:val="center"/>
            <w:hideMark/>
          </w:tcPr>
          <w:p w14:paraId="26603D0E" w14:textId="77777777" w:rsidR="005063A7" w:rsidRPr="005063A7" w:rsidRDefault="005063A7" w:rsidP="005063A7">
            <w:pPr>
              <w:jc w:val="center"/>
              <w:rPr>
                <w:rFonts w:eastAsia="Times New Roman"/>
                <w:sz w:val="20"/>
                <w:szCs w:val="20"/>
              </w:rPr>
            </w:pPr>
            <w:r>
              <w:rPr>
                <w:rFonts w:eastAsia="Times New Roman"/>
                <w:sz w:val="20"/>
                <w:szCs w:val="20"/>
              </w:rPr>
              <w:t>(0.079)</w:t>
            </w:r>
          </w:p>
        </w:tc>
        <w:tc>
          <w:tcPr>
            <w:tcW w:w="977" w:type="dxa"/>
            <w:tcBorders>
              <w:top w:val="nil"/>
              <w:left w:val="nil"/>
              <w:bottom w:val="nil"/>
              <w:right w:val="nil"/>
            </w:tcBorders>
            <w:shd w:val="clear" w:color="auto" w:fill="auto"/>
            <w:noWrap/>
            <w:vAlign w:val="center"/>
            <w:hideMark/>
          </w:tcPr>
          <w:p w14:paraId="55131508" w14:textId="77777777" w:rsidR="005063A7" w:rsidRPr="005063A7" w:rsidRDefault="005063A7" w:rsidP="005063A7">
            <w:pPr>
              <w:jc w:val="center"/>
              <w:rPr>
                <w:rFonts w:eastAsia="Times New Roman"/>
                <w:sz w:val="20"/>
                <w:szCs w:val="20"/>
              </w:rPr>
            </w:pPr>
            <w:r>
              <w:rPr>
                <w:rFonts w:eastAsia="Times New Roman"/>
                <w:sz w:val="20"/>
                <w:szCs w:val="20"/>
              </w:rPr>
              <w:t>(0.065)</w:t>
            </w:r>
          </w:p>
        </w:tc>
        <w:tc>
          <w:tcPr>
            <w:tcW w:w="977" w:type="dxa"/>
            <w:tcBorders>
              <w:top w:val="nil"/>
              <w:left w:val="nil"/>
              <w:bottom w:val="nil"/>
              <w:right w:val="nil"/>
            </w:tcBorders>
            <w:shd w:val="clear" w:color="auto" w:fill="auto"/>
            <w:noWrap/>
            <w:vAlign w:val="center"/>
            <w:hideMark/>
          </w:tcPr>
          <w:p w14:paraId="581AB0AB" w14:textId="77777777" w:rsidR="005063A7" w:rsidRPr="005063A7" w:rsidRDefault="005063A7" w:rsidP="005063A7">
            <w:pPr>
              <w:jc w:val="center"/>
              <w:rPr>
                <w:rFonts w:eastAsia="Times New Roman"/>
                <w:sz w:val="20"/>
                <w:szCs w:val="20"/>
              </w:rPr>
            </w:pPr>
            <w:r>
              <w:rPr>
                <w:rFonts w:eastAsia="Times New Roman"/>
                <w:sz w:val="20"/>
                <w:szCs w:val="20"/>
              </w:rPr>
              <w:t>(0.173)</w:t>
            </w:r>
          </w:p>
        </w:tc>
        <w:tc>
          <w:tcPr>
            <w:tcW w:w="977" w:type="dxa"/>
            <w:tcBorders>
              <w:top w:val="nil"/>
              <w:left w:val="nil"/>
              <w:bottom w:val="nil"/>
              <w:right w:val="nil"/>
            </w:tcBorders>
            <w:shd w:val="clear" w:color="auto" w:fill="auto"/>
            <w:noWrap/>
            <w:vAlign w:val="center"/>
            <w:hideMark/>
          </w:tcPr>
          <w:p w14:paraId="12F86505" w14:textId="77777777" w:rsidR="005063A7" w:rsidRPr="005063A7" w:rsidRDefault="005063A7" w:rsidP="005063A7">
            <w:pPr>
              <w:jc w:val="center"/>
              <w:rPr>
                <w:rFonts w:eastAsia="Times New Roman"/>
                <w:sz w:val="20"/>
                <w:szCs w:val="20"/>
              </w:rPr>
            </w:pPr>
            <w:r>
              <w:rPr>
                <w:rFonts w:eastAsia="Times New Roman"/>
                <w:sz w:val="20"/>
                <w:szCs w:val="20"/>
              </w:rPr>
              <w:t>(0.087)</w:t>
            </w:r>
          </w:p>
        </w:tc>
      </w:tr>
      <w:tr w:rsidR="005063A7" w:rsidRPr="005063A7" w14:paraId="4E3FB97A" w14:textId="77777777" w:rsidTr="005063A7">
        <w:trPr>
          <w:trHeight w:val="288"/>
          <w:jc w:val="center"/>
        </w:trPr>
        <w:tc>
          <w:tcPr>
            <w:tcW w:w="1985" w:type="dxa"/>
            <w:vMerge w:val="restart"/>
            <w:tcBorders>
              <w:top w:val="nil"/>
              <w:left w:val="nil"/>
              <w:bottom w:val="nil"/>
              <w:right w:val="nil"/>
            </w:tcBorders>
            <w:shd w:val="clear" w:color="auto" w:fill="auto"/>
            <w:noWrap/>
            <w:vAlign w:val="center"/>
            <w:hideMark/>
          </w:tcPr>
          <w:p w14:paraId="0F7D103E" w14:textId="77777777" w:rsidR="005063A7" w:rsidRPr="005063A7" w:rsidRDefault="005063A7" w:rsidP="005063A7">
            <w:pPr>
              <w:rPr>
                <w:rFonts w:eastAsia="Times New Roman"/>
                <w:sz w:val="20"/>
                <w:szCs w:val="20"/>
              </w:rPr>
            </w:pPr>
            <w:r>
              <w:rPr>
                <w:rFonts w:eastAsia="Times New Roman"/>
                <w:sz w:val="20"/>
                <w:szCs w:val="20"/>
              </w:rPr>
              <w:t>Sweden × Post</w:t>
            </w:r>
          </w:p>
        </w:tc>
        <w:tc>
          <w:tcPr>
            <w:tcW w:w="1512" w:type="dxa"/>
            <w:tcBorders>
              <w:top w:val="nil"/>
              <w:left w:val="nil"/>
              <w:bottom w:val="nil"/>
              <w:right w:val="nil"/>
            </w:tcBorders>
            <w:shd w:val="clear" w:color="auto" w:fill="auto"/>
            <w:noWrap/>
            <w:vAlign w:val="center"/>
            <w:hideMark/>
          </w:tcPr>
          <w:p w14:paraId="4BE4D006" w14:textId="77777777" w:rsidR="005063A7" w:rsidRPr="005063A7" w:rsidRDefault="005063A7" w:rsidP="005063A7">
            <w:pPr>
              <w:jc w:val="center"/>
              <w:rPr>
                <w:rFonts w:eastAsia="Times New Roman"/>
                <w:sz w:val="20"/>
                <w:szCs w:val="20"/>
              </w:rPr>
            </w:pPr>
            <w:r>
              <w:rPr>
                <w:rFonts w:eastAsia="Times New Roman"/>
                <w:sz w:val="20"/>
                <w:szCs w:val="20"/>
              </w:rPr>
              <w:t>-0.967***</w:t>
            </w:r>
          </w:p>
        </w:tc>
        <w:tc>
          <w:tcPr>
            <w:tcW w:w="977" w:type="dxa"/>
            <w:tcBorders>
              <w:top w:val="nil"/>
              <w:left w:val="nil"/>
              <w:bottom w:val="nil"/>
              <w:right w:val="nil"/>
            </w:tcBorders>
            <w:shd w:val="clear" w:color="auto" w:fill="auto"/>
            <w:noWrap/>
            <w:vAlign w:val="center"/>
            <w:hideMark/>
          </w:tcPr>
          <w:p w14:paraId="240D442F" w14:textId="77777777" w:rsidR="005063A7" w:rsidRPr="005063A7" w:rsidRDefault="005063A7" w:rsidP="005063A7">
            <w:pPr>
              <w:jc w:val="center"/>
              <w:rPr>
                <w:rFonts w:eastAsia="Times New Roman"/>
                <w:sz w:val="20"/>
                <w:szCs w:val="20"/>
              </w:rPr>
            </w:pPr>
            <w:r>
              <w:rPr>
                <w:rFonts w:eastAsia="Times New Roman"/>
                <w:sz w:val="20"/>
                <w:szCs w:val="20"/>
              </w:rPr>
              <w:t>-0.944***</w:t>
            </w:r>
          </w:p>
        </w:tc>
        <w:tc>
          <w:tcPr>
            <w:tcW w:w="977" w:type="dxa"/>
            <w:tcBorders>
              <w:top w:val="nil"/>
              <w:left w:val="nil"/>
              <w:bottom w:val="nil"/>
              <w:right w:val="nil"/>
            </w:tcBorders>
            <w:shd w:val="clear" w:color="auto" w:fill="auto"/>
            <w:noWrap/>
            <w:vAlign w:val="center"/>
            <w:hideMark/>
          </w:tcPr>
          <w:p w14:paraId="2BFD75EC" w14:textId="77777777" w:rsidR="005063A7" w:rsidRPr="005063A7" w:rsidRDefault="005063A7" w:rsidP="005063A7">
            <w:pPr>
              <w:jc w:val="center"/>
              <w:rPr>
                <w:rFonts w:eastAsia="Times New Roman"/>
                <w:sz w:val="20"/>
                <w:szCs w:val="20"/>
              </w:rPr>
            </w:pPr>
            <w:r>
              <w:rPr>
                <w:rFonts w:eastAsia="Times New Roman"/>
                <w:sz w:val="20"/>
                <w:szCs w:val="20"/>
              </w:rPr>
              <w:t>-0.629***</w:t>
            </w:r>
          </w:p>
        </w:tc>
        <w:tc>
          <w:tcPr>
            <w:tcW w:w="977" w:type="dxa"/>
            <w:tcBorders>
              <w:top w:val="nil"/>
              <w:left w:val="nil"/>
              <w:bottom w:val="nil"/>
              <w:right w:val="nil"/>
            </w:tcBorders>
            <w:shd w:val="clear" w:color="auto" w:fill="auto"/>
            <w:noWrap/>
            <w:vAlign w:val="center"/>
            <w:hideMark/>
          </w:tcPr>
          <w:p w14:paraId="35A1B713" w14:textId="77777777" w:rsidR="005063A7" w:rsidRPr="005063A7" w:rsidRDefault="005063A7" w:rsidP="005063A7">
            <w:pPr>
              <w:jc w:val="center"/>
              <w:rPr>
                <w:rFonts w:eastAsia="Times New Roman"/>
                <w:sz w:val="20"/>
                <w:szCs w:val="20"/>
              </w:rPr>
            </w:pPr>
            <w:r>
              <w:rPr>
                <w:rFonts w:eastAsia="Times New Roman"/>
                <w:sz w:val="20"/>
                <w:szCs w:val="20"/>
              </w:rPr>
              <w:t>-0.406</w:t>
            </w:r>
          </w:p>
        </w:tc>
        <w:tc>
          <w:tcPr>
            <w:tcW w:w="977" w:type="dxa"/>
            <w:tcBorders>
              <w:top w:val="nil"/>
              <w:left w:val="nil"/>
              <w:bottom w:val="nil"/>
              <w:right w:val="nil"/>
            </w:tcBorders>
            <w:shd w:val="clear" w:color="auto" w:fill="auto"/>
            <w:noWrap/>
            <w:vAlign w:val="center"/>
            <w:hideMark/>
          </w:tcPr>
          <w:p w14:paraId="17F933AA" w14:textId="77777777" w:rsidR="005063A7" w:rsidRPr="005063A7" w:rsidRDefault="005063A7" w:rsidP="005063A7">
            <w:pPr>
              <w:jc w:val="center"/>
              <w:rPr>
                <w:rFonts w:eastAsia="Times New Roman"/>
                <w:sz w:val="20"/>
                <w:szCs w:val="20"/>
              </w:rPr>
            </w:pPr>
            <w:r>
              <w:rPr>
                <w:rFonts w:eastAsia="Times New Roman"/>
                <w:sz w:val="20"/>
                <w:szCs w:val="20"/>
              </w:rPr>
              <w:t>-1.104***</w:t>
            </w:r>
          </w:p>
        </w:tc>
      </w:tr>
      <w:tr w:rsidR="005063A7" w:rsidRPr="005063A7" w14:paraId="34B29A51" w14:textId="77777777" w:rsidTr="005063A7">
        <w:trPr>
          <w:trHeight w:val="288"/>
          <w:jc w:val="center"/>
        </w:trPr>
        <w:tc>
          <w:tcPr>
            <w:tcW w:w="1985" w:type="dxa"/>
            <w:vMerge/>
            <w:tcBorders>
              <w:top w:val="nil"/>
              <w:left w:val="nil"/>
              <w:bottom w:val="nil"/>
              <w:right w:val="nil"/>
            </w:tcBorders>
            <w:vAlign w:val="center"/>
            <w:hideMark/>
          </w:tcPr>
          <w:p w14:paraId="7DBB6A6A"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
          <w:p w14:paraId="19EE5055" w14:textId="77777777" w:rsidR="005063A7" w:rsidRPr="005063A7" w:rsidRDefault="005063A7" w:rsidP="005063A7">
            <w:pPr>
              <w:jc w:val="center"/>
              <w:rPr>
                <w:rFonts w:eastAsia="Times New Roman"/>
                <w:sz w:val="20"/>
                <w:szCs w:val="20"/>
              </w:rPr>
            </w:pPr>
            <w:r>
              <w:rPr>
                <w:rFonts w:eastAsia="Times New Roman"/>
                <w:sz w:val="20"/>
                <w:szCs w:val="20"/>
              </w:rPr>
              <w:t>(0.141)</w:t>
            </w:r>
          </w:p>
        </w:tc>
        <w:tc>
          <w:tcPr>
            <w:tcW w:w="977" w:type="dxa"/>
            <w:tcBorders>
              <w:top w:val="nil"/>
              <w:left w:val="nil"/>
              <w:bottom w:val="nil"/>
              <w:right w:val="nil"/>
            </w:tcBorders>
            <w:shd w:val="clear" w:color="auto" w:fill="auto"/>
            <w:noWrap/>
            <w:vAlign w:val="center"/>
            <w:hideMark/>
          </w:tcPr>
          <w:p w14:paraId="668C8F0A" w14:textId="77777777" w:rsidR="005063A7" w:rsidRPr="005063A7" w:rsidRDefault="005063A7" w:rsidP="005063A7">
            <w:pPr>
              <w:jc w:val="center"/>
              <w:rPr>
                <w:rFonts w:eastAsia="Times New Roman"/>
                <w:sz w:val="20"/>
                <w:szCs w:val="20"/>
              </w:rPr>
            </w:pPr>
            <w:r>
              <w:rPr>
                <w:rFonts w:eastAsia="Times New Roman"/>
                <w:sz w:val="20"/>
                <w:szCs w:val="20"/>
              </w:rPr>
              <w:t>(0.138)</w:t>
            </w:r>
          </w:p>
        </w:tc>
        <w:tc>
          <w:tcPr>
            <w:tcW w:w="977" w:type="dxa"/>
            <w:tcBorders>
              <w:top w:val="nil"/>
              <w:left w:val="nil"/>
              <w:bottom w:val="nil"/>
              <w:right w:val="nil"/>
            </w:tcBorders>
            <w:shd w:val="clear" w:color="auto" w:fill="auto"/>
            <w:noWrap/>
            <w:vAlign w:val="center"/>
            <w:hideMark/>
          </w:tcPr>
          <w:p w14:paraId="39585B62" w14:textId="77777777" w:rsidR="005063A7" w:rsidRPr="005063A7" w:rsidRDefault="005063A7" w:rsidP="005063A7">
            <w:pPr>
              <w:jc w:val="center"/>
              <w:rPr>
                <w:rFonts w:eastAsia="Times New Roman"/>
                <w:sz w:val="20"/>
                <w:szCs w:val="20"/>
              </w:rPr>
            </w:pPr>
            <w:r>
              <w:rPr>
                <w:rFonts w:eastAsia="Times New Roman"/>
                <w:sz w:val="20"/>
                <w:szCs w:val="20"/>
              </w:rPr>
              <w:t>(0.124)</w:t>
            </w:r>
          </w:p>
        </w:tc>
        <w:tc>
          <w:tcPr>
            <w:tcW w:w="977" w:type="dxa"/>
            <w:tcBorders>
              <w:top w:val="nil"/>
              <w:left w:val="nil"/>
              <w:bottom w:val="nil"/>
              <w:right w:val="nil"/>
            </w:tcBorders>
            <w:shd w:val="clear" w:color="auto" w:fill="auto"/>
            <w:noWrap/>
            <w:vAlign w:val="center"/>
            <w:hideMark/>
          </w:tcPr>
          <w:p w14:paraId="0DB695E5" w14:textId="77777777" w:rsidR="005063A7" w:rsidRPr="005063A7" w:rsidRDefault="005063A7" w:rsidP="005063A7">
            <w:pPr>
              <w:jc w:val="center"/>
              <w:rPr>
                <w:rFonts w:eastAsia="Times New Roman"/>
                <w:sz w:val="20"/>
                <w:szCs w:val="20"/>
              </w:rPr>
            </w:pPr>
            <w:r>
              <w:rPr>
                <w:rFonts w:eastAsia="Times New Roman"/>
                <w:sz w:val="20"/>
                <w:szCs w:val="20"/>
              </w:rPr>
              <w:t>(0.287)</w:t>
            </w:r>
          </w:p>
        </w:tc>
        <w:tc>
          <w:tcPr>
            <w:tcW w:w="977" w:type="dxa"/>
            <w:tcBorders>
              <w:top w:val="nil"/>
              <w:left w:val="nil"/>
              <w:bottom w:val="nil"/>
              <w:right w:val="nil"/>
            </w:tcBorders>
            <w:shd w:val="clear" w:color="auto" w:fill="auto"/>
            <w:noWrap/>
            <w:vAlign w:val="center"/>
            <w:hideMark/>
          </w:tcPr>
          <w:p w14:paraId="30A13D1F" w14:textId="77777777" w:rsidR="005063A7" w:rsidRPr="005063A7" w:rsidRDefault="005063A7" w:rsidP="005063A7">
            <w:pPr>
              <w:jc w:val="center"/>
              <w:rPr>
                <w:rFonts w:eastAsia="Times New Roman"/>
                <w:sz w:val="20"/>
                <w:szCs w:val="20"/>
              </w:rPr>
            </w:pPr>
            <w:r>
              <w:rPr>
                <w:rFonts w:eastAsia="Times New Roman"/>
                <w:sz w:val="20"/>
                <w:szCs w:val="20"/>
              </w:rPr>
              <w:t>(0.167)</w:t>
            </w:r>
          </w:p>
        </w:tc>
      </w:tr>
      <w:tr w:rsidR="005063A7" w:rsidRPr="005063A7" w14:paraId="57932ECC" w14:textId="77777777" w:rsidTr="005063A7">
        <w:trPr>
          <w:trHeight w:val="137"/>
          <w:jc w:val="center"/>
        </w:trPr>
        <w:tc>
          <w:tcPr>
            <w:tcW w:w="1985" w:type="dxa"/>
            <w:tcBorders>
              <w:top w:val="single" w:sz="4" w:space="0" w:color="auto"/>
              <w:left w:val="nil"/>
              <w:bottom w:val="nil"/>
              <w:right w:val="nil"/>
            </w:tcBorders>
            <w:shd w:val="clear" w:color="auto" w:fill="auto"/>
            <w:noWrap/>
            <w:vAlign w:val="center"/>
            <w:hideMark/>
          </w:tcPr>
          <w:p w14:paraId="42D6D6EA" w14:textId="77777777" w:rsidR="005063A7" w:rsidRPr="005063A7" w:rsidRDefault="005063A7" w:rsidP="005063A7">
            <w:pPr>
              <w:rPr>
                <w:rFonts w:eastAsia="Times New Roman"/>
                <w:sz w:val="20"/>
                <w:szCs w:val="20"/>
              </w:rPr>
            </w:pPr>
            <w:r>
              <w:rPr>
                <w:rFonts w:eastAsia="Times New Roman"/>
                <w:sz w:val="20"/>
                <w:szCs w:val="20"/>
              </w:rPr>
              <w:t>Observations</w:t>
            </w:r>
          </w:p>
        </w:tc>
        <w:tc>
          <w:tcPr>
            <w:tcW w:w="5420" w:type="dxa"/>
            <w:gridSpan w:val="5"/>
            <w:tcBorders>
              <w:top w:val="single" w:sz="4" w:space="0" w:color="auto"/>
              <w:left w:val="nil"/>
              <w:bottom w:val="nil"/>
              <w:right w:val="nil"/>
            </w:tcBorders>
            <w:shd w:val="clear" w:color="auto" w:fill="auto"/>
            <w:noWrap/>
            <w:vAlign w:val="center"/>
            <w:hideMark/>
          </w:tcPr>
          <w:p w14:paraId="46FF9F68" w14:textId="77777777" w:rsidR="005063A7" w:rsidRPr="005063A7" w:rsidRDefault="005063A7" w:rsidP="005063A7">
            <w:pPr>
              <w:jc w:val="center"/>
              <w:rPr>
                <w:rFonts w:eastAsia="Times New Roman"/>
                <w:sz w:val="20"/>
                <w:szCs w:val="20"/>
              </w:rPr>
            </w:pPr>
            <w:r>
              <w:rPr>
                <w:rFonts w:eastAsia="Times New Roman"/>
                <w:sz w:val="20"/>
                <w:szCs w:val="20"/>
              </w:rPr>
              <w:t>520</w:t>
            </w:r>
          </w:p>
        </w:tc>
      </w:tr>
      <w:tr w:rsidR="005063A7" w:rsidRPr="005063A7" w14:paraId="4802F25F" w14:textId="77777777" w:rsidTr="005063A7">
        <w:trPr>
          <w:trHeight w:val="288"/>
          <w:jc w:val="center"/>
        </w:trPr>
        <w:tc>
          <w:tcPr>
            <w:tcW w:w="1985" w:type="dxa"/>
            <w:tcBorders>
              <w:top w:val="nil"/>
              <w:left w:val="nil"/>
              <w:bottom w:val="nil"/>
              <w:right w:val="nil"/>
            </w:tcBorders>
            <w:shd w:val="clear" w:color="auto" w:fill="auto"/>
            <w:noWrap/>
            <w:vAlign w:val="center"/>
            <w:hideMark/>
          </w:tcPr>
          <w:p w14:paraId="44773607" w14:textId="77777777" w:rsidR="005063A7" w:rsidRPr="005063A7" w:rsidRDefault="005063A7" w:rsidP="005063A7">
            <w:pPr>
              <w:rPr>
                <w:rFonts w:eastAsia="Times New Roman"/>
                <w:sz w:val="20"/>
                <w:szCs w:val="20"/>
              </w:rPr>
            </w:pPr>
            <w:r>
              <w:rPr>
                <w:rFonts w:eastAsia="Times New Roman"/>
                <w:sz w:val="20"/>
                <w:szCs w:val="20"/>
              </w:rPr>
              <w:t>Weights</w:t>
            </w:r>
          </w:p>
        </w:tc>
        <w:tc>
          <w:tcPr>
            <w:tcW w:w="1512" w:type="dxa"/>
            <w:tcBorders>
              <w:top w:val="nil"/>
              <w:left w:val="nil"/>
              <w:bottom w:val="nil"/>
              <w:right w:val="nil"/>
            </w:tcBorders>
            <w:shd w:val="clear" w:color="auto" w:fill="auto"/>
            <w:noWrap/>
            <w:vAlign w:val="center"/>
            <w:hideMark/>
          </w:tcPr>
          <w:p w14:paraId="2C60964B" w14:textId="77777777" w:rsidR="005063A7" w:rsidRPr="005063A7" w:rsidRDefault="005063A7" w:rsidP="005063A7">
            <w:pPr>
              <w:jc w:val="center"/>
              <w:rPr>
                <w:rFonts w:eastAsia="Times New Roman"/>
                <w:sz w:val="20"/>
                <w:szCs w:val="20"/>
              </w:rPr>
            </w:pPr>
            <w:r>
              <w:rPr>
                <w:rFonts w:eastAsia="Times New Roman"/>
                <w:sz w:val="20"/>
                <w:szCs w:val="20"/>
              </w:rPr>
              <w:t>Yes</w:t>
            </w:r>
          </w:p>
        </w:tc>
        <w:tc>
          <w:tcPr>
            <w:tcW w:w="977" w:type="dxa"/>
            <w:tcBorders>
              <w:top w:val="nil"/>
              <w:left w:val="nil"/>
              <w:bottom w:val="nil"/>
              <w:right w:val="nil"/>
            </w:tcBorders>
            <w:shd w:val="clear" w:color="auto" w:fill="auto"/>
            <w:noWrap/>
            <w:vAlign w:val="center"/>
            <w:hideMark/>
          </w:tcPr>
          <w:p w14:paraId="1072765E" w14:textId="77777777" w:rsidR="005063A7" w:rsidRPr="005063A7" w:rsidRDefault="005063A7" w:rsidP="005063A7">
            <w:pPr>
              <w:jc w:val="center"/>
              <w:rPr>
                <w:rFonts w:eastAsia="Times New Roman"/>
                <w:sz w:val="20"/>
                <w:szCs w:val="20"/>
              </w:rPr>
            </w:pPr>
            <w:r>
              <w:rPr>
                <w:rFonts w:eastAsia="Times New Roman"/>
                <w:sz w:val="20"/>
                <w:szCs w:val="20"/>
              </w:rPr>
              <w:t>Yes</w:t>
            </w:r>
          </w:p>
        </w:tc>
        <w:tc>
          <w:tcPr>
            <w:tcW w:w="977" w:type="dxa"/>
            <w:tcBorders>
              <w:top w:val="nil"/>
              <w:left w:val="nil"/>
              <w:bottom w:val="nil"/>
              <w:right w:val="nil"/>
            </w:tcBorders>
            <w:shd w:val="clear" w:color="auto" w:fill="auto"/>
            <w:noWrap/>
            <w:vAlign w:val="center"/>
            <w:hideMark/>
          </w:tcPr>
          <w:p w14:paraId="1233B3B1" w14:textId="77777777" w:rsidR="005063A7" w:rsidRPr="005063A7" w:rsidRDefault="005063A7" w:rsidP="005063A7">
            <w:pPr>
              <w:jc w:val="center"/>
              <w:rPr>
                <w:rFonts w:eastAsia="Times New Roman"/>
                <w:sz w:val="20"/>
                <w:szCs w:val="20"/>
              </w:rPr>
            </w:pPr>
            <w:r>
              <w:rPr>
                <w:rFonts w:eastAsia="Times New Roman"/>
                <w:sz w:val="20"/>
                <w:szCs w:val="20"/>
              </w:rPr>
              <w:t>Yes</w:t>
            </w:r>
          </w:p>
        </w:tc>
        <w:tc>
          <w:tcPr>
            <w:tcW w:w="977" w:type="dxa"/>
            <w:tcBorders>
              <w:top w:val="nil"/>
              <w:left w:val="nil"/>
              <w:bottom w:val="nil"/>
              <w:right w:val="nil"/>
            </w:tcBorders>
            <w:shd w:val="clear" w:color="auto" w:fill="auto"/>
            <w:noWrap/>
            <w:vAlign w:val="center"/>
            <w:hideMark/>
          </w:tcPr>
          <w:p w14:paraId="648141F9" w14:textId="77777777" w:rsidR="005063A7" w:rsidRPr="005063A7" w:rsidRDefault="005063A7" w:rsidP="005063A7">
            <w:pPr>
              <w:jc w:val="center"/>
              <w:rPr>
                <w:rFonts w:eastAsia="Times New Roman"/>
                <w:sz w:val="20"/>
                <w:szCs w:val="20"/>
              </w:rPr>
            </w:pPr>
            <w:r>
              <w:rPr>
                <w:rFonts w:eastAsia="Times New Roman"/>
                <w:sz w:val="20"/>
                <w:szCs w:val="20"/>
              </w:rPr>
              <w:t>Yes</w:t>
            </w:r>
          </w:p>
        </w:tc>
        <w:tc>
          <w:tcPr>
            <w:tcW w:w="977" w:type="dxa"/>
            <w:tcBorders>
              <w:top w:val="nil"/>
              <w:left w:val="nil"/>
              <w:bottom w:val="nil"/>
              <w:right w:val="nil"/>
            </w:tcBorders>
            <w:shd w:val="clear" w:color="auto" w:fill="auto"/>
            <w:noWrap/>
            <w:vAlign w:val="center"/>
            <w:hideMark/>
          </w:tcPr>
          <w:p w14:paraId="4DCCE1E5" w14:textId="77777777" w:rsidR="005063A7" w:rsidRPr="005063A7" w:rsidRDefault="005063A7" w:rsidP="005063A7">
            <w:pPr>
              <w:jc w:val="center"/>
              <w:rPr>
                <w:rFonts w:eastAsia="Times New Roman"/>
                <w:sz w:val="20"/>
                <w:szCs w:val="20"/>
              </w:rPr>
            </w:pPr>
            <w:r>
              <w:rPr>
                <w:rFonts w:eastAsia="Times New Roman"/>
                <w:sz w:val="20"/>
                <w:szCs w:val="20"/>
              </w:rPr>
              <w:t>No</w:t>
            </w:r>
          </w:p>
        </w:tc>
      </w:tr>
      <w:tr w:rsidR="005063A7" w:rsidRPr="005063A7" w14:paraId="6A3AE586" w14:textId="77777777" w:rsidTr="005063A7">
        <w:trPr>
          <w:trHeight w:val="288"/>
          <w:jc w:val="center"/>
        </w:trPr>
        <w:tc>
          <w:tcPr>
            <w:tcW w:w="1985" w:type="dxa"/>
            <w:tcBorders>
              <w:top w:val="nil"/>
              <w:left w:val="nil"/>
              <w:bottom w:val="nil"/>
              <w:right w:val="nil"/>
            </w:tcBorders>
            <w:shd w:val="clear" w:color="auto" w:fill="auto"/>
            <w:noWrap/>
            <w:vAlign w:val="center"/>
            <w:hideMark/>
          </w:tcPr>
          <w:p w14:paraId="3418FABB" w14:textId="77777777" w:rsidR="005063A7" w:rsidRPr="005063A7" w:rsidRDefault="005063A7" w:rsidP="005063A7">
            <w:pPr>
              <w:rPr>
                <w:rFonts w:eastAsia="Times New Roman"/>
                <w:sz w:val="20"/>
                <w:szCs w:val="20"/>
              </w:rPr>
            </w:pPr>
            <w:r>
              <w:rPr>
                <w:rFonts w:eastAsia="Times New Roman"/>
                <w:sz w:val="20"/>
                <w:szCs w:val="20"/>
              </w:rPr>
              <w:t>Country fixed effects</w:t>
            </w:r>
          </w:p>
        </w:tc>
        <w:tc>
          <w:tcPr>
            <w:tcW w:w="1512" w:type="dxa"/>
            <w:tcBorders>
              <w:top w:val="nil"/>
              <w:left w:val="nil"/>
              <w:bottom w:val="nil"/>
              <w:right w:val="nil"/>
            </w:tcBorders>
            <w:shd w:val="clear" w:color="auto" w:fill="auto"/>
            <w:noWrap/>
            <w:vAlign w:val="center"/>
            <w:hideMark/>
          </w:tcPr>
          <w:p w14:paraId="3D57B811" w14:textId="77777777" w:rsidR="005063A7" w:rsidRPr="005063A7" w:rsidRDefault="005063A7" w:rsidP="005063A7">
            <w:pPr>
              <w:jc w:val="center"/>
              <w:rPr>
                <w:rFonts w:eastAsia="Times New Roman"/>
                <w:sz w:val="20"/>
                <w:szCs w:val="20"/>
              </w:rPr>
            </w:pPr>
            <w:r>
              <w:rPr>
                <w:rFonts w:eastAsia="Times New Roman"/>
                <w:sz w:val="20"/>
                <w:szCs w:val="20"/>
              </w:rPr>
              <w:t>Yes</w:t>
            </w:r>
          </w:p>
        </w:tc>
        <w:tc>
          <w:tcPr>
            <w:tcW w:w="977" w:type="dxa"/>
            <w:tcBorders>
              <w:top w:val="nil"/>
              <w:left w:val="nil"/>
              <w:bottom w:val="nil"/>
              <w:right w:val="nil"/>
            </w:tcBorders>
            <w:shd w:val="clear" w:color="auto" w:fill="auto"/>
            <w:noWrap/>
            <w:vAlign w:val="center"/>
            <w:hideMark/>
          </w:tcPr>
          <w:p w14:paraId="693D3FBC" w14:textId="77777777" w:rsidR="005063A7" w:rsidRPr="005063A7" w:rsidRDefault="005063A7" w:rsidP="005063A7">
            <w:pPr>
              <w:jc w:val="center"/>
              <w:rPr>
                <w:rFonts w:eastAsia="Times New Roman"/>
                <w:sz w:val="20"/>
                <w:szCs w:val="20"/>
              </w:rPr>
            </w:pPr>
            <w:r>
              <w:rPr>
                <w:rFonts w:eastAsia="Times New Roman"/>
                <w:sz w:val="20"/>
                <w:szCs w:val="20"/>
              </w:rPr>
              <w:t>Yes</w:t>
            </w:r>
          </w:p>
        </w:tc>
        <w:tc>
          <w:tcPr>
            <w:tcW w:w="977" w:type="dxa"/>
            <w:tcBorders>
              <w:top w:val="nil"/>
              <w:left w:val="nil"/>
              <w:bottom w:val="nil"/>
              <w:right w:val="nil"/>
            </w:tcBorders>
            <w:shd w:val="clear" w:color="auto" w:fill="auto"/>
            <w:noWrap/>
            <w:vAlign w:val="center"/>
            <w:hideMark/>
          </w:tcPr>
          <w:p w14:paraId="6DC30E26" w14:textId="77777777" w:rsidR="005063A7" w:rsidRPr="005063A7" w:rsidRDefault="005063A7" w:rsidP="005063A7">
            <w:pPr>
              <w:jc w:val="center"/>
              <w:rPr>
                <w:rFonts w:eastAsia="Times New Roman"/>
                <w:sz w:val="20"/>
                <w:szCs w:val="20"/>
              </w:rPr>
            </w:pPr>
            <w:r>
              <w:rPr>
                <w:rFonts w:eastAsia="Times New Roman"/>
                <w:sz w:val="20"/>
                <w:szCs w:val="20"/>
              </w:rPr>
              <w:t>No</w:t>
            </w:r>
          </w:p>
        </w:tc>
        <w:tc>
          <w:tcPr>
            <w:tcW w:w="977" w:type="dxa"/>
            <w:tcBorders>
              <w:top w:val="nil"/>
              <w:left w:val="nil"/>
              <w:bottom w:val="nil"/>
              <w:right w:val="nil"/>
            </w:tcBorders>
            <w:shd w:val="clear" w:color="auto" w:fill="auto"/>
            <w:noWrap/>
            <w:vAlign w:val="center"/>
            <w:hideMark/>
          </w:tcPr>
          <w:p w14:paraId="6F02B57F" w14:textId="77777777" w:rsidR="005063A7" w:rsidRPr="005063A7" w:rsidRDefault="005063A7" w:rsidP="005063A7">
            <w:pPr>
              <w:jc w:val="center"/>
              <w:rPr>
                <w:rFonts w:eastAsia="Times New Roman"/>
                <w:sz w:val="20"/>
                <w:szCs w:val="20"/>
              </w:rPr>
            </w:pPr>
            <w:r>
              <w:rPr>
                <w:rFonts w:eastAsia="Times New Roman"/>
                <w:sz w:val="20"/>
                <w:szCs w:val="20"/>
              </w:rPr>
              <w:t>Yes</w:t>
            </w:r>
          </w:p>
        </w:tc>
        <w:tc>
          <w:tcPr>
            <w:tcW w:w="977" w:type="dxa"/>
            <w:tcBorders>
              <w:top w:val="nil"/>
              <w:left w:val="nil"/>
              <w:bottom w:val="nil"/>
              <w:right w:val="nil"/>
            </w:tcBorders>
            <w:shd w:val="clear" w:color="auto" w:fill="auto"/>
            <w:noWrap/>
            <w:vAlign w:val="center"/>
            <w:hideMark/>
          </w:tcPr>
          <w:p w14:paraId="55F9C657" w14:textId="77777777" w:rsidR="005063A7" w:rsidRPr="005063A7" w:rsidRDefault="005063A7" w:rsidP="005063A7">
            <w:pPr>
              <w:jc w:val="center"/>
              <w:rPr>
                <w:rFonts w:eastAsia="Times New Roman"/>
                <w:sz w:val="20"/>
                <w:szCs w:val="20"/>
              </w:rPr>
            </w:pPr>
            <w:r>
              <w:rPr>
                <w:rFonts w:eastAsia="Times New Roman"/>
                <w:sz w:val="20"/>
                <w:szCs w:val="20"/>
              </w:rPr>
              <w:t>Yes</w:t>
            </w:r>
          </w:p>
        </w:tc>
      </w:tr>
      <w:tr w:rsidR="005063A7" w:rsidRPr="005063A7" w14:paraId="4D6F68AB" w14:textId="77777777" w:rsidTr="005063A7">
        <w:trPr>
          <w:trHeight w:val="288"/>
          <w:jc w:val="center"/>
        </w:trPr>
        <w:tc>
          <w:tcPr>
            <w:tcW w:w="1985" w:type="dxa"/>
            <w:tcBorders>
              <w:top w:val="nil"/>
              <w:left w:val="nil"/>
              <w:bottom w:val="nil"/>
              <w:right w:val="nil"/>
            </w:tcBorders>
            <w:shd w:val="clear" w:color="auto" w:fill="auto"/>
            <w:noWrap/>
            <w:vAlign w:val="center"/>
            <w:hideMark/>
          </w:tcPr>
          <w:p w14:paraId="7084316D" w14:textId="77777777" w:rsidR="005063A7" w:rsidRPr="005063A7" w:rsidRDefault="005063A7" w:rsidP="005063A7">
            <w:pPr>
              <w:rPr>
                <w:rFonts w:eastAsia="Times New Roman"/>
                <w:sz w:val="20"/>
                <w:szCs w:val="20"/>
              </w:rPr>
            </w:pPr>
            <w:r>
              <w:rPr>
                <w:rFonts w:eastAsia="Times New Roman"/>
                <w:sz w:val="20"/>
                <w:szCs w:val="20"/>
              </w:rPr>
              <w:t>Year fixed effects</w:t>
            </w:r>
          </w:p>
        </w:tc>
        <w:tc>
          <w:tcPr>
            <w:tcW w:w="1512" w:type="dxa"/>
            <w:tcBorders>
              <w:top w:val="nil"/>
              <w:left w:val="nil"/>
              <w:bottom w:val="nil"/>
              <w:right w:val="nil"/>
            </w:tcBorders>
            <w:shd w:val="clear" w:color="auto" w:fill="auto"/>
            <w:noWrap/>
            <w:vAlign w:val="center"/>
            <w:hideMark/>
          </w:tcPr>
          <w:p w14:paraId="1A690415" w14:textId="77777777" w:rsidR="005063A7" w:rsidRPr="005063A7" w:rsidRDefault="005063A7" w:rsidP="005063A7">
            <w:pPr>
              <w:jc w:val="center"/>
              <w:rPr>
                <w:rFonts w:eastAsia="Times New Roman"/>
                <w:sz w:val="20"/>
                <w:szCs w:val="20"/>
              </w:rPr>
            </w:pPr>
            <w:r>
              <w:rPr>
                <w:rFonts w:eastAsia="Times New Roman"/>
                <w:sz w:val="20"/>
                <w:szCs w:val="20"/>
              </w:rPr>
              <w:t>Yes</w:t>
            </w:r>
          </w:p>
        </w:tc>
        <w:tc>
          <w:tcPr>
            <w:tcW w:w="977" w:type="dxa"/>
            <w:tcBorders>
              <w:top w:val="nil"/>
              <w:left w:val="nil"/>
              <w:bottom w:val="nil"/>
              <w:right w:val="nil"/>
            </w:tcBorders>
            <w:shd w:val="clear" w:color="auto" w:fill="auto"/>
            <w:noWrap/>
            <w:vAlign w:val="center"/>
            <w:hideMark/>
          </w:tcPr>
          <w:p w14:paraId="49CE593E" w14:textId="77777777" w:rsidR="005063A7" w:rsidRPr="005063A7" w:rsidRDefault="005063A7" w:rsidP="005063A7">
            <w:pPr>
              <w:jc w:val="center"/>
              <w:rPr>
                <w:rFonts w:eastAsia="Times New Roman"/>
                <w:sz w:val="20"/>
                <w:szCs w:val="20"/>
              </w:rPr>
            </w:pPr>
            <w:r>
              <w:rPr>
                <w:rFonts w:eastAsia="Times New Roman"/>
                <w:sz w:val="20"/>
                <w:szCs w:val="20"/>
              </w:rPr>
              <w:t>No</w:t>
            </w:r>
          </w:p>
        </w:tc>
        <w:tc>
          <w:tcPr>
            <w:tcW w:w="977" w:type="dxa"/>
            <w:tcBorders>
              <w:top w:val="nil"/>
              <w:left w:val="nil"/>
              <w:bottom w:val="nil"/>
              <w:right w:val="nil"/>
            </w:tcBorders>
            <w:shd w:val="clear" w:color="auto" w:fill="auto"/>
            <w:noWrap/>
            <w:vAlign w:val="center"/>
            <w:hideMark/>
          </w:tcPr>
          <w:p w14:paraId="0C428188" w14:textId="77777777" w:rsidR="005063A7" w:rsidRPr="005063A7" w:rsidRDefault="005063A7" w:rsidP="005063A7">
            <w:pPr>
              <w:jc w:val="center"/>
              <w:rPr>
                <w:rFonts w:eastAsia="Times New Roman"/>
                <w:sz w:val="20"/>
                <w:szCs w:val="20"/>
              </w:rPr>
            </w:pPr>
            <w:r>
              <w:rPr>
                <w:rFonts w:eastAsia="Times New Roman"/>
                <w:sz w:val="20"/>
                <w:szCs w:val="20"/>
              </w:rPr>
              <w:t>No</w:t>
            </w:r>
          </w:p>
        </w:tc>
        <w:tc>
          <w:tcPr>
            <w:tcW w:w="977" w:type="dxa"/>
            <w:tcBorders>
              <w:top w:val="nil"/>
              <w:left w:val="nil"/>
              <w:bottom w:val="nil"/>
              <w:right w:val="nil"/>
            </w:tcBorders>
            <w:shd w:val="clear" w:color="auto" w:fill="auto"/>
            <w:noWrap/>
            <w:vAlign w:val="center"/>
            <w:hideMark/>
          </w:tcPr>
          <w:p w14:paraId="6E70085C" w14:textId="77777777" w:rsidR="005063A7" w:rsidRPr="005063A7" w:rsidRDefault="005063A7" w:rsidP="005063A7">
            <w:pPr>
              <w:jc w:val="center"/>
              <w:rPr>
                <w:rFonts w:eastAsia="Times New Roman"/>
                <w:sz w:val="20"/>
                <w:szCs w:val="20"/>
              </w:rPr>
            </w:pPr>
            <w:r>
              <w:rPr>
                <w:rFonts w:eastAsia="Times New Roman"/>
                <w:sz w:val="20"/>
                <w:szCs w:val="20"/>
              </w:rPr>
              <w:t>Yes</w:t>
            </w:r>
          </w:p>
        </w:tc>
        <w:tc>
          <w:tcPr>
            <w:tcW w:w="977" w:type="dxa"/>
            <w:tcBorders>
              <w:top w:val="nil"/>
              <w:left w:val="nil"/>
              <w:bottom w:val="nil"/>
              <w:right w:val="nil"/>
            </w:tcBorders>
            <w:shd w:val="clear" w:color="auto" w:fill="auto"/>
            <w:noWrap/>
            <w:vAlign w:val="center"/>
            <w:hideMark/>
          </w:tcPr>
          <w:p w14:paraId="5AFD95F9" w14:textId="77777777" w:rsidR="005063A7" w:rsidRPr="005063A7" w:rsidRDefault="005063A7" w:rsidP="005063A7">
            <w:pPr>
              <w:jc w:val="center"/>
              <w:rPr>
                <w:rFonts w:eastAsia="Times New Roman"/>
                <w:sz w:val="20"/>
                <w:szCs w:val="20"/>
              </w:rPr>
            </w:pPr>
            <w:r>
              <w:rPr>
                <w:rFonts w:eastAsia="Times New Roman"/>
                <w:sz w:val="20"/>
                <w:szCs w:val="20"/>
              </w:rPr>
              <w:t>Yes</w:t>
            </w:r>
          </w:p>
        </w:tc>
      </w:tr>
      <w:tr w:rsidR="005063A7" w:rsidRPr="005063A7" w14:paraId="78ABE391" w14:textId="77777777" w:rsidTr="005063A7">
        <w:trPr>
          <w:trHeight w:val="288"/>
          <w:jc w:val="center"/>
        </w:trPr>
        <w:tc>
          <w:tcPr>
            <w:tcW w:w="1985" w:type="dxa"/>
            <w:tcBorders>
              <w:top w:val="nil"/>
              <w:left w:val="nil"/>
              <w:bottom w:val="nil"/>
              <w:right w:val="nil"/>
            </w:tcBorders>
            <w:shd w:val="clear" w:color="auto" w:fill="auto"/>
            <w:noWrap/>
            <w:vAlign w:val="center"/>
            <w:hideMark/>
          </w:tcPr>
          <w:p w14:paraId="460F4196" w14:textId="77777777" w:rsidR="005063A7" w:rsidRPr="005063A7" w:rsidRDefault="005063A7" w:rsidP="005063A7">
            <w:pPr>
              <w:rPr>
                <w:rFonts w:eastAsia="Times New Roman"/>
                <w:sz w:val="20"/>
                <w:szCs w:val="20"/>
              </w:rPr>
            </w:pPr>
            <w:r>
              <w:rPr>
                <w:rFonts w:eastAsia="Times New Roman"/>
                <w:sz w:val="20"/>
                <w:szCs w:val="20"/>
              </w:rPr>
              <w:t>Standard errors</w:t>
            </w:r>
          </w:p>
        </w:tc>
        <w:tc>
          <w:tcPr>
            <w:tcW w:w="5420" w:type="dxa"/>
            <w:gridSpan w:val="5"/>
            <w:tcBorders>
              <w:top w:val="nil"/>
              <w:left w:val="nil"/>
              <w:bottom w:val="nil"/>
              <w:right w:val="nil"/>
            </w:tcBorders>
            <w:shd w:val="clear" w:color="auto" w:fill="auto"/>
            <w:noWrap/>
            <w:vAlign w:val="center"/>
            <w:hideMark/>
          </w:tcPr>
          <w:p w14:paraId="5253ECAF" w14:textId="77777777" w:rsidR="005063A7" w:rsidRPr="005063A7" w:rsidRDefault="005063A7" w:rsidP="005063A7">
            <w:pPr>
              <w:jc w:val="center"/>
              <w:rPr>
                <w:rFonts w:eastAsia="Times New Roman"/>
                <w:sz w:val="20"/>
                <w:szCs w:val="20"/>
              </w:rPr>
            </w:pPr>
            <w:r>
              <w:rPr>
                <w:rFonts w:eastAsia="Times New Roman"/>
                <w:sz w:val="20"/>
                <w:szCs w:val="20"/>
              </w:rPr>
              <w:t>Driscoll-</w:t>
            </w:r>
            <w:proofErr w:type="spellStart"/>
            <w:r>
              <w:rPr>
                <w:rFonts w:eastAsia="Times New Roman"/>
                <w:sz w:val="20"/>
                <w:szCs w:val="20"/>
              </w:rPr>
              <w:t>Kraay</w:t>
            </w:r>
            <w:proofErr w:type="spellEnd"/>
            <w:r>
              <w:rPr>
                <w:rFonts w:eastAsia="Times New Roman"/>
                <w:sz w:val="20"/>
                <w:szCs w:val="20"/>
              </w:rPr>
              <w:t xml:space="preserve"> (L=1)</w:t>
            </w:r>
          </w:p>
        </w:tc>
      </w:tr>
      <w:tr w:rsidR="005063A7" w:rsidRPr="005063A7" w14:paraId="2289B5B2" w14:textId="77777777" w:rsidTr="005063A7">
        <w:trPr>
          <w:trHeight w:val="288"/>
          <w:jc w:val="center"/>
        </w:trPr>
        <w:tc>
          <w:tcPr>
            <w:tcW w:w="1985" w:type="dxa"/>
            <w:tcBorders>
              <w:top w:val="nil"/>
              <w:left w:val="nil"/>
              <w:bottom w:val="nil"/>
              <w:right w:val="nil"/>
            </w:tcBorders>
            <w:shd w:val="clear" w:color="auto" w:fill="auto"/>
            <w:noWrap/>
            <w:vAlign w:val="center"/>
            <w:hideMark/>
          </w:tcPr>
          <w:p w14:paraId="75462463" w14:textId="77777777" w:rsidR="005063A7" w:rsidRPr="005063A7" w:rsidRDefault="005063A7" w:rsidP="005063A7">
            <w:pPr>
              <w:rPr>
                <w:rFonts w:eastAsia="Times New Roman"/>
                <w:sz w:val="20"/>
                <w:szCs w:val="20"/>
              </w:rPr>
            </w:pPr>
            <w:r>
              <w:rPr>
                <w:rFonts w:eastAsia="Times New Roman"/>
                <w:sz w:val="20"/>
                <w:szCs w:val="20"/>
              </w:rPr>
              <w:lastRenderedPageBreak/>
              <w:t>Adjusted R2</w:t>
            </w:r>
          </w:p>
        </w:tc>
        <w:tc>
          <w:tcPr>
            <w:tcW w:w="1512" w:type="dxa"/>
            <w:tcBorders>
              <w:top w:val="nil"/>
              <w:left w:val="nil"/>
              <w:bottom w:val="nil"/>
              <w:right w:val="nil"/>
            </w:tcBorders>
            <w:shd w:val="clear" w:color="auto" w:fill="auto"/>
            <w:noWrap/>
            <w:vAlign w:val="center"/>
            <w:hideMark/>
          </w:tcPr>
          <w:p w14:paraId="1EEEEDC4" w14:textId="77777777" w:rsidR="005063A7" w:rsidRPr="005063A7" w:rsidRDefault="005063A7" w:rsidP="005063A7">
            <w:pPr>
              <w:jc w:val="center"/>
              <w:rPr>
                <w:rFonts w:eastAsia="Times New Roman"/>
                <w:sz w:val="20"/>
                <w:szCs w:val="20"/>
              </w:rPr>
            </w:pPr>
            <w:r>
              <w:rPr>
                <w:rFonts w:eastAsia="Times New Roman"/>
                <w:sz w:val="20"/>
                <w:szCs w:val="20"/>
              </w:rPr>
              <w:t>0.980220</w:t>
            </w:r>
          </w:p>
        </w:tc>
        <w:tc>
          <w:tcPr>
            <w:tcW w:w="977" w:type="dxa"/>
            <w:tcBorders>
              <w:top w:val="nil"/>
              <w:left w:val="nil"/>
              <w:bottom w:val="nil"/>
              <w:right w:val="nil"/>
            </w:tcBorders>
            <w:shd w:val="clear" w:color="auto" w:fill="auto"/>
            <w:noWrap/>
            <w:vAlign w:val="center"/>
            <w:hideMark/>
          </w:tcPr>
          <w:p w14:paraId="4F243F29" w14:textId="77777777" w:rsidR="005063A7" w:rsidRPr="005063A7" w:rsidRDefault="005063A7" w:rsidP="005063A7">
            <w:pPr>
              <w:jc w:val="center"/>
              <w:rPr>
                <w:rFonts w:eastAsia="Times New Roman"/>
                <w:sz w:val="20"/>
                <w:szCs w:val="20"/>
              </w:rPr>
            </w:pPr>
            <w:r>
              <w:rPr>
                <w:rFonts w:eastAsia="Times New Roman"/>
                <w:sz w:val="20"/>
                <w:szCs w:val="20"/>
              </w:rPr>
              <w:t>0.977526</w:t>
            </w:r>
          </w:p>
        </w:tc>
        <w:tc>
          <w:tcPr>
            <w:tcW w:w="977" w:type="dxa"/>
            <w:tcBorders>
              <w:top w:val="nil"/>
              <w:left w:val="nil"/>
              <w:bottom w:val="nil"/>
              <w:right w:val="nil"/>
            </w:tcBorders>
            <w:shd w:val="clear" w:color="auto" w:fill="auto"/>
            <w:noWrap/>
            <w:vAlign w:val="center"/>
            <w:hideMark/>
          </w:tcPr>
          <w:p w14:paraId="3C97E242" w14:textId="77777777" w:rsidR="005063A7" w:rsidRPr="005063A7" w:rsidRDefault="005063A7" w:rsidP="005063A7">
            <w:pPr>
              <w:jc w:val="center"/>
              <w:rPr>
                <w:rFonts w:eastAsia="Times New Roman"/>
                <w:sz w:val="20"/>
                <w:szCs w:val="20"/>
              </w:rPr>
            </w:pPr>
            <w:r>
              <w:rPr>
                <w:rFonts w:eastAsia="Times New Roman"/>
                <w:sz w:val="20"/>
                <w:szCs w:val="20"/>
              </w:rPr>
              <w:t>0.271762</w:t>
            </w:r>
          </w:p>
        </w:tc>
        <w:tc>
          <w:tcPr>
            <w:tcW w:w="977" w:type="dxa"/>
            <w:tcBorders>
              <w:top w:val="nil"/>
              <w:left w:val="nil"/>
              <w:bottom w:val="nil"/>
              <w:right w:val="nil"/>
            </w:tcBorders>
            <w:shd w:val="clear" w:color="auto" w:fill="auto"/>
            <w:noWrap/>
            <w:vAlign w:val="center"/>
            <w:hideMark/>
          </w:tcPr>
          <w:p w14:paraId="29CFDA11" w14:textId="77777777" w:rsidR="005063A7" w:rsidRPr="005063A7" w:rsidRDefault="005063A7" w:rsidP="005063A7">
            <w:pPr>
              <w:jc w:val="center"/>
              <w:rPr>
                <w:rFonts w:eastAsia="Times New Roman"/>
                <w:sz w:val="20"/>
                <w:szCs w:val="20"/>
              </w:rPr>
            </w:pPr>
            <w:r>
              <w:rPr>
                <w:rFonts w:eastAsia="Times New Roman"/>
                <w:sz w:val="20"/>
                <w:szCs w:val="20"/>
              </w:rPr>
              <w:t>0.904629</w:t>
            </w:r>
          </w:p>
        </w:tc>
        <w:tc>
          <w:tcPr>
            <w:tcW w:w="977" w:type="dxa"/>
            <w:tcBorders>
              <w:top w:val="nil"/>
              <w:left w:val="nil"/>
              <w:bottom w:val="nil"/>
              <w:right w:val="nil"/>
            </w:tcBorders>
            <w:shd w:val="clear" w:color="auto" w:fill="auto"/>
            <w:noWrap/>
            <w:vAlign w:val="center"/>
            <w:hideMark/>
          </w:tcPr>
          <w:p w14:paraId="25ED7AB8" w14:textId="77777777" w:rsidR="005063A7" w:rsidRPr="005063A7" w:rsidRDefault="005063A7" w:rsidP="005063A7">
            <w:pPr>
              <w:jc w:val="center"/>
              <w:rPr>
                <w:rFonts w:eastAsia="Times New Roman"/>
                <w:sz w:val="20"/>
                <w:szCs w:val="20"/>
              </w:rPr>
            </w:pPr>
            <w:r>
              <w:rPr>
                <w:rFonts w:eastAsia="Times New Roman"/>
                <w:sz w:val="20"/>
                <w:szCs w:val="20"/>
              </w:rPr>
              <w:t>0.976761</w:t>
            </w:r>
          </w:p>
        </w:tc>
      </w:tr>
      <w:tr w:rsidR="005063A7" w:rsidRPr="005063A7" w14:paraId="4E822DE1" w14:textId="77777777" w:rsidTr="005063A7">
        <w:trPr>
          <w:trHeight w:val="288"/>
          <w:jc w:val="center"/>
        </w:trPr>
        <w:tc>
          <w:tcPr>
            <w:tcW w:w="1985" w:type="dxa"/>
            <w:tcBorders>
              <w:top w:val="nil"/>
              <w:left w:val="nil"/>
              <w:bottom w:val="nil"/>
              <w:right w:val="nil"/>
            </w:tcBorders>
            <w:shd w:val="clear" w:color="auto" w:fill="auto"/>
            <w:noWrap/>
            <w:vAlign w:val="center"/>
            <w:hideMark/>
          </w:tcPr>
          <w:p w14:paraId="180C20C5" w14:textId="77777777" w:rsidR="005063A7" w:rsidRPr="005063A7" w:rsidRDefault="005063A7" w:rsidP="005063A7">
            <w:pPr>
              <w:rPr>
                <w:rFonts w:eastAsia="Times New Roman"/>
                <w:sz w:val="20"/>
                <w:szCs w:val="20"/>
              </w:rPr>
            </w:pPr>
            <w:r>
              <w:rPr>
                <w:rFonts w:eastAsia="Times New Roman"/>
                <w:sz w:val="20"/>
                <w:szCs w:val="20"/>
              </w:rPr>
              <w:t>Within R2</w:t>
            </w:r>
          </w:p>
        </w:tc>
        <w:tc>
          <w:tcPr>
            <w:tcW w:w="1512" w:type="dxa"/>
            <w:tcBorders>
              <w:top w:val="nil"/>
              <w:left w:val="nil"/>
              <w:bottom w:val="nil"/>
              <w:right w:val="nil"/>
            </w:tcBorders>
            <w:shd w:val="clear" w:color="auto" w:fill="auto"/>
            <w:noWrap/>
            <w:vAlign w:val="center"/>
            <w:hideMark/>
          </w:tcPr>
          <w:p w14:paraId="2451D466" w14:textId="77777777" w:rsidR="005063A7" w:rsidRPr="005063A7" w:rsidRDefault="005063A7" w:rsidP="005063A7">
            <w:pPr>
              <w:jc w:val="center"/>
              <w:rPr>
                <w:rFonts w:eastAsia="Times New Roman"/>
                <w:sz w:val="20"/>
                <w:szCs w:val="20"/>
              </w:rPr>
            </w:pPr>
            <w:r>
              <w:rPr>
                <w:rFonts w:eastAsia="Times New Roman"/>
                <w:sz w:val="20"/>
                <w:szCs w:val="20"/>
              </w:rPr>
              <w:t>0.820738</w:t>
            </w:r>
          </w:p>
        </w:tc>
        <w:tc>
          <w:tcPr>
            <w:tcW w:w="977" w:type="dxa"/>
            <w:tcBorders>
              <w:top w:val="nil"/>
              <w:left w:val="nil"/>
              <w:bottom w:val="nil"/>
              <w:right w:val="nil"/>
            </w:tcBorders>
            <w:shd w:val="clear" w:color="auto" w:fill="auto"/>
            <w:noWrap/>
            <w:vAlign w:val="center"/>
            <w:hideMark/>
          </w:tcPr>
          <w:p w14:paraId="724E14AF" w14:textId="77777777" w:rsidR="005063A7" w:rsidRPr="005063A7" w:rsidRDefault="005063A7" w:rsidP="005063A7">
            <w:pPr>
              <w:jc w:val="center"/>
              <w:rPr>
                <w:rFonts w:eastAsia="Times New Roman"/>
                <w:sz w:val="20"/>
                <w:szCs w:val="20"/>
              </w:rPr>
            </w:pPr>
            <w:r>
              <w:rPr>
                <w:rFonts w:eastAsia="Times New Roman"/>
                <w:sz w:val="20"/>
                <w:szCs w:val="20"/>
              </w:rPr>
              <w:t>0.867156</w:t>
            </w:r>
          </w:p>
        </w:tc>
        <w:tc>
          <w:tcPr>
            <w:tcW w:w="977" w:type="dxa"/>
            <w:tcBorders>
              <w:top w:val="nil"/>
              <w:left w:val="nil"/>
              <w:bottom w:val="nil"/>
              <w:right w:val="nil"/>
            </w:tcBorders>
            <w:shd w:val="clear" w:color="auto" w:fill="auto"/>
            <w:noWrap/>
            <w:vAlign w:val="center"/>
            <w:hideMark/>
          </w:tcPr>
          <w:p w14:paraId="387C704A" w14:textId="77777777" w:rsidR="005063A7" w:rsidRPr="005063A7" w:rsidRDefault="005063A7" w:rsidP="005063A7">
            <w:pPr>
              <w:jc w:val="center"/>
              <w:rPr>
                <w:rFonts w:eastAsia="Times New Roman"/>
                <w:sz w:val="20"/>
                <w:szCs w:val="20"/>
              </w:rPr>
            </w:pPr>
          </w:p>
        </w:tc>
        <w:tc>
          <w:tcPr>
            <w:tcW w:w="977" w:type="dxa"/>
            <w:tcBorders>
              <w:top w:val="nil"/>
              <w:left w:val="nil"/>
              <w:bottom w:val="nil"/>
              <w:right w:val="nil"/>
            </w:tcBorders>
            <w:shd w:val="clear" w:color="auto" w:fill="auto"/>
            <w:noWrap/>
            <w:vAlign w:val="center"/>
            <w:hideMark/>
          </w:tcPr>
          <w:p w14:paraId="18ECA452" w14:textId="77777777" w:rsidR="005063A7" w:rsidRPr="005063A7" w:rsidRDefault="005063A7" w:rsidP="005063A7">
            <w:pPr>
              <w:jc w:val="center"/>
              <w:rPr>
                <w:rFonts w:eastAsia="Times New Roman"/>
                <w:sz w:val="20"/>
                <w:szCs w:val="20"/>
              </w:rPr>
            </w:pPr>
            <w:r>
              <w:rPr>
                <w:rFonts w:eastAsia="Times New Roman"/>
                <w:sz w:val="20"/>
                <w:szCs w:val="20"/>
              </w:rPr>
              <w:t>0.135693</w:t>
            </w:r>
          </w:p>
        </w:tc>
        <w:tc>
          <w:tcPr>
            <w:tcW w:w="977" w:type="dxa"/>
            <w:tcBorders>
              <w:top w:val="nil"/>
              <w:left w:val="nil"/>
              <w:bottom w:val="nil"/>
              <w:right w:val="nil"/>
            </w:tcBorders>
            <w:shd w:val="clear" w:color="auto" w:fill="auto"/>
            <w:noWrap/>
            <w:vAlign w:val="center"/>
            <w:hideMark/>
          </w:tcPr>
          <w:p w14:paraId="4968A4AC" w14:textId="77777777" w:rsidR="005063A7" w:rsidRPr="005063A7" w:rsidRDefault="005063A7" w:rsidP="005063A7">
            <w:pPr>
              <w:jc w:val="center"/>
              <w:rPr>
                <w:rFonts w:eastAsia="Times New Roman"/>
                <w:sz w:val="20"/>
                <w:szCs w:val="20"/>
              </w:rPr>
            </w:pPr>
            <w:r>
              <w:rPr>
                <w:rFonts w:eastAsia="Times New Roman"/>
                <w:sz w:val="20"/>
                <w:szCs w:val="20"/>
              </w:rPr>
              <w:t>0.809857</w:t>
            </w:r>
          </w:p>
        </w:tc>
      </w:tr>
      <w:tr w:rsidR="005063A7" w:rsidRPr="005063A7" w14:paraId="005F27DD" w14:textId="77777777" w:rsidTr="005063A7">
        <w:trPr>
          <w:trHeight w:val="545"/>
          <w:jc w:val="center"/>
        </w:trPr>
        <w:tc>
          <w:tcPr>
            <w:tcW w:w="1985" w:type="dxa"/>
            <w:tcBorders>
              <w:top w:val="nil"/>
              <w:left w:val="nil"/>
              <w:bottom w:val="single" w:sz="4" w:space="0" w:color="auto"/>
              <w:right w:val="nil"/>
            </w:tcBorders>
            <w:shd w:val="clear" w:color="auto" w:fill="auto"/>
            <w:noWrap/>
            <w:vAlign w:val="center"/>
            <w:hideMark/>
          </w:tcPr>
          <w:p w14:paraId="7326F0F2" w14:textId="77777777" w:rsidR="005063A7" w:rsidRPr="005063A7" w:rsidRDefault="005063A7" w:rsidP="005063A7">
            <w:pPr>
              <w:rPr>
                <w:rFonts w:eastAsia="Times New Roman"/>
                <w:sz w:val="20"/>
                <w:szCs w:val="20"/>
              </w:rPr>
            </w:pPr>
            <w:r>
              <w:rPr>
                <w:rFonts w:eastAsia="Times New Roman"/>
                <w:sz w:val="20"/>
                <w:szCs w:val="20"/>
              </w:rPr>
              <w:t>Notes</w:t>
            </w:r>
          </w:p>
        </w:tc>
        <w:tc>
          <w:tcPr>
            <w:tcW w:w="5420" w:type="dxa"/>
            <w:gridSpan w:val="5"/>
            <w:tcBorders>
              <w:top w:val="nil"/>
              <w:left w:val="nil"/>
              <w:bottom w:val="single" w:sz="4" w:space="0" w:color="auto"/>
              <w:right w:val="nil"/>
            </w:tcBorders>
            <w:shd w:val="clear" w:color="auto" w:fill="auto"/>
            <w:noWrap/>
            <w:vAlign w:val="center"/>
            <w:hideMark/>
          </w:tcPr>
          <w:p w14:paraId="37F65672" w14:textId="77777777" w:rsidR="005063A7" w:rsidRPr="005063A7" w:rsidRDefault="005063A7" w:rsidP="005063A7">
            <w:pPr>
              <w:jc w:val="center"/>
              <w:rPr>
                <w:rFonts w:eastAsia="Times New Roman"/>
                <w:sz w:val="20"/>
                <w:szCs w:val="20"/>
              </w:rPr>
            </w:pPr>
            <w:r>
              <w:rPr>
                <w:rFonts w:eastAsia="Times New Roman"/>
                <w:sz w:val="20"/>
                <w:szCs w:val="20"/>
              </w:rPr>
              <w:t>Driscoll-</w:t>
            </w:r>
            <w:proofErr w:type="spellStart"/>
            <w:r>
              <w:rPr>
                <w:rFonts w:eastAsia="Times New Roman"/>
                <w:sz w:val="20"/>
                <w:szCs w:val="20"/>
              </w:rPr>
              <w:t>Kraay</w:t>
            </w:r>
            <w:proofErr w:type="spellEnd"/>
            <w:r>
              <w:rPr>
                <w:rFonts w:eastAsia="Times New Roman"/>
                <w:sz w:val="20"/>
                <w:szCs w:val="20"/>
              </w:rPr>
              <w:t xml:space="preserve"> standard errors in parentheses. Significance codes follow the original output.  </w:t>
            </w:r>
          </w:p>
        </w:tc>
      </w:tr>
    </w:tbl>
    <w:p w14:paraId="5D88F198" w14:textId="77777777" w:rsidR="005063A7" w:rsidRPr="00C3586C" w:rsidRDefault="005063A7" w:rsidP="00C3586C">
      <w:pPr>
        <w:spacing w:line="360" w:lineRule="auto"/>
        <w:rPr>
          <w:rFonts w:asciiTheme="minorHAnsi" w:hAnsiTheme="minorHAnsi" w:cstheme="minorHAnsi"/>
        </w:rPr>
      </w:pPr>
    </w:p>
    <w:p w14:paraId="69A949C8" w14:textId="77777777" w:rsidR="00236015" w:rsidRPr="00C3586C" w:rsidRDefault="008B0A6B" w:rsidP="00C3586C">
      <w:pPr>
        <w:spacing w:before="240" w:line="360" w:lineRule="auto"/>
        <w:rPr>
          <w:rFonts w:asciiTheme="minorHAnsi" w:hAnsiTheme="minorHAnsi" w:cstheme="minorHAnsi"/>
        </w:rPr>
      </w:pPr>
      <w:r>
        <w:rPr>
          <w:rFonts w:asciiTheme="minorHAnsi" w:hAnsiTheme="minorHAnsi" w:cstheme="minorHAnsi"/>
          <w:b/>
          <w:bCs/>
        </w:rPr>
        <w:t>able A2.</w:t>
      </w:r>
      <w:r>
        <w:rPr>
          <w:rFonts w:asciiTheme="minorHAnsi" w:hAnsiTheme="minorHAnsi" w:cstheme="minorHAnsi"/>
        </w:rPr>
        <w:t xml:space="preserve"> Country-specific COVID and post-COVID elasticities.</w:t>
      </w:r>
    </w:p>
    <w:tbl>
      <w:tblPr>
        <w:tblW w:w="4248" w:type="dxa"/>
        <w:jc w:val="center"/>
        <w:tblCellMar>
          <w:left w:w="10" w:type="dxa"/>
          <w:right w:w="10" w:type="dxa"/>
        </w:tblCellMar>
        <w:tblLook w:val="04A0" w:firstRow="1" w:lastRow="0" w:firstColumn="1" w:lastColumn="0" w:noHBand="0" w:noVBand="1"/>
      </w:tblPr>
      <w:tblGrid>
        <w:gridCol w:w="1960"/>
        <w:gridCol w:w="1154"/>
        <w:gridCol w:w="1134"/>
      </w:tblGrid>
      <w:tr w:rsidR="00236015" w:rsidRPr="00C3586C" w14:paraId="340E5F68" w14:textId="77777777" w:rsidTr="005A62A4">
        <w:trPr>
          <w:tblHeader/>
          <w:jc w:val="center"/>
        </w:trPr>
        <w:tc>
          <w:tcPr>
            <w:tcW w:w="1960" w:type="dxa"/>
            <w:shd w:val="clear" w:color="auto" w:fill="D5E8F0"/>
            <w:tcMar>
              <w:top w:w="50" w:type="dxa"/>
              <w:left w:w="80" w:type="dxa"/>
              <w:bottom w:w="50" w:type="dxa"/>
              <w:right w:w="80" w:type="dxa"/>
            </w:tcMar>
            <w:vAlign w:val="center"/>
          </w:tcPr>
          <w:p w14:paraId="1E8065A9"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b/>
                <w:bCs/>
                <w:sz w:val="16"/>
                <w:szCs w:val="16"/>
              </w:rPr>
              <w:t>Country</w:t>
            </w:r>
          </w:p>
        </w:tc>
        <w:tc>
          <w:tcPr>
            <w:tcW w:w="1154" w:type="dxa"/>
            <w:shd w:val="clear" w:color="auto" w:fill="D5E8F0"/>
            <w:tcMar>
              <w:top w:w="50" w:type="dxa"/>
              <w:left w:w="80" w:type="dxa"/>
              <w:bottom w:w="50" w:type="dxa"/>
              <w:right w:w="80" w:type="dxa"/>
            </w:tcMar>
          </w:tcPr>
          <w:p w14:paraId="3EC8BC5E"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b/>
                <w:bCs/>
                <w:sz w:val="16"/>
                <w:szCs w:val="16"/>
              </w:rPr>
              <w:t>COVID elasticities</w:t>
            </w:r>
          </w:p>
        </w:tc>
        <w:tc>
          <w:tcPr>
            <w:tcW w:w="1134" w:type="dxa"/>
            <w:shd w:val="clear" w:color="auto" w:fill="D5E8F0"/>
            <w:tcMar>
              <w:top w:w="50" w:type="dxa"/>
              <w:left w:w="80" w:type="dxa"/>
              <w:bottom w:w="50" w:type="dxa"/>
              <w:right w:w="80" w:type="dxa"/>
            </w:tcMar>
          </w:tcPr>
          <w:p w14:paraId="35EF2FED"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b/>
                <w:bCs/>
                <w:sz w:val="16"/>
                <w:szCs w:val="16"/>
              </w:rPr>
              <w:t>Post-COVID</w:t>
            </w:r>
          </w:p>
        </w:tc>
      </w:tr>
      <w:tr w:rsidR="00236015" w:rsidRPr="00C3586C" w14:paraId="768A364A" w14:textId="77777777" w:rsidTr="005A62A4">
        <w:trPr>
          <w:trHeight w:val="132"/>
          <w:jc w:val="center"/>
        </w:trPr>
        <w:tc>
          <w:tcPr>
            <w:tcW w:w="1960" w:type="dxa"/>
            <w:tcMar>
              <w:top w:w="50" w:type="dxa"/>
              <w:left w:w="80" w:type="dxa"/>
              <w:bottom w:w="50" w:type="dxa"/>
              <w:right w:w="80" w:type="dxa"/>
            </w:tcMar>
            <w:vAlign w:val="center"/>
          </w:tcPr>
          <w:p w14:paraId="266ED720"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Austria</w:t>
            </w:r>
          </w:p>
        </w:tc>
        <w:tc>
          <w:tcPr>
            <w:tcW w:w="1154" w:type="dxa"/>
            <w:tcMar>
              <w:top w:w="50" w:type="dxa"/>
              <w:left w:w="80" w:type="dxa"/>
              <w:bottom w:w="50" w:type="dxa"/>
              <w:right w:w="80" w:type="dxa"/>
            </w:tcMar>
          </w:tcPr>
          <w:p w14:paraId="053F9EE6"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-0.54*</w:t>
            </w:r>
          </w:p>
        </w:tc>
        <w:tc>
          <w:tcPr>
            <w:tcW w:w="1134" w:type="dxa"/>
            <w:tcMar>
              <w:top w:w="50" w:type="dxa"/>
              <w:left w:w="80" w:type="dxa"/>
              <w:bottom w:w="50" w:type="dxa"/>
              <w:right w:w="80" w:type="dxa"/>
            </w:tcMar>
          </w:tcPr>
          <w:p w14:paraId="74BFA0D6"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-0.66**</w:t>
            </w:r>
          </w:p>
        </w:tc>
      </w:tr>
      <w:tr w:rsidR="00236015" w:rsidRPr="00C3586C" w14:paraId="5A82F8C3" w14:textId="77777777" w:rsidTr="005A62A4">
        <w:trPr>
          <w:trHeight w:val="18"/>
          <w:jc w:val="center"/>
        </w:trPr>
        <w:tc>
          <w:tcPr>
            <w:tcW w:w="1960" w:type="dxa"/>
            <w:tcMar>
              <w:top w:w="50" w:type="dxa"/>
              <w:left w:w="80" w:type="dxa"/>
              <w:bottom w:w="50" w:type="dxa"/>
              <w:right w:w="80" w:type="dxa"/>
            </w:tcMar>
            <w:vAlign w:val="center"/>
          </w:tcPr>
          <w:p w14:paraId="2F519B29"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68BA4B7C"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(0.18)</w:t>
            </w:r>
          </w:p>
        </w:tc>
        <w:tc>
          <w:tcPr>
            <w:tcW w:w="1134" w:type="dxa"/>
            <w:tcMar>
              <w:top w:w="50" w:type="dxa"/>
              <w:left w:w="80" w:type="dxa"/>
              <w:bottom w:w="50" w:type="dxa"/>
              <w:right w:w="80" w:type="dxa"/>
            </w:tcMar>
          </w:tcPr>
          <w:p w14:paraId="4DEEBAD9"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(0.14)</w:t>
            </w:r>
          </w:p>
        </w:tc>
      </w:tr>
      <w:tr w:rsidR="00236015" w:rsidRPr="00C3586C" w14:paraId="0B6DBAD8" w14:textId="77777777" w:rsidTr="005A62A4">
        <w:trPr>
          <w:jc w:val="center"/>
        </w:trPr>
        <w:tc>
          <w:tcPr>
            <w:tcW w:w="1960" w:type="dxa"/>
            <w:tcMar>
              <w:top w:w="50" w:type="dxa"/>
              <w:left w:w="80" w:type="dxa"/>
              <w:bottom w:w="50" w:type="dxa"/>
              <w:right w:w="80" w:type="dxa"/>
            </w:tcMar>
            <w:vAlign w:val="center"/>
          </w:tcPr>
          <w:p w14:paraId="6D8E3A30"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Belgium</w:t>
            </w:r>
          </w:p>
        </w:tc>
        <w:tc>
          <w:tcPr>
            <w:tcW w:w="1154" w:type="dxa"/>
            <w:tcMar>
              <w:top w:w="50" w:type="dxa"/>
              <w:left w:w="80" w:type="dxa"/>
              <w:bottom w:w="50" w:type="dxa"/>
              <w:right w:w="80" w:type="dxa"/>
            </w:tcMar>
          </w:tcPr>
          <w:p w14:paraId="045B2C1E"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-0.54*</w:t>
            </w:r>
          </w:p>
        </w:tc>
        <w:tc>
          <w:tcPr>
            <w:tcW w:w="1134" w:type="dxa"/>
            <w:tcMar>
              <w:top w:w="50" w:type="dxa"/>
              <w:left w:w="80" w:type="dxa"/>
              <w:bottom w:w="50" w:type="dxa"/>
              <w:right w:w="80" w:type="dxa"/>
            </w:tcMar>
          </w:tcPr>
          <w:p w14:paraId="38B824EF"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-0.75***</w:t>
            </w:r>
          </w:p>
        </w:tc>
      </w:tr>
      <w:tr w:rsidR="00236015" w:rsidRPr="00C3586C" w14:paraId="64D875BE" w14:textId="77777777" w:rsidTr="005A62A4">
        <w:trPr>
          <w:jc w:val="center"/>
        </w:trPr>
        <w:tc>
          <w:tcPr>
            <w:tcW w:w="1960" w:type="dxa"/>
            <w:tcMar>
              <w:top w:w="50" w:type="dxa"/>
              <w:left w:w="80" w:type="dxa"/>
              <w:bottom w:w="50" w:type="dxa"/>
              <w:right w:w="80" w:type="dxa"/>
            </w:tcMar>
            <w:vAlign w:val="center"/>
          </w:tcPr>
          <w:p w14:paraId="0BA5B807"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6F91A9ED"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(0.19)</w:t>
            </w:r>
          </w:p>
        </w:tc>
        <w:tc>
          <w:tcPr>
            <w:tcW w:w="1134" w:type="dxa"/>
            <w:tcMar>
              <w:top w:w="50" w:type="dxa"/>
              <w:left w:w="80" w:type="dxa"/>
              <w:bottom w:w="50" w:type="dxa"/>
              <w:right w:w="80" w:type="dxa"/>
            </w:tcMar>
          </w:tcPr>
          <w:p w14:paraId="4230CA94"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(0.15)</w:t>
            </w:r>
          </w:p>
        </w:tc>
      </w:tr>
      <w:tr w:rsidR="00236015" w:rsidRPr="00C3586C" w14:paraId="42282D05" w14:textId="77777777" w:rsidTr="005A62A4">
        <w:trPr>
          <w:jc w:val="center"/>
        </w:trPr>
        <w:tc>
          <w:tcPr>
            <w:tcW w:w="1960" w:type="dxa"/>
            <w:tcMar>
              <w:top w:w="50" w:type="dxa"/>
              <w:left w:w="80" w:type="dxa"/>
              <w:bottom w:w="50" w:type="dxa"/>
              <w:right w:w="80" w:type="dxa"/>
            </w:tcMar>
            <w:vAlign w:val="center"/>
          </w:tcPr>
          <w:p w14:paraId="5F29DC07"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Bulgaria</w:t>
            </w:r>
          </w:p>
        </w:tc>
        <w:tc>
          <w:tcPr>
            <w:tcW w:w="1154" w:type="dxa"/>
            <w:tcMar>
              <w:top w:w="50" w:type="dxa"/>
              <w:left w:w="80" w:type="dxa"/>
              <w:bottom w:w="50" w:type="dxa"/>
              <w:right w:w="80" w:type="dxa"/>
            </w:tcMar>
          </w:tcPr>
          <w:p w14:paraId="63EAE8DC"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-1.46*</w:t>
            </w:r>
          </w:p>
        </w:tc>
        <w:tc>
          <w:tcPr>
            <w:tcW w:w="1134" w:type="dxa"/>
            <w:tcMar>
              <w:top w:w="50" w:type="dxa"/>
              <w:left w:w="80" w:type="dxa"/>
              <w:bottom w:w="50" w:type="dxa"/>
              <w:right w:w="80" w:type="dxa"/>
            </w:tcMar>
          </w:tcPr>
          <w:p w14:paraId="45F4247A"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-1.85**</w:t>
            </w:r>
          </w:p>
        </w:tc>
      </w:tr>
      <w:tr w:rsidR="00236015" w:rsidRPr="00C3586C" w14:paraId="59EC6227" w14:textId="77777777" w:rsidTr="005A62A4">
        <w:trPr>
          <w:jc w:val="center"/>
        </w:trPr>
        <w:tc>
          <w:tcPr>
            <w:tcW w:w="1960" w:type="dxa"/>
            <w:tcMar>
              <w:top w:w="50" w:type="dxa"/>
              <w:left w:w="80" w:type="dxa"/>
              <w:bottom w:w="50" w:type="dxa"/>
              <w:right w:w="80" w:type="dxa"/>
            </w:tcMar>
            <w:vAlign w:val="center"/>
          </w:tcPr>
          <w:p w14:paraId="1A53E459"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1F6BE168"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(0.47)</w:t>
            </w:r>
          </w:p>
        </w:tc>
        <w:tc>
          <w:tcPr>
            <w:tcW w:w="1134" w:type="dxa"/>
            <w:tcMar>
              <w:top w:w="50" w:type="dxa"/>
              <w:left w:w="80" w:type="dxa"/>
              <w:bottom w:w="50" w:type="dxa"/>
              <w:right w:w="80" w:type="dxa"/>
            </w:tcMar>
          </w:tcPr>
          <w:p w14:paraId="08B319AB"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(0.42)</w:t>
            </w:r>
          </w:p>
        </w:tc>
      </w:tr>
      <w:tr w:rsidR="00236015" w:rsidRPr="00C3586C" w14:paraId="2602E907" w14:textId="77777777" w:rsidTr="005A62A4">
        <w:trPr>
          <w:jc w:val="center"/>
        </w:trPr>
        <w:tc>
          <w:tcPr>
            <w:tcW w:w="1960" w:type="dxa"/>
            <w:tcMar>
              <w:top w:w="50" w:type="dxa"/>
              <w:left w:w="80" w:type="dxa"/>
              <w:bottom w:w="50" w:type="dxa"/>
              <w:right w:w="80" w:type="dxa"/>
            </w:tcMar>
            <w:vAlign w:val="center"/>
          </w:tcPr>
          <w:p w14:paraId="5C7E5260"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Croatia</w:t>
            </w:r>
          </w:p>
        </w:tc>
        <w:tc>
          <w:tcPr>
            <w:tcW w:w="1154" w:type="dxa"/>
            <w:tcMar>
              <w:top w:w="50" w:type="dxa"/>
              <w:left w:w="80" w:type="dxa"/>
              <w:bottom w:w="50" w:type="dxa"/>
              <w:right w:w="80" w:type="dxa"/>
            </w:tcMar>
          </w:tcPr>
          <w:p w14:paraId="752B0F67"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-1.42**</w:t>
            </w:r>
          </w:p>
        </w:tc>
        <w:tc>
          <w:tcPr>
            <w:tcW w:w="1134" w:type="dxa"/>
            <w:tcMar>
              <w:top w:w="50" w:type="dxa"/>
              <w:left w:w="80" w:type="dxa"/>
              <w:bottom w:w="50" w:type="dxa"/>
              <w:right w:w="80" w:type="dxa"/>
            </w:tcMar>
          </w:tcPr>
          <w:p w14:paraId="0FFADD27"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-1.65***</w:t>
            </w:r>
          </w:p>
        </w:tc>
      </w:tr>
      <w:tr w:rsidR="00236015" w:rsidRPr="00C3586C" w14:paraId="363720C6" w14:textId="77777777" w:rsidTr="005A62A4">
        <w:trPr>
          <w:jc w:val="center"/>
        </w:trPr>
        <w:tc>
          <w:tcPr>
            <w:tcW w:w="1960" w:type="dxa"/>
            <w:tcMar>
              <w:top w:w="50" w:type="dxa"/>
              <w:left w:w="80" w:type="dxa"/>
              <w:bottom w:w="50" w:type="dxa"/>
              <w:right w:w="80" w:type="dxa"/>
            </w:tcMar>
            <w:vAlign w:val="center"/>
          </w:tcPr>
          <w:p w14:paraId="58B26C6F"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4FF6D5AF"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(0.42)</w:t>
            </w:r>
          </w:p>
        </w:tc>
        <w:tc>
          <w:tcPr>
            <w:tcW w:w="1134" w:type="dxa"/>
            <w:tcMar>
              <w:top w:w="50" w:type="dxa"/>
              <w:left w:w="80" w:type="dxa"/>
              <w:bottom w:w="50" w:type="dxa"/>
              <w:right w:w="80" w:type="dxa"/>
            </w:tcMar>
          </w:tcPr>
          <w:p w14:paraId="4B7081FA"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(0.34)</w:t>
            </w:r>
          </w:p>
        </w:tc>
      </w:tr>
      <w:tr w:rsidR="00236015" w:rsidRPr="00C3586C" w14:paraId="0451C114" w14:textId="77777777" w:rsidTr="005A62A4">
        <w:trPr>
          <w:jc w:val="center"/>
        </w:trPr>
        <w:tc>
          <w:tcPr>
            <w:tcW w:w="1960" w:type="dxa"/>
            <w:tcMar>
              <w:top w:w="50" w:type="dxa"/>
              <w:left w:w="80" w:type="dxa"/>
              <w:bottom w:w="50" w:type="dxa"/>
              <w:right w:w="80" w:type="dxa"/>
            </w:tcMar>
            <w:vAlign w:val="center"/>
          </w:tcPr>
          <w:p w14:paraId="7BF1144F"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Cyprus</w:t>
            </w:r>
          </w:p>
        </w:tc>
        <w:tc>
          <w:tcPr>
            <w:tcW w:w="1154" w:type="dxa"/>
            <w:tcMar>
              <w:top w:w="50" w:type="dxa"/>
              <w:left w:w="80" w:type="dxa"/>
              <w:bottom w:w="50" w:type="dxa"/>
              <w:right w:w="80" w:type="dxa"/>
            </w:tcMar>
          </w:tcPr>
          <w:p w14:paraId="6AA5065E"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-0.81**</w:t>
            </w:r>
          </w:p>
        </w:tc>
        <w:tc>
          <w:tcPr>
            <w:tcW w:w="1134" w:type="dxa"/>
            <w:tcMar>
              <w:top w:w="50" w:type="dxa"/>
              <w:left w:w="80" w:type="dxa"/>
              <w:bottom w:w="50" w:type="dxa"/>
              <w:right w:w="80" w:type="dxa"/>
            </w:tcMar>
          </w:tcPr>
          <w:p w14:paraId="57F24519"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-0.96**</w:t>
            </w:r>
          </w:p>
        </w:tc>
      </w:tr>
      <w:tr w:rsidR="00236015" w:rsidRPr="00C3586C" w14:paraId="5601F164" w14:textId="77777777" w:rsidTr="005A62A4">
        <w:trPr>
          <w:jc w:val="center"/>
        </w:trPr>
        <w:tc>
          <w:tcPr>
            <w:tcW w:w="1960" w:type="dxa"/>
            <w:tcMar>
              <w:top w:w="50" w:type="dxa"/>
              <w:left w:w="80" w:type="dxa"/>
              <w:bottom w:w="50" w:type="dxa"/>
              <w:right w:w="80" w:type="dxa"/>
            </w:tcMar>
            <w:vAlign w:val="center"/>
          </w:tcPr>
          <w:p w14:paraId="4F68CC72"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02780364"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(0.23)</w:t>
            </w:r>
          </w:p>
        </w:tc>
        <w:tc>
          <w:tcPr>
            <w:tcW w:w="1134" w:type="dxa"/>
            <w:tcMar>
              <w:top w:w="50" w:type="dxa"/>
              <w:left w:w="80" w:type="dxa"/>
              <w:bottom w:w="50" w:type="dxa"/>
              <w:right w:w="80" w:type="dxa"/>
            </w:tcMar>
          </w:tcPr>
          <w:p w14:paraId="5126BBDD"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(0.21)</w:t>
            </w:r>
          </w:p>
        </w:tc>
      </w:tr>
      <w:tr w:rsidR="00236015" w:rsidRPr="00C3586C" w14:paraId="10774FA1" w14:textId="77777777" w:rsidTr="005A62A4">
        <w:trPr>
          <w:jc w:val="center"/>
        </w:trPr>
        <w:tc>
          <w:tcPr>
            <w:tcW w:w="1960" w:type="dxa"/>
            <w:tcMar>
              <w:top w:w="50" w:type="dxa"/>
              <w:left w:w="80" w:type="dxa"/>
              <w:bottom w:w="50" w:type="dxa"/>
              <w:right w:w="80" w:type="dxa"/>
            </w:tcMar>
            <w:vAlign w:val="center"/>
          </w:tcPr>
          <w:p w14:paraId="23966D96"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Czech Republic</w:t>
            </w:r>
          </w:p>
        </w:tc>
        <w:tc>
          <w:tcPr>
            <w:tcW w:w="1154" w:type="dxa"/>
            <w:tcMar>
              <w:top w:w="50" w:type="dxa"/>
              <w:left w:w="80" w:type="dxa"/>
              <w:bottom w:w="50" w:type="dxa"/>
              <w:right w:w="80" w:type="dxa"/>
            </w:tcMar>
          </w:tcPr>
          <w:p w14:paraId="5CF6C851"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-0.98**</w:t>
            </w:r>
          </w:p>
        </w:tc>
        <w:tc>
          <w:tcPr>
            <w:tcW w:w="1134" w:type="dxa"/>
            <w:tcMar>
              <w:top w:w="50" w:type="dxa"/>
              <w:left w:w="80" w:type="dxa"/>
              <w:bottom w:w="50" w:type="dxa"/>
              <w:right w:w="80" w:type="dxa"/>
            </w:tcMar>
          </w:tcPr>
          <w:p w14:paraId="026FA771"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-1.15**</w:t>
            </w:r>
          </w:p>
        </w:tc>
      </w:tr>
      <w:tr w:rsidR="00236015" w:rsidRPr="00C3586C" w14:paraId="265475AE" w14:textId="77777777" w:rsidTr="005A62A4">
        <w:trPr>
          <w:jc w:val="center"/>
        </w:trPr>
        <w:tc>
          <w:tcPr>
            <w:tcW w:w="1960" w:type="dxa"/>
            <w:tcMar>
              <w:top w:w="50" w:type="dxa"/>
              <w:left w:w="80" w:type="dxa"/>
              <w:bottom w:w="50" w:type="dxa"/>
              <w:right w:w="80" w:type="dxa"/>
            </w:tcMar>
            <w:vAlign w:val="center"/>
          </w:tcPr>
          <w:p w14:paraId="4C368218"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6229C2CF"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(0.28)</w:t>
            </w:r>
          </w:p>
        </w:tc>
        <w:tc>
          <w:tcPr>
            <w:tcW w:w="1134" w:type="dxa"/>
            <w:tcMar>
              <w:top w:w="50" w:type="dxa"/>
              <w:left w:w="80" w:type="dxa"/>
              <w:bottom w:w="50" w:type="dxa"/>
              <w:right w:w="80" w:type="dxa"/>
            </w:tcMar>
          </w:tcPr>
          <w:p w14:paraId="77237535"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(0.26)</w:t>
            </w:r>
          </w:p>
        </w:tc>
      </w:tr>
      <w:tr w:rsidR="00236015" w:rsidRPr="00C3586C" w14:paraId="0A0FA091" w14:textId="77777777" w:rsidTr="005A62A4">
        <w:trPr>
          <w:jc w:val="center"/>
        </w:trPr>
        <w:tc>
          <w:tcPr>
            <w:tcW w:w="1960" w:type="dxa"/>
            <w:tcMar>
              <w:top w:w="50" w:type="dxa"/>
              <w:left w:w="80" w:type="dxa"/>
              <w:bottom w:w="50" w:type="dxa"/>
              <w:right w:w="80" w:type="dxa"/>
            </w:tcMar>
            <w:vAlign w:val="center"/>
          </w:tcPr>
          <w:p w14:paraId="11335EC5"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Denmark</w:t>
            </w:r>
          </w:p>
        </w:tc>
        <w:tc>
          <w:tcPr>
            <w:tcW w:w="1154" w:type="dxa"/>
            <w:tcMar>
              <w:top w:w="50" w:type="dxa"/>
              <w:left w:w="80" w:type="dxa"/>
              <w:bottom w:w="50" w:type="dxa"/>
              <w:right w:w="80" w:type="dxa"/>
            </w:tcMar>
          </w:tcPr>
          <w:p w14:paraId="7AC754C6"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-0.94**</w:t>
            </w:r>
          </w:p>
        </w:tc>
        <w:tc>
          <w:tcPr>
            <w:tcW w:w="1134" w:type="dxa"/>
            <w:tcMar>
              <w:top w:w="50" w:type="dxa"/>
              <w:left w:w="80" w:type="dxa"/>
              <w:bottom w:w="50" w:type="dxa"/>
              <w:right w:w="80" w:type="dxa"/>
            </w:tcMar>
          </w:tcPr>
          <w:p w14:paraId="4C0C2C63"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-1.18***</w:t>
            </w:r>
          </w:p>
        </w:tc>
      </w:tr>
      <w:tr w:rsidR="00236015" w:rsidRPr="00C3586C" w14:paraId="73C14286" w14:textId="77777777" w:rsidTr="005A62A4">
        <w:trPr>
          <w:jc w:val="center"/>
        </w:trPr>
        <w:tc>
          <w:tcPr>
            <w:tcW w:w="1960" w:type="dxa"/>
            <w:tcMar>
              <w:top w:w="50" w:type="dxa"/>
              <w:left w:w="80" w:type="dxa"/>
              <w:bottom w:w="50" w:type="dxa"/>
              <w:right w:w="80" w:type="dxa"/>
            </w:tcMar>
            <w:vAlign w:val="center"/>
          </w:tcPr>
          <w:p w14:paraId="148FA2E9"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65697C04"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(0.27)</w:t>
            </w:r>
          </w:p>
        </w:tc>
        <w:tc>
          <w:tcPr>
            <w:tcW w:w="1134" w:type="dxa"/>
            <w:tcMar>
              <w:top w:w="50" w:type="dxa"/>
              <w:left w:w="80" w:type="dxa"/>
              <w:bottom w:w="50" w:type="dxa"/>
              <w:right w:w="80" w:type="dxa"/>
            </w:tcMar>
          </w:tcPr>
          <w:p w14:paraId="1AC78836"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(0.21)</w:t>
            </w:r>
          </w:p>
        </w:tc>
      </w:tr>
      <w:tr w:rsidR="00236015" w:rsidRPr="00C3586C" w14:paraId="610AFB4E" w14:textId="77777777" w:rsidTr="005A62A4">
        <w:trPr>
          <w:jc w:val="center"/>
        </w:trPr>
        <w:tc>
          <w:tcPr>
            <w:tcW w:w="1960" w:type="dxa"/>
            <w:tcMar>
              <w:top w:w="50" w:type="dxa"/>
              <w:left w:w="80" w:type="dxa"/>
              <w:bottom w:w="50" w:type="dxa"/>
              <w:right w:w="80" w:type="dxa"/>
            </w:tcMar>
            <w:vAlign w:val="center"/>
          </w:tcPr>
          <w:p w14:paraId="582216C0"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Estonia</w:t>
            </w:r>
          </w:p>
        </w:tc>
        <w:tc>
          <w:tcPr>
            <w:tcW w:w="1154" w:type="dxa"/>
            <w:tcMar>
              <w:top w:w="50" w:type="dxa"/>
              <w:left w:w="80" w:type="dxa"/>
              <w:bottom w:w="50" w:type="dxa"/>
              <w:right w:w="80" w:type="dxa"/>
            </w:tcMar>
          </w:tcPr>
          <w:p w14:paraId="2ECF9832"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-1.18**</w:t>
            </w:r>
          </w:p>
        </w:tc>
        <w:tc>
          <w:tcPr>
            <w:tcW w:w="1134" w:type="dxa"/>
            <w:tcMar>
              <w:top w:w="50" w:type="dxa"/>
              <w:left w:w="80" w:type="dxa"/>
              <w:bottom w:w="50" w:type="dxa"/>
              <w:right w:w="80" w:type="dxa"/>
            </w:tcMar>
          </w:tcPr>
          <w:p w14:paraId="6D0E84D6"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-1.54***</w:t>
            </w:r>
          </w:p>
        </w:tc>
      </w:tr>
      <w:tr w:rsidR="00236015" w:rsidRPr="00C3586C" w14:paraId="070D6114" w14:textId="77777777" w:rsidTr="005A62A4">
        <w:trPr>
          <w:jc w:val="center"/>
        </w:trPr>
        <w:tc>
          <w:tcPr>
            <w:tcW w:w="1960" w:type="dxa"/>
            <w:tcMar>
              <w:top w:w="50" w:type="dxa"/>
              <w:left w:w="80" w:type="dxa"/>
              <w:bottom w:w="50" w:type="dxa"/>
              <w:right w:w="80" w:type="dxa"/>
            </w:tcMar>
            <w:vAlign w:val="center"/>
          </w:tcPr>
          <w:p w14:paraId="7D57B906"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29620548"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(0.36)</w:t>
            </w:r>
          </w:p>
        </w:tc>
        <w:tc>
          <w:tcPr>
            <w:tcW w:w="1134" w:type="dxa"/>
            <w:tcMar>
              <w:top w:w="50" w:type="dxa"/>
              <w:left w:w="80" w:type="dxa"/>
              <w:bottom w:w="50" w:type="dxa"/>
              <w:right w:w="80" w:type="dxa"/>
            </w:tcMar>
          </w:tcPr>
          <w:p w14:paraId="3071566D"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(0.30)</w:t>
            </w:r>
          </w:p>
        </w:tc>
      </w:tr>
      <w:tr w:rsidR="00236015" w:rsidRPr="00C3586C" w14:paraId="69A7E740" w14:textId="77777777" w:rsidTr="005A62A4">
        <w:trPr>
          <w:jc w:val="center"/>
        </w:trPr>
        <w:tc>
          <w:tcPr>
            <w:tcW w:w="1960" w:type="dxa"/>
            <w:tcMar>
              <w:top w:w="50" w:type="dxa"/>
              <w:left w:w="80" w:type="dxa"/>
              <w:bottom w:w="50" w:type="dxa"/>
              <w:right w:w="80" w:type="dxa"/>
            </w:tcMar>
            <w:vAlign w:val="center"/>
          </w:tcPr>
          <w:p w14:paraId="2751E8B3"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Finland</w:t>
            </w:r>
          </w:p>
        </w:tc>
        <w:tc>
          <w:tcPr>
            <w:tcW w:w="1154" w:type="dxa"/>
            <w:tcMar>
              <w:top w:w="50" w:type="dxa"/>
              <w:left w:w="80" w:type="dxa"/>
              <w:bottom w:w="50" w:type="dxa"/>
              <w:right w:w="80" w:type="dxa"/>
            </w:tcMar>
          </w:tcPr>
          <w:p w14:paraId="0C58E9DB"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-1.42*</w:t>
            </w:r>
          </w:p>
        </w:tc>
        <w:tc>
          <w:tcPr>
            <w:tcW w:w="1134" w:type="dxa"/>
            <w:tcMar>
              <w:top w:w="50" w:type="dxa"/>
              <w:left w:w="80" w:type="dxa"/>
              <w:bottom w:w="50" w:type="dxa"/>
              <w:right w:w="80" w:type="dxa"/>
            </w:tcMar>
          </w:tcPr>
          <w:p w14:paraId="4A102D55"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-1.94***</w:t>
            </w:r>
          </w:p>
        </w:tc>
      </w:tr>
      <w:tr w:rsidR="00236015" w:rsidRPr="00C3586C" w14:paraId="19E2FB39" w14:textId="77777777" w:rsidTr="005A62A4">
        <w:trPr>
          <w:jc w:val="center"/>
        </w:trPr>
        <w:tc>
          <w:tcPr>
            <w:tcW w:w="1960" w:type="dxa"/>
            <w:tcMar>
              <w:top w:w="50" w:type="dxa"/>
              <w:left w:w="80" w:type="dxa"/>
              <w:bottom w:w="50" w:type="dxa"/>
              <w:right w:w="80" w:type="dxa"/>
            </w:tcMar>
            <w:vAlign w:val="center"/>
          </w:tcPr>
          <w:p w14:paraId="695F6621"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0BDDDEB3"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(0.45)</w:t>
            </w:r>
          </w:p>
        </w:tc>
        <w:tc>
          <w:tcPr>
            <w:tcW w:w="1134" w:type="dxa"/>
            <w:tcMar>
              <w:top w:w="50" w:type="dxa"/>
              <w:left w:w="80" w:type="dxa"/>
              <w:bottom w:w="50" w:type="dxa"/>
              <w:right w:w="80" w:type="dxa"/>
            </w:tcMar>
          </w:tcPr>
          <w:p w14:paraId="59B54348"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(0.34)</w:t>
            </w:r>
          </w:p>
        </w:tc>
      </w:tr>
      <w:tr w:rsidR="00236015" w:rsidRPr="00C3586C" w14:paraId="70E257FC" w14:textId="77777777" w:rsidTr="005A62A4">
        <w:trPr>
          <w:jc w:val="center"/>
        </w:trPr>
        <w:tc>
          <w:tcPr>
            <w:tcW w:w="1960" w:type="dxa"/>
            <w:tcMar>
              <w:top w:w="50" w:type="dxa"/>
              <w:left w:w="80" w:type="dxa"/>
              <w:bottom w:w="50" w:type="dxa"/>
              <w:right w:w="80" w:type="dxa"/>
            </w:tcMar>
            <w:vAlign w:val="center"/>
          </w:tcPr>
          <w:p w14:paraId="33CC79EC"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France</w:t>
            </w:r>
          </w:p>
        </w:tc>
        <w:tc>
          <w:tcPr>
            <w:tcW w:w="1154" w:type="dxa"/>
            <w:tcMar>
              <w:top w:w="50" w:type="dxa"/>
              <w:left w:w="80" w:type="dxa"/>
              <w:bottom w:w="50" w:type="dxa"/>
              <w:right w:w="80" w:type="dxa"/>
            </w:tcMar>
          </w:tcPr>
          <w:p w14:paraId="466E1FC3"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-0.52*</w:t>
            </w:r>
          </w:p>
        </w:tc>
        <w:tc>
          <w:tcPr>
            <w:tcW w:w="1134" w:type="dxa"/>
            <w:tcMar>
              <w:top w:w="50" w:type="dxa"/>
              <w:left w:w="80" w:type="dxa"/>
              <w:bottom w:w="50" w:type="dxa"/>
              <w:right w:w="80" w:type="dxa"/>
            </w:tcMar>
          </w:tcPr>
          <w:p w14:paraId="09C54B31"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-0.74***</w:t>
            </w:r>
          </w:p>
        </w:tc>
      </w:tr>
      <w:tr w:rsidR="00236015" w:rsidRPr="00C3586C" w14:paraId="1495E215" w14:textId="77777777" w:rsidTr="005A62A4">
        <w:trPr>
          <w:jc w:val="center"/>
        </w:trPr>
        <w:tc>
          <w:tcPr>
            <w:tcW w:w="1960" w:type="dxa"/>
            <w:tcMar>
              <w:top w:w="50" w:type="dxa"/>
              <w:left w:w="80" w:type="dxa"/>
              <w:bottom w:w="50" w:type="dxa"/>
              <w:right w:w="80" w:type="dxa"/>
            </w:tcMar>
            <w:vAlign w:val="center"/>
          </w:tcPr>
          <w:p w14:paraId="36565FCD"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2AA5FBB0"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(0.19)</w:t>
            </w:r>
          </w:p>
        </w:tc>
        <w:tc>
          <w:tcPr>
            <w:tcW w:w="1134" w:type="dxa"/>
            <w:tcMar>
              <w:top w:w="50" w:type="dxa"/>
              <w:left w:w="80" w:type="dxa"/>
              <w:bottom w:w="50" w:type="dxa"/>
              <w:right w:w="80" w:type="dxa"/>
            </w:tcMar>
          </w:tcPr>
          <w:p w14:paraId="3CB55BF7"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(0.14)</w:t>
            </w:r>
          </w:p>
        </w:tc>
      </w:tr>
      <w:tr w:rsidR="00236015" w:rsidRPr="00C3586C" w14:paraId="2C33683C" w14:textId="77777777" w:rsidTr="005A62A4">
        <w:trPr>
          <w:jc w:val="center"/>
        </w:trPr>
        <w:tc>
          <w:tcPr>
            <w:tcW w:w="1960" w:type="dxa"/>
            <w:tcMar>
              <w:top w:w="50" w:type="dxa"/>
              <w:left w:w="80" w:type="dxa"/>
              <w:bottom w:w="50" w:type="dxa"/>
              <w:right w:w="80" w:type="dxa"/>
            </w:tcMar>
            <w:vAlign w:val="center"/>
          </w:tcPr>
          <w:p w14:paraId="550F00D1"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Germany</w:t>
            </w:r>
          </w:p>
        </w:tc>
        <w:tc>
          <w:tcPr>
            <w:tcW w:w="1154" w:type="dxa"/>
            <w:tcMar>
              <w:top w:w="50" w:type="dxa"/>
              <w:left w:w="80" w:type="dxa"/>
              <w:bottom w:w="50" w:type="dxa"/>
              <w:right w:w="80" w:type="dxa"/>
            </w:tcMar>
          </w:tcPr>
          <w:p w14:paraId="3B9F2CD0"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-0.59*</w:t>
            </w:r>
          </w:p>
        </w:tc>
        <w:tc>
          <w:tcPr>
            <w:tcW w:w="1134" w:type="dxa"/>
            <w:tcMar>
              <w:top w:w="50" w:type="dxa"/>
              <w:left w:w="80" w:type="dxa"/>
              <w:bottom w:w="50" w:type="dxa"/>
              <w:right w:w="80" w:type="dxa"/>
            </w:tcMar>
          </w:tcPr>
          <w:p w14:paraId="64870E10"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-0.84***</w:t>
            </w:r>
          </w:p>
        </w:tc>
      </w:tr>
      <w:tr w:rsidR="00236015" w:rsidRPr="00C3586C" w14:paraId="79E4108C" w14:textId="77777777" w:rsidTr="005A62A4">
        <w:trPr>
          <w:jc w:val="center"/>
        </w:trPr>
        <w:tc>
          <w:tcPr>
            <w:tcW w:w="1960" w:type="dxa"/>
            <w:tcMar>
              <w:top w:w="50" w:type="dxa"/>
              <w:left w:w="80" w:type="dxa"/>
              <w:bottom w:w="50" w:type="dxa"/>
              <w:right w:w="80" w:type="dxa"/>
            </w:tcMar>
            <w:vAlign w:val="center"/>
          </w:tcPr>
          <w:p w14:paraId="4B329944"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6F2EACE0"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(0.19)</w:t>
            </w:r>
          </w:p>
        </w:tc>
        <w:tc>
          <w:tcPr>
            <w:tcW w:w="1134" w:type="dxa"/>
            <w:tcMar>
              <w:top w:w="50" w:type="dxa"/>
              <w:left w:w="80" w:type="dxa"/>
              <w:bottom w:w="50" w:type="dxa"/>
              <w:right w:w="80" w:type="dxa"/>
            </w:tcMar>
          </w:tcPr>
          <w:p w14:paraId="6CAB1225"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(0.16)</w:t>
            </w:r>
          </w:p>
        </w:tc>
      </w:tr>
      <w:tr w:rsidR="00236015" w:rsidRPr="00C3586C" w14:paraId="1638E269" w14:textId="77777777" w:rsidTr="005A62A4">
        <w:trPr>
          <w:jc w:val="center"/>
        </w:trPr>
        <w:tc>
          <w:tcPr>
            <w:tcW w:w="1960" w:type="dxa"/>
            <w:tcMar>
              <w:top w:w="50" w:type="dxa"/>
              <w:left w:w="80" w:type="dxa"/>
              <w:bottom w:w="50" w:type="dxa"/>
              <w:right w:w="80" w:type="dxa"/>
            </w:tcMar>
            <w:vAlign w:val="center"/>
          </w:tcPr>
          <w:p w14:paraId="3D5BB57C"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lastRenderedPageBreak/>
              <w:t>Greece</w:t>
            </w:r>
          </w:p>
        </w:tc>
        <w:tc>
          <w:tcPr>
            <w:tcW w:w="1154" w:type="dxa"/>
            <w:tcMar>
              <w:top w:w="50" w:type="dxa"/>
              <w:left w:w="80" w:type="dxa"/>
              <w:bottom w:w="50" w:type="dxa"/>
              <w:right w:w="80" w:type="dxa"/>
            </w:tcMar>
          </w:tcPr>
          <w:p w14:paraId="024E1BCF"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-0.72**</w:t>
            </w:r>
          </w:p>
        </w:tc>
        <w:tc>
          <w:tcPr>
            <w:tcW w:w="1134" w:type="dxa"/>
            <w:tcMar>
              <w:top w:w="50" w:type="dxa"/>
              <w:left w:w="80" w:type="dxa"/>
              <w:bottom w:w="50" w:type="dxa"/>
              <w:right w:w="80" w:type="dxa"/>
            </w:tcMar>
          </w:tcPr>
          <w:p w14:paraId="098D8BCD"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-1.02***</w:t>
            </w:r>
          </w:p>
        </w:tc>
      </w:tr>
      <w:tr w:rsidR="00236015" w:rsidRPr="00C3586C" w14:paraId="09776D72" w14:textId="77777777" w:rsidTr="005A62A4">
        <w:trPr>
          <w:jc w:val="center"/>
        </w:trPr>
        <w:tc>
          <w:tcPr>
            <w:tcW w:w="1960" w:type="dxa"/>
            <w:tcMar>
              <w:top w:w="50" w:type="dxa"/>
              <w:left w:w="80" w:type="dxa"/>
              <w:bottom w:w="50" w:type="dxa"/>
              <w:right w:w="80" w:type="dxa"/>
            </w:tcMar>
            <w:vAlign w:val="center"/>
          </w:tcPr>
          <w:p w14:paraId="1F52A3B0"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405E6174"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(0.22)</w:t>
            </w:r>
          </w:p>
        </w:tc>
        <w:tc>
          <w:tcPr>
            <w:tcW w:w="1134" w:type="dxa"/>
            <w:tcMar>
              <w:top w:w="50" w:type="dxa"/>
              <w:left w:w="80" w:type="dxa"/>
              <w:bottom w:w="50" w:type="dxa"/>
              <w:right w:w="80" w:type="dxa"/>
            </w:tcMar>
          </w:tcPr>
          <w:p w14:paraId="7FCD7E69"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(0.19)</w:t>
            </w:r>
          </w:p>
        </w:tc>
      </w:tr>
      <w:tr w:rsidR="00236015" w:rsidRPr="00C3586C" w14:paraId="06ACD069" w14:textId="77777777" w:rsidTr="005A62A4">
        <w:trPr>
          <w:jc w:val="center"/>
        </w:trPr>
        <w:tc>
          <w:tcPr>
            <w:tcW w:w="1960" w:type="dxa"/>
            <w:tcMar>
              <w:top w:w="50" w:type="dxa"/>
              <w:left w:w="80" w:type="dxa"/>
              <w:bottom w:w="50" w:type="dxa"/>
              <w:right w:w="80" w:type="dxa"/>
            </w:tcMar>
            <w:vAlign w:val="center"/>
          </w:tcPr>
          <w:p w14:paraId="45AE6616"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Hungary</w:t>
            </w:r>
          </w:p>
        </w:tc>
        <w:tc>
          <w:tcPr>
            <w:tcW w:w="1154" w:type="dxa"/>
            <w:tcMar>
              <w:top w:w="50" w:type="dxa"/>
              <w:left w:w="80" w:type="dxa"/>
              <w:bottom w:w="50" w:type="dxa"/>
              <w:right w:w="80" w:type="dxa"/>
            </w:tcMar>
          </w:tcPr>
          <w:p w14:paraId="4E8F3242"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-0.90*</w:t>
            </w:r>
          </w:p>
        </w:tc>
        <w:tc>
          <w:tcPr>
            <w:tcW w:w="1134" w:type="dxa"/>
            <w:tcMar>
              <w:top w:w="50" w:type="dxa"/>
              <w:left w:w="80" w:type="dxa"/>
              <w:bottom w:w="50" w:type="dxa"/>
              <w:right w:w="80" w:type="dxa"/>
            </w:tcMar>
          </w:tcPr>
          <w:p w14:paraId="6687E6C4"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-1.15**</w:t>
            </w:r>
          </w:p>
        </w:tc>
      </w:tr>
      <w:tr w:rsidR="00236015" w:rsidRPr="00C3586C" w14:paraId="42E164CE" w14:textId="77777777" w:rsidTr="005A62A4">
        <w:trPr>
          <w:jc w:val="center"/>
        </w:trPr>
        <w:tc>
          <w:tcPr>
            <w:tcW w:w="1960" w:type="dxa"/>
            <w:tcMar>
              <w:top w:w="50" w:type="dxa"/>
              <w:left w:w="80" w:type="dxa"/>
              <w:bottom w:w="50" w:type="dxa"/>
              <w:right w:w="80" w:type="dxa"/>
            </w:tcMar>
            <w:vAlign w:val="center"/>
          </w:tcPr>
          <w:p w14:paraId="2EC41281"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3306A7D8"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(0.31)</w:t>
            </w:r>
          </w:p>
        </w:tc>
        <w:tc>
          <w:tcPr>
            <w:tcW w:w="1134" w:type="dxa"/>
            <w:tcMar>
              <w:top w:w="50" w:type="dxa"/>
              <w:left w:w="80" w:type="dxa"/>
              <w:bottom w:w="50" w:type="dxa"/>
              <w:right w:w="80" w:type="dxa"/>
            </w:tcMar>
          </w:tcPr>
          <w:p w14:paraId="2161E02A"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(0.27)</w:t>
            </w:r>
          </w:p>
        </w:tc>
      </w:tr>
      <w:tr w:rsidR="00236015" w:rsidRPr="00C3586C" w14:paraId="55D46F25" w14:textId="77777777" w:rsidTr="005A62A4">
        <w:trPr>
          <w:jc w:val="center"/>
        </w:trPr>
        <w:tc>
          <w:tcPr>
            <w:tcW w:w="1960" w:type="dxa"/>
            <w:tcMar>
              <w:top w:w="50" w:type="dxa"/>
              <w:left w:w="80" w:type="dxa"/>
              <w:bottom w:w="50" w:type="dxa"/>
              <w:right w:w="80" w:type="dxa"/>
            </w:tcMar>
            <w:vAlign w:val="center"/>
          </w:tcPr>
          <w:p w14:paraId="5BE4F97E"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Italy</w:t>
            </w:r>
          </w:p>
        </w:tc>
        <w:tc>
          <w:tcPr>
            <w:tcW w:w="1154" w:type="dxa"/>
            <w:tcMar>
              <w:top w:w="50" w:type="dxa"/>
              <w:left w:w="80" w:type="dxa"/>
              <w:bottom w:w="50" w:type="dxa"/>
              <w:right w:w="80" w:type="dxa"/>
            </w:tcMar>
          </w:tcPr>
          <w:p w14:paraId="7A443BA0"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-0.75*</w:t>
            </w:r>
          </w:p>
        </w:tc>
        <w:tc>
          <w:tcPr>
            <w:tcW w:w="1134" w:type="dxa"/>
            <w:tcMar>
              <w:top w:w="50" w:type="dxa"/>
              <w:left w:w="80" w:type="dxa"/>
              <w:bottom w:w="50" w:type="dxa"/>
              <w:right w:w="80" w:type="dxa"/>
            </w:tcMar>
          </w:tcPr>
          <w:p w14:paraId="26B055B3"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-1.11***</w:t>
            </w:r>
          </w:p>
        </w:tc>
      </w:tr>
      <w:tr w:rsidR="00236015" w:rsidRPr="00C3586C" w14:paraId="151785A8" w14:textId="77777777" w:rsidTr="005A62A4">
        <w:trPr>
          <w:jc w:val="center"/>
        </w:trPr>
        <w:tc>
          <w:tcPr>
            <w:tcW w:w="1960" w:type="dxa"/>
            <w:tcMar>
              <w:top w:w="50" w:type="dxa"/>
              <w:left w:w="80" w:type="dxa"/>
              <w:bottom w:w="50" w:type="dxa"/>
              <w:right w:w="80" w:type="dxa"/>
            </w:tcMar>
            <w:vAlign w:val="center"/>
          </w:tcPr>
          <w:p w14:paraId="51B8C458"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38513F02"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(0.25)</w:t>
            </w:r>
          </w:p>
        </w:tc>
        <w:tc>
          <w:tcPr>
            <w:tcW w:w="1134" w:type="dxa"/>
            <w:tcMar>
              <w:top w:w="50" w:type="dxa"/>
              <w:left w:w="80" w:type="dxa"/>
              <w:bottom w:w="50" w:type="dxa"/>
              <w:right w:w="80" w:type="dxa"/>
            </w:tcMar>
          </w:tcPr>
          <w:p w14:paraId="1FEAFDCE"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(0.20)</w:t>
            </w:r>
          </w:p>
        </w:tc>
      </w:tr>
      <w:tr w:rsidR="00236015" w:rsidRPr="00C3586C" w14:paraId="6FD143EE" w14:textId="77777777" w:rsidTr="005A62A4">
        <w:trPr>
          <w:jc w:val="center"/>
        </w:trPr>
        <w:tc>
          <w:tcPr>
            <w:tcW w:w="1960" w:type="dxa"/>
            <w:tcMar>
              <w:top w:w="50" w:type="dxa"/>
              <w:left w:w="80" w:type="dxa"/>
              <w:bottom w:w="50" w:type="dxa"/>
              <w:right w:w="80" w:type="dxa"/>
            </w:tcMar>
            <w:vAlign w:val="center"/>
          </w:tcPr>
          <w:p w14:paraId="426F2BE3"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Latvia</w:t>
            </w:r>
          </w:p>
        </w:tc>
        <w:tc>
          <w:tcPr>
            <w:tcW w:w="1154" w:type="dxa"/>
            <w:tcMar>
              <w:top w:w="50" w:type="dxa"/>
              <w:left w:w="80" w:type="dxa"/>
              <w:bottom w:w="50" w:type="dxa"/>
              <w:right w:w="80" w:type="dxa"/>
            </w:tcMar>
          </w:tcPr>
          <w:p w14:paraId="3DF38399"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-1.21*</w:t>
            </w:r>
          </w:p>
        </w:tc>
        <w:tc>
          <w:tcPr>
            <w:tcW w:w="1134" w:type="dxa"/>
            <w:tcMar>
              <w:top w:w="50" w:type="dxa"/>
              <w:left w:w="80" w:type="dxa"/>
              <w:bottom w:w="50" w:type="dxa"/>
              <w:right w:w="80" w:type="dxa"/>
            </w:tcMar>
          </w:tcPr>
          <w:p w14:paraId="420C6025"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-1.54**</w:t>
            </w:r>
          </w:p>
        </w:tc>
      </w:tr>
      <w:tr w:rsidR="00236015" w:rsidRPr="00C3586C" w14:paraId="32BEB1FD" w14:textId="77777777" w:rsidTr="005A62A4">
        <w:trPr>
          <w:jc w:val="center"/>
        </w:trPr>
        <w:tc>
          <w:tcPr>
            <w:tcW w:w="1960" w:type="dxa"/>
            <w:tcMar>
              <w:top w:w="50" w:type="dxa"/>
              <w:left w:w="80" w:type="dxa"/>
              <w:bottom w:w="50" w:type="dxa"/>
              <w:right w:w="80" w:type="dxa"/>
            </w:tcMar>
            <w:vAlign w:val="center"/>
          </w:tcPr>
          <w:p w14:paraId="4A27EF28"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790EA85F"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(0.44)</w:t>
            </w:r>
          </w:p>
        </w:tc>
        <w:tc>
          <w:tcPr>
            <w:tcW w:w="1134" w:type="dxa"/>
            <w:tcMar>
              <w:top w:w="50" w:type="dxa"/>
              <w:left w:w="80" w:type="dxa"/>
              <w:bottom w:w="50" w:type="dxa"/>
              <w:right w:w="80" w:type="dxa"/>
            </w:tcMar>
          </w:tcPr>
          <w:p w14:paraId="425E325B"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(0.33)</w:t>
            </w:r>
          </w:p>
        </w:tc>
      </w:tr>
      <w:tr w:rsidR="00236015" w:rsidRPr="00C3586C" w14:paraId="77DD9D14" w14:textId="77777777" w:rsidTr="005A62A4">
        <w:trPr>
          <w:jc w:val="center"/>
        </w:trPr>
        <w:tc>
          <w:tcPr>
            <w:tcW w:w="1960" w:type="dxa"/>
            <w:tcMar>
              <w:top w:w="50" w:type="dxa"/>
              <w:left w:w="80" w:type="dxa"/>
              <w:bottom w:w="50" w:type="dxa"/>
              <w:right w:w="80" w:type="dxa"/>
            </w:tcMar>
            <w:vAlign w:val="center"/>
          </w:tcPr>
          <w:p w14:paraId="58BF0416"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Lithuania</w:t>
            </w:r>
          </w:p>
        </w:tc>
        <w:tc>
          <w:tcPr>
            <w:tcW w:w="1154" w:type="dxa"/>
            <w:tcMar>
              <w:top w:w="50" w:type="dxa"/>
              <w:left w:w="80" w:type="dxa"/>
              <w:bottom w:w="50" w:type="dxa"/>
              <w:right w:w="80" w:type="dxa"/>
            </w:tcMar>
          </w:tcPr>
          <w:p w14:paraId="330C9D47"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-1.70*</w:t>
            </w:r>
          </w:p>
        </w:tc>
        <w:tc>
          <w:tcPr>
            <w:tcW w:w="1134" w:type="dxa"/>
            <w:tcMar>
              <w:top w:w="50" w:type="dxa"/>
              <w:left w:w="80" w:type="dxa"/>
              <w:bottom w:w="50" w:type="dxa"/>
              <w:right w:w="80" w:type="dxa"/>
            </w:tcMar>
          </w:tcPr>
          <w:p w14:paraId="05FA8C1B"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-2.20**</w:t>
            </w:r>
          </w:p>
        </w:tc>
      </w:tr>
      <w:tr w:rsidR="00236015" w:rsidRPr="00C3586C" w14:paraId="06FB78F0" w14:textId="77777777" w:rsidTr="005A62A4">
        <w:trPr>
          <w:jc w:val="center"/>
        </w:trPr>
        <w:tc>
          <w:tcPr>
            <w:tcW w:w="1960" w:type="dxa"/>
            <w:tcMar>
              <w:top w:w="50" w:type="dxa"/>
              <w:left w:w="80" w:type="dxa"/>
              <w:bottom w:w="50" w:type="dxa"/>
              <w:right w:w="80" w:type="dxa"/>
            </w:tcMar>
            <w:vAlign w:val="center"/>
          </w:tcPr>
          <w:p w14:paraId="0BE00E17"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2D894BB8"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(0.73)</w:t>
            </w:r>
          </w:p>
        </w:tc>
        <w:tc>
          <w:tcPr>
            <w:tcW w:w="1134" w:type="dxa"/>
            <w:tcMar>
              <w:top w:w="50" w:type="dxa"/>
              <w:left w:w="80" w:type="dxa"/>
              <w:bottom w:w="50" w:type="dxa"/>
              <w:right w:w="80" w:type="dxa"/>
            </w:tcMar>
          </w:tcPr>
          <w:p w14:paraId="072A90A3"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(0.46)</w:t>
            </w:r>
          </w:p>
        </w:tc>
      </w:tr>
      <w:tr w:rsidR="00236015" w:rsidRPr="00C3586C" w14:paraId="5DB1F0A9" w14:textId="77777777" w:rsidTr="005A62A4">
        <w:trPr>
          <w:jc w:val="center"/>
        </w:trPr>
        <w:tc>
          <w:tcPr>
            <w:tcW w:w="1960" w:type="dxa"/>
            <w:tcMar>
              <w:top w:w="50" w:type="dxa"/>
              <w:left w:w="80" w:type="dxa"/>
              <w:bottom w:w="50" w:type="dxa"/>
              <w:right w:w="80" w:type="dxa"/>
            </w:tcMar>
            <w:vAlign w:val="center"/>
          </w:tcPr>
          <w:p w14:paraId="785B39BE"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Luxembourg</w:t>
            </w:r>
          </w:p>
        </w:tc>
        <w:tc>
          <w:tcPr>
            <w:tcW w:w="1154" w:type="dxa"/>
            <w:tcMar>
              <w:top w:w="50" w:type="dxa"/>
              <w:left w:w="80" w:type="dxa"/>
              <w:bottom w:w="50" w:type="dxa"/>
              <w:right w:w="80" w:type="dxa"/>
            </w:tcMar>
          </w:tcPr>
          <w:p w14:paraId="5EC334D1"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-0.48*</w:t>
            </w:r>
          </w:p>
        </w:tc>
        <w:tc>
          <w:tcPr>
            <w:tcW w:w="1134" w:type="dxa"/>
            <w:tcMar>
              <w:top w:w="50" w:type="dxa"/>
              <w:left w:w="80" w:type="dxa"/>
              <w:bottom w:w="50" w:type="dxa"/>
              <w:right w:w="80" w:type="dxa"/>
            </w:tcMar>
          </w:tcPr>
          <w:p w14:paraId="01CE2D71"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-0.57**</w:t>
            </w:r>
          </w:p>
        </w:tc>
      </w:tr>
      <w:tr w:rsidR="00236015" w:rsidRPr="00C3586C" w14:paraId="148CF8D8" w14:textId="77777777" w:rsidTr="005A62A4">
        <w:trPr>
          <w:jc w:val="center"/>
        </w:trPr>
        <w:tc>
          <w:tcPr>
            <w:tcW w:w="1960" w:type="dxa"/>
            <w:tcMar>
              <w:top w:w="50" w:type="dxa"/>
              <w:left w:w="80" w:type="dxa"/>
              <w:bottom w:w="50" w:type="dxa"/>
              <w:right w:w="80" w:type="dxa"/>
            </w:tcMar>
            <w:vAlign w:val="center"/>
          </w:tcPr>
          <w:p w14:paraId="0E6A6E79"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241CD1BB"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(0.17)</w:t>
            </w:r>
          </w:p>
        </w:tc>
        <w:tc>
          <w:tcPr>
            <w:tcW w:w="1134" w:type="dxa"/>
            <w:tcMar>
              <w:top w:w="50" w:type="dxa"/>
              <w:left w:w="80" w:type="dxa"/>
              <w:bottom w:w="50" w:type="dxa"/>
              <w:right w:w="80" w:type="dxa"/>
            </w:tcMar>
          </w:tcPr>
          <w:p w14:paraId="00A6A823"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(0.14)</w:t>
            </w:r>
          </w:p>
        </w:tc>
      </w:tr>
      <w:tr w:rsidR="00236015" w:rsidRPr="00C3586C" w14:paraId="3EA3F128" w14:textId="77777777" w:rsidTr="005A62A4">
        <w:trPr>
          <w:jc w:val="center"/>
        </w:trPr>
        <w:tc>
          <w:tcPr>
            <w:tcW w:w="1960" w:type="dxa"/>
            <w:tcMar>
              <w:top w:w="50" w:type="dxa"/>
              <w:left w:w="80" w:type="dxa"/>
              <w:bottom w:w="50" w:type="dxa"/>
              <w:right w:w="80" w:type="dxa"/>
            </w:tcMar>
            <w:vAlign w:val="center"/>
          </w:tcPr>
          <w:p w14:paraId="7F333DCC"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Malta</w:t>
            </w:r>
          </w:p>
        </w:tc>
        <w:tc>
          <w:tcPr>
            <w:tcW w:w="1154" w:type="dxa"/>
            <w:tcMar>
              <w:top w:w="50" w:type="dxa"/>
              <w:left w:w="80" w:type="dxa"/>
              <w:bottom w:w="50" w:type="dxa"/>
              <w:right w:w="80" w:type="dxa"/>
            </w:tcMar>
          </w:tcPr>
          <w:p w14:paraId="6BD6C3D0"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-0.34**</w:t>
            </w:r>
          </w:p>
        </w:tc>
        <w:tc>
          <w:tcPr>
            <w:tcW w:w="1134" w:type="dxa"/>
            <w:tcMar>
              <w:top w:w="50" w:type="dxa"/>
              <w:left w:w="80" w:type="dxa"/>
              <w:bottom w:w="50" w:type="dxa"/>
              <w:right w:w="80" w:type="dxa"/>
            </w:tcMar>
          </w:tcPr>
          <w:p w14:paraId="2922FF2C"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-0.52***</w:t>
            </w:r>
          </w:p>
        </w:tc>
      </w:tr>
      <w:tr w:rsidR="00236015" w:rsidRPr="00C3586C" w14:paraId="4179C051" w14:textId="77777777" w:rsidTr="005A62A4">
        <w:trPr>
          <w:jc w:val="center"/>
        </w:trPr>
        <w:tc>
          <w:tcPr>
            <w:tcW w:w="1960" w:type="dxa"/>
            <w:tcMar>
              <w:top w:w="50" w:type="dxa"/>
              <w:left w:w="80" w:type="dxa"/>
              <w:bottom w:w="50" w:type="dxa"/>
              <w:right w:w="80" w:type="dxa"/>
            </w:tcMar>
            <w:vAlign w:val="center"/>
          </w:tcPr>
          <w:p w14:paraId="326771E2"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4588C996"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(0.10)</w:t>
            </w:r>
          </w:p>
        </w:tc>
        <w:tc>
          <w:tcPr>
            <w:tcW w:w="1134" w:type="dxa"/>
            <w:tcMar>
              <w:top w:w="50" w:type="dxa"/>
              <w:left w:w="80" w:type="dxa"/>
              <w:bottom w:w="50" w:type="dxa"/>
              <w:right w:w="80" w:type="dxa"/>
            </w:tcMar>
          </w:tcPr>
          <w:p w14:paraId="2BAA5B35"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(0.10)</w:t>
            </w:r>
          </w:p>
        </w:tc>
      </w:tr>
      <w:tr w:rsidR="00236015" w:rsidRPr="00C3586C" w14:paraId="42707D3A" w14:textId="77777777" w:rsidTr="005A62A4">
        <w:trPr>
          <w:jc w:val="center"/>
        </w:trPr>
        <w:tc>
          <w:tcPr>
            <w:tcW w:w="1960" w:type="dxa"/>
            <w:tcMar>
              <w:top w:w="50" w:type="dxa"/>
              <w:left w:w="80" w:type="dxa"/>
              <w:bottom w:w="50" w:type="dxa"/>
              <w:right w:w="80" w:type="dxa"/>
            </w:tcMar>
            <w:vAlign w:val="center"/>
          </w:tcPr>
          <w:p w14:paraId="76D3C8E0"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Netherlands</w:t>
            </w:r>
          </w:p>
        </w:tc>
        <w:tc>
          <w:tcPr>
            <w:tcW w:w="1154" w:type="dxa"/>
            <w:tcMar>
              <w:top w:w="50" w:type="dxa"/>
              <w:left w:w="80" w:type="dxa"/>
              <w:bottom w:w="50" w:type="dxa"/>
              <w:right w:w="80" w:type="dxa"/>
            </w:tcMar>
          </w:tcPr>
          <w:p w14:paraId="35CE3755"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-0.49*</w:t>
            </w:r>
          </w:p>
        </w:tc>
        <w:tc>
          <w:tcPr>
            <w:tcW w:w="1134" w:type="dxa"/>
            <w:tcMar>
              <w:top w:w="50" w:type="dxa"/>
              <w:left w:w="80" w:type="dxa"/>
              <w:bottom w:w="50" w:type="dxa"/>
              <w:right w:w="80" w:type="dxa"/>
            </w:tcMar>
          </w:tcPr>
          <w:p w14:paraId="432D7864"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-0.63**</w:t>
            </w:r>
          </w:p>
        </w:tc>
      </w:tr>
      <w:tr w:rsidR="00236015" w:rsidRPr="00C3586C" w14:paraId="31A065B7" w14:textId="77777777" w:rsidTr="005A62A4">
        <w:trPr>
          <w:jc w:val="center"/>
        </w:trPr>
        <w:tc>
          <w:tcPr>
            <w:tcW w:w="1960" w:type="dxa"/>
            <w:tcMar>
              <w:top w:w="50" w:type="dxa"/>
              <w:left w:w="80" w:type="dxa"/>
              <w:bottom w:w="50" w:type="dxa"/>
              <w:right w:w="80" w:type="dxa"/>
            </w:tcMar>
            <w:vAlign w:val="center"/>
          </w:tcPr>
          <w:p w14:paraId="7080FF4C"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1FCEEFA9"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(0.15)</w:t>
            </w:r>
          </w:p>
        </w:tc>
        <w:tc>
          <w:tcPr>
            <w:tcW w:w="1134" w:type="dxa"/>
            <w:tcMar>
              <w:top w:w="50" w:type="dxa"/>
              <w:left w:w="80" w:type="dxa"/>
              <w:bottom w:w="50" w:type="dxa"/>
              <w:right w:w="80" w:type="dxa"/>
            </w:tcMar>
          </w:tcPr>
          <w:p w14:paraId="60CCF358"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(0.15)</w:t>
            </w:r>
          </w:p>
        </w:tc>
      </w:tr>
      <w:tr w:rsidR="00236015" w:rsidRPr="00C3586C" w14:paraId="476448A5" w14:textId="77777777" w:rsidTr="005A62A4">
        <w:trPr>
          <w:jc w:val="center"/>
        </w:trPr>
        <w:tc>
          <w:tcPr>
            <w:tcW w:w="1960" w:type="dxa"/>
            <w:tcMar>
              <w:top w:w="50" w:type="dxa"/>
              <w:left w:w="80" w:type="dxa"/>
              <w:bottom w:w="50" w:type="dxa"/>
              <w:right w:w="80" w:type="dxa"/>
            </w:tcMar>
            <w:vAlign w:val="center"/>
          </w:tcPr>
          <w:p w14:paraId="716AE2C9"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Poland</w:t>
            </w:r>
          </w:p>
        </w:tc>
        <w:tc>
          <w:tcPr>
            <w:tcW w:w="1154" w:type="dxa"/>
            <w:tcMar>
              <w:top w:w="50" w:type="dxa"/>
              <w:left w:w="80" w:type="dxa"/>
              <w:bottom w:w="50" w:type="dxa"/>
              <w:right w:w="80" w:type="dxa"/>
            </w:tcMar>
          </w:tcPr>
          <w:p w14:paraId="2C8B39E6"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-1.29*</w:t>
            </w:r>
          </w:p>
        </w:tc>
        <w:tc>
          <w:tcPr>
            <w:tcW w:w="1134" w:type="dxa"/>
            <w:tcMar>
              <w:top w:w="50" w:type="dxa"/>
              <w:left w:w="80" w:type="dxa"/>
              <w:bottom w:w="50" w:type="dxa"/>
              <w:right w:w="80" w:type="dxa"/>
            </w:tcMar>
          </w:tcPr>
          <w:p w14:paraId="7438F036"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-1.76***</w:t>
            </w:r>
          </w:p>
        </w:tc>
      </w:tr>
      <w:tr w:rsidR="00236015" w:rsidRPr="00C3586C" w14:paraId="24E0105A" w14:textId="77777777" w:rsidTr="005A62A4">
        <w:trPr>
          <w:jc w:val="center"/>
        </w:trPr>
        <w:tc>
          <w:tcPr>
            <w:tcW w:w="1960" w:type="dxa"/>
            <w:tcMar>
              <w:top w:w="50" w:type="dxa"/>
              <w:left w:w="80" w:type="dxa"/>
              <w:bottom w:w="50" w:type="dxa"/>
              <w:right w:w="80" w:type="dxa"/>
            </w:tcMar>
            <w:vAlign w:val="center"/>
          </w:tcPr>
          <w:p w14:paraId="6D43B3B0"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5951474B"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(0.44)</w:t>
            </w:r>
          </w:p>
        </w:tc>
        <w:tc>
          <w:tcPr>
            <w:tcW w:w="1134" w:type="dxa"/>
            <w:tcMar>
              <w:top w:w="50" w:type="dxa"/>
              <w:left w:w="80" w:type="dxa"/>
              <w:bottom w:w="50" w:type="dxa"/>
              <w:right w:w="80" w:type="dxa"/>
            </w:tcMar>
          </w:tcPr>
          <w:p w14:paraId="1E28F8DE"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(0.35)</w:t>
            </w:r>
          </w:p>
        </w:tc>
      </w:tr>
      <w:tr w:rsidR="00236015" w:rsidRPr="00C3586C" w14:paraId="09A0DEEF" w14:textId="77777777" w:rsidTr="005A62A4">
        <w:trPr>
          <w:jc w:val="center"/>
        </w:trPr>
        <w:tc>
          <w:tcPr>
            <w:tcW w:w="1960" w:type="dxa"/>
            <w:tcMar>
              <w:top w:w="50" w:type="dxa"/>
              <w:left w:w="80" w:type="dxa"/>
              <w:bottom w:w="50" w:type="dxa"/>
              <w:right w:w="80" w:type="dxa"/>
            </w:tcMar>
            <w:vAlign w:val="center"/>
          </w:tcPr>
          <w:p w14:paraId="42E00CE9"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Portugal</w:t>
            </w:r>
          </w:p>
        </w:tc>
        <w:tc>
          <w:tcPr>
            <w:tcW w:w="1154" w:type="dxa"/>
            <w:tcMar>
              <w:top w:w="50" w:type="dxa"/>
              <w:left w:w="80" w:type="dxa"/>
              <w:bottom w:w="50" w:type="dxa"/>
              <w:right w:w="80" w:type="dxa"/>
            </w:tcMar>
          </w:tcPr>
          <w:p w14:paraId="285C13AC"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-0.37</w:t>
            </w:r>
          </w:p>
        </w:tc>
        <w:tc>
          <w:tcPr>
            <w:tcW w:w="1134" w:type="dxa"/>
            <w:tcMar>
              <w:top w:w="50" w:type="dxa"/>
              <w:left w:w="80" w:type="dxa"/>
              <w:bottom w:w="50" w:type="dxa"/>
              <w:right w:w="80" w:type="dxa"/>
            </w:tcMar>
          </w:tcPr>
          <w:p w14:paraId="6F6B7CD5"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-1.26**</w:t>
            </w:r>
          </w:p>
        </w:tc>
      </w:tr>
      <w:tr w:rsidR="00236015" w:rsidRPr="00C3586C" w14:paraId="7764FA16" w14:textId="77777777" w:rsidTr="005A62A4">
        <w:trPr>
          <w:jc w:val="center"/>
        </w:trPr>
        <w:tc>
          <w:tcPr>
            <w:tcW w:w="1960" w:type="dxa"/>
            <w:tcMar>
              <w:top w:w="50" w:type="dxa"/>
              <w:left w:w="80" w:type="dxa"/>
              <w:bottom w:w="50" w:type="dxa"/>
              <w:right w:w="80" w:type="dxa"/>
            </w:tcMar>
            <w:vAlign w:val="center"/>
          </w:tcPr>
          <w:p w14:paraId="7B952B7F"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24B29B94"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(0.77)</w:t>
            </w:r>
          </w:p>
        </w:tc>
        <w:tc>
          <w:tcPr>
            <w:tcW w:w="1134" w:type="dxa"/>
            <w:tcMar>
              <w:top w:w="50" w:type="dxa"/>
              <w:left w:w="80" w:type="dxa"/>
              <w:bottom w:w="50" w:type="dxa"/>
              <w:right w:w="80" w:type="dxa"/>
            </w:tcMar>
          </w:tcPr>
          <w:p w14:paraId="73073ABB"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(0.28)</w:t>
            </w:r>
          </w:p>
        </w:tc>
      </w:tr>
      <w:tr w:rsidR="00236015" w:rsidRPr="00C3586C" w14:paraId="3763A779" w14:textId="77777777" w:rsidTr="005A62A4">
        <w:trPr>
          <w:jc w:val="center"/>
        </w:trPr>
        <w:tc>
          <w:tcPr>
            <w:tcW w:w="1960" w:type="dxa"/>
            <w:tcMar>
              <w:top w:w="50" w:type="dxa"/>
              <w:left w:w="80" w:type="dxa"/>
              <w:bottom w:w="50" w:type="dxa"/>
              <w:right w:w="80" w:type="dxa"/>
            </w:tcMar>
            <w:vAlign w:val="center"/>
          </w:tcPr>
          <w:p w14:paraId="77DB1C65"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Romania</w:t>
            </w:r>
          </w:p>
        </w:tc>
        <w:tc>
          <w:tcPr>
            <w:tcW w:w="1154" w:type="dxa"/>
            <w:tcMar>
              <w:top w:w="50" w:type="dxa"/>
              <w:left w:w="80" w:type="dxa"/>
              <w:bottom w:w="50" w:type="dxa"/>
              <w:right w:w="80" w:type="dxa"/>
            </w:tcMar>
          </w:tcPr>
          <w:p w14:paraId="2BDD3904"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-1.32*</w:t>
            </w:r>
          </w:p>
        </w:tc>
        <w:tc>
          <w:tcPr>
            <w:tcW w:w="1134" w:type="dxa"/>
            <w:tcMar>
              <w:top w:w="50" w:type="dxa"/>
              <w:left w:w="80" w:type="dxa"/>
              <w:bottom w:w="50" w:type="dxa"/>
              <w:right w:w="80" w:type="dxa"/>
            </w:tcMar>
          </w:tcPr>
          <w:p w14:paraId="60E11EB3"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-1.74**</w:t>
            </w:r>
          </w:p>
        </w:tc>
      </w:tr>
      <w:tr w:rsidR="00236015" w:rsidRPr="00C3586C" w14:paraId="223DE26A" w14:textId="77777777" w:rsidTr="005A62A4">
        <w:trPr>
          <w:jc w:val="center"/>
        </w:trPr>
        <w:tc>
          <w:tcPr>
            <w:tcW w:w="1960" w:type="dxa"/>
            <w:tcMar>
              <w:top w:w="50" w:type="dxa"/>
              <w:left w:w="80" w:type="dxa"/>
              <w:bottom w:w="50" w:type="dxa"/>
              <w:right w:w="80" w:type="dxa"/>
            </w:tcMar>
            <w:vAlign w:val="center"/>
          </w:tcPr>
          <w:p w14:paraId="051C9CC2"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35B6831D"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(0.47)</w:t>
            </w:r>
          </w:p>
        </w:tc>
        <w:tc>
          <w:tcPr>
            <w:tcW w:w="1134" w:type="dxa"/>
            <w:tcMar>
              <w:top w:w="50" w:type="dxa"/>
              <w:left w:w="80" w:type="dxa"/>
              <w:bottom w:w="50" w:type="dxa"/>
              <w:right w:w="80" w:type="dxa"/>
            </w:tcMar>
          </w:tcPr>
          <w:p w14:paraId="35D0B1B3"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(0.38)</w:t>
            </w:r>
          </w:p>
        </w:tc>
      </w:tr>
      <w:tr w:rsidR="00236015" w:rsidRPr="00C3586C" w14:paraId="648E4C71" w14:textId="77777777" w:rsidTr="005A62A4">
        <w:trPr>
          <w:jc w:val="center"/>
        </w:trPr>
        <w:tc>
          <w:tcPr>
            <w:tcW w:w="1960" w:type="dxa"/>
            <w:tcMar>
              <w:top w:w="50" w:type="dxa"/>
              <w:left w:w="80" w:type="dxa"/>
              <w:bottom w:w="50" w:type="dxa"/>
              <w:right w:w="80" w:type="dxa"/>
            </w:tcMar>
            <w:vAlign w:val="center"/>
          </w:tcPr>
          <w:p w14:paraId="3B23D3CD"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Slovakia</w:t>
            </w:r>
          </w:p>
        </w:tc>
        <w:tc>
          <w:tcPr>
            <w:tcW w:w="1154" w:type="dxa"/>
            <w:tcMar>
              <w:top w:w="50" w:type="dxa"/>
              <w:left w:w="80" w:type="dxa"/>
              <w:bottom w:w="50" w:type="dxa"/>
              <w:right w:w="80" w:type="dxa"/>
            </w:tcMar>
          </w:tcPr>
          <w:p w14:paraId="68812A66"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-1.15**</w:t>
            </w:r>
          </w:p>
        </w:tc>
        <w:tc>
          <w:tcPr>
            <w:tcW w:w="1134" w:type="dxa"/>
            <w:tcMar>
              <w:top w:w="50" w:type="dxa"/>
              <w:left w:w="80" w:type="dxa"/>
              <w:bottom w:w="50" w:type="dxa"/>
              <w:right w:w="80" w:type="dxa"/>
            </w:tcMar>
          </w:tcPr>
          <w:p w14:paraId="3E447D78"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-1.60**</w:t>
            </w:r>
          </w:p>
        </w:tc>
      </w:tr>
      <w:tr w:rsidR="00236015" w:rsidRPr="00C3586C" w14:paraId="38714252" w14:textId="77777777" w:rsidTr="005A62A4">
        <w:trPr>
          <w:jc w:val="center"/>
        </w:trPr>
        <w:tc>
          <w:tcPr>
            <w:tcW w:w="1960" w:type="dxa"/>
            <w:tcMar>
              <w:top w:w="50" w:type="dxa"/>
              <w:left w:w="80" w:type="dxa"/>
              <w:bottom w:w="50" w:type="dxa"/>
              <w:right w:w="80" w:type="dxa"/>
            </w:tcMar>
            <w:vAlign w:val="center"/>
          </w:tcPr>
          <w:p w14:paraId="421781D0"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1ADBDE95"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(0.35)</w:t>
            </w:r>
          </w:p>
        </w:tc>
        <w:tc>
          <w:tcPr>
            <w:tcW w:w="1134" w:type="dxa"/>
            <w:tcMar>
              <w:top w:w="50" w:type="dxa"/>
              <w:left w:w="80" w:type="dxa"/>
              <w:bottom w:w="50" w:type="dxa"/>
              <w:right w:w="80" w:type="dxa"/>
            </w:tcMar>
          </w:tcPr>
          <w:p w14:paraId="7FF6C1AF"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(0.33)</w:t>
            </w:r>
          </w:p>
        </w:tc>
      </w:tr>
      <w:tr w:rsidR="00236015" w:rsidRPr="00C3586C" w14:paraId="283EEC93" w14:textId="77777777" w:rsidTr="005A62A4">
        <w:trPr>
          <w:jc w:val="center"/>
        </w:trPr>
        <w:tc>
          <w:tcPr>
            <w:tcW w:w="1960" w:type="dxa"/>
            <w:tcMar>
              <w:top w:w="50" w:type="dxa"/>
              <w:left w:w="80" w:type="dxa"/>
              <w:bottom w:w="50" w:type="dxa"/>
              <w:right w:w="80" w:type="dxa"/>
            </w:tcMar>
            <w:vAlign w:val="center"/>
          </w:tcPr>
          <w:p w14:paraId="6C0A256B"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Slovenia</w:t>
            </w:r>
          </w:p>
        </w:tc>
        <w:tc>
          <w:tcPr>
            <w:tcW w:w="1154" w:type="dxa"/>
            <w:tcMar>
              <w:top w:w="50" w:type="dxa"/>
              <w:left w:w="80" w:type="dxa"/>
              <w:bottom w:w="50" w:type="dxa"/>
              <w:right w:w="80" w:type="dxa"/>
            </w:tcMar>
          </w:tcPr>
          <w:p w14:paraId="5C4A6DB5"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-1.14*</w:t>
            </w:r>
          </w:p>
        </w:tc>
        <w:tc>
          <w:tcPr>
            <w:tcW w:w="1134" w:type="dxa"/>
            <w:tcMar>
              <w:top w:w="50" w:type="dxa"/>
              <w:left w:w="80" w:type="dxa"/>
              <w:bottom w:w="50" w:type="dxa"/>
              <w:right w:w="80" w:type="dxa"/>
            </w:tcMar>
          </w:tcPr>
          <w:p w14:paraId="2E5FB210"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-1.32**</w:t>
            </w:r>
          </w:p>
        </w:tc>
      </w:tr>
      <w:tr w:rsidR="00236015" w:rsidRPr="00C3586C" w14:paraId="7E94106D" w14:textId="77777777" w:rsidTr="005A62A4">
        <w:trPr>
          <w:jc w:val="center"/>
        </w:trPr>
        <w:tc>
          <w:tcPr>
            <w:tcW w:w="1960" w:type="dxa"/>
            <w:tcMar>
              <w:top w:w="50" w:type="dxa"/>
              <w:left w:w="80" w:type="dxa"/>
              <w:bottom w:w="50" w:type="dxa"/>
              <w:right w:w="80" w:type="dxa"/>
            </w:tcMar>
            <w:vAlign w:val="center"/>
          </w:tcPr>
          <w:p w14:paraId="1106984D"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450D6DBB"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(0.36)</w:t>
            </w:r>
          </w:p>
        </w:tc>
        <w:tc>
          <w:tcPr>
            <w:tcW w:w="1134" w:type="dxa"/>
            <w:tcMar>
              <w:top w:w="50" w:type="dxa"/>
              <w:left w:w="80" w:type="dxa"/>
              <w:bottom w:w="50" w:type="dxa"/>
              <w:right w:w="80" w:type="dxa"/>
            </w:tcMar>
          </w:tcPr>
          <w:p w14:paraId="2F377BC5"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(0.31)</w:t>
            </w:r>
          </w:p>
        </w:tc>
      </w:tr>
      <w:tr w:rsidR="00236015" w:rsidRPr="00C3586C" w14:paraId="6B3D0A75" w14:textId="77777777" w:rsidTr="005A62A4">
        <w:trPr>
          <w:jc w:val="center"/>
        </w:trPr>
        <w:tc>
          <w:tcPr>
            <w:tcW w:w="1960" w:type="dxa"/>
            <w:tcMar>
              <w:top w:w="50" w:type="dxa"/>
              <w:left w:w="80" w:type="dxa"/>
              <w:bottom w:w="50" w:type="dxa"/>
              <w:right w:w="80" w:type="dxa"/>
            </w:tcMar>
            <w:vAlign w:val="center"/>
          </w:tcPr>
          <w:p w14:paraId="114719F7"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Spain</w:t>
            </w:r>
          </w:p>
        </w:tc>
        <w:tc>
          <w:tcPr>
            <w:tcW w:w="1154" w:type="dxa"/>
            <w:tcMar>
              <w:top w:w="50" w:type="dxa"/>
              <w:left w:w="80" w:type="dxa"/>
              <w:bottom w:w="50" w:type="dxa"/>
              <w:right w:w="80" w:type="dxa"/>
            </w:tcMar>
          </w:tcPr>
          <w:p w14:paraId="6FBBCFA6"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-0.46*</w:t>
            </w:r>
          </w:p>
        </w:tc>
        <w:tc>
          <w:tcPr>
            <w:tcW w:w="1134" w:type="dxa"/>
            <w:tcMar>
              <w:top w:w="50" w:type="dxa"/>
              <w:left w:w="80" w:type="dxa"/>
              <w:bottom w:w="50" w:type="dxa"/>
              <w:right w:w="80" w:type="dxa"/>
            </w:tcMar>
          </w:tcPr>
          <w:p w14:paraId="131A18FB"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-0.65***</w:t>
            </w:r>
          </w:p>
        </w:tc>
      </w:tr>
      <w:tr w:rsidR="00236015" w:rsidRPr="00C3586C" w14:paraId="78E5644E" w14:textId="77777777" w:rsidTr="005A62A4">
        <w:trPr>
          <w:jc w:val="center"/>
        </w:trPr>
        <w:tc>
          <w:tcPr>
            <w:tcW w:w="1960" w:type="dxa"/>
            <w:tcMar>
              <w:top w:w="50" w:type="dxa"/>
              <w:left w:w="80" w:type="dxa"/>
              <w:bottom w:w="50" w:type="dxa"/>
              <w:right w:w="80" w:type="dxa"/>
            </w:tcMar>
            <w:vAlign w:val="center"/>
          </w:tcPr>
          <w:p w14:paraId="1FC709F7"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31D60C18"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(0.20)</w:t>
            </w:r>
          </w:p>
        </w:tc>
        <w:tc>
          <w:tcPr>
            <w:tcW w:w="1134" w:type="dxa"/>
            <w:tcMar>
              <w:top w:w="50" w:type="dxa"/>
              <w:left w:w="80" w:type="dxa"/>
              <w:bottom w:w="50" w:type="dxa"/>
              <w:right w:w="80" w:type="dxa"/>
            </w:tcMar>
          </w:tcPr>
          <w:p w14:paraId="7B9AB381"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(0.13)</w:t>
            </w:r>
          </w:p>
        </w:tc>
      </w:tr>
      <w:tr w:rsidR="00236015" w:rsidRPr="00C3586C" w14:paraId="08EE9443" w14:textId="77777777" w:rsidTr="005A62A4">
        <w:trPr>
          <w:jc w:val="center"/>
        </w:trPr>
        <w:tc>
          <w:tcPr>
            <w:tcW w:w="1960" w:type="dxa"/>
            <w:tcMar>
              <w:top w:w="50" w:type="dxa"/>
              <w:left w:w="80" w:type="dxa"/>
              <w:bottom w:w="50" w:type="dxa"/>
              <w:right w:w="80" w:type="dxa"/>
            </w:tcMar>
            <w:vAlign w:val="center"/>
          </w:tcPr>
          <w:p w14:paraId="1345FBB3"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Sweden</w:t>
            </w:r>
          </w:p>
        </w:tc>
        <w:tc>
          <w:tcPr>
            <w:tcW w:w="1154" w:type="dxa"/>
            <w:tcMar>
              <w:top w:w="50" w:type="dxa"/>
              <w:left w:w="80" w:type="dxa"/>
              <w:bottom w:w="50" w:type="dxa"/>
              <w:right w:w="80" w:type="dxa"/>
            </w:tcMar>
          </w:tcPr>
          <w:p w14:paraId="7ED5C323"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-0.77*</w:t>
            </w:r>
          </w:p>
        </w:tc>
        <w:tc>
          <w:tcPr>
            <w:tcW w:w="1134" w:type="dxa"/>
            <w:tcMar>
              <w:top w:w="50" w:type="dxa"/>
              <w:left w:w="80" w:type="dxa"/>
              <w:bottom w:w="50" w:type="dxa"/>
              <w:right w:w="80" w:type="dxa"/>
            </w:tcMar>
          </w:tcPr>
          <w:p w14:paraId="69AC0FFF"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-1.20***</w:t>
            </w:r>
          </w:p>
        </w:tc>
      </w:tr>
      <w:tr w:rsidR="00236015" w:rsidRPr="00C3586C" w14:paraId="4AF02DF4" w14:textId="77777777" w:rsidTr="005A62A4">
        <w:trPr>
          <w:trHeight w:val="201"/>
          <w:jc w:val="center"/>
        </w:trPr>
        <w:tc>
          <w:tcPr>
            <w:tcW w:w="1960" w:type="dxa"/>
            <w:tcBorders>
              <w:bottom w:val="single" w:sz="4" w:space="0" w:color="auto"/>
            </w:tcBorders>
            <w:tcMar>
              <w:top w:w="50" w:type="dxa"/>
              <w:left w:w="80" w:type="dxa"/>
              <w:bottom w:w="50" w:type="dxa"/>
              <w:right w:w="80" w:type="dxa"/>
            </w:tcMar>
            <w:vAlign w:val="center"/>
          </w:tcPr>
          <w:p w14:paraId="43BA9406" w14:textId="77777777" w:rsidR="00236015" w:rsidRPr="00C3586C" w:rsidRDefault="00236015" w:rsidP="00C3586C">
            <w:pPr>
              <w:spacing w:line="360" w:lineRule="auto"/>
              <w:rPr>
                <w:rFonts w:asciiTheme="minorHAnsi" w:hAnsiTheme="minorHAnsi" w:cstheme="minorHAnsi"/>
              </w:rPr>
            </w:pPr>
          </w:p>
        </w:tc>
        <w:tc>
          <w:tcPr>
            <w:tcW w:w="1154" w:type="dxa"/>
            <w:tcBorders>
              <w:bottom w:val="single" w:sz="4" w:space="0" w:color="auto"/>
            </w:tcBorders>
            <w:tcMar>
              <w:top w:w="50" w:type="dxa"/>
              <w:left w:w="80" w:type="dxa"/>
              <w:bottom w:w="50" w:type="dxa"/>
              <w:right w:w="80" w:type="dxa"/>
            </w:tcMar>
          </w:tcPr>
          <w:p w14:paraId="67CD812B"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(0.28)</w:t>
            </w:r>
          </w:p>
        </w:tc>
        <w:tc>
          <w:tcPr>
            <w:tcW w:w="1134" w:type="dxa"/>
            <w:tcBorders>
              <w:bottom w:val="single" w:sz="4" w:space="0" w:color="auto"/>
            </w:tcBorders>
            <w:tcMar>
              <w:top w:w="50" w:type="dxa"/>
              <w:left w:w="80" w:type="dxa"/>
              <w:bottom w:w="50" w:type="dxa"/>
              <w:right w:w="80" w:type="dxa"/>
            </w:tcMar>
          </w:tcPr>
          <w:p w14:paraId="51E14A67"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(0.20)</w:t>
            </w:r>
          </w:p>
        </w:tc>
      </w:tr>
      <w:tr w:rsidR="00236015" w:rsidRPr="00C3586C" w14:paraId="17B056BD" w14:textId="77777777" w:rsidTr="005A62A4">
        <w:trPr>
          <w:jc w:val="center"/>
        </w:trPr>
        <w:tc>
          <w:tcPr>
            <w:tcW w:w="1960" w:type="dxa"/>
            <w:tcBorders>
              <w:top w:val="single" w:sz="4" w:space="0" w:color="auto"/>
            </w:tcBorders>
            <w:tcMar>
              <w:top w:w="50" w:type="dxa"/>
              <w:left w:w="80" w:type="dxa"/>
              <w:bottom w:w="50" w:type="dxa"/>
              <w:right w:w="80" w:type="dxa"/>
            </w:tcMar>
            <w:vAlign w:val="center"/>
          </w:tcPr>
          <w:p w14:paraId="7B1FCFFD"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Country FE</w:t>
            </w:r>
          </w:p>
        </w:tc>
        <w:tc>
          <w:tcPr>
            <w:tcW w:w="1154" w:type="dxa"/>
            <w:tcBorders>
              <w:top w:val="single" w:sz="4" w:space="0" w:color="auto"/>
            </w:tcBorders>
            <w:tcMar>
              <w:top w:w="50" w:type="dxa"/>
              <w:left w:w="80" w:type="dxa"/>
              <w:bottom w:w="50" w:type="dxa"/>
              <w:right w:w="80" w:type="dxa"/>
            </w:tcMar>
          </w:tcPr>
          <w:p w14:paraId="0E7B21C3"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i/>
                <w:iCs/>
                <w:sz w:val="16"/>
                <w:szCs w:val="16"/>
              </w:rPr>
              <w:t>Yes</w:t>
            </w:r>
          </w:p>
        </w:tc>
        <w:tc>
          <w:tcPr>
            <w:tcW w:w="1134" w:type="dxa"/>
            <w:tcBorders>
              <w:top w:val="single" w:sz="4" w:space="0" w:color="auto"/>
            </w:tcBorders>
            <w:tcMar>
              <w:top w:w="50" w:type="dxa"/>
              <w:left w:w="80" w:type="dxa"/>
              <w:bottom w:w="50" w:type="dxa"/>
              <w:right w:w="80" w:type="dxa"/>
            </w:tcMar>
          </w:tcPr>
          <w:p w14:paraId="24CAEB44"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i/>
                <w:iCs/>
                <w:sz w:val="16"/>
                <w:szCs w:val="16"/>
              </w:rPr>
              <w:t>Yes</w:t>
            </w:r>
          </w:p>
        </w:tc>
      </w:tr>
      <w:tr w:rsidR="00236015" w:rsidRPr="00C3586C" w14:paraId="70FE3C8F" w14:textId="77777777" w:rsidTr="005A62A4">
        <w:trPr>
          <w:jc w:val="center"/>
        </w:trPr>
        <w:tc>
          <w:tcPr>
            <w:tcW w:w="1960" w:type="dxa"/>
            <w:tcMar>
              <w:top w:w="50" w:type="dxa"/>
              <w:left w:w="80" w:type="dxa"/>
              <w:bottom w:w="50" w:type="dxa"/>
              <w:right w:w="80" w:type="dxa"/>
            </w:tcMar>
            <w:vAlign w:val="center"/>
          </w:tcPr>
          <w:p w14:paraId="62FC4BA0"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Year FE</w:t>
            </w:r>
          </w:p>
        </w:tc>
        <w:tc>
          <w:tcPr>
            <w:tcW w:w="1154" w:type="dxa"/>
            <w:tcMar>
              <w:top w:w="50" w:type="dxa"/>
              <w:left w:w="80" w:type="dxa"/>
              <w:bottom w:w="50" w:type="dxa"/>
              <w:right w:w="80" w:type="dxa"/>
            </w:tcMar>
          </w:tcPr>
          <w:p w14:paraId="03EE3775"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i/>
                <w:iCs/>
                <w:sz w:val="16"/>
                <w:szCs w:val="16"/>
              </w:rPr>
              <w:t>Yes</w:t>
            </w:r>
          </w:p>
        </w:tc>
        <w:tc>
          <w:tcPr>
            <w:tcW w:w="1134" w:type="dxa"/>
            <w:tcMar>
              <w:top w:w="50" w:type="dxa"/>
              <w:left w:w="80" w:type="dxa"/>
              <w:bottom w:w="50" w:type="dxa"/>
              <w:right w:w="80" w:type="dxa"/>
            </w:tcMar>
          </w:tcPr>
          <w:p w14:paraId="64D2406B"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i/>
                <w:iCs/>
                <w:sz w:val="16"/>
                <w:szCs w:val="16"/>
              </w:rPr>
              <w:t>Yes</w:t>
            </w:r>
          </w:p>
        </w:tc>
      </w:tr>
      <w:tr w:rsidR="00236015" w:rsidRPr="00C3586C" w14:paraId="3E8E877A" w14:textId="77777777" w:rsidTr="005A62A4">
        <w:trPr>
          <w:jc w:val="center"/>
        </w:trPr>
        <w:tc>
          <w:tcPr>
            <w:tcW w:w="1960" w:type="dxa"/>
            <w:tcMar>
              <w:top w:w="50" w:type="dxa"/>
              <w:left w:w="80" w:type="dxa"/>
              <w:bottom w:w="50" w:type="dxa"/>
              <w:right w:w="80" w:type="dxa"/>
            </w:tcMar>
            <w:vAlign w:val="center"/>
          </w:tcPr>
          <w:p w14:paraId="6466252B"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Observations</w:t>
            </w:r>
          </w:p>
        </w:tc>
        <w:tc>
          <w:tcPr>
            <w:tcW w:w="1154" w:type="dxa"/>
            <w:tcMar>
              <w:top w:w="50" w:type="dxa"/>
              <w:left w:w="80" w:type="dxa"/>
              <w:bottom w:w="50" w:type="dxa"/>
              <w:right w:w="80" w:type="dxa"/>
            </w:tcMar>
          </w:tcPr>
          <w:p w14:paraId="3DACE020"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520</w:t>
            </w:r>
          </w:p>
        </w:tc>
        <w:tc>
          <w:tcPr>
            <w:tcW w:w="1134" w:type="dxa"/>
            <w:tcMar>
              <w:top w:w="50" w:type="dxa"/>
              <w:left w:w="80" w:type="dxa"/>
              <w:bottom w:w="50" w:type="dxa"/>
              <w:right w:w="80" w:type="dxa"/>
            </w:tcMar>
          </w:tcPr>
          <w:p w14:paraId="2C1F0EFB"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520</w:t>
            </w:r>
          </w:p>
        </w:tc>
      </w:tr>
      <w:tr w:rsidR="00236015" w:rsidRPr="00C3586C" w14:paraId="56B77929" w14:textId="77777777" w:rsidTr="005A62A4">
        <w:trPr>
          <w:jc w:val="center"/>
        </w:trPr>
        <w:tc>
          <w:tcPr>
            <w:tcW w:w="1960" w:type="dxa"/>
            <w:tcMar>
              <w:top w:w="50" w:type="dxa"/>
              <w:left w:w="80" w:type="dxa"/>
              <w:bottom w:w="50" w:type="dxa"/>
              <w:right w:w="80" w:type="dxa"/>
            </w:tcMar>
            <w:vAlign w:val="center"/>
          </w:tcPr>
          <w:p w14:paraId="7CF03A6B"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Adj. R²</w:t>
            </w:r>
          </w:p>
        </w:tc>
        <w:tc>
          <w:tcPr>
            <w:tcW w:w="1154" w:type="dxa"/>
            <w:tcMar>
              <w:top w:w="50" w:type="dxa"/>
              <w:left w:w="80" w:type="dxa"/>
              <w:bottom w:w="50" w:type="dxa"/>
              <w:right w:w="80" w:type="dxa"/>
            </w:tcMar>
          </w:tcPr>
          <w:p w14:paraId="26FE18AD"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0.93</w:t>
            </w:r>
          </w:p>
        </w:tc>
        <w:tc>
          <w:tcPr>
            <w:tcW w:w="1134" w:type="dxa"/>
            <w:tcMar>
              <w:top w:w="50" w:type="dxa"/>
              <w:left w:w="80" w:type="dxa"/>
              <w:bottom w:w="50" w:type="dxa"/>
              <w:right w:w="80" w:type="dxa"/>
            </w:tcMar>
          </w:tcPr>
          <w:p w14:paraId="7D057DC9"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0.93</w:t>
            </w:r>
          </w:p>
        </w:tc>
      </w:tr>
      <w:tr w:rsidR="00236015" w:rsidRPr="00C3586C" w14:paraId="11E8FB79" w14:textId="77777777" w:rsidTr="005A62A4">
        <w:trPr>
          <w:jc w:val="center"/>
        </w:trPr>
        <w:tc>
          <w:tcPr>
            <w:tcW w:w="1960" w:type="dxa"/>
            <w:tcBorders>
              <w:bottom w:val="single" w:sz="4" w:space="0" w:color="auto"/>
            </w:tcBorders>
            <w:tcMar>
              <w:top w:w="50" w:type="dxa"/>
              <w:left w:w="80" w:type="dxa"/>
              <w:bottom w:w="50" w:type="dxa"/>
              <w:right w:w="80" w:type="dxa"/>
            </w:tcMar>
            <w:vAlign w:val="center"/>
          </w:tcPr>
          <w:p w14:paraId="57AFFE86"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Within R²</w:t>
            </w:r>
          </w:p>
        </w:tc>
        <w:tc>
          <w:tcPr>
            <w:tcW w:w="1154" w:type="dxa"/>
            <w:tcBorders>
              <w:bottom w:val="single" w:sz="4" w:space="0" w:color="auto"/>
            </w:tcBorders>
            <w:tcMar>
              <w:top w:w="50" w:type="dxa"/>
              <w:left w:w="80" w:type="dxa"/>
              <w:bottom w:w="50" w:type="dxa"/>
              <w:right w:w="80" w:type="dxa"/>
            </w:tcMar>
          </w:tcPr>
          <w:p w14:paraId="15C43259"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0.56</w:t>
            </w:r>
          </w:p>
        </w:tc>
        <w:tc>
          <w:tcPr>
            <w:tcW w:w="1134" w:type="dxa"/>
            <w:tcBorders>
              <w:bottom w:val="single" w:sz="4" w:space="0" w:color="auto"/>
            </w:tcBorders>
            <w:tcMar>
              <w:top w:w="50" w:type="dxa"/>
              <w:left w:w="80" w:type="dxa"/>
              <w:bottom w:w="50" w:type="dxa"/>
              <w:right w:w="80" w:type="dxa"/>
            </w:tcMar>
          </w:tcPr>
          <w:p w14:paraId="22CC47BE"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0.56</w:t>
            </w:r>
          </w:p>
        </w:tc>
      </w:tr>
    </w:tbl>
    <w:p w14:paraId="32041452" w14:textId="77777777" w:rsidR="00236015" w:rsidRPr="00C3586C" w:rsidRDefault="008B0A6B" w:rsidP="00C3586C">
      <w:pPr>
        <w:spacing w:before="120" w:line="360" w:lineRule="auto"/>
        <w:rPr>
          <w:rFonts w:asciiTheme="minorHAnsi" w:hAnsiTheme="minorHAnsi" w:cstheme="minorHAnsi"/>
        </w:rPr>
      </w:pPr>
      <w:r>
        <w:rPr>
          <w:rFonts w:asciiTheme="minorHAnsi" w:hAnsiTheme="minorHAnsi" w:cstheme="minorHAnsi"/>
          <w:b/>
          <w:bCs/>
          <w:i/>
          <w:iCs/>
        </w:rPr>
        <w:t>Notes</w:t>
      </w:r>
      <w:r>
        <w:rPr>
          <w:rFonts w:asciiTheme="minorHAnsi" w:hAnsiTheme="minorHAnsi" w:cstheme="minorHAnsi"/>
          <w:i/>
          <w:iCs/>
        </w:rPr>
        <w:t xml:space="preserve">: </w:t>
      </w:r>
      <w:r>
        <w:rPr>
          <w:rFonts w:asciiTheme="minorHAnsi" w:hAnsiTheme="minorHAnsi" w:cstheme="minorHAnsi"/>
        </w:rPr>
        <w:t>Heteroskedasticity- and autocorrelation-consistent (Driscoll–</w:t>
      </w:r>
      <w:proofErr w:type="spellStart"/>
      <w:r>
        <w:rPr>
          <w:rFonts w:asciiTheme="minorHAnsi" w:hAnsiTheme="minorHAnsi" w:cstheme="minorHAnsi"/>
        </w:rPr>
        <w:t>Kraay</w:t>
      </w:r>
      <w:proofErr w:type="spellEnd"/>
      <w:r>
        <w:rPr>
          <w:rFonts w:asciiTheme="minorHAnsi" w:hAnsiTheme="minorHAnsi" w:cstheme="minorHAnsi"/>
        </w:rPr>
        <w:t>) standard errors in parentheses. + p&lt;0.10, * p&lt;0.05, ** p&lt;0.01, *** p&lt;0.001.</w:t>
      </w:r>
    </w:p>
    <w:p w14:paraId="618C4C94" w14:textId="77777777" w:rsidR="005A62A4" w:rsidRPr="00C3586C" w:rsidRDefault="005A62A4" w:rsidP="00C3586C">
      <w:pPr>
        <w:spacing w:before="360" w:line="360" w:lineRule="auto"/>
        <w:rPr>
          <w:rFonts w:asciiTheme="minorHAnsi" w:hAnsiTheme="minorHAnsi" w:cstheme="minorHAnsi"/>
          <w:b/>
          <w:bCs/>
          <w:sz w:val="26"/>
          <w:szCs w:val="26"/>
        </w:rPr>
      </w:pPr>
    </w:p>
    <w:p w14:paraId="5E62ABD8" w14:textId="77777777" w:rsidR="00236015" w:rsidRPr="00C3586C" w:rsidRDefault="008B0A6B" w:rsidP="00C3586C">
      <w:pPr>
        <w:spacing w:before="360" w:line="360" w:lineRule="auto"/>
        <w:rPr>
          <w:rFonts w:asciiTheme="minorHAnsi" w:hAnsiTheme="minorHAnsi" w:cstheme="minorHAnsi"/>
        </w:rPr>
      </w:pPr>
      <w:r>
        <w:rPr>
          <w:rFonts w:asciiTheme="minorHAnsi" w:hAnsiTheme="minorHAnsi" w:cstheme="minorHAnsi"/>
          <w:b/>
          <w:bCs/>
          <w:sz w:val="26"/>
          <w:szCs w:val="26"/>
        </w:rPr>
        <w:t>References</w:t>
      </w:r>
    </w:p>
    <w:p w14:paraId="0A6774C2" w14:textId="77777777"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 xml:space="preserve">Abadie, A., &amp; </w:t>
      </w:r>
      <w:proofErr w:type="spellStart"/>
      <w:r>
        <w:rPr>
          <w:rFonts w:asciiTheme="minorHAnsi" w:hAnsiTheme="minorHAnsi" w:cstheme="minorHAnsi"/>
        </w:rPr>
        <w:t>Cattaneo</w:t>
      </w:r>
      <w:proofErr w:type="spellEnd"/>
      <w:r>
        <w:rPr>
          <w:rFonts w:asciiTheme="minorHAnsi" w:hAnsiTheme="minorHAnsi" w:cstheme="minorHAnsi"/>
        </w:rPr>
        <w:t xml:space="preserve">, M. D. (2018). Econometric methods for program evaluation. Annual Review of Economics, 10, 465–503. </w:t>
      </w:r>
      <w:hyperlink r:id="rId10" w:history="1">
        <w:r>
          <w:rPr>
            <w:rStyle w:val="Hyperlink"/>
            <w:rFonts w:asciiTheme="minorHAnsi" w:hAnsiTheme="minorHAnsi" w:cstheme="minorHAnsi"/>
          </w:rPr>
          <w:t>https://doi.org/10.1146/annurev-economics-080217-053402</w:t>
        </w:r>
      </w:hyperlink>
      <w:r>
        <w:rPr>
          <w:rFonts w:asciiTheme="minorHAnsi" w:hAnsiTheme="minorHAnsi" w:cstheme="minorHAnsi"/>
        </w:rPr>
        <w:t xml:space="preserve"> </w:t>
      </w:r>
    </w:p>
    <w:p w14:paraId="3DF6F08C" w14:textId="77777777"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 xml:space="preserve">Abadie, A., Diamond, A., &amp; </w:t>
      </w:r>
      <w:proofErr w:type="spellStart"/>
      <w:r>
        <w:rPr>
          <w:rFonts w:asciiTheme="minorHAnsi" w:hAnsiTheme="minorHAnsi" w:cstheme="minorHAnsi"/>
        </w:rPr>
        <w:t>Hainmueller</w:t>
      </w:r>
      <w:proofErr w:type="spellEnd"/>
      <w:r>
        <w:rPr>
          <w:rFonts w:asciiTheme="minorHAnsi" w:hAnsiTheme="minorHAnsi" w:cstheme="minorHAnsi"/>
        </w:rPr>
        <w:t xml:space="preserve">, J. (2010). Synthetic control methods for comparative case studies: Estimating the effect of California’s tobacco control program. Journal of the American Statistical Association, 105(490), 493–505. </w:t>
      </w:r>
      <w:hyperlink w:history="1">
        <w:r>
          <w:rPr>
            <w:rStyle w:val="Hyperlink"/>
            <w:rFonts w:asciiTheme="minorHAnsi" w:hAnsiTheme="minorHAnsi" w:cstheme="minorHAnsi"/>
          </w:rPr>
          <w:t>https://doi.org/10.1198/jasa.2009.ap08746</w:t>
        </w:r>
      </w:hyperlink>
    </w:p>
    <w:p w14:paraId="5131C997" w14:textId="77777777" w:rsidR="00236015" w:rsidRPr="00C3586C" w:rsidRDefault="008B0A6B" w:rsidP="00C3586C">
      <w:pPr>
        <w:spacing w:line="360" w:lineRule="auto"/>
        <w:ind w:left="720" w:hanging="720"/>
        <w:rPr>
          <w:del w:id="180" w:author="Stoycho Rusinov" w:date="2026-08-08T15:27:00Z"/>
          <w:rFonts w:asciiTheme="minorHAnsi" w:hAnsiTheme="minorHAnsi" w:cstheme="minorHAnsi"/>
        </w:rPr>
      </w:pPr>
      <w:del w:id="181" w:author="Stoycho Rusinov" w:date="2026-08-08T15:27:00Z">
        <w:r>
          <w:rPr>
            <w:rFonts w:asciiTheme="minorHAnsi" w:hAnsiTheme="minorHAnsi" w:cstheme="minorHAnsi"/>
          </w:rPr>
          <w:delText xml:space="preserve">Bresnahan, T. F. (1982). The oligopoly solution concept is identified. Economics Letters, 10(1–2), 87–92. </w:delText>
        </w:r>
        <w:r w:rsidR="000E33CA">
          <w:fldChar w:fldCharType="begin"/>
        </w:r>
        <w:r w:rsidR="000E33CA">
          <w:delInstrText xml:space="preserve"> HYPERLINK "https://doi.org/10.1016/0165-1765(82)90121-5" </w:delInstrText>
        </w:r>
        <w:r w:rsidR="000E33CA">
          <w:fldChar w:fldCharType="separate"/>
        </w:r>
        <w:r>
          <w:rPr>
            <w:rStyle w:val="Hyperlink"/>
            <w:rFonts w:asciiTheme="minorHAnsi" w:hAnsiTheme="minorHAnsi" w:cstheme="minorHAnsi"/>
          </w:rPr>
          <w:delText>https://doi.org/10.1016/0165-1765(82)90121-5</w:delText>
        </w:r>
        <w:r w:rsidR="000E33CA">
          <w:rPr>
            <w:rStyle w:val="Hyperlink"/>
            <w:rFonts w:asciiTheme="minorHAnsi" w:hAnsiTheme="minorHAnsi" w:cstheme="minorHAnsi"/>
          </w:rPr>
          <w:fldChar w:fldCharType="end"/>
        </w:r>
        <w:r>
          <w:rPr>
            <w:rFonts w:asciiTheme="minorHAnsi" w:hAnsiTheme="minorHAnsi" w:cstheme="minorHAnsi"/>
          </w:rPr>
          <w:delText xml:space="preserve"> </w:delText>
        </w:r>
      </w:del>
    </w:p>
    <w:p w14:paraId="4576FBEF" w14:textId="77777777"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Clifton-</w:t>
      </w:r>
      <w:proofErr w:type="spellStart"/>
      <w:r>
        <w:rPr>
          <w:rFonts w:asciiTheme="minorHAnsi" w:hAnsiTheme="minorHAnsi" w:cstheme="minorHAnsi"/>
        </w:rPr>
        <w:t>Sprigg</w:t>
      </w:r>
      <w:proofErr w:type="spellEnd"/>
      <w:r>
        <w:rPr>
          <w:rFonts w:asciiTheme="minorHAnsi" w:hAnsiTheme="minorHAnsi" w:cstheme="minorHAnsi"/>
        </w:rPr>
        <w:t xml:space="preserve">, J., Homburg, I., </w:t>
      </w:r>
      <w:proofErr w:type="spellStart"/>
      <w:r>
        <w:rPr>
          <w:rFonts w:asciiTheme="minorHAnsi" w:hAnsiTheme="minorHAnsi" w:cstheme="minorHAnsi"/>
        </w:rPr>
        <w:t>Huyghe</w:t>
      </w:r>
      <w:proofErr w:type="spellEnd"/>
      <w:r>
        <w:rPr>
          <w:rFonts w:asciiTheme="minorHAnsi" w:hAnsiTheme="minorHAnsi" w:cstheme="minorHAnsi"/>
        </w:rPr>
        <w:t xml:space="preserve">, A., &amp; </w:t>
      </w:r>
      <w:proofErr w:type="spellStart"/>
      <w:r>
        <w:rPr>
          <w:rFonts w:asciiTheme="minorHAnsi" w:hAnsiTheme="minorHAnsi" w:cstheme="minorHAnsi"/>
        </w:rPr>
        <w:t>Vujić</w:t>
      </w:r>
      <w:proofErr w:type="spellEnd"/>
      <w:r>
        <w:rPr>
          <w:rFonts w:asciiTheme="minorHAnsi" w:hAnsiTheme="minorHAnsi" w:cstheme="minorHAnsi"/>
        </w:rPr>
        <w:t>, S. (2025). International student migration: Did Brexit close the door to EU students? (IZA Discussion Paper No. 18178). IZA Institute of Labor Economics.</w:t>
      </w:r>
    </w:p>
    <w:p w14:paraId="00ABC7D6" w14:textId="77777777"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 xml:space="preserve">Driscoll, J. C., &amp; </w:t>
      </w:r>
      <w:proofErr w:type="spellStart"/>
      <w:r>
        <w:rPr>
          <w:rFonts w:asciiTheme="minorHAnsi" w:hAnsiTheme="minorHAnsi" w:cstheme="minorHAnsi"/>
        </w:rPr>
        <w:t>Kraay</w:t>
      </w:r>
      <w:proofErr w:type="spellEnd"/>
      <w:r>
        <w:rPr>
          <w:rFonts w:asciiTheme="minorHAnsi" w:hAnsiTheme="minorHAnsi" w:cstheme="minorHAnsi"/>
        </w:rPr>
        <w:t xml:space="preserve">, A. C. (1998). Consistent covariance matrix estimation with spatially dependent panel data. Review of Economics and Statistics, 80(4), 549–560. </w:t>
      </w:r>
      <w:hyperlink r:id="rId11" w:history="1">
        <w:r>
          <w:rPr>
            <w:rStyle w:val="Hyperlink"/>
            <w:rFonts w:asciiTheme="minorHAnsi" w:hAnsiTheme="minorHAnsi" w:cstheme="minorHAnsi"/>
          </w:rPr>
          <w:t>https://doi.org/10.1162/003465398557825</w:t>
        </w:r>
      </w:hyperlink>
      <w:r>
        <w:rPr>
          <w:rFonts w:asciiTheme="minorHAnsi" w:hAnsiTheme="minorHAnsi" w:cstheme="minorHAnsi"/>
        </w:rPr>
        <w:t xml:space="preserve"> </w:t>
      </w:r>
    </w:p>
    <w:p w14:paraId="591DFF35" w14:textId="77777777" w:rsidR="00236015" w:rsidRPr="00C3586C" w:rsidRDefault="008B0A6B" w:rsidP="00C3586C">
      <w:pPr>
        <w:spacing w:line="360" w:lineRule="auto"/>
        <w:ind w:left="720" w:hanging="720"/>
        <w:rPr>
          <w:rFonts w:asciiTheme="minorHAnsi" w:hAnsiTheme="minorHAnsi" w:cstheme="minorHAnsi"/>
        </w:rPr>
      </w:pPr>
      <w:proofErr w:type="spellStart"/>
      <w:r>
        <w:rPr>
          <w:rFonts w:asciiTheme="minorHAnsi" w:hAnsiTheme="minorHAnsi" w:cstheme="minorHAnsi"/>
        </w:rPr>
        <w:t>Giorgino</w:t>
      </w:r>
      <w:proofErr w:type="spellEnd"/>
      <w:r>
        <w:rPr>
          <w:rFonts w:asciiTheme="minorHAnsi" w:hAnsiTheme="minorHAnsi" w:cstheme="minorHAnsi"/>
        </w:rPr>
        <w:t xml:space="preserve">, T. (2009). Computing and visualizing dynamic time warping alignments in R: The </w:t>
      </w:r>
      <w:proofErr w:type="spellStart"/>
      <w:r>
        <w:rPr>
          <w:rFonts w:asciiTheme="minorHAnsi" w:hAnsiTheme="minorHAnsi" w:cstheme="minorHAnsi"/>
        </w:rPr>
        <w:t>dtw</w:t>
      </w:r>
      <w:proofErr w:type="spellEnd"/>
      <w:r>
        <w:rPr>
          <w:rFonts w:asciiTheme="minorHAnsi" w:hAnsiTheme="minorHAnsi" w:cstheme="minorHAnsi"/>
        </w:rPr>
        <w:t xml:space="preserve"> package. Journal of Statistical Software, 31(7), 1–24. </w:t>
      </w:r>
      <w:hyperlink w:history="1">
        <w:r>
          <w:rPr>
            <w:rStyle w:val="Hyperlink"/>
            <w:rFonts w:asciiTheme="minorHAnsi" w:hAnsiTheme="minorHAnsi" w:cstheme="minorHAnsi"/>
          </w:rPr>
          <w:t>https://doi.org/10.18637/jss.v031.i07</w:t>
        </w:r>
      </w:hyperlink>
    </w:p>
    <w:p w14:paraId="6ED4835F" w14:textId="77777777"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lastRenderedPageBreak/>
        <w:t xml:space="preserve">Imai, K., &amp; Kim, I. S. (2020). When should we use unit fixed effects regression models for causal inference with longitudinal data? American Journal of Political Science, 64(3), 637–658. </w:t>
      </w:r>
      <w:hyperlink r:id="rId12" w:history="1">
        <w:r>
          <w:rPr>
            <w:rStyle w:val="Hyperlink"/>
            <w:rFonts w:asciiTheme="minorHAnsi" w:hAnsiTheme="minorHAnsi" w:cstheme="minorHAnsi"/>
          </w:rPr>
          <w:t>https://doi.org/10.1111/ajps.12417</w:t>
        </w:r>
      </w:hyperlink>
      <w:r>
        <w:rPr>
          <w:rFonts w:asciiTheme="minorHAnsi" w:hAnsiTheme="minorHAnsi" w:cstheme="minorHAnsi"/>
        </w:rPr>
        <w:t xml:space="preserve"> </w:t>
      </w:r>
    </w:p>
    <w:p w14:paraId="69C0C720" w14:textId="77777777"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Montero-</w:t>
      </w:r>
      <w:proofErr w:type="spellStart"/>
      <w:r>
        <w:rPr>
          <w:rFonts w:asciiTheme="minorHAnsi" w:hAnsiTheme="minorHAnsi" w:cstheme="minorHAnsi"/>
        </w:rPr>
        <w:t>Manso</w:t>
      </w:r>
      <w:proofErr w:type="spellEnd"/>
      <w:r>
        <w:rPr>
          <w:rFonts w:asciiTheme="minorHAnsi" w:hAnsiTheme="minorHAnsi" w:cstheme="minorHAnsi"/>
        </w:rPr>
        <w:t xml:space="preserve">, P., &amp; Hyndman, R. J. (2021). Principles and algorithms for forecasting groups of time series: Locality and globality. International Journal of Forecasting, 37(4), 1632–1653. </w:t>
      </w:r>
      <w:hyperlink r:id="rId13" w:history="1">
        <w:r>
          <w:rPr>
            <w:rStyle w:val="Hyperlink"/>
            <w:rFonts w:asciiTheme="minorHAnsi" w:hAnsiTheme="minorHAnsi" w:cstheme="minorHAnsi"/>
          </w:rPr>
          <w:t>https://doi.org/10.1016/j.ijforecast.2021.03.004</w:t>
        </w:r>
      </w:hyperlink>
      <w:r>
        <w:rPr>
          <w:rFonts w:asciiTheme="minorHAnsi" w:hAnsiTheme="minorHAnsi" w:cstheme="minorHAnsi"/>
        </w:rPr>
        <w:t xml:space="preserve"> </w:t>
      </w:r>
    </w:p>
    <w:p w14:paraId="23A3FAF5" w14:textId="77777777"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 xml:space="preserve">Rosenbaum, P. R., &amp; Rubin, D. B. (1985). Constructing a control group using multivariate matched sampling methods that incorporate the propensity score. The American Statistician, 39(1), 33–38. </w:t>
      </w:r>
      <w:hyperlink r:id="rId14" w:history="1">
        <w:r>
          <w:rPr>
            <w:rStyle w:val="Hyperlink"/>
            <w:rFonts w:asciiTheme="minorHAnsi" w:hAnsiTheme="minorHAnsi" w:cstheme="minorHAnsi"/>
          </w:rPr>
          <w:t>https://doi.org/10.1080/00031305.1985.10479383</w:t>
        </w:r>
      </w:hyperlink>
      <w:r>
        <w:rPr>
          <w:rFonts w:asciiTheme="minorHAnsi" w:hAnsiTheme="minorHAnsi" w:cstheme="minorHAnsi"/>
        </w:rPr>
        <w:t xml:space="preserve"> </w:t>
      </w:r>
    </w:p>
    <w:p w14:paraId="64DF44CB" w14:textId="77777777" w:rsidR="00236015" w:rsidRPr="00C3586C" w:rsidRDefault="008B0A6B" w:rsidP="00C3586C">
      <w:pPr>
        <w:spacing w:line="360" w:lineRule="auto"/>
        <w:ind w:left="720" w:hanging="720"/>
        <w:rPr>
          <w:rFonts w:asciiTheme="minorHAnsi" w:hAnsiTheme="minorHAnsi" w:cstheme="minorHAnsi"/>
        </w:rPr>
      </w:pPr>
      <w:proofErr w:type="spellStart"/>
      <w:r>
        <w:rPr>
          <w:rFonts w:asciiTheme="minorHAnsi" w:hAnsiTheme="minorHAnsi" w:cstheme="minorHAnsi"/>
        </w:rPr>
        <w:t>Sakoe</w:t>
      </w:r>
      <w:proofErr w:type="spellEnd"/>
      <w:r>
        <w:rPr>
          <w:rFonts w:asciiTheme="minorHAnsi" w:hAnsiTheme="minorHAnsi" w:cstheme="minorHAnsi"/>
        </w:rPr>
        <w:t xml:space="preserve">, H., &amp; Chiba, S. (1978). Dynamic programming algorithm optimization for spoken word recognition. IEEE Transactions on Acoustics, Speech, and Signal Processing, 26(1), 43–49. </w:t>
      </w:r>
      <w:hyperlink w:history="1">
        <w:r>
          <w:rPr>
            <w:rStyle w:val="Hyperlink"/>
            <w:rFonts w:asciiTheme="minorHAnsi" w:hAnsiTheme="minorHAnsi" w:cstheme="minorHAnsi"/>
          </w:rPr>
          <w:t>https://doi.org/10.1109/TASSP.1978.1163055</w:t>
        </w:r>
      </w:hyperlink>
    </w:p>
    <w:p w14:paraId="645F1E00" w14:textId="77777777"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 xml:space="preserve">Stuart, E. A. (2010). Matching methods for causal inference: A review and a look forward. Statistical Science, 25(1), 1–21. </w:t>
      </w:r>
      <w:hyperlink r:id="rId15" w:history="1">
        <w:r>
          <w:rPr>
            <w:rStyle w:val="Hyperlink"/>
            <w:rFonts w:asciiTheme="minorHAnsi" w:hAnsiTheme="minorHAnsi" w:cstheme="minorHAnsi"/>
          </w:rPr>
          <w:t>https://doi.org/10.1214/09-STS313</w:t>
        </w:r>
      </w:hyperlink>
      <w:r>
        <w:rPr>
          <w:rFonts w:asciiTheme="minorHAnsi" w:hAnsiTheme="minorHAnsi" w:cstheme="minorHAnsi"/>
        </w:rPr>
        <w:t xml:space="preserve"> </w:t>
      </w:r>
    </w:p>
    <w:p w14:paraId="300EC250" w14:textId="77777777"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 xml:space="preserve">UK Government. (n.d.-a). Repaying your student loan: What you pay. GOV.UK. </w:t>
      </w:r>
      <w:hyperlink r:id="rId16" w:history="1">
        <w:r>
          <w:rPr>
            <w:rStyle w:val="Hyperlink"/>
            <w:rFonts w:asciiTheme="minorHAnsi" w:hAnsiTheme="minorHAnsi" w:cstheme="minorHAnsi"/>
          </w:rPr>
          <w:t>https://www.gov.uk/repaying-your-student-loan/what-you-pay</w:t>
        </w:r>
      </w:hyperlink>
      <w:r>
        <w:rPr>
          <w:rFonts w:asciiTheme="minorHAnsi" w:hAnsiTheme="minorHAnsi" w:cstheme="minorHAnsi"/>
        </w:rPr>
        <w:t xml:space="preserve">  </w:t>
      </w:r>
    </w:p>
    <w:p w14:paraId="41414883" w14:textId="77777777"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 xml:space="preserve">UK Government. (n.d.-b). When your student loan gets written off or cancelled. GOV.UK. </w:t>
      </w:r>
      <w:hyperlink r:id="rId17" w:history="1">
        <w:r>
          <w:rPr>
            <w:rStyle w:val="Hyperlink"/>
            <w:rFonts w:asciiTheme="minorHAnsi" w:hAnsiTheme="minorHAnsi" w:cstheme="minorHAnsi"/>
          </w:rPr>
          <w:t>https://www.gov.uk/repaying-your-student-loan/when-your-student-loan-gets-written-off</w:t>
        </w:r>
      </w:hyperlink>
      <w:r>
        <w:rPr>
          <w:rFonts w:asciiTheme="minorHAnsi" w:hAnsiTheme="minorHAnsi" w:cstheme="minorHAnsi"/>
        </w:rPr>
        <w:t xml:space="preserve"> </w:t>
      </w:r>
    </w:p>
    <w:p w14:paraId="00878E14" w14:textId="77777777"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 xml:space="preserve">UK Government. (n.d.-c). How interest is calculated (Plan 2). GOV.UK. </w:t>
      </w:r>
      <w:hyperlink r:id="rId18" w:history="1">
        <w:r>
          <w:rPr>
            <w:rStyle w:val="Hyperlink"/>
            <w:rFonts w:asciiTheme="minorHAnsi" w:hAnsiTheme="minorHAnsi" w:cstheme="minorHAnsi"/>
          </w:rPr>
          <w:t>https://www.gov.uk/guidance/how-interest-is-calculated-plan-2</w:t>
        </w:r>
      </w:hyperlink>
      <w:r>
        <w:rPr>
          <w:rFonts w:asciiTheme="minorHAnsi" w:hAnsiTheme="minorHAnsi" w:cstheme="minorHAnsi"/>
        </w:rPr>
        <w:t xml:space="preserve"> </w:t>
      </w:r>
    </w:p>
    <w:sectPr w:rsidR="00236015" w:rsidRPr="00C3586C">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71" w:author="Claude (copyedit pass)" w:date="2026-08-08T11:45:00Z" w:initials="C">
    <w:p w14:paraId="0D74AF6B" w14:textId="77777777" w:rsidR="006134A9" w:rsidRDefault="000E33CA">
      <w:r>
        <w:rPr>
          <w:rStyle w:val="CommentReference"/>
        </w:rPr>
        <w:annotationRef/>
      </w:r>
      <w:r>
        <w:rPr>
          <w:color w:val="000000"/>
          <w:sz w:val="20"/>
          <w:szCs w:val="20"/>
        </w:rPr>
        <w:t>Reconciliation check: this appendix derivation reports an ATE of beta</w:t>
      </w:r>
      <w:r>
        <w:rPr>
          <w:color w:val="000000"/>
          <w:sz w:val="20"/>
          <w:szCs w:val="20"/>
        </w:rPr>
        <w:t xml:space="preserve"> = -1.28 (-&gt; -72.19%), but the main text's headline effect is -1.109 (TWFE, ~-67%) and -1.23 (synthetic DiD, ~-71%). Please confirm which estimand this appendix figure should report so the appendix and main text agree.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D74AF6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D74AF6B" w16cid:durableId="6F8AA5E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A1AEFD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49E922F1"/>
    <w:multiLevelType w:val="hybridMultilevel"/>
    <w:tmpl w:val="45A2BE4E"/>
    <w:lvl w:ilvl="0" w:tplc="62DAA2BA">
      <w:start w:val="1"/>
      <w:numFmt w:val="bullet"/>
      <w:lvlText w:val="●"/>
      <w:lvlJc w:val="left"/>
      <w:pPr>
        <w:ind w:left="720" w:hanging="360"/>
      </w:pPr>
    </w:lvl>
    <w:lvl w:ilvl="1" w:tplc="4AF2A5C0">
      <w:start w:val="1"/>
      <w:numFmt w:val="bullet"/>
      <w:lvlText w:val="○"/>
      <w:lvlJc w:val="left"/>
      <w:pPr>
        <w:ind w:left="1440" w:hanging="360"/>
      </w:pPr>
    </w:lvl>
    <w:lvl w:ilvl="2" w:tplc="4EBAA2B2">
      <w:start w:val="1"/>
      <w:numFmt w:val="bullet"/>
      <w:lvlText w:val="■"/>
      <w:lvlJc w:val="left"/>
      <w:pPr>
        <w:ind w:left="2160" w:hanging="360"/>
      </w:pPr>
    </w:lvl>
    <w:lvl w:ilvl="3" w:tplc="08005684">
      <w:start w:val="1"/>
      <w:numFmt w:val="bullet"/>
      <w:lvlText w:val="●"/>
      <w:lvlJc w:val="left"/>
      <w:pPr>
        <w:ind w:left="2880" w:hanging="360"/>
      </w:pPr>
    </w:lvl>
    <w:lvl w:ilvl="4" w:tplc="6CAEC70A">
      <w:start w:val="1"/>
      <w:numFmt w:val="bullet"/>
      <w:lvlText w:val="○"/>
      <w:lvlJc w:val="left"/>
      <w:pPr>
        <w:ind w:left="3600" w:hanging="360"/>
      </w:pPr>
    </w:lvl>
    <w:lvl w:ilvl="5" w:tplc="46E2BAAE">
      <w:start w:val="1"/>
      <w:numFmt w:val="bullet"/>
      <w:lvlText w:val="■"/>
      <w:lvlJc w:val="left"/>
      <w:pPr>
        <w:ind w:left="4320" w:hanging="360"/>
      </w:pPr>
    </w:lvl>
    <w:lvl w:ilvl="6" w:tplc="154421D0">
      <w:start w:val="1"/>
      <w:numFmt w:val="bullet"/>
      <w:lvlText w:val="●"/>
      <w:lvlJc w:val="left"/>
      <w:pPr>
        <w:ind w:left="5040" w:hanging="360"/>
      </w:pPr>
    </w:lvl>
    <w:lvl w:ilvl="7" w:tplc="82AECD46">
      <w:start w:val="1"/>
      <w:numFmt w:val="bullet"/>
      <w:lvlText w:val="●"/>
      <w:lvlJc w:val="left"/>
      <w:pPr>
        <w:ind w:left="5760" w:hanging="360"/>
      </w:pPr>
    </w:lvl>
    <w:lvl w:ilvl="8" w:tplc="B1ACB2B0">
      <w:start w:val="1"/>
      <w:numFmt w:val="bullet"/>
      <w:lvlText w:val="●"/>
      <w:lvlJc w:val="left"/>
      <w:pPr>
        <w:ind w:left="6480" w:hanging="360"/>
      </w:pPr>
    </w:lvl>
  </w:abstractNum>
  <w:abstractNum w:abstractNumId="2" w15:restartNumberingAfterBreak="0">
    <w:nsid w:val="4E7B0E0D"/>
    <w:multiLevelType w:val="hybridMultilevel"/>
    <w:tmpl w:val="7A9E6292"/>
    <w:lvl w:ilvl="0" w:tplc="E26E2AF6">
      <w:start w:val="1"/>
      <w:numFmt w:val="bullet"/>
      <w:lvlText w:val="•"/>
      <w:lvlJc w:val="left"/>
      <w:pPr>
        <w:ind w:left="720" w:hanging="360"/>
      </w:pPr>
    </w:lvl>
    <w:lvl w:ilvl="1" w:tplc="92BA84EE">
      <w:numFmt w:val="decimal"/>
      <w:lvlText w:val=""/>
      <w:lvlJc w:val="left"/>
    </w:lvl>
    <w:lvl w:ilvl="2" w:tplc="258CF1CC">
      <w:numFmt w:val="decimal"/>
      <w:lvlText w:val=""/>
      <w:lvlJc w:val="left"/>
    </w:lvl>
    <w:lvl w:ilvl="3" w:tplc="AD622310">
      <w:numFmt w:val="decimal"/>
      <w:lvlText w:val=""/>
      <w:lvlJc w:val="left"/>
    </w:lvl>
    <w:lvl w:ilvl="4" w:tplc="7AFC8AFA">
      <w:numFmt w:val="decimal"/>
      <w:lvlText w:val=""/>
      <w:lvlJc w:val="left"/>
    </w:lvl>
    <w:lvl w:ilvl="5" w:tplc="3CDEA474">
      <w:numFmt w:val="decimal"/>
      <w:lvlText w:val=""/>
      <w:lvlJc w:val="left"/>
    </w:lvl>
    <w:lvl w:ilvl="6" w:tplc="8822ECC0">
      <w:numFmt w:val="decimal"/>
      <w:lvlText w:val=""/>
      <w:lvlJc w:val="left"/>
    </w:lvl>
    <w:lvl w:ilvl="7" w:tplc="33523A20">
      <w:numFmt w:val="decimal"/>
      <w:lvlText w:val=""/>
      <w:lvlJc w:val="left"/>
    </w:lvl>
    <w:lvl w:ilvl="8" w:tplc="5D0E5C28">
      <w:numFmt w:val="decimal"/>
      <w:lvlText w:val=""/>
      <w:lvlJc w:val="left"/>
    </w:lvl>
  </w:abstractNum>
  <w:num w:numId="1">
    <w:abstractNumId w:val="1"/>
    <w:lvlOverride w:ilvl="0">
      <w:startOverride w:val="1"/>
    </w:lvlOverride>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oycho Rusinov">
    <w15:presenceInfo w15:providerId="AD" w15:userId="S-1-5-21-969689788-1387863149-4200522736-18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015"/>
    <w:rsid w:val="000A19E0"/>
    <w:rsid w:val="000E33CA"/>
    <w:rsid w:val="001F394D"/>
    <w:rsid w:val="00236015"/>
    <w:rsid w:val="00382665"/>
    <w:rsid w:val="005063A7"/>
    <w:rsid w:val="005A62A4"/>
    <w:rsid w:val="006134A9"/>
    <w:rsid w:val="00816EB1"/>
    <w:rsid w:val="00875DA6"/>
    <w:rsid w:val="008B0A6B"/>
    <w:rsid w:val="00B82976"/>
    <w:rsid w:val="00B97FC2"/>
    <w:rsid w:val="00BE47EC"/>
    <w:rsid w:val="00C3586C"/>
    <w:rsid w:val="00D22D75"/>
    <w:rsid w:val="00DD0CCB"/>
    <w:rsid w:val="00E806B3"/>
    <w:rsid w:val="00F97494"/>
    <w:rsid w:val="00FD5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E041B"/>
  <w15:docId w15:val="{DE31D402-0932-412D-83AD-506C15FB5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i/>
      <w:iCs/>
      <w:sz w:val="28"/>
      <w:szCs w:val="28"/>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B0A6B"/>
    <w:rPr>
      <w:color w:val="605E5C"/>
      <w:shd w:val="clear" w:color="auto" w:fill="E1DFDD"/>
    </w:rPr>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character" w:customStyle="1" w:styleId="SectionNumber">
    <w:name w:val="Section Number"/>
  </w:style>
  <w:style w:type="character" w:customStyle="1" w:styleId="VerbatimChar">
    <w:name w:val="Verbatim Char"/>
    <w:rPr>
      <w:rFonts w:ascii="Consolas" w:hAnsi="Consolas"/>
      <w:sz w:val="22"/>
    </w:rPr>
  </w:style>
  <w:style w:type="character" w:styleId="PlaceholderText">
    <w:name w:val="Placeholder Text"/>
    <w:basedOn w:val="DefaultParagraphFont"/>
    <w:uiPriority w:val="99"/>
    <w:semiHidden/>
    <w:rsid w:val="00C3586C"/>
    <w:rPr>
      <w:color w:val="808080"/>
    </w:rPr>
  </w:style>
  <w:style w:type="character" w:styleId="CommentReference">
    <w:name w:val="annotation reference"/>
    <w:basedOn w:val="DefaultParagraphFont"/>
    <w:uiPriority w:val="99"/>
    <w:semiHidden/>
    <w:unhideWhenUsed/>
    <w:rsid w:val="00E806B3"/>
    <w:rPr>
      <w:sz w:val="16"/>
      <w:szCs w:val="16"/>
    </w:rPr>
  </w:style>
  <w:style w:type="paragraph" w:styleId="CommentText">
    <w:name w:val="annotation text"/>
    <w:basedOn w:val="Normal"/>
    <w:link w:val="CommentTextChar"/>
    <w:uiPriority w:val="99"/>
    <w:semiHidden/>
    <w:unhideWhenUsed/>
    <w:rsid w:val="00E806B3"/>
    <w:rPr>
      <w:sz w:val="20"/>
      <w:szCs w:val="20"/>
    </w:rPr>
  </w:style>
  <w:style w:type="character" w:customStyle="1" w:styleId="CommentTextChar">
    <w:name w:val="Comment Text Char"/>
    <w:basedOn w:val="DefaultParagraphFont"/>
    <w:link w:val="CommentText"/>
    <w:uiPriority w:val="99"/>
    <w:semiHidden/>
    <w:rsid w:val="00E806B3"/>
    <w:rPr>
      <w:sz w:val="20"/>
      <w:szCs w:val="20"/>
    </w:rPr>
  </w:style>
  <w:style w:type="paragraph" w:styleId="CommentSubject">
    <w:name w:val="annotation subject"/>
    <w:basedOn w:val="CommentText"/>
    <w:next w:val="CommentText"/>
    <w:link w:val="CommentSubjectChar"/>
    <w:uiPriority w:val="99"/>
    <w:semiHidden/>
    <w:unhideWhenUsed/>
    <w:rsid w:val="00E806B3"/>
    <w:rPr>
      <w:b/>
      <w:bCs/>
    </w:rPr>
  </w:style>
  <w:style w:type="character" w:customStyle="1" w:styleId="CommentSubjectChar">
    <w:name w:val="Comment Subject Char"/>
    <w:basedOn w:val="CommentTextChar"/>
    <w:link w:val="CommentSubject"/>
    <w:uiPriority w:val="99"/>
    <w:semiHidden/>
    <w:rsid w:val="00E806B3"/>
    <w:rPr>
      <w:b/>
      <w:bCs/>
      <w:sz w:val="20"/>
      <w:szCs w:val="20"/>
    </w:rPr>
  </w:style>
  <w:style w:type="paragraph" w:styleId="BalloonText">
    <w:name w:val="Balloon Text"/>
    <w:basedOn w:val="Normal"/>
    <w:link w:val="BalloonTextChar"/>
    <w:uiPriority w:val="99"/>
    <w:semiHidden/>
    <w:unhideWhenUsed/>
    <w:rsid w:val="00E806B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06B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6783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doi.org/10.1016/j.ijforecast.2021.03.004" TargetMode="External"/><Relationship Id="rId18" Type="http://schemas.openxmlformats.org/officeDocument/2006/relationships/hyperlink" Target="https://www.gov.uk/guidance/how-interest-is-calculated-plan-2" TargetMode="External"/><Relationship Id="rId3" Type="http://schemas.openxmlformats.org/officeDocument/2006/relationships/styles" Target="styles.xml"/><Relationship Id="rId21" Type="http://schemas.openxmlformats.org/officeDocument/2006/relationships/theme" Target="theme/theme1.xml"/><Relationship Id="rId7" Type="http://schemas.microsoft.com/office/2011/relationships/commentsExtended" Target="commentsExtended.xml"/><Relationship Id="rId12" Type="http://schemas.openxmlformats.org/officeDocument/2006/relationships/hyperlink" Target="https://doi.org/10.1111/ajps.12417" TargetMode="External"/><Relationship Id="rId17" Type="http://schemas.openxmlformats.org/officeDocument/2006/relationships/hyperlink" Target="https://www.gov.uk/repaying-your-student-loan/when-your-student-loan-gets-written-off" TargetMode="External"/><Relationship Id="rId2" Type="http://schemas.openxmlformats.org/officeDocument/2006/relationships/numbering" Target="numbering.xml"/><Relationship Id="rId16" Type="http://schemas.openxmlformats.org/officeDocument/2006/relationships/hyperlink" Target="https://www.gov.uk/repaying-your-student-loan/what-you-pay"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doi.org/10.1162/003465398557825" TargetMode="External"/><Relationship Id="rId5" Type="http://schemas.openxmlformats.org/officeDocument/2006/relationships/webSettings" Target="webSettings.xml"/><Relationship Id="rId15" Type="http://schemas.openxmlformats.org/officeDocument/2006/relationships/hyperlink" Target="https://doi.org/10.1214/09-STS313" TargetMode="External"/><Relationship Id="rId10" Type="http://schemas.openxmlformats.org/officeDocument/2006/relationships/hyperlink" Target="https://doi.org/10.1146/annurev-economics-080217-053402"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1080/00031305.1985.104793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1D88D0-A008-417E-8AC4-68F1B7970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14</Pages>
  <Words>3810</Words>
  <Characters>21721</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Online appendix</vt:lpstr>
    </vt:vector>
  </TitlesOfParts>
  <Company/>
  <LinksUpToDate>false</LinksUpToDate>
  <CharactersWithSpaces>25481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appendix</dc:title>
  <dc:creator>Claude</dc:creator>
  <cp:lastModifiedBy>Stoycho Rusinov</cp:lastModifiedBy>
  <cp:revision>1</cp:revision>
  <dcterms:created xsi:type="dcterms:W3CDTF">2026-05-10T20:11:00Z</dcterms:created>
  <dcterms:modified xsi:type="dcterms:W3CDTF">2026-08-08T12:29:00Z</dcterms:modified>
</cp:coreProperties>
</file>