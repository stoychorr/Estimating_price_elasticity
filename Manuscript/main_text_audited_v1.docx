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E07C" w14:textId="77777777" w:rsidR="00F47729" w:rsidRPr="002277CE" w:rsidRDefault="002277CE" w:rsidP="005807A3">
      <w:pPr>
        <w:pStyle w:val="Heading1"/>
        <w:jc w:val="center"/>
      </w:pPr>
      <w:bookmarkStart w:id="0" w:name="X06623678e4ae73c3f8866bbeacc0ba14b9d114b"/>
      <w:r>
        <w:t>The Brexit Tuition Shock and the Price Elasticity of International Students: Evidence from a Natural Experiment</w:t>
      </w:r>
    </w:p>
    <w:p w14:paraId="474FF0FA" w14:textId="77777777" w:rsidR="00F47729" w:rsidRPr="002277CE" w:rsidRDefault="002277CE" w:rsidP="005807A3">
      <w:pPr>
        <w:jc w:val="center"/>
        <w:rPr>
          <w:rFonts w:ascii="Times New Roman" w:hAnsi="Times New Roman" w:cs="Times New Roman"/>
        </w:rPr>
      </w:pPr>
      <w:proofErr w:type="spellStart"/>
      <w:r>
        <w:rPr>
          <w:rFonts w:ascii="Times New Roman" w:hAnsi="Times New Roman" w:cs="Times New Roman"/>
        </w:rPr>
        <w:t>Stoycho</w:t>
      </w:r>
      <w:proofErr w:type="spellEnd"/>
      <w:r>
        <w:rPr>
          <w:rFonts w:ascii="Times New Roman" w:hAnsi="Times New Roman" w:cs="Times New Roman"/>
        </w:rPr>
        <w:t xml:space="preserve"> </w:t>
      </w:r>
      <w:proofErr w:type="spellStart"/>
      <w:r>
        <w:rPr>
          <w:rFonts w:ascii="Times New Roman" w:hAnsi="Times New Roman" w:cs="Times New Roman"/>
        </w:rPr>
        <w:t>Rusinov</w:t>
      </w:r>
      <w:proofErr w:type="spellEnd"/>
      <w:r>
        <w:rPr>
          <w:rFonts w:ascii="Times New Roman" w:hAnsi="Times New Roman" w:cs="Times New Roman"/>
          <w:vertAlign w:val="superscript"/>
        </w:rPr>
        <w:t>*</w:t>
      </w:r>
    </w:p>
    <w:p w14:paraId="60DC914B"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08BEC85C"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w:t>
      </w:r>
      <w:r>
        <w:rPr>
          <w:rFonts w:ascii="Times New Roman" w:hAnsi="Times New Roman" w:cs="Times New Roman"/>
          <w:i/>
          <w:iCs/>
        </w:rPr>
        <w:t>Center for the Study of Democracy, Sofia</w:t>
      </w:r>
    </w:p>
    <w:p w14:paraId="1A192A4C" w14:textId="77777777" w:rsidR="00F47729" w:rsidRPr="002277CE" w:rsidRDefault="002277CE" w:rsidP="005807A3">
      <w:pPr>
        <w:jc w:val="center"/>
        <w:rPr>
          <w:rFonts w:ascii="Times New Roman" w:hAnsi="Times New Roman" w:cs="Times New Roman"/>
        </w:rPr>
      </w:pPr>
      <w:r>
        <w:rPr>
          <w:rFonts w:ascii="Times New Roman" w:hAnsi="Times New Roman" w:cs="Times New Roman"/>
          <w:i/>
          <w:iCs/>
        </w:rPr>
        <w:t>New Bulgarian University, Department of Informatics</w:t>
      </w:r>
    </w:p>
    <w:p w14:paraId="527853EA" w14:textId="77777777" w:rsidR="00F47729" w:rsidRDefault="002277CE" w:rsidP="005807A3">
      <w:pPr>
        <w:jc w:val="center"/>
        <w:rPr>
          <w:rStyle w:val="Hyperlink"/>
          <w:rFonts w:ascii="Times New Roman" w:hAnsi="Times New Roman" w:cs="Times New Roman"/>
        </w:rPr>
      </w:pPr>
      <w:r>
        <w:rPr>
          <w:rFonts w:ascii="Times New Roman" w:hAnsi="Times New Roman" w:cs="Times New Roman"/>
        </w:rPr>
        <w:t xml:space="preserve">email: </w:t>
      </w:r>
      <w:hyperlink r:id="rId8">
        <w:r>
          <w:rPr>
            <w:rStyle w:val="Hyperlink"/>
            <w:rFonts w:ascii="Times New Roman" w:hAnsi="Times New Roman" w:cs="Times New Roman"/>
          </w:rPr>
          <w:t>stoycho.rusinov@csd.eu</w:t>
        </w:r>
      </w:hyperlink>
    </w:p>
    <w:p w14:paraId="6D381B96" w14:textId="77777777" w:rsidR="003F3E2E" w:rsidRPr="002277CE" w:rsidRDefault="003F3E2E" w:rsidP="005807A3">
      <w:pPr>
        <w:jc w:val="center"/>
        <w:rPr>
          <w:rFonts w:ascii="Times New Roman" w:hAnsi="Times New Roman" w:cs="Times New Roman"/>
        </w:rPr>
      </w:pPr>
    </w:p>
    <w:p w14:paraId="1C8732B2" w14:textId="77777777" w:rsidR="00F47729" w:rsidRPr="002277CE" w:rsidRDefault="002277CE" w:rsidP="002277CE">
      <w:pPr>
        <w:spacing w:line="360" w:lineRule="auto"/>
        <w:jc w:val="center"/>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School of Economics, University College Dublin</w:t>
      </w:r>
    </w:p>
    <w:p w14:paraId="09B08B0B" w14:textId="77777777" w:rsidR="002277CE" w:rsidRPr="002277CE" w:rsidRDefault="002277CE" w:rsidP="002277CE">
      <w:pPr>
        <w:spacing w:line="360" w:lineRule="auto"/>
        <w:jc w:val="center"/>
        <w:rPr>
          <w:rFonts w:ascii="Times New Roman" w:hAnsi="Times New Roman" w:cs="Times New Roman"/>
        </w:rPr>
      </w:pPr>
    </w:p>
    <w:p w14:paraId="54D2D732"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u w:val="single"/>
        </w:rPr>
        <w:t>ABSTRACT</w:t>
      </w:r>
    </w:p>
    <w:p w14:paraId="37968DD4" w14:textId="086BC1FC" w:rsidR="00F47729" w:rsidDel="00902F76" w:rsidRDefault="002277CE" w:rsidP="002277CE">
      <w:pPr>
        <w:spacing w:line="360" w:lineRule="auto"/>
        <w:rPr>
          <w:del w:id="1" w:author="Microsoft Office User" w:date="2026-08-09T23:38:00Z" w16du:dateUtc="2026-08-09T20:38:00Z"/>
          <w:rFonts w:ascii="Times New Roman" w:hAnsi="Times New Roman" w:cs="Times New Roman"/>
        </w:rPr>
      </w:pPr>
      <w:r>
        <w:rPr>
          <w:rFonts w:ascii="Times New Roman" w:hAnsi="Times New Roman" w:cs="Times New Roman"/>
        </w:rPr>
        <w:t>This paper estimates the price elasticity of EU demand for UK higher education</w:t>
      </w:r>
      <w:del w:id="2" w:author="reviewer" w:date="2026-08-08T17:08:00Z">
        <w:r>
          <w:rPr>
            <w:rFonts w:ascii="Times New Roman" w:hAnsi="Times New Roman" w:cs="Times New Roman"/>
          </w:rPr>
          <w:delText>,</w:delText>
        </w:r>
      </w:del>
      <w:r>
        <w:rPr>
          <w:rFonts w:ascii="Times New Roman" w:hAnsi="Times New Roman" w:cs="Times New Roman"/>
        </w:rPr>
        <w:t xml:space="preserve"> using the Brexit-induced loss of Home Fee status and student-loan access as a quasi-experimental tuition shock. Unlike standard demand studies that rely on enrollment outcomes, the analysis uses UCAS application data, so demand is observed before universities ration admissions. </w:t>
      </w:r>
      <w:r w:rsidR="006869B5">
        <w:rPr>
          <w:rFonts w:ascii="Times New Roman" w:hAnsi="Times New Roman" w:cs="Times New Roman"/>
        </w:rPr>
        <w:t xml:space="preserve">We derive country specific elasticities ranging from 0.40 to about 2.5 for some countries and argue that previous estimates are insufficient to explain what happened after the fee hikes in 2021. </w:t>
      </w:r>
      <w:r>
        <w:rPr>
          <w:rFonts w:ascii="Times New Roman" w:hAnsi="Times New Roman" w:cs="Times New Roman"/>
        </w:rPr>
        <w:t xml:space="preserve">The average post-Brexit treatment effect implies a roughly 67 percent decline in applicant numbers, with </w:t>
      </w:r>
      <w:del w:id="3" w:author="reviewer" w:date="2026-08-08T17:08:00Z">
        <w:r>
          <w:rPr>
            <w:rFonts w:ascii="Times New Roman" w:hAnsi="Times New Roman" w:cs="Times New Roman"/>
          </w:rPr>
          <w:delText>country-specific elasticities varying substantially</w:delText>
        </w:r>
      </w:del>
      <w:ins w:id="4" w:author="reviewer" w:date="2026-08-08T17:08:00Z">
        <w:r>
          <w:rPr>
            <w:rFonts w:ascii="Times New Roman" w:hAnsi="Times New Roman" w:cs="Times New Roman"/>
          </w:rPr>
          <w:t>substantial variation</w:t>
        </w:r>
      </w:ins>
      <w:r>
        <w:rPr>
          <w:rFonts w:ascii="Times New Roman" w:hAnsi="Times New Roman" w:cs="Times New Roman"/>
        </w:rPr>
        <w:t xml:space="preserve"> across </w:t>
      </w:r>
      <w:del w:id="5" w:author="reviewer" w:date="2026-08-08T17:08:00Z">
        <w:r>
          <w:rPr>
            <w:rFonts w:ascii="Times New Roman" w:hAnsi="Times New Roman" w:cs="Times New Roman"/>
          </w:rPr>
          <w:delText xml:space="preserve">the </w:delText>
        </w:r>
      </w:del>
      <w:r>
        <w:rPr>
          <w:rFonts w:ascii="Times New Roman" w:hAnsi="Times New Roman" w:cs="Times New Roman"/>
        </w:rPr>
        <w:t>EU</w:t>
      </w:r>
      <w:del w:id="6" w:author="reviewer" w:date="2026-08-08T17:08:00Z">
        <w:r>
          <w:rPr>
            <w:rFonts w:ascii="Times New Roman" w:hAnsi="Times New Roman" w:cs="Times New Roman"/>
          </w:rPr>
          <w:delText>. Initial estimates suggest</w:delText>
        </w:r>
      </w:del>
      <w:ins w:id="7" w:author="reviewer" w:date="2026-08-08T17:08:00Z">
        <w:r>
          <w:rPr>
            <w:rFonts w:ascii="Times New Roman" w:hAnsi="Times New Roman" w:cs="Times New Roman"/>
          </w:rPr>
          <w:t xml:space="preserve"> origin countries. Under a common price shock,</w:t>
        </w:r>
      </w:ins>
      <w:r>
        <w:rPr>
          <w:rFonts w:ascii="Times New Roman" w:hAnsi="Times New Roman" w:cs="Times New Roman"/>
        </w:rPr>
        <w:t xml:space="preserve"> applicants from lower-income member states </w:t>
      </w:r>
      <w:del w:id="8" w:author="reviewer" w:date="2026-08-08T17:08:00Z">
        <w:r>
          <w:rPr>
            <w:rFonts w:ascii="Times New Roman" w:hAnsi="Times New Roman" w:cs="Times New Roman"/>
          </w:rPr>
          <w:delText>were</w:delText>
        </w:r>
      </w:del>
      <w:ins w:id="9" w:author="reviewer" w:date="2026-08-08T17:08:00Z">
        <w:r>
          <w:rPr>
            <w:rFonts w:ascii="Times New Roman" w:hAnsi="Times New Roman" w:cs="Times New Roman"/>
          </w:rPr>
          <w:t>appear</w:t>
        </w:r>
      </w:ins>
      <w:r>
        <w:rPr>
          <w:rFonts w:ascii="Times New Roman" w:hAnsi="Times New Roman" w:cs="Times New Roman"/>
        </w:rPr>
        <w:t xml:space="preserve"> more </w:t>
      </w:r>
      <w:del w:id="10" w:author="reviewer" w:date="2026-08-08T17:08:00Z">
        <w:r>
          <w:rPr>
            <w:rFonts w:ascii="Times New Roman" w:hAnsi="Times New Roman" w:cs="Times New Roman"/>
          </w:rPr>
          <w:delText>price elastic, while wealthier countries saw smaller contractions.</w:delText>
        </w:r>
      </w:del>
      <w:ins w:id="11" w:author="reviewer" w:date="2026-08-08T17:08:00Z">
        <w:r>
          <w:rPr>
            <w:rFonts w:ascii="Times New Roman" w:hAnsi="Times New Roman" w:cs="Times New Roman"/>
          </w:rPr>
          <w:t>responsive.</w:t>
        </w:r>
      </w:ins>
      <w:r>
        <w:rPr>
          <w:rFonts w:ascii="Times New Roman" w:hAnsi="Times New Roman" w:cs="Times New Roman"/>
        </w:rPr>
        <w:t xml:space="preserve"> Once </w:t>
      </w:r>
      <w:del w:id="12" w:author="reviewer" w:date="2026-08-08T17:08:00Z">
        <w:r>
          <w:rPr>
            <w:rFonts w:ascii="Times New Roman" w:hAnsi="Times New Roman" w:cs="Times New Roman"/>
          </w:rPr>
          <w:delText>elasticities</w:delText>
        </w:r>
      </w:del>
      <w:ins w:id="13" w:author="reviewer" w:date="2026-08-08T17:08:00Z">
        <w:r>
          <w:rPr>
            <w:rFonts w:ascii="Times New Roman" w:hAnsi="Times New Roman" w:cs="Times New Roman"/>
          </w:rPr>
          <w:t>the same treatment effects</w:t>
        </w:r>
      </w:ins>
      <w:r w:rsidR="006869B5">
        <w:rPr>
          <w:rFonts w:ascii="Times New Roman" w:hAnsi="Times New Roman" w:cs="Times New Roman"/>
        </w:rPr>
        <w:t xml:space="preserve"> and corresponding demand elasticities</w:t>
      </w:r>
      <w:r>
        <w:rPr>
          <w:rFonts w:ascii="Times New Roman" w:hAnsi="Times New Roman" w:cs="Times New Roman"/>
        </w:rPr>
        <w:t xml:space="preserve"> are rescaled using country-specific effective price shocks that account for the removal of income-contingent loans, the income gradient </w:t>
      </w:r>
      <w:del w:id="14" w:author="reviewer" w:date="2026-08-08T17:08:00Z">
        <w:r>
          <w:rPr>
            <w:rFonts w:ascii="Times New Roman" w:hAnsi="Times New Roman" w:cs="Times New Roman"/>
          </w:rPr>
          <w:delText xml:space="preserve">collapses and </w:delText>
        </w:r>
      </w:del>
      <w:r>
        <w:rPr>
          <w:rFonts w:ascii="Times New Roman" w:hAnsi="Times New Roman" w:cs="Times New Roman"/>
        </w:rPr>
        <w:t xml:space="preserve">becomes statistically indistinguishable from zero. </w:t>
      </w:r>
      <w:r w:rsidR="006869B5">
        <w:rPr>
          <w:rFonts w:ascii="Times New Roman" w:hAnsi="Times New Roman" w:cs="Times New Roman"/>
        </w:rPr>
        <w:t>We demonstrate that m</w:t>
      </w:r>
      <w:r>
        <w:rPr>
          <w:rFonts w:ascii="Times New Roman" w:hAnsi="Times New Roman" w:cs="Times New Roman"/>
        </w:rPr>
        <w:t>uch of the apparent cross-country heterogeneity</w:t>
      </w:r>
      <w:r w:rsidR="006869B5">
        <w:rPr>
          <w:rFonts w:ascii="Times New Roman" w:hAnsi="Times New Roman" w:cs="Times New Roman"/>
        </w:rPr>
        <w:t xml:space="preserve"> in country-specific elasticities </w:t>
      </w:r>
      <w:r>
        <w:rPr>
          <w:rFonts w:ascii="Times New Roman" w:hAnsi="Times New Roman" w:cs="Times New Roman"/>
        </w:rPr>
        <w:t xml:space="preserve"> </w:t>
      </w:r>
      <w:ins w:id="15" w:author="reviewer" w:date="2026-08-08T17:08:00Z">
        <w:r>
          <w:rPr>
            <w:rFonts w:ascii="Times New Roman" w:hAnsi="Times New Roman" w:cs="Times New Roman"/>
          </w:rPr>
          <w:t xml:space="preserve">is </w:t>
        </w:r>
      </w:ins>
      <w:r>
        <w:rPr>
          <w:rFonts w:ascii="Times New Roman" w:hAnsi="Times New Roman" w:cs="Times New Roman"/>
        </w:rPr>
        <w:t xml:space="preserve">therefore </w:t>
      </w:r>
      <w:del w:id="16" w:author="reviewer" w:date="2026-08-08T17:08:00Z">
        <w:r>
          <w:rPr>
            <w:rFonts w:ascii="Times New Roman" w:hAnsi="Times New Roman" w:cs="Times New Roman"/>
          </w:rPr>
          <w:delText>reflects</w:delText>
        </w:r>
      </w:del>
      <w:ins w:id="17" w:author="reviewer" w:date="2026-08-08T17:08:00Z">
        <w:r>
          <w:rPr>
            <w:rFonts w:ascii="Times New Roman" w:hAnsi="Times New Roman" w:cs="Times New Roman"/>
          </w:rPr>
          <w:t>consistent with</w:t>
        </w:r>
      </w:ins>
      <w:r>
        <w:rPr>
          <w:rFonts w:ascii="Times New Roman" w:hAnsi="Times New Roman" w:cs="Times New Roman"/>
        </w:rPr>
        <w:t xml:space="preserve"> heterogeneous treatment intensity</w:t>
      </w:r>
      <w:del w:id="18" w:author="reviewer" w:date="2026-08-08T17:08:00Z">
        <w:r>
          <w:rPr>
            <w:rFonts w:ascii="Times New Roman" w:hAnsi="Times New Roman" w:cs="Times New Roman"/>
          </w:rPr>
          <w:delText>, not stable differences in underlying preferences</w:delText>
        </w:r>
      </w:del>
      <w:r>
        <w:rPr>
          <w:rFonts w:ascii="Times New Roman" w:hAnsi="Times New Roman" w:cs="Times New Roman"/>
        </w:rPr>
        <w:t xml:space="preserve">. The UK student-loan system functioned as an equalizing institution for European educational mobility, and its removal turned a nominally uniform </w:t>
      </w:r>
      <w:del w:id="19" w:author="reviewer" w:date="2026-08-08T17:08:00Z">
        <w:r>
          <w:rPr>
            <w:rFonts w:ascii="Times New Roman" w:hAnsi="Times New Roman" w:cs="Times New Roman"/>
          </w:rPr>
          <w:delText xml:space="preserve">tuition </w:delText>
        </w:r>
      </w:del>
      <w:r>
        <w:rPr>
          <w:rFonts w:ascii="Times New Roman" w:hAnsi="Times New Roman" w:cs="Times New Roman"/>
        </w:rPr>
        <w:t xml:space="preserve">reform into </w:t>
      </w:r>
      <w:del w:id="20" w:author="reviewer" w:date="2026-08-08T17:08:00Z">
        <w:r>
          <w:rPr>
            <w:rFonts w:ascii="Times New Roman" w:hAnsi="Times New Roman" w:cs="Times New Roman"/>
          </w:rPr>
          <w:delText>a highly</w:delText>
        </w:r>
      </w:del>
      <w:ins w:id="21" w:author="reviewer" w:date="2026-08-08T17:08:00Z">
        <w:r>
          <w:rPr>
            <w:rFonts w:ascii="Times New Roman" w:hAnsi="Times New Roman" w:cs="Times New Roman"/>
          </w:rPr>
          <w:t>an</w:t>
        </w:r>
      </w:ins>
      <w:r>
        <w:rPr>
          <w:rFonts w:ascii="Times New Roman" w:hAnsi="Times New Roman" w:cs="Times New Roman"/>
        </w:rPr>
        <w:t xml:space="preserve"> uneven economic shock</w:t>
      </w:r>
      <w:del w:id="22" w:author="reviewer" w:date="2026-08-08T17:08:00Z">
        <w:r>
          <w:rPr>
            <w:rFonts w:ascii="Times New Roman" w:hAnsi="Times New Roman" w:cs="Times New Roman"/>
          </w:rPr>
          <w:delText xml:space="preserve"> across EU origin countries. The</w:delText>
        </w:r>
      </w:del>
      <w:ins w:id="23" w:author="reviewer" w:date="2026-08-08T17:08:00Z">
        <w:r>
          <w:rPr>
            <w:rFonts w:ascii="Times New Roman" w:hAnsi="Times New Roman" w:cs="Times New Roman"/>
          </w:rPr>
          <w:t xml:space="preserve">. </w:t>
        </w:r>
      </w:ins>
      <w:ins w:id="24" w:author="Microsoft Office User" w:date="2026-08-09T23:38:00Z" w16du:dateUtc="2026-08-09T20:38:00Z">
        <w:r w:rsidR="00902F76" w:rsidRPr="00902F76">
          <w:rPr>
            <w:rFonts w:ascii="Times New Roman" w:hAnsi="Times New Roman" w:cs="Times New Roman"/>
            <w:rPrChange w:id="25" w:author="Microsoft Office User" w:date="2026-08-09T23:38:00Z" w16du:dateUtc="2026-08-09T20:38:00Z">
              <w:rPr/>
            </w:rPrChange>
          </w:rPr>
          <w:t>Exploratory bivariate results also associate loan-adjusted elasticities with education spending, with higher spending linked to greater residual price responsiveness, suggesting stronger domestic substitution opportunities</w:t>
        </w:r>
        <w:r w:rsidR="00902F76">
          <w:rPr>
            <w:rFonts w:ascii="Times New Roman" w:hAnsi="Times New Roman" w:cs="Times New Roman"/>
          </w:rPr>
          <w:t xml:space="preserve"> and greater educational </w:t>
        </w:r>
      </w:ins>
      <w:ins w:id="26" w:author="Microsoft Office User" w:date="2026-08-09T23:39:00Z" w16du:dateUtc="2026-08-09T20:39:00Z">
        <w:r w:rsidR="00902F76">
          <w:rPr>
            <w:rFonts w:ascii="Times New Roman" w:hAnsi="Times New Roman" w:cs="Times New Roman"/>
          </w:rPr>
          <w:t xml:space="preserve">sovereignty. </w:t>
        </w:r>
      </w:ins>
      <w:ins w:id="27" w:author="reviewer" w:date="2026-08-08T17:08:00Z">
        <w:del w:id="28" w:author="Microsoft Office User" w:date="2026-08-09T23:38:00Z" w16du:dateUtc="2026-08-09T20:38:00Z">
          <w:r w:rsidDel="00902F76">
            <w:rPr>
              <w:rFonts w:ascii="Times New Roman" w:hAnsi="Times New Roman" w:cs="Times New Roman"/>
            </w:rPr>
            <w:delText>Exploratory bivariate results also associate</w:delText>
          </w:r>
        </w:del>
      </w:ins>
      <w:del w:id="29" w:author="Microsoft Office User" w:date="2026-08-09T23:38:00Z" w16du:dateUtc="2026-08-09T20:38:00Z">
        <w:r w:rsidDel="00902F76">
          <w:rPr>
            <w:rFonts w:ascii="Times New Roman" w:hAnsi="Times New Roman" w:cs="Times New Roman"/>
          </w:rPr>
          <w:delText xml:space="preserve"> loan-adjusted elasticities correlate strongly with </w:delText>
        </w:r>
      </w:del>
      <w:ins w:id="30" w:author="reviewer" w:date="2026-08-08T17:08:00Z">
        <w:del w:id="31" w:author="Microsoft Office User" w:date="2026-08-09T23:38:00Z" w16du:dateUtc="2026-08-09T20:38:00Z">
          <w:r w:rsidDel="00902F76">
            <w:rPr>
              <w:rFonts w:ascii="Times New Roman" w:hAnsi="Times New Roman" w:cs="Times New Roman"/>
            </w:rPr>
            <w:delText>education spending</w:delText>
          </w:r>
        </w:del>
        <w:del w:id="32" w:author="Microsoft Office User" w:date="2026-08-09T23:36:00Z" w16du:dateUtc="2026-08-09T20:36:00Z">
          <w:r w:rsidDel="00902F76">
            <w:rPr>
              <w:rFonts w:ascii="Times New Roman" w:hAnsi="Times New Roman" w:cs="Times New Roman"/>
            </w:rPr>
            <w:delText xml:space="preserve">, although </w:delText>
          </w:r>
        </w:del>
      </w:ins>
      <w:del w:id="33" w:author="Microsoft Office User" w:date="2026-08-09T23:36:00Z" w16du:dateUtc="2026-08-09T20:36:00Z">
        <w:r w:rsidDel="00902F76">
          <w:rPr>
            <w:rFonts w:ascii="Times New Roman" w:hAnsi="Times New Roman" w:cs="Times New Roman"/>
          </w:rPr>
          <w:delText>the share of GDP allocated to educational investment</w:delText>
        </w:r>
      </w:del>
      <w:ins w:id="34" w:author="reviewer" w:date="2026-08-08T17:08:00Z">
        <w:del w:id="35" w:author="Microsoft Office User" w:date="2026-08-09T23:36:00Z" w16du:dateUtc="2026-08-09T20:36:00Z">
          <w:r w:rsidDel="00902F76">
            <w:rPr>
              <w:rFonts w:ascii="Times New Roman" w:hAnsi="Times New Roman" w:cs="Times New Roman"/>
            </w:rPr>
            <w:delText>small cross section and multiple comparisons make that finding provisional</w:delText>
          </w:r>
        </w:del>
      </w:ins>
      <w:del w:id="36" w:author="Microsoft Office User" w:date="2026-08-09T23:36:00Z" w16du:dateUtc="2026-08-09T20:36:00Z">
        <w:r w:rsidDel="00902F76">
          <w:rPr>
            <w:rFonts w:ascii="Times New Roman" w:hAnsi="Times New Roman" w:cs="Times New Roman"/>
          </w:rPr>
          <w:delText>.</w:delText>
        </w:r>
      </w:del>
    </w:p>
    <w:p w14:paraId="3D7ED098" w14:textId="77777777" w:rsidR="00902F76" w:rsidRDefault="00902F76" w:rsidP="002277CE">
      <w:pPr>
        <w:spacing w:line="360" w:lineRule="auto"/>
        <w:rPr>
          <w:ins w:id="37" w:author="Microsoft Office User" w:date="2026-08-09T23:38:00Z" w16du:dateUtc="2026-08-09T20:38:00Z"/>
          <w:rFonts w:ascii="Times New Roman" w:hAnsi="Times New Roman" w:cs="Times New Roman"/>
        </w:rPr>
      </w:pPr>
    </w:p>
    <w:p w14:paraId="25CBD0BD" w14:textId="77777777" w:rsidR="005807A3" w:rsidRPr="002277CE" w:rsidRDefault="005807A3" w:rsidP="002277CE">
      <w:pPr>
        <w:spacing w:line="360" w:lineRule="auto"/>
        <w:rPr>
          <w:rFonts w:ascii="Times New Roman" w:hAnsi="Times New Roman" w:cs="Times New Roman"/>
        </w:rPr>
      </w:pPr>
    </w:p>
    <w:p w14:paraId="1713AA8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JEL codes</w:t>
      </w:r>
      <w:r>
        <w:rPr>
          <w:rFonts w:ascii="Times New Roman" w:hAnsi="Times New Roman" w:cs="Times New Roman"/>
        </w:rPr>
        <w:t>: I22; I23; F22; J61; D12; C23</w:t>
      </w:r>
    </w:p>
    <w:p w14:paraId="68816B3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lastRenderedPageBreak/>
        <w:t>Keywords:</w:t>
      </w:r>
      <w:r>
        <w:rPr>
          <w:rFonts w:ascii="Times New Roman" w:hAnsi="Times New Roman" w:cs="Times New Roman"/>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47FAC79D" w14:textId="77777777" w:rsidR="002277CE" w:rsidRPr="002277CE" w:rsidRDefault="002277CE" w:rsidP="002277CE">
      <w:pPr>
        <w:spacing w:line="360" w:lineRule="auto"/>
        <w:rPr>
          <w:rFonts w:ascii="Times New Roman" w:hAnsi="Times New Roman" w:cs="Times New Roman"/>
        </w:rPr>
      </w:pPr>
    </w:p>
    <w:p w14:paraId="7AC8B96F" w14:textId="77777777" w:rsidR="00F47729" w:rsidRPr="004956E0" w:rsidRDefault="002277CE" w:rsidP="0078390D">
      <w:pPr>
        <w:numPr>
          <w:ilvl w:val="0"/>
          <w:numId w:val="1"/>
        </w:numPr>
        <w:spacing w:line="360" w:lineRule="auto"/>
        <w:rPr>
          <w:rFonts w:ascii="Times New Roman" w:hAnsi="Times New Roman" w:cs="Times New Roman"/>
        </w:rPr>
      </w:pPr>
      <w:r>
        <w:rPr>
          <w:rFonts w:ascii="Times New Roman" w:hAnsi="Times New Roman" w:cs="Times New Roman"/>
          <w:b/>
          <w:bCs/>
          <w:i/>
          <w:iCs/>
        </w:rPr>
        <w:t>Introduction</w:t>
      </w:r>
    </w:p>
    <w:p w14:paraId="7830BE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International higher-education demand studies struggle to isolate own-price elasticity because elasticity calculations typically rely on enrollment changes in response to price shifts, lack sufficient exogenous price variation to isolate the coefficient or suffer both problems at once.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127). Standard demand models using enrollment data therefore conflate the desire to attend with the university’s choice to admit. Similar problems have proliferated across studies such as </w:t>
      </w:r>
      <w:proofErr w:type="spellStart"/>
      <w:r>
        <w:rPr>
          <w:rFonts w:ascii="Times New Roman" w:hAnsi="Times New Roman" w:cs="Times New Roman"/>
        </w:rPr>
        <w:t>McQuone</w:t>
      </w:r>
      <w:proofErr w:type="spellEnd"/>
      <w:r>
        <w:rPr>
          <w:rFonts w:ascii="Times New Roman" w:hAnsi="Times New Roman" w:cs="Times New Roman"/>
        </w:rPr>
        <w:t xml:space="preserve"> and Simons (2025), which extend Conlon et al. (2021) and produce elasticities too small to explain the collapse in EU applicant numbers after the 2021 Brexit-related tuition hikes in the United Kingdom.</w:t>
      </w:r>
    </w:p>
    <w:p w14:paraId="00F72B8D" w14:textId="77777777"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 xml:space="preserve">To address the </w:t>
      </w:r>
      <w:del w:id="38" w:author="reviewer" w:date="2026-08-08T17:08:00Z">
        <w:r>
          <w:rPr>
            <w:rFonts w:ascii="Times New Roman" w:hAnsi="Times New Roman" w:cs="Times New Roman"/>
          </w:rPr>
          <w:delText>previously mentioned concerns – related to both the absence</w:delText>
        </w:r>
      </w:del>
      <w:ins w:id="39" w:author="reviewer" w:date="2026-08-08T17:08:00Z">
        <w:r>
          <w:rPr>
            <w:rFonts w:ascii="Times New Roman" w:hAnsi="Times New Roman" w:cs="Times New Roman"/>
          </w:rPr>
          <w:t>lack</w:t>
        </w:r>
      </w:ins>
      <w:r>
        <w:rPr>
          <w:rFonts w:ascii="Times New Roman" w:hAnsi="Times New Roman" w:cs="Times New Roman"/>
        </w:rPr>
        <w:t xml:space="preserve"> of exogenous </w:t>
      </w:r>
      <w:ins w:id="40" w:author="reviewer" w:date="2026-08-08T17:08:00Z">
        <w:r>
          <w:rPr>
            <w:rFonts w:ascii="Times New Roman" w:hAnsi="Times New Roman" w:cs="Times New Roman"/>
          </w:rPr>
          <w:t xml:space="preserve">tuition </w:t>
        </w:r>
      </w:ins>
      <w:r>
        <w:rPr>
          <w:rFonts w:ascii="Times New Roman" w:hAnsi="Times New Roman" w:cs="Times New Roman"/>
        </w:rPr>
        <w:t xml:space="preserve">variation </w:t>
      </w:r>
      <w:del w:id="41" w:author="reviewer" w:date="2026-08-08T17:08:00Z">
        <w:r>
          <w:rPr>
            <w:rFonts w:ascii="Times New Roman" w:hAnsi="Times New Roman" w:cs="Times New Roman"/>
          </w:rPr>
          <w:delText xml:space="preserve">in tuition </w:delText>
        </w:r>
      </w:del>
      <w:r>
        <w:rPr>
          <w:rFonts w:ascii="Times New Roman" w:hAnsi="Times New Roman" w:cs="Times New Roman"/>
        </w:rPr>
        <w:t xml:space="preserve">and </w:t>
      </w:r>
      <w:ins w:id="42" w:author="reviewer" w:date="2026-08-08T17:08:00Z">
        <w:r>
          <w:rPr>
            <w:rFonts w:ascii="Times New Roman" w:hAnsi="Times New Roman" w:cs="Times New Roman"/>
          </w:rPr>
          <w:t xml:space="preserve">the limitations of </w:t>
        </w:r>
      </w:ins>
      <w:r>
        <w:rPr>
          <w:rFonts w:ascii="Times New Roman" w:hAnsi="Times New Roman" w:cs="Times New Roman"/>
        </w:rPr>
        <w:t xml:space="preserve">enrollment as a </w:t>
      </w:r>
      <w:del w:id="43" w:author="reviewer" w:date="2026-08-08T17:08:00Z">
        <w:r>
          <w:rPr>
            <w:rFonts w:ascii="Times New Roman" w:hAnsi="Times New Roman" w:cs="Times New Roman"/>
          </w:rPr>
          <w:delText xml:space="preserve">bad proxy of </w:delText>
        </w:r>
      </w:del>
      <w:r>
        <w:rPr>
          <w:rFonts w:ascii="Times New Roman" w:hAnsi="Times New Roman" w:cs="Times New Roman"/>
        </w:rPr>
        <w:t xml:space="preserve">demand </w:t>
      </w:r>
      <w:del w:id="44" w:author="reviewer" w:date="2026-08-08T17:08:00Z">
        <w:r>
          <w:rPr>
            <w:rFonts w:ascii="Times New Roman" w:hAnsi="Times New Roman" w:cs="Times New Roman"/>
          </w:rPr>
          <w:delText>–</w:delText>
        </w:r>
      </w:del>
      <w:ins w:id="45" w:author="reviewer" w:date="2026-08-08T17:08:00Z">
        <w:r>
          <w:rPr>
            <w:rFonts w:ascii="Times New Roman" w:hAnsi="Times New Roman" w:cs="Times New Roman"/>
          </w:rPr>
          <w:t>proxy,</w:t>
        </w:r>
      </w:ins>
      <w:r>
        <w:rPr>
          <w:rFonts w:ascii="Times New Roman" w:hAnsi="Times New Roman" w:cs="Times New Roman"/>
        </w:rPr>
        <w:t xml:space="preserve"> we treat the </w:t>
      </w:r>
      <w:del w:id="46" w:author="reviewer" w:date="2026-08-08T17:08:00Z">
        <w:r>
          <w:rPr>
            <w:rFonts w:ascii="Times New Roman" w:hAnsi="Times New Roman" w:cs="Times New Roman"/>
          </w:rPr>
          <w:delText xml:space="preserve">total </w:delText>
        </w:r>
      </w:del>
      <w:r>
        <w:rPr>
          <w:rFonts w:ascii="Times New Roman" w:hAnsi="Times New Roman" w:cs="Times New Roman"/>
        </w:rPr>
        <w:t xml:space="preserve">number of </w:t>
      </w:r>
      <w:del w:id="47" w:author="reviewer" w:date="2026-08-08T17:08:00Z">
        <w:r>
          <w:rPr>
            <w:rFonts w:ascii="Times New Roman" w:hAnsi="Times New Roman" w:cs="Times New Roman"/>
          </w:rPr>
          <w:delText xml:space="preserve"> </w:delText>
        </w:r>
      </w:del>
      <w:r>
        <w:rPr>
          <w:rFonts w:ascii="Times New Roman" w:hAnsi="Times New Roman" w:cs="Times New Roman"/>
        </w:rPr>
        <w:t xml:space="preserve">Universities and Colleges Admissions Service (UCAS) applicants from each domicile as expressed </w:t>
      </w:r>
      <w:del w:id="48" w:author="reviewer" w:date="2026-08-08T17:08:00Z">
        <w:r>
          <w:rPr>
            <w:rFonts w:ascii="Times New Roman" w:hAnsi="Times New Roman" w:cs="Times New Roman"/>
          </w:rPr>
          <w:delText xml:space="preserve">domicile level </w:delText>
        </w:r>
      </w:del>
      <w:ins w:id="49" w:author="reviewer" w:date="2026-08-08T17:08:00Z">
        <w:r>
          <w:rPr>
            <w:rFonts w:ascii="Times New Roman" w:hAnsi="Times New Roman" w:cs="Times New Roman"/>
          </w:rPr>
          <w:t xml:space="preserve">origin-country </w:t>
        </w:r>
      </w:ins>
      <w:r>
        <w:rPr>
          <w:rFonts w:ascii="Times New Roman" w:hAnsi="Times New Roman" w:cs="Times New Roman"/>
        </w:rPr>
        <w:t xml:space="preserve">demand before universities ration places. </w:t>
      </w:r>
      <w:del w:id="50" w:author="reviewer" w:date="2026-08-08T17:08:00Z">
        <w:r>
          <w:rPr>
            <w:rFonts w:ascii="Times New Roman" w:hAnsi="Times New Roman" w:cs="Times New Roman"/>
          </w:rPr>
          <w:delText>Consequently, applicant</w:delText>
        </w:r>
      </w:del>
      <w:ins w:id="51" w:author="reviewer" w:date="2026-08-08T17:08:00Z">
        <w:r>
          <w:rPr>
            <w:rFonts w:ascii="Times New Roman" w:hAnsi="Times New Roman" w:cs="Times New Roman"/>
          </w:rPr>
          <w:t>Applicant</w:t>
        </w:r>
      </w:ins>
      <w:r>
        <w:rPr>
          <w:rFonts w:ascii="Times New Roman" w:hAnsi="Times New Roman" w:cs="Times New Roman"/>
        </w:rPr>
        <w:t xml:space="preserve"> counts </w:t>
      </w:r>
      <w:del w:id="52" w:author="reviewer" w:date="2026-08-08T17:08:00Z">
        <w:r>
          <w:rPr>
            <w:rFonts w:ascii="Times New Roman" w:hAnsi="Times New Roman" w:cs="Times New Roman"/>
          </w:rPr>
          <w:delText xml:space="preserve">in this design </w:delText>
        </w:r>
      </w:del>
      <w:r>
        <w:rPr>
          <w:rFonts w:ascii="Times New Roman" w:hAnsi="Times New Roman" w:cs="Times New Roman"/>
        </w:rPr>
        <w:t>are observed before admission decisions</w:t>
      </w:r>
      <w:del w:id="53" w:author="reviewer" w:date="2026-08-08T17:08:00Z">
        <w:r>
          <w:rPr>
            <w:rFonts w:ascii="Times New Roman" w:hAnsi="Times New Roman" w:cs="Times New Roman"/>
          </w:rPr>
          <w:delText xml:space="preserve"> and subsequent rationing affects</w:delText>
        </w:r>
      </w:del>
      <w:ins w:id="54" w:author="reviewer" w:date="2026-08-08T17:08:00Z">
        <w:r>
          <w:rPr>
            <w:rFonts w:ascii="Times New Roman" w:hAnsi="Times New Roman" w:cs="Times New Roman"/>
          </w:rPr>
          <w:t>,</w:t>
        </w:r>
      </w:ins>
      <w:r>
        <w:rPr>
          <w:rFonts w:ascii="Times New Roman" w:hAnsi="Times New Roman" w:cs="Times New Roman"/>
        </w:rPr>
        <w:t xml:space="preserve"> offers</w:t>
      </w:r>
      <w:ins w:id="55" w:author="reviewer" w:date="2026-08-08T17:08:00Z">
        <w:r>
          <w:rPr>
            <w:rFonts w:ascii="Times New Roman" w:hAnsi="Times New Roman" w:cs="Times New Roman"/>
          </w:rPr>
          <w:t>, acceptances,</w:t>
        </w:r>
      </w:ins>
      <w:r>
        <w:rPr>
          <w:rFonts w:ascii="Times New Roman" w:hAnsi="Times New Roman" w:cs="Times New Roman"/>
        </w:rPr>
        <w:t xml:space="preserve"> and enrollment. </w:t>
      </w:r>
      <w:del w:id="56" w:author="reviewer" w:date="2026-08-08T17:08:00Z">
        <w:r>
          <w:rPr>
            <w:rFonts w:ascii="Times New Roman" w:hAnsi="Times New Roman" w:cs="Times New Roman"/>
          </w:rPr>
          <w:delText>Therefore, identification</w:delText>
        </w:r>
      </w:del>
      <w:ins w:id="57" w:author="reviewer" w:date="2026-08-08T17:08:00Z">
        <w:r>
          <w:rPr>
            <w:rFonts w:ascii="Times New Roman" w:hAnsi="Times New Roman" w:cs="Times New Roman"/>
          </w:rPr>
          <w:t>Identification</w:t>
        </w:r>
      </w:ins>
      <w:r>
        <w:rPr>
          <w:rFonts w:ascii="Times New Roman" w:hAnsi="Times New Roman" w:cs="Times New Roman"/>
        </w:rPr>
        <w:t xml:space="preserve"> comes from within-country changes over time </w:t>
      </w:r>
      <w:del w:id="58" w:author="reviewer" w:date="2026-08-08T17:08:00Z">
        <w:r>
          <w:rPr>
            <w:rFonts w:ascii="Times New Roman" w:hAnsi="Times New Roman" w:cs="Times New Roman"/>
          </w:rPr>
          <w:delText>and from</w:delText>
        </w:r>
      </w:del>
      <w:ins w:id="59" w:author="reviewer" w:date="2026-08-08T17:08:00Z">
        <w:r>
          <w:rPr>
            <w:rFonts w:ascii="Times New Roman" w:hAnsi="Times New Roman" w:cs="Times New Roman"/>
          </w:rPr>
          <w:t>around</w:t>
        </w:r>
      </w:ins>
      <w:r>
        <w:rPr>
          <w:rFonts w:ascii="Times New Roman" w:hAnsi="Times New Roman" w:cs="Times New Roman"/>
        </w:rPr>
        <w:t xml:space="preserve"> the </w:t>
      </w:r>
      <w:del w:id="60" w:author="reviewer" w:date="2026-08-08T17:08:00Z">
        <w:r>
          <w:rPr>
            <w:rFonts w:ascii="Times New Roman" w:hAnsi="Times New Roman" w:cs="Times New Roman"/>
          </w:rPr>
          <w:delText xml:space="preserve">exogenous Brexit shock. The </w:delText>
        </w:r>
      </w:del>
      <w:ins w:id="61" w:author="reviewer" w:date="2026-08-08T17:08:00Z">
        <w:r>
          <w:rPr>
            <w:rFonts w:ascii="Times New Roman" w:hAnsi="Times New Roman" w:cs="Times New Roman"/>
          </w:rPr>
          <w:t xml:space="preserve">externally imposed </w:t>
        </w:r>
      </w:ins>
      <w:r>
        <w:rPr>
          <w:rFonts w:ascii="Times New Roman" w:hAnsi="Times New Roman" w:cs="Times New Roman"/>
        </w:rPr>
        <w:t>loss of Home Fee status and loan access</w:t>
      </w:r>
      <w:del w:id="62" w:author="reviewer" w:date="2026-08-08T17:08:00Z">
        <w:r>
          <w:rPr>
            <w:rFonts w:ascii="Times New Roman" w:hAnsi="Times New Roman" w:cs="Times New Roman"/>
          </w:rPr>
          <w:delText xml:space="preserve"> was imposed by external policy, not chosen by universities, making the change in effective prices plausibly exogenous to institution-level demand.</w:delText>
        </w:r>
      </w:del>
      <w:ins w:id="63" w:author="reviewer" w:date="2026-08-08T17:08:00Z">
        <w:r>
          <w:rPr>
            <w:rFonts w:ascii="Times New Roman" w:hAnsi="Times New Roman" w:cs="Times New Roman"/>
          </w:rPr>
          <w:t>.</w:t>
        </w:r>
      </w:ins>
      <w:r>
        <w:rPr>
          <w:rFonts w:ascii="Times New Roman" w:hAnsi="Times New Roman" w:cs="Times New Roman"/>
        </w:rPr>
        <w:t xml:space="preserve"> Because the financial consequences varied across origin countries, </w:t>
      </w:r>
      <w:del w:id="64" w:author="reviewer" w:date="2026-08-08T17:08:00Z">
        <w:r>
          <w:rPr>
            <w:rFonts w:ascii="Times New Roman" w:hAnsi="Times New Roman" w:cs="Times New Roman"/>
          </w:rPr>
          <w:delText>Brexit generated heterogeneous price variation that identifies causal price elasticities at the origin-country level, which in turn recover</w:delText>
        </w:r>
      </w:del>
      <w:ins w:id="65" w:author="reviewer" w:date="2026-08-08T17:08:00Z">
        <w:r>
          <w:rPr>
            <w:rFonts w:ascii="Times New Roman" w:hAnsi="Times New Roman" w:cs="Times New Roman"/>
          </w:rPr>
          <w:t>the design also permits</w:t>
        </w:r>
      </w:ins>
      <w:r>
        <w:rPr>
          <w:rFonts w:ascii="Times New Roman" w:hAnsi="Times New Roman" w:cs="Times New Roman"/>
        </w:rPr>
        <w:t xml:space="preserve"> country-specific </w:t>
      </w:r>
      <w:ins w:id="66" w:author="reviewer" w:date="2026-08-08T17:08:00Z">
        <w:r>
          <w:rPr>
            <w:rFonts w:ascii="Times New Roman" w:hAnsi="Times New Roman" w:cs="Times New Roman"/>
          </w:rPr>
          <w:t xml:space="preserve">treatment effects that can be mapped to </w:t>
        </w:r>
      </w:ins>
      <w:r>
        <w:rPr>
          <w:rFonts w:ascii="Times New Roman" w:hAnsi="Times New Roman" w:cs="Times New Roman"/>
        </w:rPr>
        <w:t xml:space="preserve">constant-elasticity demand </w:t>
      </w:r>
      <w:del w:id="67" w:author="reviewer" w:date="2026-08-08T17:08:00Z">
        <w:r>
          <w:rPr>
            <w:rFonts w:ascii="Times New Roman" w:hAnsi="Times New Roman" w:cs="Times New Roman"/>
          </w:rPr>
          <w:delText>functions around pre-Brexit price levels</w:delText>
        </w:r>
      </w:del>
      <w:ins w:id="68" w:author="reviewer" w:date="2026-08-08T17:08:00Z">
        <w:r>
          <w:rPr>
            <w:rFonts w:ascii="Times New Roman" w:hAnsi="Times New Roman" w:cs="Times New Roman"/>
          </w:rPr>
          <w:t>responses under the maintained price-shock assumptions</w:t>
        </w:r>
      </w:ins>
      <w:r>
        <w:rPr>
          <w:rFonts w:ascii="Times New Roman" w:hAnsi="Times New Roman" w:cs="Times New Roman"/>
        </w:rPr>
        <w:t>.</w:t>
      </w:r>
    </w:p>
    <w:p w14:paraId="254E7BCB" w14:textId="77777777" w:rsidR="00F47729" w:rsidRPr="002277CE" w:rsidRDefault="00014EA4" w:rsidP="00014EA4">
      <w:pPr>
        <w:spacing w:line="360" w:lineRule="auto"/>
        <w:ind w:firstLine="240"/>
        <w:rPr>
          <w:rFonts w:ascii="Times New Roman" w:hAnsi="Times New Roman" w:cs="Times New Roman"/>
        </w:rPr>
      </w:pPr>
      <w:del w:id="69" w:author="reviewer" w:date="2026-08-08T17:08:00Z">
        <w:r>
          <w:rPr>
            <w:rFonts w:ascii="Times New Roman" w:hAnsi="Times New Roman" w:cs="Times New Roman"/>
          </w:rPr>
          <w:delText>We show, that it</w:delText>
        </w:r>
      </w:del>
      <w:ins w:id="70" w:author="reviewer" w:date="2026-08-08T17:08:00Z">
        <w:r>
          <w:rPr>
            <w:rFonts w:ascii="Times New Roman" w:hAnsi="Times New Roman" w:cs="Times New Roman"/>
          </w:rPr>
          <w:t>It</w:t>
        </w:r>
      </w:ins>
      <w:r>
        <w:rPr>
          <w:rFonts w:ascii="Times New Roman" w:hAnsi="Times New Roman" w:cs="Times New Roman"/>
        </w:rPr>
        <w:t xml:space="preserve"> is misleading to read the larger decline from lower-income EU countries as </w:t>
      </w:r>
      <w:del w:id="71" w:author="reviewer" w:date="2026-08-08T17:08:00Z">
        <w:r>
          <w:rPr>
            <w:rFonts w:ascii="Times New Roman" w:hAnsi="Times New Roman" w:cs="Times New Roman"/>
          </w:rPr>
          <w:delText>evidence</w:delText>
        </w:r>
      </w:del>
      <w:ins w:id="72" w:author="reviewer" w:date="2026-08-08T17:08:00Z">
        <w:r>
          <w:rPr>
            <w:rFonts w:ascii="Times New Roman" w:hAnsi="Times New Roman" w:cs="Times New Roman"/>
          </w:rPr>
          <w:t>proof</w:t>
        </w:r>
      </w:ins>
      <w:r>
        <w:rPr>
          <w:rFonts w:ascii="Times New Roman" w:hAnsi="Times New Roman" w:cs="Times New Roman"/>
        </w:rPr>
        <w:t xml:space="preserve"> of inherently more elastic preferences. Although Brexit imposed a common regulatory change, its effective financial consequences differed substantially across </w:t>
      </w:r>
      <w:del w:id="73" w:author="reviewer" w:date="2026-08-08T17:08:00Z">
        <w:r>
          <w:rPr>
            <w:rFonts w:ascii="Times New Roman" w:hAnsi="Times New Roman" w:cs="Times New Roman"/>
          </w:rPr>
          <w:delText>origin countries. Assuming</w:delText>
        </w:r>
      </w:del>
      <w:ins w:id="74" w:author="reviewer" w:date="2026-08-08T17:08:00Z">
        <w:r>
          <w:rPr>
            <w:rFonts w:ascii="Times New Roman" w:hAnsi="Times New Roman" w:cs="Times New Roman"/>
          </w:rPr>
          <w:t>origins. Under</w:t>
        </w:r>
      </w:ins>
      <w:r>
        <w:rPr>
          <w:rFonts w:ascii="Times New Roman" w:hAnsi="Times New Roman" w:cs="Times New Roman"/>
        </w:rPr>
        <w:t xml:space="preserve"> equal treatment intensity, the </w:t>
      </w:r>
      <w:del w:id="75" w:author="reviewer" w:date="2026-08-08T17:08:00Z">
        <w:r>
          <w:rPr>
            <w:rFonts w:ascii="Times New Roman" w:hAnsi="Times New Roman" w:cs="Times New Roman"/>
          </w:rPr>
          <w:delText xml:space="preserve">higher elasticities for </w:delText>
        </w:r>
      </w:del>
      <w:ins w:id="76" w:author="reviewer" w:date="2026-08-08T17:08:00Z">
        <w:r>
          <w:rPr>
            <w:rFonts w:ascii="Times New Roman" w:hAnsi="Times New Roman" w:cs="Times New Roman"/>
          </w:rPr>
          <w:t xml:space="preserve">larger declines from </w:t>
        </w:r>
      </w:ins>
      <w:r>
        <w:rPr>
          <w:rFonts w:ascii="Times New Roman" w:hAnsi="Times New Roman" w:cs="Times New Roman"/>
        </w:rPr>
        <w:t xml:space="preserve">poorer countries </w:t>
      </w:r>
      <w:ins w:id="77" w:author="reviewer" w:date="2026-08-08T17:08:00Z">
        <w:r>
          <w:rPr>
            <w:rFonts w:ascii="Times New Roman" w:hAnsi="Times New Roman" w:cs="Times New Roman"/>
          </w:rPr>
          <w:t xml:space="preserve">would </w:t>
        </w:r>
      </w:ins>
      <w:r>
        <w:rPr>
          <w:rFonts w:ascii="Times New Roman" w:hAnsi="Times New Roman" w:cs="Times New Roman"/>
        </w:rPr>
        <w:t xml:space="preserve">suggest </w:t>
      </w:r>
      <w:del w:id="78" w:author="reviewer" w:date="2026-08-08T17:08:00Z">
        <w:r>
          <w:rPr>
            <w:rFonts w:ascii="Times New Roman" w:hAnsi="Times New Roman" w:cs="Times New Roman"/>
          </w:rPr>
          <w:delText>the UK market disproportionately lost price-sensitive applicants while retaining those better able to pay.</w:delText>
        </w:r>
      </w:del>
      <w:ins w:id="79" w:author="reviewer" w:date="2026-08-08T17:08:00Z">
        <w:r>
          <w:rPr>
            <w:rFonts w:ascii="Times New Roman" w:hAnsi="Times New Roman" w:cs="Times New Roman"/>
          </w:rPr>
          <w:t>greater price responsiveness.</w:t>
        </w:r>
      </w:ins>
      <w:r>
        <w:rPr>
          <w:rFonts w:ascii="Times New Roman" w:hAnsi="Times New Roman" w:cs="Times New Roman"/>
        </w:rPr>
        <w:t xml:space="preserve"> That interpretation changes once </w:t>
      </w:r>
      <w:del w:id="80" w:author="reviewer" w:date="2026-08-08T17:08:00Z">
        <w:r>
          <w:rPr>
            <w:rFonts w:ascii="Times New Roman" w:hAnsi="Times New Roman" w:cs="Times New Roman"/>
          </w:rPr>
          <w:delText xml:space="preserve">we value </w:delText>
        </w:r>
      </w:del>
      <w:r>
        <w:rPr>
          <w:rFonts w:ascii="Times New Roman" w:hAnsi="Times New Roman" w:cs="Times New Roman"/>
        </w:rPr>
        <w:t xml:space="preserve">pre-Brexit access to income-contingent loans </w:t>
      </w:r>
      <w:ins w:id="81" w:author="reviewer" w:date="2026-08-08T17:08:00Z">
        <w:r>
          <w:rPr>
            <w:rFonts w:ascii="Times New Roman" w:hAnsi="Times New Roman" w:cs="Times New Roman"/>
          </w:rPr>
          <w:t xml:space="preserve">is valued </w:t>
        </w:r>
      </w:ins>
      <w:r>
        <w:rPr>
          <w:rFonts w:ascii="Times New Roman" w:hAnsi="Times New Roman" w:cs="Times New Roman"/>
        </w:rPr>
        <w:t xml:space="preserve">from each country’s perspective. </w:t>
      </w:r>
      <w:del w:id="82" w:author="reviewer" w:date="2026-08-08T17:08:00Z">
        <w:r>
          <w:rPr>
            <w:rFonts w:ascii="Times New Roman" w:hAnsi="Times New Roman" w:cs="Times New Roman"/>
          </w:rPr>
          <w:delText>After rescaling the same elasticities</w:delText>
        </w:r>
      </w:del>
      <w:ins w:id="83" w:author="reviewer" w:date="2026-08-08T17:08:00Z">
        <w:r>
          <w:rPr>
            <w:rFonts w:ascii="Times New Roman" w:hAnsi="Times New Roman" w:cs="Times New Roman"/>
          </w:rPr>
          <w:t>Rescaling</w:t>
        </w:r>
      </w:ins>
      <w:r>
        <w:rPr>
          <w:rFonts w:ascii="Times New Roman" w:hAnsi="Times New Roman" w:cs="Times New Roman"/>
        </w:rPr>
        <w:t xml:space="preserve"> by country-specific </w:t>
      </w:r>
      <w:ins w:id="84" w:author="reviewer" w:date="2026-08-08T17:08:00Z">
        <w:r>
          <w:rPr>
            <w:rFonts w:ascii="Times New Roman" w:hAnsi="Times New Roman" w:cs="Times New Roman"/>
          </w:rPr>
          <w:t xml:space="preserve">effective price </w:t>
        </w:r>
      </w:ins>
      <w:r>
        <w:rPr>
          <w:rFonts w:ascii="Times New Roman" w:hAnsi="Times New Roman" w:cs="Times New Roman"/>
        </w:rPr>
        <w:t xml:space="preserve">changes </w:t>
      </w:r>
      <w:del w:id="85" w:author="reviewer" w:date="2026-08-08T17:08:00Z">
        <w:r>
          <w:rPr>
            <w:rFonts w:ascii="Times New Roman" w:hAnsi="Times New Roman" w:cs="Times New Roman"/>
          </w:rPr>
          <w:delText>in the value of this financing benefit,</w:delText>
        </w:r>
      </w:del>
      <w:ins w:id="86" w:author="reviewer" w:date="2026-08-08T17:08:00Z">
        <w:r>
          <w:rPr>
            <w:rFonts w:ascii="Times New Roman" w:hAnsi="Times New Roman" w:cs="Times New Roman"/>
          </w:rPr>
          <w:t>nearly eliminates</w:t>
        </w:r>
      </w:ins>
      <w:r>
        <w:rPr>
          <w:rFonts w:ascii="Times New Roman" w:hAnsi="Times New Roman" w:cs="Times New Roman"/>
        </w:rPr>
        <w:t xml:space="preserve"> the positive relationship between elasticity and GDP per capita</w:t>
      </w:r>
      <w:del w:id="87" w:author="reviewer" w:date="2026-08-08T17:08:00Z">
        <w:r>
          <w:rPr>
            <w:rFonts w:ascii="Times New Roman" w:hAnsi="Times New Roman" w:cs="Times New Roman"/>
          </w:rPr>
          <w:delText xml:space="preserve"> almost disappears, implying that most </w:delText>
        </w:r>
      </w:del>
      <w:ins w:id="88" w:author="reviewer" w:date="2026-08-08T17:08:00Z">
        <w:r>
          <w:rPr>
            <w:rFonts w:ascii="Times New Roman" w:hAnsi="Times New Roman" w:cs="Times New Roman"/>
          </w:rPr>
          <w:t xml:space="preserve">, which is consistent with much of the </w:t>
        </w:r>
      </w:ins>
      <w:r>
        <w:rPr>
          <w:rFonts w:ascii="Times New Roman" w:hAnsi="Times New Roman" w:cs="Times New Roman"/>
        </w:rPr>
        <w:t xml:space="preserve">cross-country heterogeneity </w:t>
      </w:r>
      <w:del w:id="89" w:author="reviewer" w:date="2026-08-08T17:08:00Z">
        <w:r>
          <w:rPr>
            <w:rFonts w:ascii="Times New Roman" w:hAnsi="Times New Roman" w:cs="Times New Roman"/>
          </w:rPr>
          <w:delText>reflects</w:delText>
        </w:r>
      </w:del>
      <w:ins w:id="90" w:author="reviewer" w:date="2026-08-08T17:08:00Z">
        <w:r>
          <w:rPr>
            <w:rFonts w:ascii="Times New Roman" w:hAnsi="Times New Roman" w:cs="Times New Roman"/>
          </w:rPr>
          <w:t>reflecting</w:t>
        </w:r>
      </w:ins>
      <w:r>
        <w:rPr>
          <w:rFonts w:ascii="Times New Roman" w:hAnsi="Times New Roman" w:cs="Times New Roman"/>
        </w:rPr>
        <w:t xml:space="preserve"> treatment </w:t>
      </w:r>
      <w:r>
        <w:rPr>
          <w:rFonts w:ascii="Times New Roman" w:hAnsi="Times New Roman" w:cs="Times New Roman"/>
        </w:rPr>
        <w:lastRenderedPageBreak/>
        <w:t>intensity generated by the loan system</w:t>
      </w:r>
      <w:del w:id="91" w:author="reviewer" w:date="2026-08-08T17:08:00Z">
        <w:r>
          <w:rPr>
            <w:rFonts w:ascii="Times New Roman" w:hAnsi="Times New Roman" w:cs="Times New Roman"/>
          </w:rPr>
          <w:delText>, not fundamental differences in preferences. The rescaled elasticities track the share of national income invested in education more closely than GDP per capita or other wealth proxies such as the Gini coefficient.</w:delText>
        </w:r>
      </w:del>
      <w:ins w:id="92" w:author="reviewer" w:date="2026-08-08T17:08:00Z">
        <w:r>
          <w:rPr>
            <w:rFonts w:ascii="Times New Roman" w:hAnsi="Times New Roman" w:cs="Times New Roman"/>
          </w:rPr>
          <w:t>.</w:t>
        </w:r>
      </w:ins>
      <w:r>
        <w:rPr>
          <w:rFonts w:ascii="Times New Roman" w:hAnsi="Times New Roman" w:cs="Times New Roman"/>
        </w:rPr>
        <w:t xml:space="preserve"> Demand elasticity </w:t>
      </w:r>
      <w:del w:id="93" w:author="reviewer" w:date="2026-08-08T17:08:00Z">
        <w:r>
          <w:rPr>
            <w:rFonts w:ascii="Times New Roman" w:hAnsi="Times New Roman" w:cs="Times New Roman"/>
          </w:rPr>
          <w:delText>is thus not a universal parameter, and the estimated coefficient</w:delText>
        </w:r>
      </w:del>
      <w:ins w:id="94" w:author="reviewer" w:date="2026-08-08T17:08:00Z">
        <w:r>
          <w:rPr>
            <w:rFonts w:ascii="Times New Roman" w:hAnsi="Times New Roman" w:cs="Times New Roman"/>
          </w:rPr>
          <w:t>therefore</w:t>
        </w:r>
      </w:ins>
      <w:r>
        <w:rPr>
          <w:rFonts w:ascii="Times New Roman" w:hAnsi="Times New Roman" w:cs="Times New Roman"/>
        </w:rPr>
        <w:t xml:space="preserve"> cannot be </w:t>
      </w:r>
      <w:del w:id="95" w:author="reviewer" w:date="2026-08-08T17:08:00Z">
        <w:r>
          <w:rPr>
            <w:rFonts w:ascii="Times New Roman" w:hAnsi="Times New Roman" w:cs="Times New Roman"/>
          </w:rPr>
          <w:delText>understood</w:delText>
        </w:r>
      </w:del>
      <w:ins w:id="96" w:author="reviewer" w:date="2026-08-08T17:08:00Z">
        <w:r>
          <w:rPr>
            <w:rFonts w:ascii="Times New Roman" w:hAnsi="Times New Roman" w:cs="Times New Roman"/>
          </w:rPr>
          <w:t>interpreted</w:t>
        </w:r>
      </w:ins>
      <w:r>
        <w:rPr>
          <w:rFonts w:ascii="Times New Roman" w:hAnsi="Times New Roman" w:cs="Times New Roman"/>
        </w:rPr>
        <w:t xml:space="preserve"> independently of the baseline </w:t>
      </w:r>
      <w:del w:id="97" w:author="reviewer" w:date="2026-08-08T17:08:00Z">
        <w:r>
          <w:rPr>
            <w:rFonts w:ascii="Times New Roman" w:hAnsi="Times New Roman" w:cs="Times New Roman"/>
          </w:rPr>
          <w:delText>financial</w:delText>
        </w:r>
      </w:del>
      <w:ins w:id="98" w:author="reviewer" w:date="2026-08-08T17:08:00Z">
        <w:r>
          <w:rPr>
            <w:rFonts w:ascii="Times New Roman" w:hAnsi="Times New Roman" w:cs="Times New Roman"/>
          </w:rPr>
          <w:t>financing</w:t>
        </w:r>
      </w:ins>
      <w:r>
        <w:rPr>
          <w:rFonts w:ascii="Times New Roman" w:hAnsi="Times New Roman" w:cs="Times New Roman"/>
        </w:rPr>
        <w:t xml:space="preserve"> conditions </w:t>
      </w:r>
      <w:del w:id="99" w:author="reviewer" w:date="2026-08-08T17:08:00Z">
        <w:r>
          <w:rPr>
            <w:rFonts w:ascii="Times New Roman" w:hAnsi="Times New Roman" w:cs="Times New Roman"/>
          </w:rPr>
          <w:delText xml:space="preserve">facing heterogeneous </w:delText>
        </w:r>
      </w:del>
      <w:ins w:id="100" w:author="reviewer" w:date="2026-08-08T17:08:00Z">
        <w:r>
          <w:rPr>
            <w:rFonts w:ascii="Times New Roman" w:hAnsi="Times New Roman" w:cs="Times New Roman"/>
          </w:rPr>
          <w:t xml:space="preserve">faced by </w:t>
        </w:r>
      </w:ins>
      <w:r>
        <w:rPr>
          <w:rFonts w:ascii="Times New Roman" w:hAnsi="Times New Roman" w:cs="Times New Roman"/>
        </w:rPr>
        <w:t>applicants.</w:t>
      </w:r>
    </w:p>
    <w:p w14:paraId="4EEFDDBC" w14:textId="77777777" w:rsidR="002277CE" w:rsidRPr="002277CE" w:rsidRDefault="002277CE" w:rsidP="002277CE">
      <w:pPr>
        <w:spacing w:line="360" w:lineRule="auto"/>
        <w:rPr>
          <w:rFonts w:ascii="Times New Roman" w:hAnsi="Times New Roman" w:cs="Times New Roman"/>
        </w:rPr>
      </w:pPr>
    </w:p>
    <w:p w14:paraId="631A431C" w14:textId="77777777" w:rsidR="00F47729" w:rsidRPr="002277CE" w:rsidRDefault="002277CE" w:rsidP="0078390D">
      <w:pPr>
        <w:numPr>
          <w:ilvl w:val="0"/>
          <w:numId w:val="2"/>
        </w:numPr>
        <w:spacing w:line="360" w:lineRule="auto"/>
        <w:rPr>
          <w:rFonts w:ascii="Times New Roman" w:hAnsi="Times New Roman" w:cs="Times New Roman"/>
        </w:rPr>
      </w:pPr>
      <w:r>
        <w:rPr>
          <w:rFonts w:ascii="Times New Roman" w:hAnsi="Times New Roman" w:cs="Times New Roman"/>
          <w:b/>
          <w:bCs/>
          <w:i/>
          <w:iCs/>
        </w:rPr>
        <w:t>Context</w:t>
      </w:r>
    </w:p>
    <w:p w14:paraId="018D682F" w14:textId="77777777" w:rsidR="002277CE" w:rsidRPr="002277CE" w:rsidRDefault="002277CE" w:rsidP="002277CE">
      <w:pPr>
        <w:spacing w:line="360" w:lineRule="auto"/>
        <w:rPr>
          <w:rFonts w:ascii="Times New Roman" w:hAnsi="Times New Roman" w:cs="Times New Roman"/>
        </w:rPr>
      </w:pPr>
    </w:p>
    <w:p w14:paraId="28E292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Brexit and higher education</w:t>
      </w:r>
    </w:p>
    <w:p w14:paraId="17280B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Between 1940 and the early 1990s the US market for baccalaureate education grew far more competitive, moving from largely local markets to a nationally integrated system. Hoxby (1997) argues this intensified competition over students and institutional quality and can explain real tuition increases of about 50 percent among selective private colleges. A related shift toward market competition later occurred in England, where reforms from 2012 expanded tuition-</w:t>
      </w:r>
      <w:proofErr w:type="spellStart"/>
      <w:r>
        <w:rPr>
          <w:rFonts w:ascii="Times New Roman" w:hAnsi="Times New Roman" w:cs="Times New Roman"/>
        </w:rPr>
        <w:t>fee</w:t>
      </w:r>
      <w:proofErr w:type="spellEnd"/>
      <w:r>
        <w:rPr>
          <w:rFonts w:ascii="Times New Roman" w:hAnsi="Times New Roman" w:cs="Times New Roman"/>
        </w:rPr>
        <w:t xml:space="preserv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76552C26"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Expanding formal access does not guarantee that institutions adapt to a more diverse student body. Macdonald and Stratta (2001) found that tutors in an institution with a well-established access policy mostly helped non-traditional students adjust to existing provision, instead of reconsidering whether that provision reflected their needs.</w:t>
      </w:r>
    </w:p>
    <w:p w14:paraId="3C8BA1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therefore produced one of the largest discrete tuition shocks faced by a clearly defined group of students in twenty-first-century British higher education.</w:t>
      </w:r>
    </w:p>
    <w:p w14:paraId="53C95994"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Brexit raised financial and reputational concerns about recruiting EU students and staff, accessing European research funding, and UK students studying abroad (Mayhew, 2022). Even so, the UK remained the world’s second most popular destination for </w:t>
      </w:r>
      <w:r>
        <w:rPr>
          <w:rFonts w:ascii="Times New Roman" w:hAnsi="Times New Roman" w:cs="Times New Roman"/>
        </w:rPr>
        <w:lastRenderedPageBreak/>
        <w:t>international students in 2023. About 730,000 international students were enrolled at UK universities in 2023/24, some 25 percent of the student population, and their fees generated 23 percent of total university income (</w:t>
      </w:r>
      <w:proofErr w:type="spellStart"/>
      <w:r>
        <w:rPr>
          <w:rFonts w:ascii="Times New Roman" w:hAnsi="Times New Roman" w:cs="Times New Roman"/>
        </w:rPr>
        <w:t>Cuibus</w:t>
      </w:r>
      <w:proofErr w:type="spellEnd"/>
      <w:r>
        <w:rPr>
          <w:rFonts w:ascii="Times New Roman" w:hAnsi="Times New Roman" w:cs="Times New Roman"/>
        </w:rPr>
        <w:t xml:space="preserve"> et al., 2025). </w:t>
      </w:r>
      <w:proofErr w:type="spellStart"/>
      <w:r>
        <w:rPr>
          <w:rFonts w:ascii="Times New Roman" w:hAnsi="Times New Roman" w:cs="Times New Roman"/>
        </w:rPr>
        <w:t>Cuibus</w:t>
      </w:r>
      <w:proofErr w:type="spellEnd"/>
      <w:r>
        <w:rPr>
          <w:rFonts w:ascii="Times New Roman" w:hAnsi="Times New Roman" w:cs="Times New Roman"/>
        </w:rPr>
        <w:t xml:space="preserve"> et al. (2025) report that EU numbers fell sharply after Brexit and then stabilized, so that by 2023/24 EU students were only 7 percent of newly enrolled international students. Mayhew (2022) notes the decline in EU enrollments during 2021/22 was more than offset by growth among UK and non-EU students, which illustrates that enrollment is an equilibrium outcome jointly determined by applications, offers, acceptances, and institutional capacity.</w:t>
      </w:r>
    </w:p>
    <w:p w14:paraId="6E7E7541"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04652D70" w14:textId="77777777" w:rsidR="002277CE" w:rsidRPr="002277CE" w:rsidRDefault="002277CE" w:rsidP="002277CE">
      <w:pPr>
        <w:spacing w:line="360" w:lineRule="auto"/>
        <w:rPr>
          <w:rFonts w:ascii="Times New Roman" w:hAnsi="Times New Roman" w:cs="Times New Roman"/>
        </w:rPr>
      </w:pPr>
    </w:p>
    <w:p w14:paraId="388CC7AD" w14:textId="77777777" w:rsidR="002277CE" w:rsidRPr="002277CE" w:rsidRDefault="002277CE" w:rsidP="002277CE">
      <w:pPr>
        <w:spacing w:line="360" w:lineRule="auto"/>
        <w:rPr>
          <w:rFonts w:ascii="Times New Roman" w:hAnsi="Times New Roman" w:cs="Times New Roman"/>
          <w:b/>
          <w:bCs/>
          <w:i/>
          <w:iCs/>
        </w:rPr>
      </w:pPr>
      <w:r>
        <w:rPr>
          <w:rFonts w:ascii="Times New Roman" w:hAnsi="Times New Roman" w:cs="Times New Roman"/>
          <w:b/>
          <w:bCs/>
          <w:i/>
          <w:iCs/>
        </w:rPr>
        <w:t>Previous attempts to capture demand elasticities in higher education</w:t>
      </w:r>
    </w:p>
    <w:p w14:paraId="0BD5153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089B7889"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t xml:space="preserve">Methodologically, Conlon et al. (2021), seeking a specific EU elasticity, acknowledge that tuition fees are among the variables that are the same across countries, then estimate elasticities from a country panel with no within-year cross-country price variation, so the tuition coefficient is identified only through the common time series. They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w:t>
      </w:r>
      <w:r>
        <w:rPr>
          <w:rFonts w:ascii="Times New Roman" w:hAnsi="Times New Roman" w:cs="Times New Roman"/>
        </w:rPr>
        <w:lastRenderedPageBreak/>
        <w:t>later). Clifton-Sprigg et al. (2025) divided the ATT implied change in applications by a 140% price change to obtain about 0.40. In the Appendix we show why this understates the true slope of an isoelastic demand curve when the price shock is large.</w:t>
      </w:r>
    </w:p>
    <w:p w14:paraId="4F6BD0EC"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Our closest predecessor is Sá (2014, 2017, 2019), who used UCAS application data and a related difference-in-differences design to estimate the response to the 2012 tuition reform. The elasticity estimates are easy to conflate. The 2014 working paper reports magnitudes between 0.14 and 0.26, while later versions report both a reform-specific 0.110 and a full-period 0.356 (Sá, 2017; Sá, 2019). The gap between the latter two decomposes into four parts. First, the 0.110 divides the 18.7% application decline by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Identification remains contestable.</w:t>
      </w:r>
    </w:p>
    <w:p w14:paraId="763ACD91"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Simultaneity between tuition and enrollment is a further identification concern, especially in earlier studies using aggregate variation. Leslie and Brinkman (1987) write the conventional elasticity as ε = E/P, with E the percentage change in enrollment and P the percentage change in price. Reading this ratio causally requires tuition to be exogenous to demand and to other determinants of enrollment, which is unlikely when identification relies on ordinary institutional variation over time.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Estimates from joint time-series variation may thus confound movement along a demand curve with changes in quality, strategy, and pricing. The Brexit design provides cleaner identifying variation, since the loss of Home Fee status and loan eligibility came from external regulation, not universities responding to contemporaneous EU demand.</w:t>
      </w:r>
    </w:p>
    <w:p w14:paraId="48ED19BA"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Leslie and Brinkman (1987) also note that a tuition elasticity from a time-series study cannot be used directly as a total-cost elasticity, because tuition and total cost did not move </w:t>
      </w:r>
      <w:r>
        <w:rPr>
          <w:rFonts w:ascii="Times New Roman" w:hAnsi="Times New Roman" w:cs="Times New Roman"/>
        </w:rPr>
        <w:lastRenderedPageBreak/>
        <w:t>proportionally over time. This is why Brexit matters empirically, since it generated implicit tuition variation by sharply changing the effective price faced by EU applicants, letting us identify how demand responds to the actual cost of study rather than nominal tuition alone. Campbell and Siegel (1967) give an example where tuition rose 148% between 1927 and 1963, more than total direct costs, so their tuition elasticity of −0.44 understates the true total-cost elasticity. Leslie and Brinkman (1987) further conclude that each $100 tuition increase, given 1982-83 average weighted prices of $3,420 for tuition and room and board, lowers the 18-24 participation rate by about three-quarters of a percentage point. With a national participation rate near 0.33 in 1982, US enrollments would fall about 2.1 percent per $100 increase, all else equal, implying a price elasticity of about −0.73, largely consistent with some of our estimates.</w:t>
      </w:r>
    </w:p>
    <w:p w14:paraId="4B00DD8B"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Savoca (1990) argues that enrollment-based estimates understate demand sensitivity by conflating application with admissions and matriculation decisions. If tuition and admissions policy are set independently, the enrollment elasticity equals the sum of the application and matriculation elasticities, which she estimates at −0.49, so true demand elasticity may be more than twice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7B4009B0"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The Brexit-derived elasticities may exceed standard estimates. Heller (1997) argues tuition increases reduce enrollment, so higher education is not a luxury good, and the studies he reviews converge on each $100 increase lowering enrollment by roughly 0.5 to 1.0 percentage points, consistent with Leslie and Brinkman (1987). Aid cuts also reduce enrollment, with effects varying by aid type, and lower-income students are more sensitive to tuition and aid than middle- and upper-income students. Hemelt and Marcotte (2011) likewise confirm the negative tuition-enrollment relationship, though their design is not directly comparable to Brexit.</w:t>
      </w:r>
    </w:p>
    <w:p w14:paraId="62C0B03A"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rPrChange w:id="101" w:author="reviewer" w:date="2026-08-08T17:08:00Z">
            <w:rPr>
              <w:rFonts w:ascii="Times New Roman" w:hAnsi="Times New Roman"/>
              <w:highlight w:val="yellow"/>
            </w:rPr>
          </w:rPrChange>
        </w:rPr>
        <w:t>A further branch, BLP-type models (building on McFadden, 1974), derives elasticities from estimated preference heterogeneity across differentiated alternatives, whereas the present design derives elasticity from observed variation in exposure to a large policy-induced price shock. The former better recovers substitution matrices across choices; the latter better identifies a destination-level demand response to a discrete change in the relative price of UK higher education.</w:t>
      </w:r>
    </w:p>
    <w:p w14:paraId="153594B0" w14:textId="77777777" w:rsidR="002277CE" w:rsidRPr="002277CE" w:rsidRDefault="002277CE" w:rsidP="002277CE">
      <w:pPr>
        <w:spacing w:line="360" w:lineRule="auto"/>
        <w:rPr>
          <w:rFonts w:ascii="Times New Roman" w:hAnsi="Times New Roman" w:cs="Times New Roman"/>
        </w:rPr>
      </w:pPr>
    </w:p>
    <w:p w14:paraId="4395E1D4" w14:textId="77777777" w:rsidR="00F47729" w:rsidRPr="002277CE" w:rsidRDefault="002277CE" w:rsidP="0078390D">
      <w:pPr>
        <w:numPr>
          <w:ilvl w:val="0"/>
          <w:numId w:val="3"/>
        </w:numPr>
        <w:spacing w:line="360" w:lineRule="auto"/>
        <w:rPr>
          <w:rFonts w:ascii="Times New Roman" w:hAnsi="Times New Roman" w:cs="Times New Roman"/>
        </w:rPr>
      </w:pPr>
      <w:r>
        <w:rPr>
          <w:rFonts w:ascii="Times New Roman" w:hAnsi="Times New Roman" w:cs="Times New Roman"/>
          <w:b/>
          <w:bCs/>
          <w:i/>
          <w:iCs/>
        </w:rPr>
        <w:lastRenderedPageBreak/>
        <w:t>Data</w:t>
      </w:r>
    </w:p>
    <w:p w14:paraId="68055D3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The primary source is the most recent UCAS release (2025),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aggregate across all categories of sex and gender to obtain total demand from each origin country, keeping domicile as the key dimension of variation. Deriving gender-, age-, or subject-specific elasticities is a natural extension left for future work, as we focus on aggregate flows here for space.</w:t>
      </w:r>
    </w:p>
    <w:p w14:paraId="30D56FE7" w14:textId="77777777"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The unit of observation is the origin-country-year, a panel of both EU countries (treated) and non-EU countries used to build the pseudo EU (control). The outcome is the log number of applicants from country </w:t>
      </w:r>
      <w:proofErr w:type="spellStart"/>
      <w:r>
        <w:rPr>
          <w:rFonts w:ascii="Times New Roman" w:hAnsi="Times New Roman" w:cs="Times New Roman"/>
        </w:rPr>
        <w:t>i</w:t>
      </w:r>
      <w:proofErr w:type="spellEnd"/>
      <w:r>
        <w:rPr>
          <w:rFonts w:ascii="Times New Roman" w:hAnsi="Times New Roman" w:cs="Times New Roman"/>
        </w:rPr>
        <w:t xml:space="preserve"> in year t. To study heterogeneity in the response, the UCAS data are merged with World Bank macroeconomic indicators, including GDP per capita and labor-market variables. Table 1 reports descriptive statistics.</w:t>
      </w:r>
    </w:p>
    <w:p w14:paraId="0732CCDC" w14:textId="77777777" w:rsidR="00446968" w:rsidRPr="002277CE" w:rsidRDefault="00446968" w:rsidP="002277CE">
      <w:pPr>
        <w:spacing w:line="360" w:lineRule="auto"/>
        <w:ind w:firstLine="720"/>
        <w:rPr>
          <w:rFonts w:ascii="Times New Roman" w:hAnsi="Times New Roman" w:cs="Times New Roman"/>
        </w:rPr>
      </w:pPr>
    </w:p>
    <w:p w14:paraId="42E9C287" w14:textId="77777777" w:rsidR="002277CE" w:rsidRPr="00817C90" w:rsidRDefault="002277CE" w:rsidP="00817C90">
      <w:pPr>
        <w:rPr>
          <w:rFonts w:ascii="Times New Roman" w:hAnsi="Times New Roman" w:cs="Times New Roman"/>
          <w:i/>
          <w:iCs/>
          <w:sz w:val="22"/>
          <w:szCs w:val="22"/>
          <w:rPrChange w:id="102" w:author="Microsoft Office User" w:date="2026-08-09T23:05:00Z" w16du:dateUtc="2026-08-09T20:05:00Z">
            <w:rPr>
              <w:rFonts w:ascii="Times New Roman" w:hAnsi="Times New Roman" w:cs="Times New Roman"/>
            </w:rPr>
          </w:rPrChange>
        </w:rPr>
        <w:pPrChange w:id="103" w:author="Microsoft Office User" w:date="2026-08-09T23:05:00Z" w16du:dateUtc="2026-08-09T20:05:00Z">
          <w:pPr>
            <w:spacing w:line="360" w:lineRule="auto"/>
          </w:pPr>
        </w:pPrChange>
      </w:pPr>
      <w:r w:rsidRPr="00817C90">
        <w:rPr>
          <w:rFonts w:ascii="Times New Roman" w:hAnsi="Times New Roman" w:cs="Times New Roman"/>
          <w:b/>
          <w:bCs/>
          <w:i/>
          <w:iCs/>
          <w:sz w:val="22"/>
          <w:szCs w:val="22"/>
          <w:rPrChange w:id="104" w:author="Microsoft Office User" w:date="2026-08-09T23:05:00Z" w16du:dateUtc="2026-08-09T20:05:00Z">
            <w:rPr>
              <w:rFonts w:ascii="Times New Roman" w:hAnsi="Times New Roman" w:cs="Times New Roman"/>
              <w:b/>
              <w:bCs/>
            </w:rPr>
          </w:rPrChange>
        </w:rPr>
        <w:t>Table 1</w:t>
      </w:r>
      <w:r w:rsidRPr="00817C90">
        <w:rPr>
          <w:rFonts w:ascii="Times New Roman" w:hAnsi="Times New Roman" w:cs="Times New Roman"/>
          <w:i/>
          <w:iCs/>
          <w:sz w:val="22"/>
          <w:szCs w:val="22"/>
          <w:rPrChange w:id="105" w:author="Microsoft Office User" w:date="2026-08-09T23:05:00Z" w16du:dateUtc="2026-08-09T20:05:00Z">
            <w:rPr>
              <w:rFonts w:ascii="Times New Roman" w:hAnsi="Times New Roman" w:cs="Times New Roman"/>
            </w:rPr>
          </w:rPrChange>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Style1"/>
        <w:tblW w:w="5000" w:type="pct"/>
        <w:tblLayout w:type="fixed"/>
        <w:tblLook w:val="0020" w:firstRow="1" w:lastRow="0" w:firstColumn="0" w:lastColumn="0" w:noHBand="0" w:noVBand="0"/>
        <w:tblPrChange w:id="106" w:author="Microsoft Office User" w:date="2026-08-08T19:56:00Z" w16du:dateUtc="2026-08-08T16:56:00Z">
          <w:tblPr>
            <w:tblStyle w:val="Style1"/>
            <w:tblW w:w="4888" w:type="pct"/>
            <w:tblLook w:val="0020" w:firstRow="1" w:lastRow="0" w:firstColumn="0" w:lastColumn="0" w:noHBand="0" w:noVBand="0"/>
          </w:tblPr>
        </w:tblPrChange>
      </w:tblPr>
      <w:tblGrid>
        <w:gridCol w:w="2179"/>
        <w:gridCol w:w="918"/>
        <w:gridCol w:w="977"/>
        <w:gridCol w:w="1338"/>
        <w:gridCol w:w="1159"/>
        <w:gridCol w:w="1038"/>
        <w:gridCol w:w="1387"/>
        <w:tblGridChange w:id="107">
          <w:tblGrid>
            <w:gridCol w:w="2066"/>
            <w:gridCol w:w="95"/>
            <w:gridCol w:w="12"/>
            <w:gridCol w:w="6"/>
            <w:gridCol w:w="503"/>
            <w:gridCol w:w="112"/>
            <w:gridCol w:w="100"/>
            <w:gridCol w:w="203"/>
            <w:gridCol w:w="801"/>
            <w:gridCol w:w="112"/>
            <w:gridCol w:w="64"/>
            <w:gridCol w:w="30"/>
            <w:gridCol w:w="1130"/>
            <w:gridCol w:w="112"/>
            <w:gridCol w:w="66"/>
            <w:gridCol w:w="22"/>
            <w:gridCol w:w="956"/>
            <w:gridCol w:w="112"/>
            <w:gridCol w:w="69"/>
            <w:gridCol w:w="14"/>
            <w:gridCol w:w="841"/>
            <w:gridCol w:w="112"/>
            <w:gridCol w:w="71"/>
            <w:gridCol w:w="7"/>
            <w:gridCol w:w="1196"/>
            <w:gridCol w:w="112"/>
            <w:gridCol w:w="72"/>
          </w:tblGrid>
        </w:tblGridChange>
      </w:tblGrid>
      <w:tr w:rsidR="00F47729" w:rsidRPr="002277CE" w14:paraId="402EE2B7" w14:textId="77777777" w:rsidTr="0036218B">
        <w:trPr>
          <w:cnfStyle w:val="100000000000" w:firstRow="1" w:lastRow="0" w:firstColumn="0" w:lastColumn="0" w:oddVBand="0" w:evenVBand="0" w:oddHBand="0" w:evenHBand="0" w:firstRowFirstColumn="0" w:firstRowLastColumn="0" w:lastRowFirstColumn="0" w:lastRowLastColumn="0"/>
          <w:tblHeader/>
          <w:trPrChange w:id="108" w:author="Microsoft Office User" w:date="2026-08-08T19:56:00Z" w16du:dateUtc="2026-08-08T16:56:00Z">
            <w:trPr>
              <w:gridAfter w:val="0"/>
            </w:trPr>
          </w:trPrChange>
        </w:trPr>
        <w:tc>
          <w:tcPr>
            <w:tcW w:w="2119" w:type="dxa"/>
            <w:tcPrChange w:id="109" w:author="Microsoft Office User" w:date="2026-08-08T19:56:00Z" w16du:dateUtc="2026-08-08T16:56:00Z">
              <w:tcPr>
                <w:tcW w:w="0" w:type="auto"/>
              </w:tcPr>
            </w:tcPrChange>
          </w:tcPr>
          <w:p w14:paraId="1CD88E23"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Variable</w:t>
            </w:r>
          </w:p>
        </w:tc>
        <w:tc>
          <w:tcPr>
            <w:tcW w:w="878" w:type="dxa"/>
            <w:tcPrChange w:id="110" w:author="Microsoft Office User" w:date="2026-08-08T19:56:00Z" w16du:dateUtc="2026-08-08T16:56:00Z">
              <w:tcPr>
                <w:tcW w:w="0" w:type="auto"/>
                <w:gridSpan w:val="4"/>
              </w:tcPr>
            </w:tcPrChange>
          </w:tcPr>
          <w:p w14:paraId="3AD18711"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n</w:t>
            </w:r>
          </w:p>
        </w:tc>
        <w:tc>
          <w:tcPr>
            <w:tcW w:w="937" w:type="dxa"/>
            <w:tcPrChange w:id="111" w:author="Microsoft Office User" w:date="2026-08-08T19:56:00Z" w16du:dateUtc="2026-08-08T16:56:00Z">
              <w:tcPr>
                <w:tcW w:w="0" w:type="auto"/>
                <w:gridSpan w:val="4"/>
              </w:tcPr>
            </w:tcPrChange>
          </w:tcPr>
          <w:p w14:paraId="1337736A"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mean</w:t>
            </w:r>
          </w:p>
        </w:tc>
        <w:tc>
          <w:tcPr>
            <w:tcW w:w="1298" w:type="dxa"/>
            <w:tcPrChange w:id="112" w:author="Microsoft Office User" w:date="2026-08-08T19:56:00Z" w16du:dateUtc="2026-08-08T16:56:00Z">
              <w:tcPr>
                <w:tcW w:w="0" w:type="auto"/>
                <w:gridSpan w:val="4"/>
              </w:tcPr>
            </w:tcPrChange>
          </w:tcPr>
          <w:p w14:paraId="515373FC"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b/>
                <w:bCs/>
              </w:rPr>
              <w:t>sd</w:t>
            </w:r>
            <w:proofErr w:type="spellEnd"/>
          </w:p>
        </w:tc>
        <w:tc>
          <w:tcPr>
            <w:tcW w:w="1119" w:type="dxa"/>
            <w:tcPrChange w:id="113" w:author="Microsoft Office User" w:date="2026-08-08T19:56:00Z" w16du:dateUtc="2026-08-08T16:56:00Z">
              <w:tcPr>
                <w:tcW w:w="0" w:type="auto"/>
                <w:gridSpan w:val="4"/>
              </w:tcPr>
            </w:tcPrChange>
          </w:tcPr>
          <w:p w14:paraId="09957985"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median</w:t>
            </w:r>
          </w:p>
        </w:tc>
        <w:tc>
          <w:tcPr>
            <w:tcW w:w="998" w:type="dxa"/>
            <w:tcPrChange w:id="114" w:author="Microsoft Office User" w:date="2026-08-08T19:56:00Z" w16du:dateUtc="2026-08-08T16:56:00Z">
              <w:tcPr>
                <w:tcW w:w="0" w:type="auto"/>
                <w:gridSpan w:val="4"/>
              </w:tcPr>
            </w:tcPrChange>
          </w:tcPr>
          <w:p w14:paraId="4663972B"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min</w:t>
            </w:r>
          </w:p>
        </w:tc>
        <w:tc>
          <w:tcPr>
            <w:tcW w:w="1327" w:type="dxa"/>
            <w:tcPrChange w:id="115" w:author="Microsoft Office User" w:date="2026-08-08T19:56:00Z" w16du:dateUtc="2026-08-08T16:56:00Z">
              <w:tcPr>
                <w:tcW w:w="0" w:type="auto"/>
                <w:gridSpan w:val="4"/>
              </w:tcPr>
            </w:tcPrChange>
          </w:tcPr>
          <w:p w14:paraId="75AB1AC5"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max</w:t>
            </w:r>
          </w:p>
        </w:tc>
      </w:tr>
      <w:tr w:rsidR="004D5D92" w:rsidRPr="002277CE" w14:paraId="522F42DB" w14:textId="77777777" w:rsidTr="0036218B">
        <w:tblPrEx>
          <w:tblPrExChange w:id="116" w:author="Microsoft Office User" w:date="2026-08-08T19:56:00Z" w16du:dateUtc="2026-08-08T16:56:00Z">
            <w:tblPrEx>
              <w:tblW w:w="5000" w:type="pct"/>
            </w:tblPrEx>
          </w:tblPrExChange>
        </w:tblPrEx>
        <w:trPr>
          <w:ins w:id="117" w:author="Microsoft Office User" w:date="2026-08-08T19:55:00Z"/>
        </w:trPr>
        <w:tc>
          <w:tcPr>
            <w:tcW w:w="8916" w:type="dxa"/>
            <w:gridSpan w:val="7"/>
            <w:tcPrChange w:id="118" w:author="Microsoft Office User" w:date="2026-08-08T19:56:00Z" w16du:dateUtc="2026-08-08T16:56:00Z">
              <w:tcPr>
                <w:tcW w:w="4956" w:type="pct"/>
                <w:gridSpan w:val="27"/>
              </w:tcPr>
            </w:tcPrChange>
          </w:tcPr>
          <w:p w14:paraId="5176B5F4" w14:textId="45BFB757" w:rsidR="004D5D92" w:rsidRDefault="004D5D92" w:rsidP="002277CE">
            <w:pPr>
              <w:spacing w:line="360" w:lineRule="auto"/>
              <w:rPr>
                <w:ins w:id="119" w:author="Microsoft Office User" w:date="2026-08-08T19:55:00Z" w16du:dateUtc="2026-08-08T16:55:00Z"/>
                <w:rFonts w:ascii="Times New Roman" w:hAnsi="Times New Roman" w:cs="Times New Roman"/>
              </w:rPr>
            </w:pPr>
            <w:ins w:id="120" w:author="Microsoft Office User" w:date="2026-08-08T19:55:00Z" w16du:dateUtc="2026-08-08T16:55:00Z">
              <w:r>
                <w:rPr>
                  <w:rFonts w:ascii="Times New Roman" w:hAnsi="Times New Roman" w:cs="Times New Roman"/>
                </w:rPr>
                <w:t>Donors matching sample (with applicants &gt;100)</w:t>
              </w:r>
            </w:ins>
          </w:p>
        </w:tc>
      </w:tr>
      <w:tr w:rsidR="004D5D92" w:rsidRPr="002277CE" w14:paraId="744F5B6D" w14:textId="77777777" w:rsidTr="0036218B">
        <w:tblPrEx>
          <w:tblPrExChange w:id="121" w:author="Microsoft Office User" w:date="2026-08-08T19:56:00Z" w16du:dateUtc="2026-08-08T16:56:00Z">
            <w:tblPrEx>
              <w:tblW w:w="5000" w:type="pct"/>
            </w:tblPrEx>
          </w:tblPrExChange>
        </w:tblPrEx>
        <w:trPr>
          <w:ins w:id="122" w:author="Microsoft Office User" w:date="2026-08-08T19:55:00Z"/>
        </w:trPr>
        <w:tc>
          <w:tcPr>
            <w:tcW w:w="2119" w:type="dxa"/>
            <w:tcPrChange w:id="123" w:author="Microsoft Office User" w:date="2026-08-08T19:56:00Z" w16du:dateUtc="2026-08-08T16:56:00Z">
              <w:tcPr>
                <w:tcW w:w="0" w:type="auto"/>
                <w:gridSpan w:val="2"/>
              </w:tcPr>
            </w:tcPrChange>
          </w:tcPr>
          <w:p w14:paraId="034CEABB" w14:textId="77777777" w:rsidR="004D5D92" w:rsidRDefault="004D5D92" w:rsidP="002277CE">
            <w:pPr>
              <w:spacing w:line="360" w:lineRule="auto"/>
              <w:rPr>
                <w:ins w:id="124" w:author="Microsoft Office User" w:date="2026-08-08T19:55:00Z" w16du:dateUtc="2026-08-08T16:55:00Z"/>
                <w:rFonts w:ascii="Times New Roman" w:hAnsi="Times New Roman" w:cs="Times New Roman"/>
              </w:rPr>
            </w:pPr>
          </w:p>
        </w:tc>
        <w:tc>
          <w:tcPr>
            <w:tcW w:w="878" w:type="dxa"/>
            <w:tcPrChange w:id="125" w:author="Microsoft Office User" w:date="2026-08-08T19:56:00Z" w16du:dateUtc="2026-08-08T16:56:00Z">
              <w:tcPr>
                <w:tcW w:w="659" w:type="pct"/>
                <w:gridSpan w:val="5"/>
              </w:tcPr>
            </w:tcPrChange>
          </w:tcPr>
          <w:p w14:paraId="38D5B737" w14:textId="77777777" w:rsidR="004D5D92" w:rsidRDefault="004D5D92" w:rsidP="002277CE">
            <w:pPr>
              <w:spacing w:line="360" w:lineRule="auto"/>
              <w:rPr>
                <w:ins w:id="126" w:author="Microsoft Office User" w:date="2026-08-08T19:55:00Z" w16du:dateUtc="2026-08-08T16:55:00Z"/>
                <w:rFonts w:ascii="Times New Roman" w:hAnsi="Times New Roman" w:cs="Times New Roman"/>
              </w:rPr>
            </w:pPr>
          </w:p>
        </w:tc>
        <w:tc>
          <w:tcPr>
            <w:tcW w:w="937" w:type="dxa"/>
            <w:tcPrChange w:id="127" w:author="Microsoft Office User" w:date="2026-08-08T19:56:00Z" w16du:dateUtc="2026-08-08T16:56:00Z">
              <w:tcPr>
                <w:tcW w:w="376" w:type="pct"/>
                <w:gridSpan w:val="5"/>
              </w:tcPr>
            </w:tcPrChange>
          </w:tcPr>
          <w:p w14:paraId="79E2840F" w14:textId="77777777" w:rsidR="004D5D92" w:rsidRDefault="004D5D92" w:rsidP="002277CE">
            <w:pPr>
              <w:spacing w:line="360" w:lineRule="auto"/>
              <w:rPr>
                <w:ins w:id="128" w:author="Microsoft Office User" w:date="2026-08-08T19:55:00Z" w16du:dateUtc="2026-08-08T16:55:00Z"/>
                <w:rFonts w:ascii="Times New Roman" w:hAnsi="Times New Roman" w:cs="Times New Roman"/>
              </w:rPr>
            </w:pPr>
          </w:p>
        </w:tc>
        <w:tc>
          <w:tcPr>
            <w:tcW w:w="1298" w:type="dxa"/>
            <w:tcPrChange w:id="129" w:author="Microsoft Office User" w:date="2026-08-08T19:56:00Z" w16du:dateUtc="2026-08-08T16:56:00Z">
              <w:tcPr>
                <w:tcW w:w="0" w:type="auto"/>
                <w:gridSpan w:val="4"/>
              </w:tcPr>
            </w:tcPrChange>
          </w:tcPr>
          <w:p w14:paraId="01F12472" w14:textId="77777777" w:rsidR="004D5D92" w:rsidRDefault="004D5D92" w:rsidP="002277CE">
            <w:pPr>
              <w:spacing w:line="360" w:lineRule="auto"/>
              <w:rPr>
                <w:ins w:id="130" w:author="Microsoft Office User" w:date="2026-08-08T19:55:00Z" w16du:dateUtc="2026-08-08T16:55:00Z"/>
                <w:rFonts w:ascii="Times New Roman" w:hAnsi="Times New Roman" w:cs="Times New Roman"/>
              </w:rPr>
            </w:pPr>
          </w:p>
        </w:tc>
        <w:tc>
          <w:tcPr>
            <w:tcW w:w="1119" w:type="dxa"/>
            <w:tcPrChange w:id="131" w:author="Microsoft Office User" w:date="2026-08-08T19:56:00Z" w16du:dateUtc="2026-08-08T16:56:00Z">
              <w:tcPr>
                <w:tcW w:w="0" w:type="auto"/>
                <w:gridSpan w:val="4"/>
              </w:tcPr>
            </w:tcPrChange>
          </w:tcPr>
          <w:p w14:paraId="1B0FD998" w14:textId="77777777" w:rsidR="004D5D92" w:rsidRDefault="004D5D92" w:rsidP="002277CE">
            <w:pPr>
              <w:spacing w:line="360" w:lineRule="auto"/>
              <w:rPr>
                <w:ins w:id="132" w:author="Microsoft Office User" w:date="2026-08-08T19:55:00Z" w16du:dateUtc="2026-08-08T16:55:00Z"/>
                <w:rFonts w:ascii="Times New Roman" w:hAnsi="Times New Roman" w:cs="Times New Roman"/>
              </w:rPr>
            </w:pPr>
          </w:p>
        </w:tc>
        <w:tc>
          <w:tcPr>
            <w:tcW w:w="998" w:type="dxa"/>
            <w:tcPrChange w:id="133" w:author="Microsoft Office User" w:date="2026-08-08T19:56:00Z" w16du:dateUtc="2026-08-08T16:56:00Z">
              <w:tcPr>
                <w:tcW w:w="0" w:type="auto"/>
                <w:gridSpan w:val="4"/>
              </w:tcPr>
            </w:tcPrChange>
          </w:tcPr>
          <w:p w14:paraId="4A1B6E31" w14:textId="77777777" w:rsidR="004D5D92" w:rsidRDefault="004D5D92" w:rsidP="002277CE">
            <w:pPr>
              <w:spacing w:line="360" w:lineRule="auto"/>
              <w:rPr>
                <w:ins w:id="134" w:author="Microsoft Office User" w:date="2026-08-08T19:55:00Z" w16du:dateUtc="2026-08-08T16:55:00Z"/>
                <w:rFonts w:ascii="Times New Roman" w:hAnsi="Times New Roman" w:cs="Times New Roman"/>
              </w:rPr>
            </w:pPr>
          </w:p>
        </w:tc>
        <w:tc>
          <w:tcPr>
            <w:tcW w:w="1327" w:type="dxa"/>
            <w:tcPrChange w:id="135" w:author="Microsoft Office User" w:date="2026-08-08T19:56:00Z" w16du:dateUtc="2026-08-08T16:56:00Z">
              <w:tcPr>
                <w:tcW w:w="0" w:type="auto"/>
                <w:gridSpan w:val="3"/>
              </w:tcPr>
            </w:tcPrChange>
          </w:tcPr>
          <w:p w14:paraId="195F33B5" w14:textId="77777777" w:rsidR="004D5D92" w:rsidRDefault="004D5D92" w:rsidP="002277CE">
            <w:pPr>
              <w:spacing w:line="360" w:lineRule="auto"/>
              <w:rPr>
                <w:ins w:id="136" w:author="Microsoft Office User" w:date="2026-08-08T19:55:00Z" w16du:dateUtc="2026-08-08T16:55:00Z"/>
                <w:rFonts w:ascii="Times New Roman" w:hAnsi="Times New Roman" w:cs="Times New Roman"/>
              </w:rPr>
            </w:pPr>
          </w:p>
        </w:tc>
      </w:tr>
      <w:tr w:rsidR="004D5D92" w:rsidRPr="002277CE" w14:paraId="7B215120" w14:textId="77777777" w:rsidTr="0036218B">
        <w:tblPrEx>
          <w:tblPrExChange w:id="137" w:author="Microsoft Office User" w:date="2026-08-08T19:56:00Z" w16du:dateUtc="2026-08-08T16:56:00Z">
            <w:tblPrEx>
              <w:tblW w:w="5000" w:type="pct"/>
            </w:tblPrEx>
          </w:tblPrExChange>
        </w:tblPrEx>
        <w:trPr>
          <w:ins w:id="138" w:author="Microsoft Office User" w:date="2026-08-08T19:53:00Z"/>
        </w:trPr>
        <w:tc>
          <w:tcPr>
            <w:tcW w:w="8916" w:type="dxa"/>
            <w:gridSpan w:val="7"/>
            <w:tcPrChange w:id="139" w:author="Microsoft Office User" w:date="2026-08-08T19:56:00Z" w16du:dateUtc="2026-08-08T16:56:00Z">
              <w:tcPr>
                <w:tcW w:w="4956" w:type="pct"/>
                <w:gridSpan w:val="27"/>
              </w:tcPr>
            </w:tcPrChange>
          </w:tcPr>
          <w:p w14:paraId="22E30AC8" w14:textId="524AADD2" w:rsidR="004D5D92" w:rsidRDefault="004D5D92" w:rsidP="002277CE">
            <w:pPr>
              <w:spacing w:line="360" w:lineRule="auto"/>
              <w:rPr>
                <w:ins w:id="140" w:author="Microsoft Office User" w:date="2026-08-08T19:53:00Z" w16du:dateUtc="2026-08-08T16:53:00Z"/>
                <w:rFonts w:ascii="Times New Roman" w:hAnsi="Times New Roman" w:cs="Times New Roman"/>
              </w:rPr>
            </w:pPr>
            <w:ins w:id="141" w:author="Microsoft Office User" w:date="2026-08-08T19:54:00Z" w16du:dateUtc="2026-08-08T16:54:00Z">
              <w:r>
                <w:rPr>
                  <w:rFonts w:ascii="Times New Roman" w:hAnsi="Times New Roman" w:cs="Times New Roman"/>
                </w:rPr>
                <w:t xml:space="preserve">Basiline DIDs </w:t>
              </w:r>
            </w:ins>
          </w:p>
        </w:tc>
      </w:tr>
      <w:tr w:rsidR="004D5D92" w:rsidRPr="002277CE" w14:paraId="40BB885B" w14:textId="77777777" w:rsidTr="0036218B">
        <w:tblPrEx>
          <w:tblPrExChange w:id="142" w:author="Microsoft Office User" w:date="2026-08-08T19:56:00Z" w16du:dateUtc="2026-08-08T16:56:00Z">
            <w:tblPrEx>
              <w:tblW w:w="4960" w:type="pct"/>
            </w:tblPrEx>
          </w:tblPrExChange>
        </w:tblPrEx>
        <w:trPr>
          <w:ins w:id="143" w:author="Microsoft Office User" w:date="2026-08-08T19:53:00Z"/>
        </w:trPr>
        <w:tc>
          <w:tcPr>
            <w:tcW w:w="2119" w:type="dxa"/>
            <w:tcPrChange w:id="144" w:author="Microsoft Office User" w:date="2026-08-08T19:56:00Z" w16du:dateUtc="2026-08-08T16:56:00Z">
              <w:tcPr>
                <w:tcW w:w="0" w:type="auto"/>
                <w:gridSpan w:val="2"/>
              </w:tcPr>
            </w:tcPrChange>
          </w:tcPr>
          <w:p w14:paraId="02D2FB91" w14:textId="1CEE57C9" w:rsidR="004D5D92" w:rsidRDefault="004D5D92" w:rsidP="002277CE">
            <w:pPr>
              <w:spacing w:line="360" w:lineRule="auto"/>
              <w:rPr>
                <w:ins w:id="145" w:author="Microsoft Office User" w:date="2026-08-08T19:53:00Z" w16du:dateUtc="2026-08-08T16:53:00Z"/>
                <w:rFonts w:ascii="Times New Roman" w:hAnsi="Times New Roman" w:cs="Times New Roman"/>
              </w:rPr>
            </w:pPr>
            <w:ins w:id="146" w:author="Microsoft Office User" w:date="2026-08-08T19:54:00Z" w16du:dateUtc="2026-08-08T16:54:00Z">
              <w:r>
                <w:rPr>
                  <w:rFonts w:ascii="Times New Roman" w:hAnsi="Times New Roman" w:cs="Times New Roman"/>
                </w:rPr>
                <w:t xml:space="preserve">Applicants </w:t>
              </w:r>
            </w:ins>
          </w:p>
        </w:tc>
        <w:tc>
          <w:tcPr>
            <w:tcW w:w="878" w:type="dxa"/>
            <w:tcPrChange w:id="147" w:author="Microsoft Office User" w:date="2026-08-08T19:56:00Z" w16du:dateUtc="2026-08-08T16:56:00Z">
              <w:tcPr>
                <w:tcW w:w="0" w:type="auto"/>
                <w:gridSpan w:val="5"/>
              </w:tcPr>
            </w:tcPrChange>
          </w:tcPr>
          <w:p w14:paraId="730995E1" w14:textId="3850150B" w:rsidR="004D5D92" w:rsidRDefault="004D5D92" w:rsidP="002277CE">
            <w:pPr>
              <w:spacing w:line="360" w:lineRule="auto"/>
              <w:rPr>
                <w:ins w:id="148" w:author="Microsoft Office User" w:date="2026-08-08T19:53:00Z" w16du:dateUtc="2026-08-08T16:53:00Z"/>
                <w:rFonts w:ascii="Times New Roman" w:hAnsi="Times New Roman" w:cs="Times New Roman"/>
              </w:rPr>
            </w:pPr>
            <w:ins w:id="149" w:author="Microsoft Office User" w:date="2026-08-08T19:54:00Z" w16du:dateUtc="2026-08-08T16:54:00Z">
              <w:r>
                <w:rPr>
                  <w:rFonts w:ascii="Times New Roman" w:hAnsi="Times New Roman" w:cs="Times New Roman"/>
                </w:rPr>
                <w:t>520</w:t>
              </w:r>
            </w:ins>
          </w:p>
        </w:tc>
        <w:tc>
          <w:tcPr>
            <w:tcW w:w="937" w:type="dxa"/>
            <w:tcPrChange w:id="150" w:author="Microsoft Office User" w:date="2026-08-08T19:56:00Z" w16du:dateUtc="2026-08-08T16:56:00Z">
              <w:tcPr>
                <w:tcW w:w="0" w:type="auto"/>
                <w:gridSpan w:val="5"/>
              </w:tcPr>
            </w:tcPrChange>
          </w:tcPr>
          <w:p w14:paraId="51C7DF63" w14:textId="77777777" w:rsidR="004D5D92" w:rsidRDefault="004D5D92" w:rsidP="002277CE">
            <w:pPr>
              <w:spacing w:line="360" w:lineRule="auto"/>
              <w:rPr>
                <w:ins w:id="151" w:author="Microsoft Office User" w:date="2026-08-08T19:53:00Z" w16du:dateUtc="2026-08-08T16:53:00Z"/>
                <w:rFonts w:ascii="Times New Roman" w:hAnsi="Times New Roman" w:cs="Times New Roman"/>
              </w:rPr>
            </w:pPr>
          </w:p>
        </w:tc>
        <w:tc>
          <w:tcPr>
            <w:tcW w:w="1298" w:type="dxa"/>
            <w:tcPrChange w:id="152" w:author="Microsoft Office User" w:date="2026-08-08T19:56:00Z" w16du:dateUtc="2026-08-08T16:56:00Z">
              <w:tcPr>
                <w:tcW w:w="0" w:type="auto"/>
                <w:gridSpan w:val="4"/>
              </w:tcPr>
            </w:tcPrChange>
          </w:tcPr>
          <w:p w14:paraId="7BD1B31A" w14:textId="77777777" w:rsidR="004D5D92" w:rsidRDefault="004D5D92" w:rsidP="002277CE">
            <w:pPr>
              <w:spacing w:line="360" w:lineRule="auto"/>
              <w:rPr>
                <w:ins w:id="153" w:author="Microsoft Office User" w:date="2026-08-08T19:53:00Z" w16du:dateUtc="2026-08-08T16:53:00Z"/>
                <w:rFonts w:ascii="Times New Roman" w:hAnsi="Times New Roman" w:cs="Times New Roman"/>
              </w:rPr>
            </w:pPr>
          </w:p>
        </w:tc>
        <w:tc>
          <w:tcPr>
            <w:tcW w:w="1119" w:type="dxa"/>
            <w:tcPrChange w:id="154" w:author="Microsoft Office User" w:date="2026-08-08T19:56:00Z" w16du:dateUtc="2026-08-08T16:56:00Z">
              <w:tcPr>
                <w:tcW w:w="0" w:type="auto"/>
                <w:gridSpan w:val="4"/>
              </w:tcPr>
            </w:tcPrChange>
          </w:tcPr>
          <w:p w14:paraId="36D0D9FE" w14:textId="77777777" w:rsidR="004D5D92" w:rsidRDefault="004D5D92" w:rsidP="002277CE">
            <w:pPr>
              <w:spacing w:line="360" w:lineRule="auto"/>
              <w:rPr>
                <w:ins w:id="155" w:author="Microsoft Office User" w:date="2026-08-08T19:53:00Z" w16du:dateUtc="2026-08-08T16:53:00Z"/>
                <w:rFonts w:ascii="Times New Roman" w:hAnsi="Times New Roman" w:cs="Times New Roman"/>
              </w:rPr>
            </w:pPr>
          </w:p>
        </w:tc>
        <w:tc>
          <w:tcPr>
            <w:tcW w:w="998" w:type="dxa"/>
            <w:tcPrChange w:id="156" w:author="Microsoft Office User" w:date="2026-08-08T19:56:00Z" w16du:dateUtc="2026-08-08T16:56:00Z">
              <w:tcPr>
                <w:tcW w:w="0" w:type="auto"/>
                <w:gridSpan w:val="4"/>
              </w:tcPr>
            </w:tcPrChange>
          </w:tcPr>
          <w:p w14:paraId="0547AE2F" w14:textId="77777777" w:rsidR="004D5D92" w:rsidRDefault="004D5D92" w:rsidP="002277CE">
            <w:pPr>
              <w:spacing w:line="360" w:lineRule="auto"/>
              <w:rPr>
                <w:ins w:id="157" w:author="Microsoft Office User" w:date="2026-08-08T19:53:00Z" w16du:dateUtc="2026-08-08T16:53:00Z"/>
                <w:rFonts w:ascii="Times New Roman" w:hAnsi="Times New Roman" w:cs="Times New Roman"/>
              </w:rPr>
            </w:pPr>
          </w:p>
        </w:tc>
        <w:tc>
          <w:tcPr>
            <w:tcW w:w="1327" w:type="dxa"/>
            <w:tcPrChange w:id="158" w:author="Microsoft Office User" w:date="2026-08-08T19:56:00Z" w16du:dateUtc="2026-08-08T16:56:00Z">
              <w:tcPr>
                <w:tcW w:w="0" w:type="auto"/>
                <w:gridSpan w:val="3"/>
              </w:tcPr>
            </w:tcPrChange>
          </w:tcPr>
          <w:p w14:paraId="29F1EA70" w14:textId="77777777" w:rsidR="004D5D92" w:rsidRDefault="004D5D92" w:rsidP="002277CE">
            <w:pPr>
              <w:spacing w:line="360" w:lineRule="auto"/>
              <w:rPr>
                <w:ins w:id="159" w:author="Microsoft Office User" w:date="2026-08-08T19:53:00Z" w16du:dateUtc="2026-08-08T16:53:00Z"/>
                <w:rFonts w:ascii="Times New Roman" w:hAnsi="Times New Roman" w:cs="Times New Roman"/>
              </w:rPr>
            </w:pPr>
          </w:p>
        </w:tc>
      </w:tr>
      <w:tr w:rsidR="004D5D92" w:rsidRPr="002277CE" w14:paraId="356F4634" w14:textId="77777777" w:rsidTr="0036218B">
        <w:tblPrEx>
          <w:tblPrExChange w:id="160" w:author="Microsoft Office User" w:date="2026-08-08T19:56:00Z" w16du:dateUtc="2026-08-08T16:56:00Z">
            <w:tblPrEx>
              <w:tblW w:w="5000" w:type="pct"/>
            </w:tblPrEx>
          </w:tblPrExChange>
        </w:tblPrEx>
        <w:trPr>
          <w:ins w:id="161" w:author="Microsoft Office User" w:date="2026-08-08T19:54:00Z"/>
        </w:trPr>
        <w:tc>
          <w:tcPr>
            <w:tcW w:w="8916" w:type="dxa"/>
            <w:gridSpan w:val="7"/>
            <w:tcPrChange w:id="162" w:author="Microsoft Office User" w:date="2026-08-08T19:56:00Z" w16du:dateUtc="2026-08-08T16:56:00Z">
              <w:tcPr>
                <w:tcW w:w="4956" w:type="pct"/>
                <w:gridSpan w:val="27"/>
              </w:tcPr>
            </w:tcPrChange>
          </w:tcPr>
          <w:p w14:paraId="69DBEF11" w14:textId="66D4C541" w:rsidR="004D5D92" w:rsidRDefault="004D5D92" w:rsidP="002277CE">
            <w:pPr>
              <w:spacing w:line="360" w:lineRule="auto"/>
              <w:rPr>
                <w:ins w:id="163" w:author="Microsoft Office User" w:date="2026-08-08T19:54:00Z" w16du:dateUtc="2026-08-08T16:54:00Z"/>
                <w:rFonts w:ascii="Times New Roman" w:hAnsi="Times New Roman" w:cs="Times New Roman"/>
              </w:rPr>
            </w:pPr>
            <w:ins w:id="164" w:author="Microsoft Office User" w:date="2026-08-08T19:54:00Z" w16du:dateUtc="2026-08-08T16:54:00Z">
              <w:r>
                <w:rPr>
                  <w:rFonts w:ascii="Times New Roman" w:hAnsi="Times New Roman" w:cs="Times New Roman"/>
                </w:rPr>
                <w:t>Synthetic DIDs</w:t>
              </w:r>
            </w:ins>
          </w:p>
        </w:tc>
      </w:tr>
      <w:tr w:rsidR="004D5D92" w:rsidRPr="002277CE" w14:paraId="28A7534E" w14:textId="77777777" w:rsidTr="0036218B">
        <w:tblPrEx>
          <w:tblPrExChange w:id="165" w:author="Microsoft Office User" w:date="2026-08-08T19:56:00Z" w16du:dateUtc="2026-08-08T16:56:00Z">
            <w:tblPrEx>
              <w:tblW w:w="4960" w:type="pct"/>
            </w:tblPrEx>
          </w:tblPrExChange>
        </w:tblPrEx>
        <w:trPr>
          <w:ins w:id="166" w:author="Microsoft Office User" w:date="2026-08-08T19:54:00Z"/>
        </w:trPr>
        <w:tc>
          <w:tcPr>
            <w:tcW w:w="2119" w:type="dxa"/>
            <w:tcPrChange w:id="167" w:author="Microsoft Office User" w:date="2026-08-08T19:56:00Z" w16du:dateUtc="2026-08-08T16:56:00Z">
              <w:tcPr>
                <w:tcW w:w="0" w:type="auto"/>
                <w:gridSpan w:val="2"/>
              </w:tcPr>
            </w:tcPrChange>
          </w:tcPr>
          <w:p w14:paraId="61F95630" w14:textId="77777777" w:rsidR="004D5D92" w:rsidRDefault="004D5D92" w:rsidP="002277CE">
            <w:pPr>
              <w:spacing w:line="360" w:lineRule="auto"/>
              <w:rPr>
                <w:ins w:id="168" w:author="Microsoft Office User" w:date="2026-08-08T19:54:00Z" w16du:dateUtc="2026-08-08T16:54:00Z"/>
                <w:rFonts w:ascii="Times New Roman" w:hAnsi="Times New Roman" w:cs="Times New Roman"/>
              </w:rPr>
            </w:pPr>
          </w:p>
        </w:tc>
        <w:tc>
          <w:tcPr>
            <w:tcW w:w="878" w:type="dxa"/>
            <w:tcPrChange w:id="169" w:author="Microsoft Office User" w:date="2026-08-08T19:56:00Z" w16du:dateUtc="2026-08-08T16:56:00Z">
              <w:tcPr>
                <w:tcW w:w="0" w:type="auto"/>
                <w:gridSpan w:val="5"/>
              </w:tcPr>
            </w:tcPrChange>
          </w:tcPr>
          <w:p w14:paraId="356C6214" w14:textId="1358853C" w:rsidR="004D5D92" w:rsidRDefault="004D5D92" w:rsidP="002277CE">
            <w:pPr>
              <w:spacing w:line="360" w:lineRule="auto"/>
              <w:rPr>
                <w:ins w:id="170" w:author="Microsoft Office User" w:date="2026-08-08T19:54:00Z" w16du:dateUtc="2026-08-08T16:54:00Z"/>
                <w:rFonts w:ascii="Times New Roman" w:hAnsi="Times New Roman" w:cs="Times New Roman"/>
              </w:rPr>
            </w:pPr>
            <w:ins w:id="171" w:author="Microsoft Office User" w:date="2026-08-08T19:54:00Z" w16du:dateUtc="2026-08-08T16:54:00Z">
              <w:r>
                <w:rPr>
                  <w:rFonts w:ascii="Times New Roman" w:hAnsi="Times New Roman" w:cs="Times New Roman"/>
                </w:rPr>
                <w:t>1820</w:t>
              </w:r>
            </w:ins>
          </w:p>
        </w:tc>
        <w:tc>
          <w:tcPr>
            <w:tcW w:w="937" w:type="dxa"/>
            <w:tcPrChange w:id="172" w:author="Microsoft Office User" w:date="2026-08-08T19:56:00Z" w16du:dateUtc="2026-08-08T16:56:00Z">
              <w:tcPr>
                <w:tcW w:w="0" w:type="auto"/>
                <w:gridSpan w:val="5"/>
              </w:tcPr>
            </w:tcPrChange>
          </w:tcPr>
          <w:p w14:paraId="19FB6FA9" w14:textId="77777777" w:rsidR="004D5D92" w:rsidRDefault="004D5D92" w:rsidP="002277CE">
            <w:pPr>
              <w:spacing w:line="360" w:lineRule="auto"/>
              <w:rPr>
                <w:ins w:id="173" w:author="Microsoft Office User" w:date="2026-08-08T19:54:00Z" w16du:dateUtc="2026-08-08T16:54:00Z"/>
                <w:rFonts w:ascii="Times New Roman" w:hAnsi="Times New Roman" w:cs="Times New Roman"/>
              </w:rPr>
            </w:pPr>
          </w:p>
        </w:tc>
        <w:tc>
          <w:tcPr>
            <w:tcW w:w="1298" w:type="dxa"/>
            <w:tcPrChange w:id="174" w:author="Microsoft Office User" w:date="2026-08-08T19:56:00Z" w16du:dateUtc="2026-08-08T16:56:00Z">
              <w:tcPr>
                <w:tcW w:w="0" w:type="auto"/>
                <w:gridSpan w:val="4"/>
              </w:tcPr>
            </w:tcPrChange>
          </w:tcPr>
          <w:p w14:paraId="5DF76A6E" w14:textId="77777777" w:rsidR="004D5D92" w:rsidRDefault="004D5D92" w:rsidP="002277CE">
            <w:pPr>
              <w:spacing w:line="360" w:lineRule="auto"/>
              <w:rPr>
                <w:ins w:id="175" w:author="Microsoft Office User" w:date="2026-08-08T19:54:00Z" w16du:dateUtc="2026-08-08T16:54:00Z"/>
                <w:rFonts w:ascii="Times New Roman" w:hAnsi="Times New Roman" w:cs="Times New Roman"/>
              </w:rPr>
            </w:pPr>
          </w:p>
        </w:tc>
        <w:tc>
          <w:tcPr>
            <w:tcW w:w="1119" w:type="dxa"/>
            <w:tcPrChange w:id="176" w:author="Microsoft Office User" w:date="2026-08-08T19:56:00Z" w16du:dateUtc="2026-08-08T16:56:00Z">
              <w:tcPr>
                <w:tcW w:w="0" w:type="auto"/>
                <w:gridSpan w:val="4"/>
              </w:tcPr>
            </w:tcPrChange>
          </w:tcPr>
          <w:p w14:paraId="77BAD519" w14:textId="77777777" w:rsidR="004D5D92" w:rsidRDefault="004D5D92" w:rsidP="002277CE">
            <w:pPr>
              <w:spacing w:line="360" w:lineRule="auto"/>
              <w:rPr>
                <w:ins w:id="177" w:author="Microsoft Office User" w:date="2026-08-08T19:54:00Z" w16du:dateUtc="2026-08-08T16:54:00Z"/>
                <w:rFonts w:ascii="Times New Roman" w:hAnsi="Times New Roman" w:cs="Times New Roman"/>
              </w:rPr>
            </w:pPr>
          </w:p>
        </w:tc>
        <w:tc>
          <w:tcPr>
            <w:tcW w:w="998" w:type="dxa"/>
            <w:tcPrChange w:id="178" w:author="Microsoft Office User" w:date="2026-08-08T19:56:00Z" w16du:dateUtc="2026-08-08T16:56:00Z">
              <w:tcPr>
                <w:tcW w:w="0" w:type="auto"/>
                <w:gridSpan w:val="4"/>
              </w:tcPr>
            </w:tcPrChange>
          </w:tcPr>
          <w:p w14:paraId="558E29CD" w14:textId="77777777" w:rsidR="004D5D92" w:rsidRDefault="004D5D92" w:rsidP="002277CE">
            <w:pPr>
              <w:spacing w:line="360" w:lineRule="auto"/>
              <w:rPr>
                <w:ins w:id="179" w:author="Microsoft Office User" w:date="2026-08-08T19:54:00Z" w16du:dateUtc="2026-08-08T16:54:00Z"/>
                <w:rFonts w:ascii="Times New Roman" w:hAnsi="Times New Roman" w:cs="Times New Roman"/>
              </w:rPr>
            </w:pPr>
          </w:p>
        </w:tc>
        <w:tc>
          <w:tcPr>
            <w:tcW w:w="1327" w:type="dxa"/>
            <w:tcPrChange w:id="180" w:author="Microsoft Office User" w:date="2026-08-08T19:56:00Z" w16du:dateUtc="2026-08-08T16:56:00Z">
              <w:tcPr>
                <w:tcW w:w="0" w:type="auto"/>
                <w:gridSpan w:val="3"/>
              </w:tcPr>
            </w:tcPrChange>
          </w:tcPr>
          <w:p w14:paraId="49E671C4" w14:textId="77777777" w:rsidR="004D5D92" w:rsidRDefault="004D5D92" w:rsidP="002277CE">
            <w:pPr>
              <w:spacing w:line="360" w:lineRule="auto"/>
              <w:rPr>
                <w:ins w:id="181" w:author="Microsoft Office User" w:date="2026-08-08T19:54:00Z" w16du:dateUtc="2026-08-08T16:54:00Z"/>
                <w:rFonts w:ascii="Times New Roman" w:hAnsi="Times New Roman" w:cs="Times New Roman"/>
              </w:rPr>
            </w:pPr>
          </w:p>
        </w:tc>
      </w:tr>
      <w:tr w:rsidR="0036218B" w:rsidRPr="002277CE" w14:paraId="664E07B3" w14:textId="77777777" w:rsidTr="0036218B">
        <w:trPr>
          <w:ins w:id="182" w:author="Microsoft Office User" w:date="2026-08-08T19:53:00Z"/>
        </w:trPr>
        <w:tc>
          <w:tcPr>
            <w:tcW w:w="8916" w:type="dxa"/>
            <w:gridSpan w:val="7"/>
          </w:tcPr>
          <w:p w14:paraId="4BC882C8" w14:textId="3B77BBFF" w:rsidR="0036218B" w:rsidRDefault="0036218B" w:rsidP="002277CE">
            <w:pPr>
              <w:spacing w:line="360" w:lineRule="auto"/>
              <w:rPr>
                <w:ins w:id="183" w:author="Microsoft Office User" w:date="2026-08-08T19:53:00Z" w16du:dateUtc="2026-08-08T16:53:00Z"/>
                <w:rFonts w:ascii="Times New Roman" w:hAnsi="Times New Roman" w:cs="Times New Roman"/>
              </w:rPr>
            </w:pPr>
            <w:ins w:id="184" w:author="Microsoft Office User" w:date="2026-08-08T19:53:00Z" w16du:dateUtc="2026-08-08T16:53:00Z">
              <w:r>
                <w:rPr>
                  <w:rFonts w:ascii="Times New Roman" w:hAnsi="Times New Roman" w:cs="Times New Roman"/>
                </w:rPr>
                <w:t>WDI regressions</w:t>
              </w:r>
            </w:ins>
          </w:p>
        </w:tc>
      </w:tr>
      <w:tr w:rsidR="00F47729" w:rsidRPr="002277CE" w14:paraId="1B6DFC06" w14:textId="77777777" w:rsidTr="0036218B">
        <w:trPr>
          <w:trPrChange w:id="185" w:author="Microsoft Office User" w:date="2026-08-08T19:56:00Z" w16du:dateUtc="2026-08-08T16:56:00Z">
            <w:trPr>
              <w:gridAfter w:val="0"/>
            </w:trPr>
          </w:trPrChange>
        </w:trPr>
        <w:tc>
          <w:tcPr>
            <w:tcW w:w="2119" w:type="dxa"/>
            <w:tcPrChange w:id="186" w:author="Microsoft Office User" w:date="2026-08-08T19:56:00Z" w16du:dateUtc="2026-08-08T16:56:00Z">
              <w:tcPr>
                <w:tcW w:w="0" w:type="auto"/>
              </w:tcPr>
            </w:tcPrChange>
          </w:tcPr>
          <w:p w14:paraId="61BC569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Applicants</w:t>
            </w:r>
          </w:p>
        </w:tc>
        <w:tc>
          <w:tcPr>
            <w:tcW w:w="878" w:type="dxa"/>
            <w:tcPrChange w:id="187" w:author="Microsoft Office User" w:date="2026-08-08T19:56:00Z" w16du:dateUtc="2026-08-08T16:56:00Z">
              <w:tcPr>
                <w:tcW w:w="0" w:type="auto"/>
                <w:gridSpan w:val="4"/>
              </w:tcPr>
            </w:tcPrChange>
          </w:tcPr>
          <w:p w14:paraId="11524C4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468</w:t>
            </w:r>
          </w:p>
        </w:tc>
        <w:tc>
          <w:tcPr>
            <w:tcW w:w="937" w:type="dxa"/>
            <w:tcPrChange w:id="188" w:author="Microsoft Office User" w:date="2026-08-08T19:56:00Z" w16du:dateUtc="2026-08-08T16:56:00Z">
              <w:tcPr>
                <w:tcW w:w="0" w:type="auto"/>
                <w:gridSpan w:val="4"/>
              </w:tcPr>
            </w:tcPrChange>
          </w:tcPr>
          <w:p w14:paraId="1D44F1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1767.95</w:t>
            </w:r>
          </w:p>
        </w:tc>
        <w:tc>
          <w:tcPr>
            <w:tcW w:w="1298" w:type="dxa"/>
            <w:tcPrChange w:id="189" w:author="Microsoft Office User" w:date="2026-08-08T19:56:00Z" w16du:dateUtc="2026-08-08T16:56:00Z">
              <w:tcPr>
                <w:tcW w:w="0" w:type="auto"/>
                <w:gridSpan w:val="4"/>
              </w:tcPr>
            </w:tcPrChange>
          </w:tcPr>
          <w:p w14:paraId="78F072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3745.32</w:t>
            </w:r>
          </w:p>
        </w:tc>
        <w:tc>
          <w:tcPr>
            <w:tcW w:w="1119" w:type="dxa"/>
            <w:tcPrChange w:id="190" w:author="Microsoft Office User" w:date="2026-08-08T19:56:00Z" w16du:dateUtc="2026-08-08T16:56:00Z">
              <w:tcPr>
                <w:tcW w:w="0" w:type="auto"/>
                <w:gridSpan w:val="4"/>
              </w:tcPr>
            </w:tcPrChange>
          </w:tcPr>
          <w:p w14:paraId="3B7291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715.00</w:t>
            </w:r>
          </w:p>
        </w:tc>
        <w:tc>
          <w:tcPr>
            <w:tcW w:w="998" w:type="dxa"/>
            <w:tcPrChange w:id="191" w:author="Microsoft Office User" w:date="2026-08-08T19:56:00Z" w16du:dateUtc="2026-08-08T16:56:00Z">
              <w:tcPr>
                <w:tcW w:w="0" w:type="auto"/>
                <w:gridSpan w:val="4"/>
              </w:tcPr>
            </w:tcPrChange>
          </w:tcPr>
          <w:p w14:paraId="354B5F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35.00</w:t>
            </w:r>
          </w:p>
        </w:tc>
        <w:tc>
          <w:tcPr>
            <w:tcW w:w="1327" w:type="dxa"/>
            <w:tcPrChange w:id="192" w:author="Microsoft Office User" w:date="2026-08-08T19:56:00Z" w16du:dateUtc="2026-08-08T16:56:00Z">
              <w:tcPr>
                <w:tcW w:w="0" w:type="auto"/>
                <w:gridSpan w:val="4"/>
              </w:tcPr>
            </w:tcPrChange>
          </w:tcPr>
          <w:p w14:paraId="278E5C0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33660.00</w:t>
            </w:r>
          </w:p>
        </w:tc>
      </w:tr>
      <w:tr w:rsidR="00F47729" w:rsidRPr="002277CE" w14:paraId="663CDA8B" w14:textId="77777777" w:rsidTr="0036218B">
        <w:trPr>
          <w:trPrChange w:id="193" w:author="Microsoft Office User" w:date="2026-08-08T19:56:00Z" w16du:dateUtc="2026-08-08T16:56:00Z">
            <w:trPr>
              <w:gridAfter w:val="0"/>
            </w:trPr>
          </w:trPrChange>
        </w:trPr>
        <w:tc>
          <w:tcPr>
            <w:tcW w:w="2119" w:type="dxa"/>
            <w:tcPrChange w:id="194" w:author="Microsoft Office User" w:date="2026-08-08T19:56:00Z" w16du:dateUtc="2026-08-08T16:56:00Z">
              <w:tcPr>
                <w:tcW w:w="0" w:type="auto"/>
                <w:gridSpan w:val="3"/>
              </w:tcPr>
            </w:tcPrChange>
          </w:tcPr>
          <w:p w14:paraId="656A267A"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log_app</w:t>
            </w:r>
            <w:proofErr w:type="spellEnd"/>
          </w:p>
        </w:tc>
        <w:tc>
          <w:tcPr>
            <w:tcW w:w="878" w:type="dxa"/>
            <w:tcPrChange w:id="195" w:author="Microsoft Office User" w:date="2026-08-08T19:56:00Z" w16du:dateUtc="2026-08-08T16:56:00Z">
              <w:tcPr>
                <w:tcW w:w="0" w:type="auto"/>
                <w:gridSpan w:val="3"/>
              </w:tcPr>
            </w:tcPrChange>
          </w:tcPr>
          <w:p w14:paraId="34530E48" w14:textId="77777777" w:rsidR="00F47729" w:rsidRPr="002277CE" w:rsidRDefault="00F47729" w:rsidP="002277CE">
            <w:pPr>
              <w:spacing w:line="360" w:lineRule="auto"/>
              <w:rPr>
                <w:rFonts w:ascii="Times New Roman" w:hAnsi="Times New Roman" w:cs="Times New Roman"/>
              </w:rPr>
            </w:pPr>
            <w:ins w:id="196" w:author="reviewer" w:date="2026-08-08T17:08:00Z">
              <w:r>
                <w:t>468</w:t>
              </w:r>
            </w:ins>
          </w:p>
        </w:tc>
        <w:tc>
          <w:tcPr>
            <w:tcW w:w="937" w:type="dxa"/>
            <w:tcPrChange w:id="197" w:author="Microsoft Office User" w:date="2026-08-08T19:56:00Z" w16du:dateUtc="2026-08-08T16:56:00Z">
              <w:tcPr>
                <w:tcW w:w="0" w:type="auto"/>
                <w:gridSpan w:val="4"/>
              </w:tcPr>
            </w:tcPrChange>
          </w:tcPr>
          <w:p w14:paraId="7157B29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6.63</w:t>
            </w:r>
          </w:p>
        </w:tc>
        <w:tc>
          <w:tcPr>
            <w:tcW w:w="1298" w:type="dxa"/>
            <w:tcPrChange w:id="198" w:author="Microsoft Office User" w:date="2026-08-08T19:56:00Z" w16du:dateUtc="2026-08-08T16:56:00Z">
              <w:tcPr>
                <w:tcW w:w="0" w:type="auto"/>
                <w:gridSpan w:val="4"/>
              </w:tcPr>
            </w:tcPrChange>
          </w:tcPr>
          <w:p w14:paraId="4C6AAA1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1.23</w:t>
            </w:r>
          </w:p>
        </w:tc>
        <w:tc>
          <w:tcPr>
            <w:tcW w:w="1119" w:type="dxa"/>
            <w:tcPrChange w:id="199" w:author="Microsoft Office User" w:date="2026-08-08T19:56:00Z" w16du:dateUtc="2026-08-08T16:56:00Z">
              <w:tcPr>
                <w:tcW w:w="0" w:type="auto"/>
                <w:gridSpan w:val="4"/>
              </w:tcPr>
            </w:tcPrChange>
          </w:tcPr>
          <w:p w14:paraId="330CE5F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6.57</w:t>
            </w:r>
          </w:p>
        </w:tc>
        <w:tc>
          <w:tcPr>
            <w:tcW w:w="998" w:type="dxa"/>
            <w:tcPrChange w:id="200" w:author="Microsoft Office User" w:date="2026-08-08T19:56:00Z" w16du:dateUtc="2026-08-08T16:56:00Z">
              <w:tcPr>
                <w:tcW w:w="0" w:type="auto"/>
                <w:gridSpan w:val="4"/>
              </w:tcPr>
            </w:tcPrChange>
          </w:tcPr>
          <w:p w14:paraId="10DFF1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3.56</w:t>
            </w:r>
          </w:p>
        </w:tc>
        <w:tc>
          <w:tcPr>
            <w:tcW w:w="1327" w:type="dxa"/>
            <w:tcPrChange w:id="201" w:author="Microsoft Office User" w:date="2026-08-08T19:56:00Z" w16du:dateUtc="2026-08-08T16:56:00Z">
              <w:tcPr>
                <w:tcW w:w="0" w:type="auto"/>
                <w:gridSpan w:val="4"/>
              </w:tcPr>
            </w:tcPrChange>
          </w:tcPr>
          <w:p w14:paraId="7A3BE13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10.42</w:t>
            </w:r>
          </w:p>
        </w:tc>
      </w:tr>
      <w:tr w:rsidR="00F47729" w:rsidRPr="002277CE" w14:paraId="0BCA4850" w14:textId="77777777" w:rsidTr="0036218B">
        <w:trPr>
          <w:trPrChange w:id="202" w:author="Microsoft Office User" w:date="2026-08-08T19:56:00Z" w16du:dateUtc="2026-08-08T16:56:00Z">
            <w:trPr>
              <w:gridAfter w:val="0"/>
            </w:trPr>
          </w:trPrChange>
        </w:trPr>
        <w:tc>
          <w:tcPr>
            <w:tcW w:w="2119" w:type="dxa"/>
            <w:tcPrChange w:id="203" w:author="Microsoft Office User" w:date="2026-08-08T19:56:00Z" w16du:dateUtc="2026-08-08T16:56:00Z">
              <w:tcPr>
                <w:tcW w:w="0" w:type="auto"/>
                <w:gridSpan w:val="3"/>
              </w:tcPr>
            </w:tcPrChange>
          </w:tcPr>
          <w:p w14:paraId="4798EA3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EU</w:t>
            </w:r>
          </w:p>
        </w:tc>
        <w:tc>
          <w:tcPr>
            <w:tcW w:w="878" w:type="dxa"/>
            <w:tcPrChange w:id="204" w:author="Microsoft Office User" w:date="2026-08-08T19:56:00Z" w16du:dateUtc="2026-08-08T16:56:00Z">
              <w:tcPr>
                <w:tcW w:w="0" w:type="auto"/>
                <w:gridSpan w:val="3"/>
              </w:tcPr>
            </w:tcPrChange>
          </w:tcPr>
          <w:p w14:paraId="505E83D8" w14:textId="77777777" w:rsidR="00F47729" w:rsidRPr="002277CE" w:rsidRDefault="00F47729" w:rsidP="002277CE">
            <w:pPr>
              <w:spacing w:line="360" w:lineRule="auto"/>
              <w:rPr>
                <w:rFonts w:ascii="Times New Roman" w:hAnsi="Times New Roman" w:cs="Times New Roman"/>
              </w:rPr>
            </w:pPr>
            <w:ins w:id="205" w:author="reviewer" w:date="2026-08-08T17:08:00Z">
              <w:r>
                <w:t>468</w:t>
              </w:r>
            </w:ins>
          </w:p>
        </w:tc>
        <w:tc>
          <w:tcPr>
            <w:tcW w:w="937" w:type="dxa"/>
            <w:tcPrChange w:id="206" w:author="Microsoft Office User" w:date="2026-08-08T19:56:00Z" w16du:dateUtc="2026-08-08T16:56:00Z">
              <w:tcPr>
                <w:tcW w:w="0" w:type="auto"/>
                <w:gridSpan w:val="4"/>
              </w:tcPr>
            </w:tcPrChange>
          </w:tcPr>
          <w:p w14:paraId="54F4C7F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w:t>
            </w:r>
          </w:p>
        </w:tc>
        <w:tc>
          <w:tcPr>
            <w:tcW w:w="1298" w:type="dxa"/>
            <w:tcPrChange w:id="207" w:author="Microsoft Office User" w:date="2026-08-08T19:56:00Z" w16du:dateUtc="2026-08-08T16:56:00Z">
              <w:tcPr>
                <w:tcW w:w="0" w:type="auto"/>
                <w:gridSpan w:val="4"/>
              </w:tcPr>
            </w:tcPrChange>
          </w:tcPr>
          <w:p w14:paraId="4DA8280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w:t>
            </w:r>
          </w:p>
        </w:tc>
        <w:tc>
          <w:tcPr>
            <w:tcW w:w="1119" w:type="dxa"/>
            <w:tcPrChange w:id="208" w:author="Microsoft Office User" w:date="2026-08-08T19:56:00Z" w16du:dateUtc="2026-08-08T16:56:00Z">
              <w:tcPr>
                <w:tcW w:w="0" w:type="auto"/>
                <w:gridSpan w:val="4"/>
              </w:tcPr>
            </w:tcPrChange>
          </w:tcPr>
          <w:p w14:paraId="47151B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w:t>
            </w:r>
          </w:p>
        </w:tc>
        <w:tc>
          <w:tcPr>
            <w:tcW w:w="998" w:type="dxa"/>
            <w:tcPrChange w:id="209" w:author="Microsoft Office User" w:date="2026-08-08T19:56:00Z" w16du:dateUtc="2026-08-08T16:56:00Z">
              <w:tcPr>
                <w:tcW w:w="0" w:type="auto"/>
                <w:gridSpan w:val="4"/>
              </w:tcPr>
            </w:tcPrChange>
          </w:tcPr>
          <w:p w14:paraId="0FD14C4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327" w:type="dxa"/>
            <w:tcPrChange w:id="210" w:author="Microsoft Office User" w:date="2026-08-08T19:56:00Z" w16du:dateUtc="2026-08-08T16:56:00Z">
              <w:tcPr>
                <w:tcW w:w="0" w:type="auto"/>
                <w:gridSpan w:val="4"/>
              </w:tcPr>
            </w:tcPrChange>
          </w:tcPr>
          <w:p w14:paraId="6B67E5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1.00</w:t>
            </w:r>
          </w:p>
        </w:tc>
      </w:tr>
      <w:tr w:rsidR="00F47729" w:rsidRPr="002277CE" w14:paraId="06872A69" w14:textId="77777777" w:rsidTr="0036218B">
        <w:trPr>
          <w:trPrChange w:id="211" w:author="Microsoft Office User" w:date="2026-08-08T19:56:00Z" w16du:dateUtc="2026-08-08T16:56:00Z">
            <w:trPr>
              <w:gridAfter w:val="0"/>
            </w:trPr>
          </w:trPrChange>
        </w:trPr>
        <w:tc>
          <w:tcPr>
            <w:tcW w:w="2119" w:type="dxa"/>
            <w:tcPrChange w:id="212" w:author="Microsoft Office User" w:date="2026-08-08T19:56:00Z" w16du:dateUtc="2026-08-08T16:56:00Z">
              <w:tcPr>
                <w:tcW w:w="0" w:type="auto"/>
                <w:gridSpan w:val="3"/>
              </w:tcPr>
            </w:tcPrChange>
          </w:tcPr>
          <w:p w14:paraId="6A44E7D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Post</w:t>
            </w:r>
          </w:p>
        </w:tc>
        <w:tc>
          <w:tcPr>
            <w:tcW w:w="878" w:type="dxa"/>
            <w:tcPrChange w:id="213" w:author="Microsoft Office User" w:date="2026-08-08T19:56:00Z" w16du:dateUtc="2026-08-08T16:56:00Z">
              <w:tcPr>
                <w:tcW w:w="0" w:type="auto"/>
                <w:gridSpan w:val="3"/>
              </w:tcPr>
            </w:tcPrChange>
          </w:tcPr>
          <w:p w14:paraId="707E5D6B" w14:textId="77777777" w:rsidR="00F47729" w:rsidRPr="002277CE" w:rsidRDefault="00F47729" w:rsidP="002277CE">
            <w:pPr>
              <w:spacing w:line="360" w:lineRule="auto"/>
              <w:rPr>
                <w:rFonts w:ascii="Times New Roman" w:hAnsi="Times New Roman" w:cs="Times New Roman"/>
              </w:rPr>
            </w:pPr>
            <w:ins w:id="214" w:author="reviewer" w:date="2026-08-08T17:08:00Z">
              <w:r>
                <w:t>468</w:t>
              </w:r>
            </w:ins>
          </w:p>
        </w:tc>
        <w:tc>
          <w:tcPr>
            <w:tcW w:w="937" w:type="dxa"/>
            <w:tcPrChange w:id="215" w:author="Microsoft Office User" w:date="2026-08-08T19:56:00Z" w16du:dateUtc="2026-08-08T16:56:00Z">
              <w:tcPr>
                <w:tcW w:w="0" w:type="auto"/>
                <w:gridSpan w:val="4"/>
              </w:tcPr>
            </w:tcPrChange>
          </w:tcPr>
          <w:p w14:paraId="3AD2D4E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0.44</w:t>
            </w:r>
          </w:p>
        </w:tc>
        <w:tc>
          <w:tcPr>
            <w:tcW w:w="1298" w:type="dxa"/>
            <w:tcPrChange w:id="216" w:author="Microsoft Office User" w:date="2026-08-08T19:56:00Z" w16du:dateUtc="2026-08-08T16:56:00Z">
              <w:tcPr>
                <w:tcW w:w="0" w:type="auto"/>
                <w:gridSpan w:val="4"/>
              </w:tcPr>
            </w:tcPrChange>
          </w:tcPr>
          <w:p w14:paraId="453F2F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w:t>
            </w:r>
          </w:p>
        </w:tc>
        <w:tc>
          <w:tcPr>
            <w:tcW w:w="1119" w:type="dxa"/>
            <w:tcPrChange w:id="217" w:author="Microsoft Office User" w:date="2026-08-08T19:56:00Z" w16du:dateUtc="2026-08-08T16:56:00Z">
              <w:tcPr>
                <w:tcW w:w="0" w:type="auto"/>
                <w:gridSpan w:val="4"/>
              </w:tcPr>
            </w:tcPrChange>
          </w:tcPr>
          <w:p w14:paraId="24171C8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998" w:type="dxa"/>
            <w:tcPrChange w:id="218" w:author="Microsoft Office User" w:date="2026-08-08T19:56:00Z" w16du:dateUtc="2026-08-08T16:56:00Z">
              <w:tcPr>
                <w:tcW w:w="0" w:type="auto"/>
                <w:gridSpan w:val="4"/>
              </w:tcPr>
            </w:tcPrChange>
          </w:tcPr>
          <w:p w14:paraId="25AD7F9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327" w:type="dxa"/>
            <w:tcPrChange w:id="219" w:author="Microsoft Office User" w:date="2026-08-08T19:56:00Z" w16du:dateUtc="2026-08-08T16:56:00Z">
              <w:tcPr>
                <w:tcW w:w="0" w:type="auto"/>
                <w:gridSpan w:val="4"/>
              </w:tcPr>
            </w:tcPrChange>
          </w:tcPr>
          <w:p w14:paraId="0C03BD7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1.00</w:t>
            </w:r>
          </w:p>
        </w:tc>
      </w:tr>
      <w:tr w:rsidR="00F47729" w:rsidRPr="002277CE" w14:paraId="3B6569B0" w14:textId="77777777" w:rsidTr="0036218B">
        <w:trPr>
          <w:trPrChange w:id="220" w:author="Microsoft Office User" w:date="2026-08-08T19:56:00Z" w16du:dateUtc="2026-08-08T16:56:00Z">
            <w:trPr>
              <w:gridAfter w:val="0"/>
            </w:trPr>
          </w:trPrChange>
        </w:trPr>
        <w:tc>
          <w:tcPr>
            <w:tcW w:w="2119" w:type="dxa"/>
            <w:tcPrChange w:id="221" w:author="Microsoft Office User" w:date="2026-08-08T19:56:00Z" w16du:dateUtc="2026-08-08T16:56:00Z">
              <w:tcPr>
                <w:tcW w:w="0" w:type="auto"/>
                <w:gridSpan w:val="3"/>
              </w:tcPr>
            </w:tcPrChange>
          </w:tcPr>
          <w:p w14:paraId="0A72C4E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did</w:t>
            </w:r>
          </w:p>
        </w:tc>
        <w:tc>
          <w:tcPr>
            <w:tcW w:w="878" w:type="dxa"/>
            <w:tcPrChange w:id="222" w:author="Microsoft Office User" w:date="2026-08-08T19:56:00Z" w16du:dateUtc="2026-08-08T16:56:00Z">
              <w:tcPr>
                <w:tcW w:w="0" w:type="auto"/>
                <w:gridSpan w:val="3"/>
              </w:tcPr>
            </w:tcPrChange>
          </w:tcPr>
          <w:p w14:paraId="6FF7B132" w14:textId="77777777" w:rsidR="00F47729" w:rsidRPr="002277CE" w:rsidRDefault="00F47729" w:rsidP="002277CE">
            <w:pPr>
              <w:spacing w:line="360" w:lineRule="auto"/>
              <w:rPr>
                <w:rFonts w:ascii="Times New Roman" w:hAnsi="Times New Roman" w:cs="Times New Roman"/>
              </w:rPr>
            </w:pPr>
            <w:ins w:id="223" w:author="reviewer" w:date="2026-08-08T17:08:00Z">
              <w:r>
                <w:t>468</w:t>
              </w:r>
            </w:ins>
          </w:p>
        </w:tc>
        <w:tc>
          <w:tcPr>
            <w:tcW w:w="937" w:type="dxa"/>
            <w:tcPrChange w:id="224" w:author="Microsoft Office User" w:date="2026-08-08T19:56:00Z" w16du:dateUtc="2026-08-08T16:56:00Z">
              <w:tcPr>
                <w:tcW w:w="0" w:type="auto"/>
                <w:gridSpan w:val="4"/>
              </w:tcPr>
            </w:tcPrChange>
          </w:tcPr>
          <w:p w14:paraId="0C55B3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0.22</w:t>
            </w:r>
          </w:p>
        </w:tc>
        <w:tc>
          <w:tcPr>
            <w:tcW w:w="1298" w:type="dxa"/>
            <w:tcPrChange w:id="225" w:author="Microsoft Office User" w:date="2026-08-08T19:56:00Z" w16du:dateUtc="2026-08-08T16:56:00Z">
              <w:tcPr>
                <w:tcW w:w="0" w:type="auto"/>
                <w:gridSpan w:val="4"/>
              </w:tcPr>
            </w:tcPrChange>
          </w:tcPr>
          <w:p w14:paraId="4ED86FD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0.42</w:t>
            </w:r>
          </w:p>
        </w:tc>
        <w:tc>
          <w:tcPr>
            <w:tcW w:w="1119" w:type="dxa"/>
            <w:tcPrChange w:id="226" w:author="Microsoft Office User" w:date="2026-08-08T19:56:00Z" w16du:dateUtc="2026-08-08T16:56:00Z">
              <w:tcPr>
                <w:tcW w:w="0" w:type="auto"/>
                <w:gridSpan w:val="4"/>
              </w:tcPr>
            </w:tcPrChange>
          </w:tcPr>
          <w:p w14:paraId="6046805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998" w:type="dxa"/>
            <w:tcPrChange w:id="227" w:author="Microsoft Office User" w:date="2026-08-08T19:56:00Z" w16du:dateUtc="2026-08-08T16:56:00Z">
              <w:tcPr>
                <w:tcW w:w="0" w:type="auto"/>
                <w:gridSpan w:val="4"/>
              </w:tcPr>
            </w:tcPrChange>
          </w:tcPr>
          <w:p w14:paraId="0BB654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327" w:type="dxa"/>
            <w:tcPrChange w:id="228" w:author="Microsoft Office User" w:date="2026-08-08T19:56:00Z" w16du:dateUtc="2026-08-08T16:56:00Z">
              <w:tcPr>
                <w:tcW w:w="0" w:type="auto"/>
                <w:gridSpan w:val="4"/>
              </w:tcPr>
            </w:tcPrChange>
          </w:tcPr>
          <w:p w14:paraId="6CC7787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1.00</w:t>
            </w:r>
          </w:p>
        </w:tc>
      </w:tr>
      <w:tr w:rsidR="00F47729" w:rsidRPr="002277CE" w14:paraId="50F27428" w14:textId="77777777" w:rsidTr="0036218B">
        <w:trPr>
          <w:trPrChange w:id="229" w:author="Microsoft Office User" w:date="2026-08-08T19:56:00Z" w16du:dateUtc="2026-08-08T16:56:00Z">
            <w:trPr>
              <w:gridAfter w:val="0"/>
            </w:trPr>
          </w:trPrChange>
        </w:trPr>
        <w:tc>
          <w:tcPr>
            <w:tcW w:w="2119" w:type="dxa"/>
            <w:tcPrChange w:id="230" w:author="Microsoft Office User" w:date="2026-08-08T19:56:00Z" w16du:dateUtc="2026-08-08T16:56:00Z">
              <w:tcPr>
                <w:tcW w:w="0" w:type="auto"/>
                <w:gridSpan w:val="3"/>
              </w:tcPr>
            </w:tcPrChange>
          </w:tcPr>
          <w:p w14:paraId="3C94538A"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lastRenderedPageBreak/>
              <w:t>event_time</w:t>
            </w:r>
            <w:proofErr w:type="spellEnd"/>
          </w:p>
        </w:tc>
        <w:tc>
          <w:tcPr>
            <w:tcW w:w="878" w:type="dxa"/>
            <w:tcPrChange w:id="231" w:author="Microsoft Office User" w:date="2026-08-08T19:56:00Z" w16du:dateUtc="2026-08-08T16:56:00Z">
              <w:tcPr>
                <w:tcW w:w="0" w:type="auto"/>
                <w:gridSpan w:val="3"/>
              </w:tcPr>
            </w:tcPrChange>
          </w:tcPr>
          <w:p w14:paraId="21559D5E" w14:textId="77777777" w:rsidR="00F47729" w:rsidRPr="002277CE" w:rsidRDefault="00F47729" w:rsidP="002277CE">
            <w:pPr>
              <w:spacing w:line="360" w:lineRule="auto"/>
              <w:rPr>
                <w:rFonts w:ascii="Times New Roman" w:hAnsi="Times New Roman" w:cs="Times New Roman"/>
              </w:rPr>
            </w:pPr>
            <w:ins w:id="232" w:author="reviewer" w:date="2026-08-08T17:08:00Z">
              <w:r>
                <w:t>468</w:t>
              </w:r>
            </w:ins>
          </w:p>
        </w:tc>
        <w:tc>
          <w:tcPr>
            <w:tcW w:w="937" w:type="dxa"/>
            <w:tcPrChange w:id="233" w:author="Microsoft Office User" w:date="2026-08-08T19:56:00Z" w16du:dateUtc="2026-08-08T16:56:00Z">
              <w:tcPr>
                <w:tcW w:w="0" w:type="auto"/>
                <w:gridSpan w:val="4"/>
              </w:tcPr>
            </w:tcPrChange>
          </w:tcPr>
          <w:p w14:paraId="6C82D68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298" w:type="dxa"/>
            <w:tcPrChange w:id="234" w:author="Microsoft Office User" w:date="2026-08-08T19:56:00Z" w16du:dateUtc="2026-08-08T16:56:00Z">
              <w:tcPr>
                <w:tcW w:w="0" w:type="auto"/>
                <w:gridSpan w:val="4"/>
              </w:tcPr>
            </w:tcPrChange>
          </w:tcPr>
          <w:p w14:paraId="726C8F1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2.58</w:t>
            </w:r>
          </w:p>
        </w:tc>
        <w:tc>
          <w:tcPr>
            <w:tcW w:w="1119" w:type="dxa"/>
            <w:tcPrChange w:id="235" w:author="Microsoft Office User" w:date="2026-08-08T19:56:00Z" w16du:dateUtc="2026-08-08T16:56:00Z">
              <w:tcPr>
                <w:tcW w:w="0" w:type="auto"/>
                <w:gridSpan w:val="4"/>
              </w:tcPr>
            </w:tcPrChange>
          </w:tcPr>
          <w:p w14:paraId="49B98ED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998" w:type="dxa"/>
            <w:tcPrChange w:id="236" w:author="Microsoft Office User" w:date="2026-08-08T19:56:00Z" w16du:dateUtc="2026-08-08T16:56:00Z">
              <w:tcPr>
                <w:tcW w:w="0" w:type="auto"/>
                <w:gridSpan w:val="4"/>
              </w:tcPr>
            </w:tcPrChange>
          </w:tcPr>
          <w:p w14:paraId="6EA8A3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c>
          <w:tcPr>
            <w:tcW w:w="1327" w:type="dxa"/>
            <w:tcPrChange w:id="237" w:author="Microsoft Office User" w:date="2026-08-08T19:56:00Z" w16du:dateUtc="2026-08-08T16:56:00Z">
              <w:tcPr>
                <w:tcW w:w="0" w:type="auto"/>
                <w:gridSpan w:val="4"/>
              </w:tcPr>
            </w:tcPrChange>
          </w:tcPr>
          <w:p w14:paraId="568F42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r>
      <w:tr w:rsidR="00F47729" w:rsidRPr="002277CE" w14:paraId="655A2E94" w14:textId="77777777" w:rsidTr="0036218B">
        <w:trPr>
          <w:trPrChange w:id="238" w:author="Microsoft Office User" w:date="2026-08-08T19:56:00Z" w16du:dateUtc="2026-08-08T16:56:00Z">
            <w:trPr>
              <w:gridAfter w:val="0"/>
            </w:trPr>
          </w:trPrChange>
        </w:trPr>
        <w:tc>
          <w:tcPr>
            <w:tcW w:w="2119" w:type="dxa"/>
            <w:tcPrChange w:id="239" w:author="Microsoft Office User" w:date="2026-08-08T19:56:00Z" w16du:dateUtc="2026-08-08T16:56:00Z">
              <w:tcPr>
                <w:tcW w:w="0" w:type="auto"/>
                <w:gridSpan w:val="3"/>
              </w:tcPr>
            </w:tcPrChange>
          </w:tcPr>
          <w:p w14:paraId="005EF21C"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regression_weight</w:t>
            </w:r>
            <w:proofErr w:type="spellEnd"/>
          </w:p>
        </w:tc>
        <w:tc>
          <w:tcPr>
            <w:tcW w:w="878" w:type="dxa"/>
            <w:tcPrChange w:id="240" w:author="Microsoft Office User" w:date="2026-08-08T19:56:00Z" w16du:dateUtc="2026-08-08T16:56:00Z">
              <w:tcPr>
                <w:tcW w:w="0" w:type="auto"/>
                <w:gridSpan w:val="3"/>
              </w:tcPr>
            </w:tcPrChange>
          </w:tcPr>
          <w:p w14:paraId="557ACBE6" w14:textId="77777777" w:rsidR="00F47729" w:rsidRPr="002277CE" w:rsidRDefault="00F47729" w:rsidP="002277CE">
            <w:pPr>
              <w:spacing w:line="360" w:lineRule="auto"/>
              <w:rPr>
                <w:rFonts w:ascii="Times New Roman" w:hAnsi="Times New Roman" w:cs="Times New Roman"/>
              </w:rPr>
            </w:pPr>
            <w:ins w:id="241" w:author="reviewer" w:date="2026-08-08T17:08:00Z">
              <w:r>
                <w:t>468</w:t>
              </w:r>
            </w:ins>
          </w:p>
        </w:tc>
        <w:tc>
          <w:tcPr>
            <w:tcW w:w="937" w:type="dxa"/>
            <w:tcPrChange w:id="242" w:author="Microsoft Office User" w:date="2026-08-08T19:56:00Z" w16du:dateUtc="2026-08-08T16:56:00Z">
              <w:tcPr>
                <w:tcW w:w="0" w:type="auto"/>
                <w:gridSpan w:val="4"/>
              </w:tcPr>
            </w:tcPrChange>
          </w:tcPr>
          <w:p w14:paraId="62ED2B7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1.00</w:t>
            </w:r>
          </w:p>
        </w:tc>
        <w:tc>
          <w:tcPr>
            <w:tcW w:w="1298" w:type="dxa"/>
            <w:tcPrChange w:id="243" w:author="Microsoft Office User" w:date="2026-08-08T19:56:00Z" w16du:dateUtc="2026-08-08T16:56:00Z">
              <w:tcPr>
                <w:tcW w:w="0" w:type="auto"/>
                <w:gridSpan w:val="4"/>
              </w:tcPr>
            </w:tcPrChange>
          </w:tcPr>
          <w:p w14:paraId="3FA8841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0.77</w:t>
            </w:r>
          </w:p>
        </w:tc>
        <w:tc>
          <w:tcPr>
            <w:tcW w:w="1119" w:type="dxa"/>
            <w:tcPrChange w:id="244" w:author="Microsoft Office User" w:date="2026-08-08T19:56:00Z" w16du:dateUtc="2026-08-08T16:56:00Z">
              <w:tcPr>
                <w:tcW w:w="0" w:type="auto"/>
                <w:gridSpan w:val="4"/>
              </w:tcPr>
            </w:tcPrChange>
          </w:tcPr>
          <w:p w14:paraId="3EDF36E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1.00</w:t>
            </w:r>
          </w:p>
        </w:tc>
        <w:tc>
          <w:tcPr>
            <w:tcW w:w="998" w:type="dxa"/>
            <w:tcPrChange w:id="245" w:author="Microsoft Office User" w:date="2026-08-08T19:56:00Z" w16du:dateUtc="2026-08-08T16:56:00Z">
              <w:tcPr>
                <w:tcW w:w="0" w:type="auto"/>
                <w:gridSpan w:val="4"/>
              </w:tcPr>
            </w:tcPrChange>
          </w:tcPr>
          <w:p w14:paraId="1448F9C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327" w:type="dxa"/>
            <w:tcPrChange w:id="246" w:author="Microsoft Office User" w:date="2026-08-08T19:56:00Z" w16du:dateUtc="2026-08-08T16:56:00Z">
              <w:tcPr>
                <w:tcW w:w="0" w:type="auto"/>
                <w:gridSpan w:val="4"/>
              </w:tcPr>
            </w:tcPrChange>
          </w:tcPr>
          <w:p w14:paraId="4EA32F4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4.18</w:t>
            </w:r>
          </w:p>
        </w:tc>
      </w:tr>
      <w:tr w:rsidR="00F47729" w:rsidRPr="002277CE" w14:paraId="40ADA821" w14:textId="77777777" w:rsidTr="0036218B">
        <w:trPr>
          <w:trPrChange w:id="247" w:author="Microsoft Office User" w:date="2026-08-08T19:56:00Z" w16du:dateUtc="2026-08-08T16:56:00Z">
            <w:trPr>
              <w:gridAfter w:val="0"/>
            </w:trPr>
          </w:trPrChange>
        </w:trPr>
        <w:tc>
          <w:tcPr>
            <w:tcW w:w="2119" w:type="dxa"/>
            <w:tcPrChange w:id="248" w:author="Microsoft Office User" w:date="2026-08-08T19:56:00Z" w16du:dateUtc="2026-08-08T16:56:00Z">
              <w:tcPr>
                <w:tcW w:w="0" w:type="auto"/>
                <w:gridSpan w:val="3"/>
              </w:tcPr>
            </w:tcPrChange>
          </w:tcPr>
          <w:p w14:paraId="4FB9D7E7"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GDPpc</w:t>
            </w:r>
            <w:proofErr w:type="spellEnd"/>
          </w:p>
        </w:tc>
        <w:tc>
          <w:tcPr>
            <w:tcW w:w="878" w:type="dxa"/>
            <w:tcPrChange w:id="249" w:author="Microsoft Office User" w:date="2026-08-08T19:56:00Z" w16du:dateUtc="2026-08-08T16:56:00Z">
              <w:tcPr>
                <w:tcW w:w="0" w:type="auto"/>
                <w:gridSpan w:val="3"/>
              </w:tcPr>
            </w:tcPrChange>
          </w:tcPr>
          <w:p w14:paraId="279CA797" w14:textId="77777777" w:rsidR="00F47729" w:rsidRPr="002277CE" w:rsidRDefault="00F47729" w:rsidP="002277CE">
            <w:pPr>
              <w:spacing w:line="360" w:lineRule="auto"/>
              <w:rPr>
                <w:rFonts w:ascii="Times New Roman" w:hAnsi="Times New Roman" w:cs="Times New Roman"/>
              </w:rPr>
            </w:pPr>
            <w:ins w:id="250" w:author="reviewer" w:date="2026-08-08T17:08:00Z">
              <w:r>
                <w:t>468</w:t>
              </w:r>
            </w:ins>
          </w:p>
        </w:tc>
        <w:tc>
          <w:tcPr>
            <w:tcW w:w="937" w:type="dxa"/>
            <w:tcPrChange w:id="251" w:author="Microsoft Office User" w:date="2026-08-08T19:56:00Z" w16du:dateUtc="2026-08-08T16:56:00Z">
              <w:tcPr>
                <w:tcW w:w="0" w:type="auto"/>
                <w:gridSpan w:val="4"/>
              </w:tcPr>
            </w:tcPrChange>
          </w:tcPr>
          <w:p w14:paraId="3FD60A3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46395.02</w:t>
            </w:r>
          </w:p>
        </w:tc>
        <w:tc>
          <w:tcPr>
            <w:tcW w:w="1298" w:type="dxa"/>
            <w:tcPrChange w:id="252" w:author="Microsoft Office User" w:date="2026-08-08T19:56:00Z" w16du:dateUtc="2026-08-08T16:56:00Z">
              <w:tcPr>
                <w:tcW w:w="0" w:type="auto"/>
                <w:gridSpan w:val="4"/>
              </w:tcPr>
            </w:tcPrChange>
          </w:tcPr>
          <w:p w14:paraId="1151FEC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26718.44</w:t>
            </w:r>
          </w:p>
        </w:tc>
        <w:tc>
          <w:tcPr>
            <w:tcW w:w="1119" w:type="dxa"/>
            <w:tcPrChange w:id="253" w:author="Microsoft Office User" w:date="2026-08-08T19:56:00Z" w16du:dateUtc="2026-08-08T16:56:00Z">
              <w:tcPr>
                <w:tcW w:w="0" w:type="auto"/>
                <w:gridSpan w:val="4"/>
              </w:tcPr>
            </w:tcPrChange>
          </w:tcPr>
          <w:p w14:paraId="11A8C1C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43080.63</w:t>
            </w:r>
          </w:p>
        </w:tc>
        <w:tc>
          <w:tcPr>
            <w:tcW w:w="998" w:type="dxa"/>
            <w:tcPrChange w:id="254" w:author="Microsoft Office User" w:date="2026-08-08T19:56:00Z" w16du:dateUtc="2026-08-08T16:56:00Z">
              <w:tcPr>
                <w:tcW w:w="0" w:type="auto"/>
                <w:gridSpan w:val="4"/>
              </w:tcPr>
            </w:tcPrChange>
          </w:tcPr>
          <w:p w14:paraId="121E0DA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2543.85</w:t>
            </w:r>
          </w:p>
        </w:tc>
        <w:tc>
          <w:tcPr>
            <w:tcW w:w="1327" w:type="dxa"/>
            <w:tcPrChange w:id="255" w:author="Microsoft Office User" w:date="2026-08-08T19:56:00Z" w16du:dateUtc="2026-08-08T16:56:00Z">
              <w:tcPr>
                <w:tcW w:w="0" w:type="auto"/>
                <w:gridSpan w:val="4"/>
              </w:tcPr>
            </w:tcPrChange>
          </w:tcPr>
          <w:p w14:paraId="25FEF29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136772.44</w:t>
            </w:r>
          </w:p>
        </w:tc>
      </w:tr>
      <w:tr w:rsidR="00F47729" w:rsidRPr="002277CE" w14:paraId="21D37A9F" w14:textId="77777777" w:rsidTr="0036218B">
        <w:trPr>
          <w:trPrChange w:id="256" w:author="Microsoft Office User" w:date="2026-08-08T19:56:00Z" w16du:dateUtc="2026-08-08T16:56:00Z">
            <w:trPr>
              <w:gridAfter w:val="0"/>
            </w:trPr>
          </w:trPrChange>
        </w:trPr>
        <w:tc>
          <w:tcPr>
            <w:tcW w:w="2119" w:type="dxa"/>
            <w:tcPrChange w:id="257" w:author="Microsoft Office User" w:date="2026-08-08T19:56:00Z" w16du:dateUtc="2026-08-08T16:56:00Z">
              <w:tcPr>
                <w:tcW w:w="0" w:type="auto"/>
                <w:gridSpan w:val="3"/>
              </w:tcPr>
            </w:tcPrChange>
          </w:tcPr>
          <w:p w14:paraId="6117DD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Pop15_</w:t>
            </w:r>
            <w:del w:id="258" w:author="reviewer" w:date="2026-08-08T17:08:00Z">
              <w:r>
                <w:rPr>
                  <w:rFonts w:ascii="Times New Roman" w:hAnsi="Times New Roman" w:cs="Times New Roman"/>
                </w:rPr>
                <w:delText>65</w:delText>
              </w:r>
            </w:del>
            <w:ins w:id="259" w:author="reviewer" w:date="2026-08-08T17:08:00Z">
              <w:r>
                <w:rPr>
                  <w:rFonts w:ascii="Times New Roman" w:hAnsi="Times New Roman" w:cs="Times New Roman"/>
                </w:rPr>
                <w:t>64</w:t>
              </w:r>
            </w:ins>
          </w:p>
        </w:tc>
        <w:tc>
          <w:tcPr>
            <w:tcW w:w="878" w:type="dxa"/>
            <w:tcPrChange w:id="260" w:author="Microsoft Office User" w:date="2026-08-08T19:56:00Z" w16du:dateUtc="2026-08-08T16:56:00Z">
              <w:tcPr>
                <w:tcW w:w="0" w:type="auto"/>
                <w:gridSpan w:val="3"/>
              </w:tcPr>
            </w:tcPrChange>
          </w:tcPr>
          <w:p w14:paraId="6BAA4C3A" w14:textId="77777777" w:rsidR="00F47729" w:rsidRPr="002277CE" w:rsidRDefault="00F47729" w:rsidP="002277CE">
            <w:pPr>
              <w:spacing w:line="360" w:lineRule="auto"/>
              <w:rPr>
                <w:rFonts w:ascii="Times New Roman" w:hAnsi="Times New Roman" w:cs="Times New Roman"/>
              </w:rPr>
            </w:pPr>
            <w:ins w:id="261" w:author="reviewer" w:date="2026-08-08T17:08:00Z">
              <w:r>
                <w:t>468</w:t>
              </w:r>
            </w:ins>
          </w:p>
        </w:tc>
        <w:tc>
          <w:tcPr>
            <w:tcW w:w="937" w:type="dxa"/>
            <w:tcPrChange w:id="262" w:author="Microsoft Office User" w:date="2026-08-08T19:56:00Z" w16du:dateUtc="2026-08-08T16:56:00Z">
              <w:tcPr>
                <w:tcW w:w="0" w:type="auto"/>
                <w:gridSpan w:val="4"/>
              </w:tcPr>
            </w:tcPrChange>
          </w:tcPr>
          <w:p w14:paraId="7F3B399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42599339</w:t>
            </w:r>
          </w:p>
        </w:tc>
        <w:tc>
          <w:tcPr>
            <w:tcW w:w="1298" w:type="dxa"/>
            <w:tcPrChange w:id="263" w:author="Microsoft Office User" w:date="2026-08-08T19:56:00Z" w16du:dateUtc="2026-08-08T16:56:00Z">
              <w:tcPr>
                <w:tcW w:w="0" w:type="auto"/>
                <w:gridSpan w:val="4"/>
              </w:tcPr>
            </w:tcPrChange>
          </w:tcPr>
          <w:p w14:paraId="1E1C4A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138073628</w:t>
            </w:r>
          </w:p>
        </w:tc>
        <w:tc>
          <w:tcPr>
            <w:tcW w:w="1119" w:type="dxa"/>
            <w:tcPrChange w:id="264" w:author="Microsoft Office User" w:date="2026-08-08T19:56:00Z" w16du:dateUtc="2026-08-08T16:56:00Z">
              <w:tcPr>
                <w:tcW w:w="0" w:type="auto"/>
                <w:gridSpan w:val="4"/>
              </w:tcPr>
            </w:tcPrChange>
          </w:tcPr>
          <w:p w14:paraId="3E541DA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6552302</w:t>
            </w:r>
          </w:p>
        </w:tc>
        <w:tc>
          <w:tcPr>
            <w:tcW w:w="998" w:type="dxa"/>
            <w:tcPrChange w:id="265" w:author="Microsoft Office User" w:date="2026-08-08T19:56:00Z" w16du:dateUtc="2026-08-08T16:56:00Z">
              <w:tcPr>
                <w:tcW w:w="0" w:type="auto"/>
                <w:gridSpan w:val="4"/>
              </w:tcPr>
            </w:tcPrChange>
          </w:tcPr>
          <w:p w14:paraId="3C02E88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305378</w:t>
            </w:r>
          </w:p>
        </w:tc>
        <w:tc>
          <w:tcPr>
            <w:tcW w:w="1327" w:type="dxa"/>
            <w:tcPrChange w:id="266" w:author="Microsoft Office User" w:date="2026-08-08T19:56:00Z" w16du:dateUtc="2026-08-08T16:56:00Z">
              <w:tcPr>
                <w:tcW w:w="0" w:type="auto"/>
                <w:gridSpan w:val="4"/>
              </w:tcPr>
            </w:tcPrChange>
          </w:tcPr>
          <w:p w14:paraId="569EB6B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988168271</w:t>
            </w:r>
          </w:p>
        </w:tc>
      </w:tr>
      <w:tr w:rsidR="00F47729" w:rsidRPr="002277CE" w14:paraId="63F148A4" w14:textId="77777777" w:rsidTr="0036218B">
        <w:trPr>
          <w:trPrChange w:id="267" w:author="Microsoft Office User" w:date="2026-08-08T19:56:00Z" w16du:dateUtc="2026-08-08T16:56:00Z">
            <w:trPr>
              <w:gridAfter w:val="0"/>
            </w:trPr>
          </w:trPrChange>
        </w:trPr>
        <w:tc>
          <w:tcPr>
            <w:tcW w:w="2119" w:type="dxa"/>
            <w:tcPrChange w:id="268" w:author="Microsoft Office User" w:date="2026-08-08T19:56:00Z" w16du:dateUtc="2026-08-08T16:56:00Z">
              <w:tcPr>
                <w:tcW w:w="0" w:type="auto"/>
                <w:gridSpan w:val="3"/>
              </w:tcPr>
            </w:tcPrChange>
          </w:tcPr>
          <w:p w14:paraId="4913E2D4"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YouthUnempl</w:t>
            </w:r>
            <w:proofErr w:type="spellEnd"/>
          </w:p>
        </w:tc>
        <w:tc>
          <w:tcPr>
            <w:tcW w:w="878" w:type="dxa"/>
            <w:tcPrChange w:id="269" w:author="Microsoft Office User" w:date="2026-08-08T19:56:00Z" w16du:dateUtc="2026-08-08T16:56:00Z">
              <w:tcPr>
                <w:tcW w:w="0" w:type="auto"/>
                <w:gridSpan w:val="3"/>
              </w:tcPr>
            </w:tcPrChange>
          </w:tcPr>
          <w:p w14:paraId="1AF1BA48" w14:textId="77777777" w:rsidR="00F47729" w:rsidRPr="002277CE" w:rsidRDefault="00F47729" w:rsidP="002277CE">
            <w:pPr>
              <w:spacing w:line="360" w:lineRule="auto"/>
              <w:rPr>
                <w:rFonts w:ascii="Times New Roman" w:hAnsi="Times New Roman" w:cs="Times New Roman"/>
              </w:rPr>
            </w:pPr>
            <w:ins w:id="270" w:author="reviewer" w:date="2026-08-08T17:08:00Z">
              <w:r>
                <w:t>468</w:t>
              </w:r>
            </w:ins>
          </w:p>
        </w:tc>
        <w:tc>
          <w:tcPr>
            <w:tcW w:w="937" w:type="dxa"/>
            <w:tcPrChange w:id="271" w:author="Microsoft Office User" w:date="2026-08-08T19:56:00Z" w16du:dateUtc="2026-08-08T16:56:00Z">
              <w:tcPr>
                <w:tcW w:w="0" w:type="auto"/>
                <w:gridSpan w:val="4"/>
              </w:tcPr>
            </w:tcPrChange>
          </w:tcPr>
          <w:p w14:paraId="468418C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15.32</w:t>
            </w:r>
          </w:p>
        </w:tc>
        <w:tc>
          <w:tcPr>
            <w:tcW w:w="1298" w:type="dxa"/>
            <w:tcPrChange w:id="272" w:author="Microsoft Office User" w:date="2026-08-08T19:56:00Z" w16du:dateUtc="2026-08-08T16:56:00Z">
              <w:tcPr>
                <w:tcW w:w="0" w:type="auto"/>
                <w:gridSpan w:val="4"/>
              </w:tcPr>
            </w:tcPrChange>
          </w:tcPr>
          <w:p w14:paraId="54B73BB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8.43</w:t>
            </w:r>
          </w:p>
        </w:tc>
        <w:tc>
          <w:tcPr>
            <w:tcW w:w="1119" w:type="dxa"/>
            <w:tcPrChange w:id="273" w:author="Microsoft Office User" w:date="2026-08-08T19:56:00Z" w16du:dateUtc="2026-08-08T16:56:00Z">
              <w:tcPr>
                <w:tcW w:w="0" w:type="auto"/>
                <w:gridSpan w:val="4"/>
              </w:tcPr>
            </w:tcPrChange>
          </w:tcPr>
          <w:p w14:paraId="147BE3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13.56</w:t>
            </w:r>
          </w:p>
        </w:tc>
        <w:tc>
          <w:tcPr>
            <w:tcW w:w="998" w:type="dxa"/>
            <w:tcPrChange w:id="274" w:author="Microsoft Office User" w:date="2026-08-08T19:56:00Z" w16du:dateUtc="2026-08-08T16:56:00Z">
              <w:tcPr>
                <w:tcW w:w="0" w:type="auto"/>
                <w:gridSpan w:val="4"/>
              </w:tcPr>
            </w:tcPrChange>
          </w:tcPr>
          <w:p w14:paraId="6FDC52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0.30</w:t>
            </w:r>
          </w:p>
        </w:tc>
        <w:tc>
          <w:tcPr>
            <w:tcW w:w="1327" w:type="dxa"/>
            <w:tcPrChange w:id="275" w:author="Microsoft Office User" w:date="2026-08-08T19:56:00Z" w16du:dateUtc="2026-08-08T16:56:00Z">
              <w:tcPr>
                <w:tcW w:w="0" w:type="auto"/>
                <w:gridSpan w:val="4"/>
              </w:tcPr>
            </w:tcPrChange>
          </w:tcPr>
          <w:p w14:paraId="7255E2F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47.22</w:t>
            </w:r>
          </w:p>
        </w:tc>
      </w:tr>
      <w:tr w:rsidR="00F47729" w:rsidRPr="002277CE" w14:paraId="1CEE956C" w14:textId="77777777" w:rsidTr="0036218B">
        <w:trPr>
          <w:trPrChange w:id="276" w:author="Microsoft Office User" w:date="2026-08-08T19:56:00Z" w16du:dateUtc="2026-08-08T16:56:00Z">
            <w:trPr>
              <w:gridAfter w:val="0"/>
            </w:trPr>
          </w:trPrChange>
        </w:trPr>
        <w:tc>
          <w:tcPr>
            <w:tcW w:w="2119" w:type="dxa"/>
            <w:tcPrChange w:id="277" w:author="Microsoft Office User" w:date="2026-08-08T19:56:00Z" w16du:dateUtc="2026-08-08T16:56:00Z">
              <w:tcPr>
                <w:tcW w:w="0" w:type="auto"/>
                <w:gridSpan w:val="3"/>
              </w:tcPr>
            </w:tcPrChange>
          </w:tcPr>
          <w:p w14:paraId="3A7CA1DB"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EduSpendGDP</w:t>
            </w:r>
            <w:proofErr w:type="spellEnd"/>
          </w:p>
        </w:tc>
        <w:tc>
          <w:tcPr>
            <w:tcW w:w="878" w:type="dxa"/>
            <w:tcPrChange w:id="278" w:author="Microsoft Office User" w:date="2026-08-08T19:56:00Z" w16du:dateUtc="2026-08-08T16:56:00Z">
              <w:tcPr>
                <w:tcW w:w="0" w:type="auto"/>
                <w:gridSpan w:val="3"/>
              </w:tcPr>
            </w:tcPrChange>
          </w:tcPr>
          <w:p w14:paraId="5A5A2613" w14:textId="77777777" w:rsidR="00F47729" w:rsidRPr="002277CE" w:rsidRDefault="00F47729" w:rsidP="002277CE">
            <w:pPr>
              <w:spacing w:line="360" w:lineRule="auto"/>
              <w:rPr>
                <w:rFonts w:ascii="Times New Roman" w:hAnsi="Times New Roman" w:cs="Times New Roman"/>
              </w:rPr>
            </w:pPr>
            <w:ins w:id="279" w:author="reviewer" w:date="2026-08-08T17:08:00Z">
              <w:r>
                <w:t>321</w:t>
              </w:r>
            </w:ins>
          </w:p>
        </w:tc>
        <w:tc>
          <w:tcPr>
            <w:tcW w:w="937" w:type="dxa"/>
            <w:tcPrChange w:id="280" w:author="Microsoft Office User" w:date="2026-08-08T19:56:00Z" w16du:dateUtc="2026-08-08T16:56:00Z">
              <w:tcPr>
                <w:tcW w:w="0" w:type="auto"/>
                <w:gridSpan w:val="4"/>
              </w:tcPr>
            </w:tcPrChange>
          </w:tcPr>
          <w:p w14:paraId="4F7386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4.59</w:t>
            </w:r>
          </w:p>
        </w:tc>
        <w:tc>
          <w:tcPr>
            <w:tcW w:w="1298" w:type="dxa"/>
            <w:tcPrChange w:id="281" w:author="Microsoft Office User" w:date="2026-08-08T19:56:00Z" w16du:dateUtc="2026-08-08T16:56:00Z">
              <w:tcPr>
                <w:tcW w:w="0" w:type="auto"/>
                <w:gridSpan w:val="4"/>
              </w:tcPr>
            </w:tcPrChange>
          </w:tcPr>
          <w:p w14:paraId="1E04C0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1.43</w:t>
            </w:r>
          </w:p>
        </w:tc>
        <w:tc>
          <w:tcPr>
            <w:tcW w:w="1119" w:type="dxa"/>
            <w:tcPrChange w:id="282" w:author="Microsoft Office User" w:date="2026-08-08T19:56:00Z" w16du:dateUtc="2026-08-08T16:56:00Z">
              <w:tcPr>
                <w:tcW w:w="0" w:type="auto"/>
                <w:gridSpan w:val="4"/>
              </w:tcPr>
            </w:tcPrChange>
          </w:tcPr>
          <w:p w14:paraId="3753FF4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4.59</w:t>
            </w:r>
          </w:p>
        </w:tc>
        <w:tc>
          <w:tcPr>
            <w:tcW w:w="998" w:type="dxa"/>
            <w:tcPrChange w:id="283" w:author="Microsoft Office User" w:date="2026-08-08T19:56:00Z" w16du:dateUtc="2026-08-08T16:56:00Z">
              <w:tcPr>
                <w:tcW w:w="0" w:type="auto"/>
                <w:gridSpan w:val="4"/>
              </w:tcPr>
            </w:tcPrChange>
          </w:tcPr>
          <w:p w14:paraId="2C763F8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0.38</w:t>
            </w:r>
          </w:p>
        </w:tc>
        <w:tc>
          <w:tcPr>
            <w:tcW w:w="1327" w:type="dxa"/>
            <w:tcPrChange w:id="284" w:author="Microsoft Office User" w:date="2026-08-08T19:56:00Z" w16du:dateUtc="2026-08-08T16:56:00Z">
              <w:tcPr>
                <w:tcW w:w="0" w:type="auto"/>
                <w:gridSpan w:val="4"/>
              </w:tcPr>
            </w:tcPrChange>
          </w:tcPr>
          <w:p w14:paraId="4F70295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8.74</w:t>
            </w:r>
          </w:p>
        </w:tc>
      </w:tr>
      <w:tr w:rsidR="00F47729" w:rsidRPr="002277CE" w14:paraId="47D9B7CC" w14:textId="77777777" w:rsidTr="0036218B">
        <w:trPr>
          <w:trPrChange w:id="285" w:author="Microsoft Office User" w:date="2026-08-08T19:56:00Z" w16du:dateUtc="2026-08-08T16:56:00Z">
            <w:trPr>
              <w:gridAfter w:val="0"/>
            </w:trPr>
          </w:trPrChange>
        </w:trPr>
        <w:tc>
          <w:tcPr>
            <w:tcW w:w="2119" w:type="dxa"/>
            <w:tcPrChange w:id="286" w:author="Microsoft Office User" w:date="2026-08-08T19:56:00Z" w16du:dateUtc="2026-08-08T16:56:00Z">
              <w:tcPr>
                <w:tcW w:w="0" w:type="auto"/>
                <w:gridSpan w:val="3"/>
              </w:tcPr>
            </w:tcPrChange>
          </w:tcPr>
          <w:p w14:paraId="07E70729"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c_log_GDPpc</w:t>
            </w:r>
            <w:proofErr w:type="spellEnd"/>
          </w:p>
        </w:tc>
        <w:tc>
          <w:tcPr>
            <w:tcW w:w="878" w:type="dxa"/>
            <w:tcPrChange w:id="287" w:author="Microsoft Office User" w:date="2026-08-08T19:56:00Z" w16du:dateUtc="2026-08-08T16:56:00Z">
              <w:tcPr>
                <w:tcW w:w="0" w:type="auto"/>
                <w:gridSpan w:val="3"/>
              </w:tcPr>
            </w:tcPrChange>
          </w:tcPr>
          <w:p w14:paraId="450A68D7" w14:textId="77777777" w:rsidR="00F47729" w:rsidRPr="002277CE" w:rsidRDefault="00F47729" w:rsidP="002277CE">
            <w:pPr>
              <w:spacing w:line="360" w:lineRule="auto"/>
              <w:rPr>
                <w:rFonts w:ascii="Times New Roman" w:hAnsi="Times New Roman" w:cs="Times New Roman"/>
              </w:rPr>
            </w:pPr>
            <w:ins w:id="288" w:author="reviewer" w:date="2026-08-08T17:08:00Z">
              <w:r>
                <w:t>468</w:t>
              </w:r>
            </w:ins>
          </w:p>
        </w:tc>
        <w:tc>
          <w:tcPr>
            <w:tcW w:w="937" w:type="dxa"/>
            <w:tcPrChange w:id="289" w:author="Microsoft Office User" w:date="2026-08-08T19:56:00Z" w16du:dateUtc="2026-08-08T16:56:00Z">
              <w:tcPr>
                <w:tcW w:w="0" w:type="auto"/>
                <w:gridSpan w:val="4"/>
              </w:tcPr>
            </w:tcPrChange>
          </w:tcPr>
          <w:p w14:paraId="3B64DB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298" w:type="dxa"/>
            <w:tcPrChange w:id="290" w:author="Microsoft Office User" w:date="2026-08-08T19:56:00Z" w16du:dateUtc="2026-08-08T16:56:00Z">
              <w:tcPr>
                <w:tcW w:w="0" w:type="auto"/>
                <w:gridSpan w:val="4"/>
              </w:tcPr>
            </w:tcPrChange>
          </w:tcPr>
          <w:p w14:paraId="274EE7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0.78</w:t>
            </w:r>
          </w:p>
        </w:tc>
        <w:tc>
          <w:tcPr>
            <w:tcW w:w="1119" w:type="dxa"/>
            <w:tcPrChange w:id="291" w:author="Microsoft Office User" w:date="2026-08-08T19:56:00Z" w16du:dateUtc="2026-08-08T16:56:00Z">
              <w:tcPr>
                <w:tcW w:w="0" w:type="auto"/>
                <w:gridSpan w:val="4"/>
              </w:tcPr>
            </w:tcPrChange>
          </w:tcPr>
          <w:p w14:paraId="191343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0.15</w:t>
            </w:r>
          </w:p>
        </w:tc>
        <w:tc>
          <w:tcPr>
            <w:tcW w:w="998" w:type="dxa"/>
            <w:tcPrChange w:id="292" w:author="Microsoft Office User" w:date="2026-08-08T19:56:00Z" w16du:dateUtc="2026-08-08T16:56:00Z">
              <w:tcPr>
                <w:tcW w:w="0" w:type="auto"/>
                <w:gridSpan w:val="4"/>
              </w:tcPr>
            </w:tcPrChange>
          </w:tcPr>
          <w:p w14:paraId="1308123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-2.68</w:t>
            </w:r>
          </w:p>
        </w:tc>
        <w:tc>
          <w:tcPr>
            <w:tcW w:w="1327" w:type="dxa"/>
            <w:tcPrChange w:id="293" w:author="Microsoft Office User" w:date="2026-08-08T19:56:00Z" w16du:dateUtc="2026-08-08T16:56:00Z">
              <w:tcPr>
                <w:tcW w:w="0" w:type="auto"/>
                <w:gridSpan w:val="4"/>
              </w:tcPr>
            </w:tcPrChange>
          </w:tcPr>
          <w:p w14:paraId="37AECC2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1.30</w:t>
            </w:r>
          </w:p>
        </w:tc>
      </w:tr>
      <w:tr w:rsidR="00F47729" w:rsidRPr="002277CE" w14:paraId="3DC90C6B" w14:textId="77777777" w:rsidTr="0036218B">
        <w:trPr>
          <w:trPrChange w:id="294" w:author="Microsoft Office User" w:date="2026-08-08T19:56:00Z" w16du:dateUtc="2026-08-08T16:56:00Z">
            <w:trPr>
              <w:gridAfter w:val="0"/>
            </w:trPr>
          </w:trPrChange>
        </w:trPr>
        <w:tc>
          <w:tcPr>
            <w:tcW w:w="2119" w:type="dxa"/>
            <w:tcPrChange w:id="295" w:author="Microsoft Office User" w:date="2026-08-08T19:56:00Z" w16du:dateUtc="2026-08-08T16:56:00Z">
              <w:tcPr>
                <w:tcW w:w="0" w:type="auto"/>
                <w:gridSpan w:val="3"/>
              </w:tcPr>
            </w:tcPrChange>
          </w:tcPr>
          <w:p w14:paraId="066CF49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c_log_Pop15_</w:t>
            </w:r>
            <w:del w:id="296" w:author="reviewer" w:date="2026-08-08T17:08:00Z">
              <w:r>
                <w:rPr>
                  <w:rFonts w:ascii="Times New Roman" w:hAnsi="Times New Roman" w:cs="Times New Roman"/>
                </w:rPr>
                <w:delText>65</w:delText>
              </w:r>
            </w:del>
            <w:ins w:id="297" w:author="reviewer" w:date="2026-08-08T17:08:00Z">
              <w:r>
                <w:rPr>
                  <w:rFonts w:ascii="Times New Roman" w:hAnsi="Times New Roman" w:cs="Times New Roman"/>
                </w:rPr>
                <w:t>64</w:t>
              </w:r>
            </w:ins>
          </w:p>
        </w:tc>
        <w:tc>
          <w:tcPr>
            <w:tcW w:w="878" w:type="dxa"/>
            <w:tcPrChange w:id="298" w:author="Microsoft Office User" w:date="2026-08-08T19:56:00Z" w16du:dateUtc="2026-08-08T16:56:00Z">
              <w:tcPr>
                <w:tcW w:w="0" w:type="auto"/>
                <w:gridSpan w:val="3"/>
              </w:tcPr>
            </w:tcPrChange>
          </w:tcPr>
          <w:p w14:paraId="1CEFF26A" w14:textId="77777777" w:rsidR="00F47729" w:rsidRPr="002277CE" w:rsidRDefault="00F47729" w:rsidP="002277CE">
            <w:pPr>
              <w:spacing w:line="360" w:lineRule="auto"/>
              <w:rPr>
                <w:rFonts w:ascii="Times New Roman" w:hAnsi="Times New Roman" w:cs="Times New Roman"/>
              </w:rPr>
            </w:pPr>
            <w:ins w:id="299" w:author="reviewer" w:date="2026-08-08T17:08:00Z">
              <w:r>
                <w:t>468</w:t>
              </w:r>
            </w:ins>
          </w:p>
        </w:tc>
        <w:tc>
          <w:tcPr>
            <w:tcW w:w="937" w:type="dxa"/>
            <w:tcPrChange w:id="300" w:author="Microsoft Office User" w:date="2026-08-08T19:56:00Z" w16du:dateUtc="2026-08-08T16:56:00Z">
              <w:tcPr>
                <w:tcW w:w="0" w:type="auto"/>
                <w:gridSpan w:val="4"/>
              </w:tcPr>
            </w:tcPrChange>
          </w:tcPr>
          <w:p w14:paraId="3C3390C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298" w:type="dxa"/>
            <w:tcPrChange w:id="301" w:author="Microsoft Office User" w:date="2026-08-08T19:56:00Z" w16du:dateUtc="2026-08-08T16:56:00Z">
              <w:tcPr>
                <w:tcW w:w="0" w:type="auto"/>
                <w:gridSpan w:val="4"/>
              </w:tcPr>
            </w:tcPrChange>
          </w:tcPr>
          <w:p w14:paraId="21459B4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1.73</w:t>
            </w:r>
          </w:p>
        </w:tc>
        <w:tc>
          <w:tcPr>
            <w:tcW w:w="1119" w:type="dxa"/>
            <w:tcPrChange w:id="302" w:author="Microsoft Office User" w:date="2026-08-08T19:56:00Z" w16du:dateUtc="2026-08-08T16:56:00Z">
              <w:tcPr>
                <w:tcW w:w="0" w:type="auto"/>
                <w:gridSpan w:val="4"/>
              </w:tcPr>
            </w:tcPrChange>
          </w:tcPr>
          <w:p w14:paraId="0661BD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-0.22</w:t>
            </w:r>
          </w:p>
        </w:tc>
        <w:tc>
          <w:tcPr>
            <w:tcW w:w="998" w:type="dxa"/>
            <w:tcPrChange w:id="303" w:author="Microsoft Office User" w:date="2026-08-08T19:56:00Z" w16du:dateUtc="2026-08-08T16:56:00Z">
              <w:tcPr>
                <w:tcW w:w="0" w:type="auto"/>
                <w:gridSpan w:val="4"/>
              </w:tcPr>
            </w:tcPrChange>
          </w:tcPr>
          <w:p w14:paraId="6EA5C8F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-3.28</w:t>
            </w:r>
          </w:p>
        </w:tc>
        <w:tc>
          <w:tcPr>
            <w:tcW w:w="1327" w:type="dxa"/>
            <w:tcPrChange w:id="304" w:author="Microsoft Office User" w:date="2026-08-08T19:56:00Z" w16du:dateUtc="2026-08-08T16:56:00Z">
              <w:tcPr>
                <w:tcW w:w="0" w:type="auto"/>
                <w:gridSpan w:val="4"/>
              </w:tcPr>
            </w:tcPrChange>
          </w:tcPr>
          <w:p w14:paraId="691AA21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4.80</w:t>
            </w:r>
          </w:p>
        </w:tc>
      </w:tr>
      <w:tr w:rsidR="00F47729" w:rsidRPr="002277CE" w14:paraId="1A532F6B" w14:textId="77777777" w:rsidTr="0036218B">
        <w:trPr>
          <w:trPrChange w:id="305" w:author="Microsoft Office User" w:date="2026-08-08T19:56:00Z" w16du:dateUtc="2026-08-08T16:56:00Z">
            <w:trPr>
              <w:gridAfter w:val="0"/>
            </w:trPr>
          </w:trPrChange>
        </w:trPr>
        <w:tc>
          <w:tcPr>
            <w:tcW w:w="2119" w:type="dxa"/>
            <w:tcPrChange w:id="306" w:author="Microsoft Office User" w:date="2026-08-08T19:56:00Z" w16du:dateUtc="2026-08-08T16:56:00Z">
              <w:tcPr>
                <w:tcW w:w="0" w:type="auto"/>
                <w:gridSpan w:val="3"/>
              </w:tcPr>
            </w:tcPrChange>
          </w:tcPr>
          <w:p w14:paraId="64EE4A52"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c_YouthUnempl</w:t>
            </w:r>
            <w:proofErr w:type="spellEnd"/>
          </w:p>
        </w:tc>
        <w:tc>
          <w:tcPr>
            <w:tcW w:w="878" w:type="dxa"/>
            <w:tcPrChange w:id="307" w:author="Microsoft Office User" w:date="2026-08-08T19:56:00Z" w16du:dateUtc="2026-08-08T16:56:00Z">
              <w:tcPr>
                <w:tcW w:w="0" w:type="auto"/>
                <w:gridSpan w:val="3"/>
              </w:tcPr>
            </w:tcPrChange>
          </w:tcPr>
          <w:p w14:paraId="24A629BF" w14:textId="77777777" w:rsidR="00F47729" w:rsidRPr="002277CE" w:rsidRDefault="00F47729" w:rsidP="002277CE">
            <w:pPr>
              <w:spacing w:line="360" w:lineRule="auto"/>
              <w:rPr>
                <w:rFonts w:ascii="Times New Roman" w:hAnsi="Times New Roman" w:cs="Times New Roman"/>
              </w:rPr>
            </w:pPr>
            <w:ins w:id="308" w:author="reviewer" w:date="2026-08-08T17:08:00Z">
              <w:r>
                <w:t>468</w:t>
              </w:r>
            </w:ins>
          </w:p>
        </w:tc>
        <w:tc>
          <w:tcPr>
            <w:tcW w:w="937" w:type="dxa"/>
            <w:tcPrChange w:id="309" w:author="Microsoft Office User" w:date="2026-08-08T19:56:00Z" w16du:dateUtc="2026-08-08T16:56:00Z">
              <w:tcPr>
                <w:tcW w:w="0" w:type="auto"/>
                <w:gridSpan w:val="4"/>
              </w:tcPr>
            </w:tcPrChange>
          </w:tcPr>
          <w:p w14:paraId="159C44D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w:t>
            </w:r>
          </w:p>
        </w:tc>
        <w:tc>
          <w:tcPr>
            <w:tcW w:w="1298" w:type="dxa"/>
            <w:tcPrChange w:id="310" w:author="Microsoft Office User" w:date="2026-08-08T19:56:00Z" w16du:dateUtc="2026-08-08T16:56:00Z">
              <w:tcPr>
                <w:tcW w:w="0" w:type="auto"/>
                <w:gridSpan w:val="4"/>
              </w:tcPr>
            </w:tcPrChange>
          </w:tcPr>
          <w:p w14:paraId="2709349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8.43</w:t>
            </w:r>
          </w:p>
        </w:tc>
        <w:tc>
          <w:tcPr>
            <w:tcW w:w="1119" w:type="dxa"/>
            <w:tcPrChange w:id="311" w:author="Microsoft Office User" w:date="2026-08-08T19:56:00Z" w16du:dateUtc="2026-08-08T16:56:00Z">
              <w:tcPr>
                <w:tcW w:w="0" w:type="auto"/>
                <w:gridSpan w:val="4"/>
              </w:tcPr>
            </w:tcPrChange>
          </w:tcPr>
          <w:p w14:paraId="2733217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-1.75</w:t>
            </w:r>
          </w:p>
        </w:tc>
        <w:tc>
          <w:tcPr>
            <w:tcW w:w="998" w:type="dxa"/>
            <w:tcPrChange w:id="312" w:author="Microsoft Office User" w:date="2026-08-08T19:56:00Z" w16du:dateUtc="2026-08-08T16:56:00Z">
              <w:tcPr>
                <w:tcW w:w="0" w:type="auto"/>
                <w:gridSpan w:val="4"/>
              </w:tcPr>
            </w:tcPrChange>
          </w:tcPr>
          <w:p w14:paraId="6F982DF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-15.02</w:t>
            </w:r>
          </w:p>
        </w:tc>
        <w:tc>
          <w:tcPr>
            <w:tcW w:w="1327" w:type="dxa"/>
            <w:tcPrChange w:id="313" w:author="Microsoft Office User" w:date="2026-08-08T19:56:00Z" w16du:dateUtc="2026-08-08T16:56:00Z">
              <w:tcPr>
                <w:tcW w:w="0" w:type="auto"/>
                <w:gridSpan w:val="4"/>
              </w:tcPr>
            </w:tcPrChange>
          </w:tcPr>
          <w:p w14:paraId="3C295FF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31.91</w:t>
            </w:r>
          </w:p>
        </w:tc>
      </w:tr>
    </w:tbl>
    <w:p w14:paraId="044EE78D" w14:textId="77777777" w:rsidR="002277CE" w:rsidRPr="002277CE" w:rsidRDefault="002277CE" w:rsidP="002277CE">
      <w:pPr>
        <w:spacing w:line="360" w:lineRule="auto"/>
        <w:rPr>
          <w:rFonts w:ascii="Times New Roman" w:hAnsi="Times New Roman" w:cs="Times New Roman"/>
        </w:rPr>
      </w:pPr>
    </w:p>
    <w:p w14:paraId="6215D1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Country-specific average wages </w:t>
      </w:r>
      <w:proofErr w:type="spellStart"/>
      <w:r>
        <w:rPr>
          <w:rFonts w:ascii="Times New Roman" w:hAnsi="Times New Roman" w:cs="Times New Roman"/>
        </w:rPr>
        <w:t>w_j</w:t>
      </w:r>
      <w:proofErr w:type="spellEnd"/>
      <w:r>
        <w:rPr>
          <w:rFonts w:ascii="Times New Roman" w:hAnsi="Times New Roman" w:cs="Times New Roman"/>
        </w:rPr>
        <w:t xml:space="preserve"> come from Eurostat’s Average full-time adjusted salary per employee indicator (nama_10_fte) for 2024 (Eurostat, 2025). The series reports gross annual salaries in current euros, harmonized across Member States via a full-time-equivalent ratio from the EU </w:t>
      </w:r>
      <w:proofErr w:type="spellStart"/>
      <w:r>
        <w:rPr>
          <w:rFonts w:ascii="Times New Roman" w:hAnsi="Times New Roman" w:cs="Times New Roman"/>
        </w:rPr>
        <w:t>Labour</w:t>
      </w:r>
      <w:proofErr w:type="spellEnd"/>
      <w:r>
        <w:rPr>
          <w:rFonts w:ascii="Times New Roman" w:hAnsi="Times New Roman" w:cs="Times New Roman"/>
        </w:rPr>
        <w:t xml:space="preserve"> Force Survey. This wage enters the loan present-value calculation </w:t>
      </w:r>
      <w:proofErr w:type="spellStart"/>
      <w:r>
        <w:rPr>
          <w:rFonts w:ascii="Times New Roman" w:hAnsi="Times New Roman" w:cs="Times New Roman"/>
        </w:rPr>
        <w:t>PV_loan</w:t>
      </w:r>
      <w:proofErr w:type="spellEnd"/>
      <w:r>
        <w:rPr>
          <w:rFonts w:ascii="Times New Roman" w:hAnsi="Times New Roman" w:cs="Times New Roman"/>
        </w:rPr>
        <w:t>(</w:t>
      </w:r>
      <w:proofErr w:type="spellStart"/>
      <w:r>
        <w:rPr>
          <w:rFonts w:ascii="Times New Roman" w:hAnsi="Times New Roman" w:cs="Times New Roman"/>
        </w:rPr>
        <w:t>w_j</w:t>
      </w:r>
      <w:proofErr w:type="spellEnd"/>
      <w:r>
        <w:rPr>
          <w:rFonts w:ascii="Times New Roman" w:hAnsi="Times New Roman" w:cs="Times New Roman"/>
        </w:rPr>
        <w:t xml:space="preserve">) and sets the country-specific effective price shock </w:t>
      </w:r>
      <w:proofErr w:type="spellStart"/>
      <w:r>
        <w:rPr>
          <w:rFonts w:ascii="Times New Roman" w:hAnsi="Times New Roman" w:cs="Times New Roman"/>
        </w:rPr>
        <w:t>k_j</w:t>
      </w:r>
      <w:proofErr w:type="spellEnd"/>
      <w:r>
        <w:rPr>
          <w:rFonts w:ascii="Times New Roman" w:hAnsi="Times New Roman" w:cs="Times New Roman"/>
        </w:rPr>
        <w:t>. We use the 2024 wage because a student enrolling in 2021 completes a standard three-year cycle in 2024, so it serves as the first post-graduation wage and the simulated repayment schedule starts there.</w:t>
      </w:r>
    </w:p>
    <w:p w14:paraId="7A08A96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w:t>
      </w:r>
      <w:proofErr w:type="spellStart"/>
      <w:r>
        <w:rPr>
          <w:rFonts w:ascii="Times New Roman" w:hAnsi="Times New Roman" w:cs="Times New Roman"/>
        </w:rPr>
        <w:t>countrycode</w:t>
      </w:r>
      <w:proofErr w:type="spellEnd"/>
      <w:r>
        <w:rPr>
          <w:rFonts w:ascii="Times New Roman" w:hAnsi="Times New Roman" w:cs="Times New Roman"/>
        </w:rPr>
        <w:t xml:space="preserv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395901D5"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rPr>
        <w:t xml:space="preserve">We use country-level rather than university-specific data (unlike Sá, 2014, or Clifton-Sprigg et al., 2025) because of a UCAS limitation. Once a student registers, they can choose up to five universities and can be accepted at all five, which double- or triple-counts the same </w:t>
      </w:r>
      <w:r>
        <w:rPr>
          <w:rFonts w:ascii="Times New Roman" w:hAnsi="Times New Roman" w:cs="Times New Roman"/>
        </w:rPr>
        <w:lastRenderedPageBreak/>
        <w:t>applicant. Country-level aggregation removes this problem, since each applicant is counted once per country.</w:t>
      </w:r>
    </w:p>
    <w:p w14:paraId="26A8219F" w14:textId="77777777" w:rsidR="002277CE" w:rsidRPr="002277CE" w:rsidRDefault="002277CE" w:rsidP="002277CE">
      <w:pPr>
        <w:spacing w:line="360" w:lineRule="auto"/>
        <w:rPr>
          <w:rFonts w:ascii="Times New Roman" w:hAnsi="Times New Roman" w:cs="Times New Roman"/>
        </w:rPr>
      </w:pPr>
    </w:p>
    <w:p w14:paraId="1B1E910E" w14:textId="77777777" w:rsidR="00F47729" w:rsidRPr="002277CE" w:rsidRDefault="002277CE" w:rsidP="0078390D">
      <w:pPr>
        <w:numPr>
          <w:ilvl w:val="0"/>
          <w:numId w:val="4"/>
        </w:numPr>
        <w:spacing w:line="360" w:lineRule="auto"/>
        <w:rPr>
          <w:rFonts w:ascii="Times New Roman" w:hAnsi="Times New Roman" w:cs="Times New Roman"/>
        </w:rPr>
      </w:pPr>
      <w:r>
        <w:rPr>
          <w:rFonts w:ascii="Times New Roman" w:hAnsi="Times New Roman" w:cs="Times New Roman"/>
          <w:b/>
          <w:bCs/>
          <w:i/>
          <w:iCs/>
        </w:rPr>
        <w:t>Empirical strategy</w:t>
      </w:r>
    </w:p>
    <w:p w14:paraId="7EAF73B7" w14:textId="77777777" w:rsidR="002277CE" w:rsidRPr="002277CE" w:rsidRDefault="002277CE" w:rsidP="002277CE">
      <w:pPr>
        <w:spacing w:line="360" w:lineRule="auto"/>
        <w:ind w:left="240"/>
        <w:rPr>
          <w:rFonts w:ascii="Times New Roman" w:hAnsi="Times New Roman" w:cs="Times New Roman"/>
        </w:rPr>
      </w:pPr>
    </w:p>
    <w:p w14:paraId="2BF725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Constructing the counterfactual European Union</w:t>
      </w:r>
    </w:p>
    <w:p w14:paraId="43560B7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applicants per year. For every treated EU country, the three closest non-EU donors are selected by Euclidean distance between standardized pre-treatment paths, so donor choice depends on trajectory shape, not market size.</w:t>
      </w:r>
    </w:p>
    <w:p w14:paraId="5702AB99" w14:textId="77777777"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Second, synthetic-control weights are estimated separately for each treated country over the pre-treatment period, then collapsed into a single global donor-weight vector for the saturated </w:t>
      </w:r>
      <w:proofErr w:type="spellStart"/>
      <w:r>
        <w:rPr>
          <w:rFonts w:ascii="Times New Roman" w:hAnsi="Times New Roman" w:cs="Times New Roman"/>
        </w:rPr>
        <w:t>DiD</w:t>
      </w:r>
      <w:proofErr w:type="spellEnd"/>
      <w:r>
        <w:rPr>
          <w:rFonts w:ascii="Times New Roman" w:hAnsi="Times New Roman" w:cs="Times New Roman"/>
        </w:rPr>
        <w:t xml:space="preserve">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1C7DDE7B" w14:textId="77777777" w:rsidR="002277CE" w:rsidRPr="002277CE" w:rsidRDefault="002277CE" w:rsidP="002277CE">
      <w:pPr>
        <w:spacing w:line="360" w:lineRule="auto"/>
        <w:ind w:firstLine="720"/>
        <w:rPr>
          <w:rFonts w:ascii="Times New Roman" w:hAnsi="Times New Roman" w:cs="Times New Roman"/>
        </w:rPr>
      </w:pPr>
    </w:p>
    <w:p w14:paraId="23CCDC9E" w14:textId="77777777" w:rsidR="002277CE" w:rsidRPr="00817C90" w:rsidRDefault="002277CE" w:rsidP="00817C90">
      <w:pPr>
        <w:rPr>
          <w:rFonts w:ascii="Times New Roman" w:hAnsi="Times New Roman" w:cs="Times New Roman"/>
          <w:b/>
          <w:bCs/>
          <w:i/>
          <w:iCs/>
          <w:sz w:val="22"/>
          <w:szCs w:val="22"/>
          <w:rPrChange w:id="314" w:author="Microsoft Office User" w:date="2026-08-09T23:05:00Z" w16du:dateUtc="2026-08-09T20:05:00Z">
            <w:rPr>
              <w:rFonts w:ascii="Times New Roman" w:hAnsi="Times New Roman" w:cs="Times New Roman"/>
            </w:rPr>
          </w:rPrChange>
        </w:rPr>
        <w:pPrChange w:id="315" w:author="Microsoft Office User" w:date="2026-08-09T23:05:00Z" w16du:dateUtc="2026-08-09T20:05:00Z">
          <w:pPr>
            <w:spacing w:line="360" w:lineRule="auto"/>
          </w:pPr>
        </w:pPrChange>
      </w:pPr>
      <w:r w:rsidRPr="00817C90">
        <w:rPr>
          <w:rFonts w:ascii="Times New Roman" w:hAnsi="Times New Roman" w:cs="Times New Roman"/>
          <w:b/>
          <w:bCs/>
          <w:i/>
          <w:iCs/>
          <w:sz w:val="22"/>
          <w:szCs w:val="22"/>
          <w:rPrChange w:id="316" w:author="Microsoft Office User" w:date="2026-08-09T23:05:00Z" w16du:dateUtc="2026-08-09T20:05:00Z">
            <w:rPr>
              <w:rFonts w:ascii="Times New Roman" w:hAnsi="Times New Roman" w:cs="Times New Roman"/>
              <w:b/>
              <w:bCs/>
            </w:rPr>
          </w:rPrChange>
        </w:rPr>
        <w:t>Table 2.</w:t>
      </w:r>
      <w:r w:rsidRPr="00817C90">
        <w:rPr>
          <w:rFonts w:ascii="Times New Roman" w:hAnsi="Times New Roman" w:cs="Times New Roman"/>
          <w:b/>
          <w:bCs/>
          <w:i/>
          <w:iCs/>
          <w:sz w:val="22"/>
          <w:szCs w:val="22"/>
          <w:rPrChange w:id="317" w:author="Microsoft Office User" w:date="2026-08-09T23:05:00Z" w16du:dateUtc="2026-08-09T20:05:00Z">
            <w:rPr>
              <w:rFonts w:ascii="Times New Roman" w:hAnsi="Times New Roman" w:cs="Times New Roman"/>
            </w:rPr>
          </w:rPrChange>
        </w:rPr>
        <w:t xml:space="preserve"> </w:t>
      </w:r>
      <w:r w:rsidRPr="00817C90">
        <w:rPr>
          <w:rFonts w:ascii="Times New Roman" w:hAnsi="Times New Roman" w:cs="Times New Roman"/>
          <w:i/>
          <w:iCs/>
          <w:sz w:val="22"/>
          <w:szCs w:val="22"/>
          <w:rPrChange w:id="318" w:author="Microsoft Office User" w:date="2026-08-09T23:05:00Z" w16du:dateUtc="2026-08-09T20:05:00Z">
            <w:rPr>
              <w:rFonts w:ascii="Times New Roman" w:hAnsi="Times New Roman" w:cs="Times New Roman"/>
            </w:rPr>
          </w:rPrChange>
        </w:rPr>
        <w:t>Donor countries used to construct the synthetic counterfactual European Union, with global and regression weights.</w:t>
      </w:r>
    </w:p>
    <w:tbl>
      <w:tblPr>
        <w:tblStyle w:val="Style1"/>
        <w:tblW w:w="4246" w:type="pct"/>
        <w:jc w:val="center"/>
        <w:tblLook w:val="0020" w:firstRow="1" w:lastRow="0" w:firstColumn="0" w:lastColumn="0" w:noHBand="0" w:noVBand="0"/>
        <w:tblPrChange w:id="319" w:author="reviewer" w:date="2026-08-08T17:08:00Z">
          <w:tblPr>
            <w:tblStyle w:val="Style1"/>
            <w:tblW w:w="4246" w:type="pct"/>
            <w:jc w:val="center"/>
            <w:tblLook w:val="0020" w:firstRow="1" w:lastRow="0" w:firstColumn="0" w:lastColumn="0" w:noHBand="0" w:noVBand="0"/>
          </w:tblPr>
        </w:tblPrChange>
      </w:tblPr>
      <w:tblGrid>
        <w:gridCol w:w="3285"/>
        <w:gridCol w:w="1732"/>
        <w:gridCol w:w="2622"/>
        <w:tblGridChange w:id="320">
          <w:tblGrid>
            <w:gridCol w:w="3285"/>
            <w:gridCol w:w="1732"/>
            <w:gridCol w:w="2622"/>
          </w:tblGrid>
        </w:tblGridChange>
      </w:tblGrid>
      <w:tr w:rsidR="00F47729" w:rsidRPr="002277CE" w14:paraId="4231E2E8" w14:textId="77777777" w:rsidTr="00014EA4">
        <w:trPr>
          <w:cnfStyle w:val="100000000000" w:firstRow="1" w:lastRow="0" w:firstColumn="0" w:lastColumn="0" w:oddVBand="0" w:evenVBand="0" w:oddHBand="0" w:evenHBand="0" w:firstRowFirstColumn="0" w:firstRowLastColumn="0" w:lastRowFirstColumn="0" w:lastRowLastColumn="0"/>
          <w:tblHeader/>
          <w:jc w:val="center"/>
          <w:trPrChange w:id="321" w:author="reviewer" w:date="2026-08-08T17:08:00Z">
            <w:trPr>
              <w:jc w:val="center"/>
            </w:trPr>
          </w:trPrChange>
        </w:trPr>
        <w:tc>
          <w:tcPr>
            <w:tcW w:w="0" w:type="auto"/>
            <w:tcPrChange w:id="322" w:author="reviewer" w:date="2026-08-08T17:08:00Z">
              <w:tcPr>
                <w:tcW w:w="0" w:type="auto"/>
              </w:tcPr>
            </w:tcPrChange>
          </w:tcPr>
          <w:p w14:paraId="05385B44"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Donor country</w:t>
            </w:r>
          </w:p>
        </w:tc>
        <w:tc>
          <w:tcPr>
            <w:tcW w:w="0" w:type="auto"/>
            <w:tcPrChange w:id="323" w:author="reviewer" w:date="2026-08-08T17:08:00Z">
              <w:tcPr>
                <w:tcW w:w="0" w:type="auto"/>
              </w:tcPr>
            </w:tcPrChange>
          </w:tcPr>
          <w:p w14:paraId="5E11E637" w14:textId="77777777" w:rsidR="00F47729" w:rsidRPr="002277CE" w:rsidRDefault="002277CE" w:rsidP="00014E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Global weight</w:t>
            </w:r>
          </w:p>
        </w:tc>
        <w:tc>
          <w:tcPr>
            <w:tcW w:w="1713" w:type="pct"/>
            <w:tcPrChange w:id="324" w:author="reviewer" w:date="2026-08-08T17:08:00Z">
              <w:tcPr>
                <w:tcW w:w="1713" w:type="pct"/>
              </w:tcPr>
            </w:tcPrChange>
          </w:tcPr>
          <w:p w14:paraId="6FB9B3C1" w14:textId="77777777" w:rsidR="00F47729" w:rsidRPr="002277CE" w:rsidRDefault="002277CE" w:rsidP="00014EA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del w:id="325" w:author="reviewer" w:date="2026-08-08T17:08:00Z">
              <w:r>
                <w:rPr>
                  <w:rFonts w:ascii="Times New Roman" w:hAnsi="Times New Roman" w:cs="Times New Roman"/>
                  <w:b/>
                  <w:bCs/>
                </w:rPr>
                <w:delText>Weight in the regression</w:delText>
              </w:r>
              <w:r>
                <w:rPr>
                  <w:rFonts w:ascii="Times New Roman" w:hAnsi="Times New Roman" w:cs="Times New Roman"/>
                </w:rPr>
                <w:delText xml:space="preserve"> </w:delText>
              </w:r>
            </w:del>
            <m:oMath>
              <m:d>
                <m:dPr>
                  <m:ctrlPr>
                    <w:del w:id="326" w:author="reviewer" w:date="2026-08-08T17:08:00Z">
                      <w:rPr>
                        <w:rFonts w:ascii="Cambria Math" w:hAnsi="Cambria Math" w:cs="Times New Roman"/>
                      </w:rPr>
                    </w:del>
                  </m:ctrlPr>
                </m:dPr>
                <m:e>
                  <m:r>
                    <w:del w:id="327" w:author="reviewer" w:date="2026-08-08T17:08:00Z">
                      <m:rPr>
                        <m:sty m:val="b"/>
                      </m:rPr>
                      <w:rPr>
                        <w:rFonts w:ascii="Cambria Math" w:hAnsi="Cambria Math" w:cs="Times New Roman"/>
                      </w:rPr>
                      <m:t>2</m:t>
                    </w:del>
                  </m:r>
                </m:e>
              </m:d>
              <m:r>
                <w:del w:id="328" w:author="reviewer" w:date="2026-08-08T17:08:00Z">
                  <m:rPr>
                    <m:sty m:val="b"/>
                  </m:rPr>
                  <w:rPr>
                    <w:rFonts w:ascii="Cambria Math" w:hAnsi="Cambria Math" w:cs="Times New Roman"/>
                  </w:rPr>
                  <m:t>×26</m:t>
                </w:del>
              </m:r>
            </m:oMath>
            <w:ins w:id="329" w:author="reviewer" w:date="2026-08-08T17:08:00Z">
              <w:r>
                <w:rPr>
                  <w:rFonts w:ascii="Times New Roman" w:hAnsi="Times New Roman" w:cs="Times New Roman"/>
                  <w:b/>
                  <w:bCs/>
                </w:rPr>
                <w:t>Global weight × 26</w:t>
              </w:r>
            </w:ins>
          </w:p>
        </w:tc>
      </w:tr>
      <w:tr w:rsidR="00F47729" w:rsidRPr="002277CE" w14:paraId="43094D17" w14:textId="77777777" w:rsidTr="00014EA4">
        <w:trPr>
          <w:jc w:val="center"/>
        </w:trPr>
        <w:tc>
          <w:tcPr>
            <w:tcW w:w="0" w:type="auto"/>
          </w:tcPr>
          <w:p w14:paraId="0EDAB86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Korea, Republic of</w:t>
            </w:r>
          </w:p>
        </w:tc>
        <w:tc>
          <w:tcPr>
            <w:tcW w:w="0" w:type="auto"/>
          </w:tcPr>
          <w:p w14:paraId="77E1CE6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0.16</w:t>
            </w:r>
          </w:p>
        </w:tc>
        <w:tc>
          <w:tcPr>
            <w:tcW w:w="1713" w:type="pct"/>
          </w:tcPr>
          <w:p w14:paraId="2CB8A7C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4.18</w:t>
            </w:r>
          </w:p>
        </w:tc>
      </w:tr>
      <w:tr w:rsidR="00F47729" w:rsidRPr="002277CE" w14:paraId="4A126403" w14:textId="77777777" w:rsidTr="00014EA4">
        <w:trPr>
          <w:jc w:val="center"/>
        </w:trPr>
        <w:tc>
          <w:tcPr>
            <w:tcW w:w="0" w:type="auto"/>
          </w:tcPr>
          <w:p w14:paraId="56DF56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Trinidad and Tobago</w:t>
            </w:r>
          </w:p>
        </w:tc>
        <w:tc>
          <w:tcPr>
            <w:tcW w:w="0" w:type="auto"/>
          </w:tcPr>
          <w:p w14:paraId="5100A33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0.12</w:t>
            </w:r>
          </w:p>
        </w:tc>
        <w:tc>
          <w:tcPr>
            <w:tcW w:w="1713" w:type="pct"/>
          </w:tcPr>
          <w:p w14:paraId="2082841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3.08</w:t>
            </w:r>
          </w:p>
        </w:tc>
      </w:tr>
      <w:tr w:rsidR="00F47729" w:rsidRPr="002277CE" w14:paraId="20A0F7E6" w14:textId="77777777" w:rsidTr="00014EA4">
        <w:trPr>
          <w:jc w:val="center"/>
        </w:trPr>
        <w:tc>
          <w:tcPr>
            <w:tcW w:w="0" w:type="auto"/>
          </w:tcPr>
          <w:p w14:paraId="3E93920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Russian Federation</w:t>
            </w:r>
          </w:p>
        </w:tc>
        <w:tc>
          <w:tcPr>
            <w:tcW w:w="0" w:type="auto"/>
          </w:tcPr>
          <w:p w14:paraId="3E5595DE"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0.11</w:t>
            </w:r>
          </w:p>
        </w:tc>
        <w:tc>
          <w:tcPr>
            <w:tcW w:w="1713" w:type="pct"/>
          </w:tcPr>
          <w:p w14:paraId="74634D7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2.80</w:t>
            </w:r>
          </w:p>
        </w:tc>
      </w:tr>
      <w:tr w:rsidR="00F47729" w:rsidRPr="002277CE" w14:paraId="49D2B76F" w14:textId="77777777" w:rsidTr="00014EA4">
        <w:trPr>
          <w:jc w:val="center"/>
        </w:trPr>
        <w:tc>
          <w:tcPr>
            <w:tcW w:w="0" w:type="auto"/>
          </w:tcPr>
          <w:p w14:paraId="5A5308A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Malaysia</w:t>
            </w:r>
          </w:p>
        </w:tc>
        <w:tc>
          <w:tcPr>
            <w:tcW w:w="0" w:type="auto"/>
          </w:tcPr>
          <w:p w14:paraId="3E7F96D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0.10</w:t>
            </w:r>
          </w:p>
        </w:tc>
        <w:tc>
          <w:tcPr>
            <w:tcW w:w="1713" w:type="pct"/>
          </w:tcPr>
          <w:p w14:paraId="3FCA2AA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2.53</w:t>
            </w:r>
          </w:p>
        </w:tc>
      </w:tr>
      <w:tr w:rsidR="00F47729" w:rsidRPr="002277CE" w14:paraId="1A03968A" w14:textId="77777777" w:rsidTr="00014EA4">
        <w:trPr>
          <w:jc w:val="center"/>
        </w:trPr>
        <w:tc>
          <w:tcPr>
            <w:tcW w:w="0" w:type="auto"/>
          </w:tcPr>
          <w:p w14:paraId="33D3FFB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Mauritius</w:t>
            </w:r>
          </w:p>
        </w:tc>
        <w:tc>
          <w:tcPr>
            <w:tcW w:w="0" w:type="auto"/>
          </w:tcPr>
          <w:p w14:paraId="6705892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0.08</w:t>
            </w:r>
          </w:p>
        </w:tc>
        <w:tc>
          <w:tcPr>
            <w:tcW w:w="1713" w:type="pct"/>
          </w:tcPr>
          <w:p w14:paraId="5A6CC66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2.07</w:t>
            </w:r>
          </w:p>
        </w:tc>
      </w:tr>
      <w:tr w:rsidR="00F47729" w:rsidRPr="002277CE" w14:paraId="3F946B16" w14:textId="77777777" w:rsidTr="00014EA4">
        <w:trPr>
          <w:jc w:val="center"/>
        </w:trPr>
        <w:tc>
          <w:tcPr>
            <w:tcW w:w="0" w:type="auto"/>
          </w:tcPr>
          <w:p w14:paraId="16B2E60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Egypt</w:t>
            </w:r>
          </w:p>
        </w:tc>
        <w:tc>
          <w:tcPr>
            <w:tcW w:w="0" w:type="auto"/>
          </w:tcPr>
          <w:p w14:paraId="68306A3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0.07</w:t>
            </w:r>
          </w:p>
        </w:tc>
        <w:tc>
          <w:tcPr>
            <w:tcW w:w="1713" w:type="pct"/>
          </w:tcPr>
          <w:p w14:paraId="2467DCF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1.85</w:t>
            </w:r>
          </w:p>
        </w:tc>
      </w:tr>
      <w:tr w:rsidR="00F47729" w:rsidRPr="002277CE" w14:paraId="6AE1C096" w14:textId="77777777" w:rsidTr="00014EA4">
        <w:trPr>
          <w:jc w:val="center"/>
        </w:trPr>
        <w:tc>
          <w:tcPr>
            <w:tcW w:w="0" w:type="auto"/>
          </w:tcPr>
          <w:p w14:paraId="3BDCFA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New Zealand</w:t>
            </w:r>
          </w:p>
        </w:tc>
        <w:tc>
          <w:tcPr>
            <w:tcW w:w="0" w:type="auto"/>
          </w:tcPr>
          <w:p w14:paraId="278E026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0DFE2BC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1.11</w:t>
            </w:r>
          </w:p>
        </w:tc>
      </w:tr>
      <w:tr w:rsidR="00F47729" w:rsidRPr="002277CE" w14:paraId="232413F2" w14:textId="77777777" w:rsidTr="00014EA4">
        <w:trPr>
          <w:jc w:val="center"/>
        </w:trPr>
        <w:tc>
          <w:tcPr>
            <w:tcW w:w="0" w:type="auto"/>
          </w:tcPr>
          <w:p w14:paraId="71A6382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States of America</w:t>
            </w:r>
          </w:p>
        </w:tc>
        <w:tc>
          <w:tcPr>
            <w:tcW w:w="0" w:type="auto"/>
          </w:tcPr>
          <w:p w14:paraId="10C4D4D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6A24DC4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1.10</w:t>
            </w:r>
          </w:p>
        </w:tc>
      </w:tr>
      <w:tr w:rsidR="00F47729" w:rsidRPr="002277CE" w14:paraId="1F15F7AF" w14:textId="77777777" w:rsidTr="00014EA4">
        <w:trPr>
          <w:jc w:val="center"/>
        </w:trPr>
        <w:tc>
          <w:tcPr>
            <w:tcW w:w="0" w:type="auto"/>
          </w:tcPr>
          <w:p w14:paraId="3A1DF79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Qatar</w:t>
            </w:r>
          </w:p>
        </w:tc>
        <w:tc>
          <w:tcPr>
            <w:tcW w:w="0" w:type="auto"/>
          </w:tcPr>
          <w:p w14:paraId="2AAF488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217EF8A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10973DC6" w14:textId="77777777" w:rsidTr="00014EA4">
        <w:trPr>
          <w:jc w:val="center"/>
        </w:trPr>
        <w:tc>
          <w:tcPr>
            <w:tcW w:w="0" w:type="auto"/>
          </w:tcPr>
          <w:p w14:paraId="28CBC6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Israel</w:t>
            </w:r>
          </w:p>
        </w:tc>
        <w:tc>
          <w:tcPr>
            <w:tcW w:w="0" w:type="auto"/>
          </w:tcPr>
          <w:p w14:paraId="2C84182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629F33E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1BBDDE7C" w14:textId="77777777" w:rsidTr="00014EA4">
        <w:trPr>
          <w:jc w:val="center"/>
        </w:trPr>
        <w:tc>
          <w:tcPr>
            <w:tcW w:w="0" w:type="auto"/>
          </w:tcPr>
          <w:p w14:paraId="15299D6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lastRenderedPageBreak/>
              <w:t>Zimbabwe</w:t>
            </w:r>
          </w:p>
        </w:tc>
        <w:tc>
          <w:tcPr>
            <w:tcW w:w="0" w:type="auto"/>
          </w:tcPr>
          <w:p w14:paraId="7887AB3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07C13FE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0.96</w:t>
            </w:r>
          </w:p>
        </w:tc>
      </w:tr>
      <w:tr w:rsidR="00F47729" w:rsidRPr="002277CE" w14:paraId="63366FC6" w14:textId="77777777" w:rsidTr="00014EA4">
        <w:trPr>
          <w:jc w:val="center"/>
        </w:trPr>
        <w:tc>
          <w:tcPr>
            <w:tcW w:w="0" w:type="auto"/>
          </w:tcPr>
          <w:p w14:paraId="5E0CF2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Arab Emirates</w:t>
            </w:r>
          </w:p>
        </w:tc>
        <w:tc>
          <w:tcPr>
            <w:tcW w:w="0" w:type="auto"/>
          </w:tcPr>
          <w:p w14:paraId="31CB34F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5BBC55D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0.92</w:t>
            </w:r>
          </w:p>
        </w:tc>
      </w:tr>
      <w:tr w:rsidR="00F47729" w:rsidRPr="002277CE" w14:paraId="7E189903" w14:textId="77777777" w:rsidTr="00014EA4">
        <w:trPr>
          <w:jc w:val="center"/>
        </w:trPr>
        <w:tc>
          <w:tcPr>
            <w:tcW w:w="0" w:type="auto"/>
          </w:tcPr>
          <w:p w14:paraId="3A6AE82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Indonesia</w:t>
            </w:r>
          </w:p>
        </w:tc>
        <w:tc>
          <w:tcPr>
            <w:tcW w:w="0" w:type="auto"/>
          </w:tcPr>
          <w:p w14:paraId="325814B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0.03</w:t>
            </w:r>
          </w:p>
        </w:tc>
        <w:tc>
          <w:tcPr>
            <w:tcW w:w="1713" w:type="pct"/>
          </w:tcPr>
          <w:p w14:paraId="781FFC2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0.80</w:t>
            </w:r>
          </w:p>
        </w:tc>
      </w:tr>
      <w:tr w:rsidR="00F47729" w:rsidRPr="002277CE" w14:paraId="1A38F3E6" w14:textId="77777777" w:rsidTr="00014EA4">
        <w:trPr>
          <w:jc w:val="center"/>
        </w:trPr>
        <w:tc>
          <w:tcPr>
            <w:tcW w:w="0" w:type="auto"/>
          </w:tcPr>
          <w:p w14:paraId="10B3014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Mexico</w:t>
            </w:r>
          </w:p>
        </w:tc>
        <w:tc>
          <w:tcPr>
            <w:tcW w:w="0" w:type="auto"/>
          </w:tcPr>
          <w:p w14:paraId="3E43C32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48A26CE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0.62</w:t>
            </w:r>
          </w:p>
        </w:tc>
      </w:tr>
      <w:tr w:rsidR="00F47729" w:rsidRPr="002277CE" w14:paraId="0C0241F2" w14:textId="77777777" w:rsidTr="00014EA4">
        <w:trPr>
          <w:jc w:val="center"/>
        </w:trPr>
        <w:tc>
          <w:tcPr>
            <w:tcW w:w="0" w:type="auto"/>
          </w:tcPr>
          <w:p w14:paraId="15F17C7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Australia</w:t>
            </w:r>
          </w:p>
        </w:tc>
        <w:tc>
          <w:tcPr>
            <w:tcW w:w="0" w:type="auto"/>
          </w:tcPr>
          <w:p w14:paraId="6C3FFC9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6DCA7BF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0.44</w:t>
            </w:r>
          </w:p>
        </w:tc>
      </w:tr>
      <w:tr w:rsidR="00F47729" w:rsidRPr="002277CE" w14:paraId="39BE3494" w14:textId="77777777" w:rsidTr="00014EA4">
        <w:trPr>
          <w:jc w:val="center"/>
        </w:trPr>
        <w:tc>
          <w:tcPr>
            <w:tcW w:w="0" w:type="auto"/>
          </w:tcPr>
          <w:p w14:paraId="4DA88F9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Tanzania, United Republic of</w:t>
            </w:r>
          </w:p>
        </w:tc>
        <w:tc>
          <w:tcPr>
            <w:tcW w:w="0" w:type="auto"/>
          </w:tcPr>
          <w:p w14:paraId="56999A4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5DC06A6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0.43</w:t>
            </w:r>
          </w:p>
        </w:tc>
      </w:tr>
      <w:tr w:rsidR="00F47729" w:rsidRPr="002277CE" w14:paraId="30A3FA88" w14:textId="77777777" w:rsidTr="00014EA4">
        <w:trPr>
          <w:jc w:val="center"/>
        </w:trPr>
        <w:tc>
          <w:tcPr>
            <w:tcW w:w="0" w:type="auto"/>
          </w:tcPr>
          <w:p w14:paraId="50F3D8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China</w:t>
            </w:r>
          </w:p>
        </w:tc>
        <w:tc>
          <w:tcPr>
            <w:tcW w:w="0" w:type="auto"/>
          </w:tcPr>
          <w:p w14:paraId="35CE0B9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3C9EBC2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00B91D81" w14:textId="77777777" w:rsidTr="00014EA4">
        <w:trPr>
          <w:jc w:val="center"/>
        </w:trPr>
        <w:tc>
          <w:tcPr>
            <w:tcW w:w="0" w:type="auto"/>
          </w:tcPr>
          <w:p w14:paraId="1DCF044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Norway</w:t>
            </w:r>
          </w:p>
        </w:tc>
        <w:tc>
          <w:tcPr>
            <w:tcW w:w="0" w:type="auto"/>
          </w:tcPr>
          <w:p w14:paraId="29E30B1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062CD37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39E17204" w14:textId="77777777" w:rsidTr="00014EA4">
        <w:trPr>
          <w:jc w:val="center"/>
        </w:trPr>
        <w:tc>
          <w:tcPr>
            <w:tcW w:w="0" w:type="auto"/>
          </w:tcPr>
          <w:p w14:paraId="58AD83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Lebanon</w:t>
            </w:r>
          </w:p>
        </w:tc>
        <w:tc>
          <w:tcPr>
            <w:tcW w:w="0" w:type="auto"/>
          </w:tcPr>
          <w:p w14:paraId="13A81F8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33CF7C5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0.27</w:t>
            </w:r>
          </w:p>
        </w:tc>
      </w:tr>
      <w:tr w:rsidR="00F47729" w:rsidRPr="002277CE" w14:paraId="489F5912" w14:textId="77777777" w:rsidTr="00014EA4">
        <w:trPr>
          <w:jc w:val="center"/>
        </w:trPr>
        <w:tc>
          <w:tcPr>
            <w:tcW w:w="0" w:type="auto"/>
          </w:tcPr>
          <w:p w14:paraId="18DFD29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Ireland</w:t>
            </w:r>
          </w:p>
        </w:tc>
        <w:tc>
          <w:tcPr>
            <w:tcW w:w="0" w:type="auto"/>
          </w:tcPr>
          <w:p w14:paraId="5D9E4A6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1C99856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0.20</w:t>
            </w:r>
          </w:p>
        </w:tc>
      </w:tr>
      <w:tr w:rsidR="00F47729" w:rsidRPr="002277CE" w14:paraId="3455E18E" w14:textId="77777777" w:rsidTr="00014EA4">
        <w:trPr>
          <w:jc w:val="center"/>
        </w:trPr>
        <w:tc>
          <w:tcPr>
            <w:tcW w:w="0" w:type="auto"/>
          </w:tcPr>
          <w:p w14:paraId="2428D8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Switzerland</w:t>
            </w:r>
          </w:p>
        </w:tc>
        <w:tc>
          <w:tcPr>
            <w:tcW w:w="0" w:type="auto"/>
          </w:tcPr>
          <w:p w14:paraId="4DF987D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78DC3E7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1B1BD407" w14:textId="77777777" w:rsidTr="00014EA4">
        <w:trPr>
          <w:jc w:val="center"/>
        </w:trPr>
        <w:tc>
          <w:tcPr>
            <w:tcW w:w="0" w:type="auto"/>
          </w:tcPr>
          <w:p w14:paraId="5DBADB9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Turkey</w:t>
            </w:r>
          </w:p>
        </w:tc>
        <w:tc>
          <w:tcPr>
            <w:tcW w:w="0" w:type="auto"/>
          </w:tcPr>
          <w:p w14:paraId="6486922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19A2F19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3C146458" w14:textId="77777777" w:rsidTr="00014EA4">
        <w:trPr>
          <w:jc w:val="center"/>
        </w:trPr>
        <w:tc>
          <w:tcPr>
            <w:tcW w:w="0" w:type="auto"/>
          </w:tcPr>
          <w:p w14:paraId="15A1C8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Botswana</w:t>
            </w:r>
          </w:p>
        </w:tc>
        <w:tc>
          <w:tcPr>
            <w:tcW w:w="0" w:type="auto"/>
          </w:tcPr>
          <w:p w14:paraId="7A9BFD7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4D57CB0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0FA2654B" w14:textId="77777777" w:rsidTr="00014EA4">
        <w:trPr>
          <w:jc w:val="center"/>
        </w:trPr>
        <w:tc>
          <w:tcPr>
            <w:tcW w:w="0" w:type="auto"/>
          </w:tcPr>
          <w:p w14:paraId="755A628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Iran, Islamic Republic of</w:t>
            </w:r>
          </w:p>
        </w:tc>
        <w:tc>
          <w:tcPr>
            <w:tcW w:w="0" w:type="auto"/>
          </w:tcPr>
          <w:p w14:paraId="2782B7B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5CCF169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2D0E9173" w14:textId="77777777" w:rsidTr="00014EA4">
        <w:trPr>
          <w:jc w:val="center"/>
        </w:trPr>
        <w:tc>
          <w:tcPr>
            <w:tcW w:w="0" w:type="auto"/>
          </w:tcPr>
          <w:p w14:paraId="641497D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Uganda</w:t>
            </w:r>
          </w:p>
        </w:tc>
        <w:tc>
          <w:tcPr>
            <w:tcW w:w="0" w:type="auto"/>
          </w:tcPr>
          <w:p w14:paraId="051198F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0F25829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36F45EBC" w14:textId="77777777" w:rsidTr="00014EA4">
        <w:trPr>
          <w:jc w:val="center"/>
        </w:trPr>
        <w:tc>
          <w:tcPr>
            <w:tcW w:w="0" w:type="auto"/>
          </w:tcPr>
          <w:p w14:paraId="22EEB90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Brunei Darussalam</w:t>
            </w:r>
          </w:p>
        </w:tc>
        <w:tc>
          <w:tcPr>
            <w:tcW w:w="0" w:type="auto"/>
          </w:tcPr>
          <w:p w14:paraId="3B3D09A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2FA70EE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bl>
    <w:p w14:paraId="57E31475" w14:textId="77777777" w:rsidR="002277CE" w:rsidRDefault="002277CE" w:rsidP="002277CE">
      <w:pPr>
        <w:spacing w:line="360" w:lineRule="auto"/>
        <w:rPr>
          <w:rFonts w:ascii="Times New Roman" w:hAnsi="Times New Roman" w:cs="Times New Roman"/>
        </w:rPr>
      </w:pPr>
    </w:p>
    <w:p w14:paraId="3D94B54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w:t>
      </w:r>
      <w:proofErr w:type="spellStart"/>
      <w:r>
        <w:rPr>
          <w:rFonts w:ascii="Times New Roman" w:hAnsi="Times New Roman" w:cs="Times New Roman"/>
        </w:rPr>
        <w:t>k_j</w:t>
      </w:r>
      <w:proofErr w:type="spellEnd"/>
      <w:r>
        <w:rPr>
          <w:rFonts w:ascii="Times New Roman" w:hAnsi="Times New Roman" w:cs="Times New Roman"/>
        </w:rPr>
        <w:t xml:space="preserve">,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w:t>
      </w:r>
      <w:del w:id="330" w:author="reviewer" w:date="2026-08-08T17:08:00Z">
        <w:r>
          <w:rPr>
            <w:rFonts w:ascii="Times New Roman" w:hAnsi="Times New Roman" w:cs="Times New Roman"/>
          </w:rPr>
          <w:delText>five</w:delText>
        </w:r>
      </w:del>
      <w:ins w:id="331" w:author="reviewer" w:date="2026-08-08T17:08:00Z">
        <w:r>
          <w:rPr>
            <w:rFonts w:ascii="Times New Roman" w:hAnsi="Times New Roman" w:cs="Times New Roman"/>
          </w:rPr>
          <w:t>seven</w:t>
        </w:r>
      </w:ins>
      <w:r>
        <w:rPr>
          <w:rFonts w:ascii="Times New Roman" w:hAnsi="Times New Roman" w:cs="Times New Roman"/>
        </w:rPr>
        <w:t xml:space="preserve"> pre-treatment years, per-country weights would also be fitted largely to noise (Abadie, 2021). We nonetheless apply the estimator to the full donor pool later as a robustness check.</w:t>
      </w:r>
    </w:p>
    <w:p w14:paraId="0CFA55E8" w14:textId="77777777" w:rsidR="002277CE" w:rsidRPr="002277CE" w:rsidRDefault="002277CE" w:rsidP="002277CE">
      <w:pPr>
        <w:spacing w:line="360" w:lineRule="auto"/>
        <w:rPr>
          <w:rFonts w:ascii="Times New Roman" w:hAnsi="Times New Roman" w:cs="Times New Roman"/>
        </w:rPr>
      </w:pPr>
    </w:p>
    <w:p w14:paraId="7ABE703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Identification strategy and parallel trends</w:t>
      </w:r>
    </w:p>
    <w:p w14:paraId="76E393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itself differs across countries because the present value of the foregone loan differs with the average wage. The identifying variation thus has two dimensions at once, whether you are 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w:t>
      </w:r>
      <w:proofErr w:type="spellStart"/>
      <w:r>
        <w:rPr>
          <w:rFonts w:ascii="Times New Roman" w:hAnsi="Times New Roman" w:cs="Times New Roman"/>
        </w:rPr>
        <w:t>contrasts</w:t>
      </w:r>
      <w:proofErr w:type="spellEnd"/>
      <w:r>
        <w:rPr>
          <w:rFonts w:ascii="Times New Roman" w:hAnsi="Times New Roman" w:cs="Times New Roman"/>
        </w:rPr>
        <w:t xml:space="preserve">. </w:t>
      </w:r>
    </w:p>
    <w:p w14:paraId="13A4EF0D" w14:textId="77777777" w:rsidR="00F47729" w:rsidRPr="002277CE" w:rsidRDefault="002277CE" w:rsidP="002277CE">
      <w:pPr>
        <w:spacing w:line="360" w:lineRule="auto"/>
        <w:ind w:firstLine="720"/>
        <w:rPr>
          <w:del w:id="332" w:author="reviewer" w:date="2026-08-08T17:08:00Z"/>
          <w:rFonts w:ascii="Times New Roman" w:hAnsi="Times New Roman" w:cs="Times New Roman"/>
        </w:rPr>
      </w:pPr>
      <w:del w:id="333" w:author="reviewer" w:date="2026-08-08T17:08:00Z">
        <w:r>
          <w:rPr>
            <w:rFonts w:ascii="Times New Roman" w:hAnsi="Times New Roman" w:cs="Times New Roman"/>
          </w:rPr>
          <w:delText>The panel begins in 2016 so that no policy change specific to the treated group falls in the pre-treatment period. This is not innocuous, since designs anchored in the mid-2000s must absorb at least three earlier shocks acting on EU applicants alone. Bulgaria and Romania acceded on 1 January 2007 and Croatia on 1 July 2013, and accession confers Home Fee status immediately because higher education carries no transitional restrictions. Clifton-Sprigg et al. (2025) estimate Croatian applications more than tripled on accession, about 245 percent, indicating the discontinuity accession introduces. Transitional labour-market restrictions on Bulgarian and Romanian nationals ended in January 2014, a further change to the expected return to a UK degree for two treated countries. Finally, England raised the undergraduate fee cap from about £3,145 to £9,000 in 2012/13, which EU applicants paid because they held Home Fee status, a treated-group-specific price shock of the same kind arriving nine years earlier (Hubble &amp; Bolton, 2018). The Brexit referendum also took place in 2016 and in 2017 there was a small tuition increase of £250 per year that was the first change since 2012. Therefore, opening the window in 2016 places all of these outside the baseline. The cost is a shorter pre-period with fewer years to test divergence, which we accept as the price of a baseline uncontaminated by prior treatment of the same group.</w:delText>
        </w:r>
      </w:del>
    </w:p>
    <w:p w14:paraId="397376CD" w14:textId="77777777" w:rsidR="00F47729" w:rsidRPr="002277CE" w:rsidRDefault="002277CE" w:rsidP="002277CE">
      <w:pPr>
        <w:spacing w:line="360" w:lineRule="auto"/>
        <w:ind w:firstLine="720"/>
        <w:rPr>
          <w:ins w:id="334" w:author="reviewer" w:date="2026-08-08T17:08:00Z"/>
          <w:rFonts w:ascii="Times New Roman" w:hAnsi="Times New Roman" w:cs="Times New Roman"/>
        </w:rPr>
      </w:pPr>
      <w:ins w:id="335" w:author="reviewer" w:date="2026-08-08T17:08:00Z">
        <w:r>
          <w:rPr>
            <w:rFonts w:ascii="Times New Roman" w:hAnsi="Times New Roman" w:cs="Times New Roman"/>
          </w:rPr>
          <w:t xml:space="preserve">The panel begins in 2016, which excludes the 2007 accessions of Bulgaria and Romania, Croatia’s 2013 accession, the end of transitional </w:t>
        </w:r>
        <w:proofErr w:type="spellStart"/>
        <w:r>
          <w:rPr>
            <w:rFonts w:ascii="Times New Roman" w:hAnsi="Times New Roman" w:cs="Times New Roman"/>
          </w:rPr>
          <w:t>labour</w:t>
        </w:r>
        <w:proofErr w:type="spellEnd"/>
        <w:r>
          <w:rPr>
            <w:rFonts w:ascii="Times New Roman" w:hAnsi="Times New Roman" w:cs="Times New Roman"/>
          </w:rPr>
          <w:t>-market restrictions in 2014, and England’s 2012/13 fee-cap increase from the baseline regression window. This choice does not place every earlier event outside the pre-treatment period. The 2016 referendum and the £250 tuition increase in 2017 remain inside it. We therefore assess whether they generated differential EU-control movements through the event-study leads and the leads-only specification. Those estimates show no systematic divergence, but the short 2016–2020 regression pre-period still limits the power of pre-trend tests. The donor-selection step uses the longer 2014–2020 window.</w:t>
        </w:r>
      </w:ins>
    </w:p>
    <w:p w14:paraId="1DA16F57"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Following these design choices, we estimate a weighted dynamic difference-in-differences specification. This traces the evolution of applicant counts around the Brexit tuition reform:</w:t>
      </w:r>
    </w:p>
    <w:p w14:paraId="5539206A" w14:textId="77777777" w:rsidR="002277CE" w:rsidRPr="002277CE" w:rsidRDefault="002277CE" w:rsidP="002277CE">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36" w:author="reviewer" w:date="2026-08-08T17:08: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170"/>
        <w:gridCol w:w="856"/>
        <w:tblGridChange w:id="337">
          <w:tblGrid>
            <w:gridCol w:w="8170"/>
            <w:gridCol w:w="856"/>
          </w:tblGrid>
        </w:tblGridChange>
      </w:tblGrid>
      <w:tr w:rsidR="002277CE" w:rsidRPr="002277CE" w14:paraId="21264037" w14:textId="77777777" w:rsidTr="002277CE">
        <w:trPr>
          <w:tblHeader/>
        </w:trPr>
        <w:tc>
          <w:tcPr>
            <w:tcW w:w="8170" w:type="dxa"/>
            <w:tcPrChange w:id="338" w:author="reviewer" w:date="2026-08-08T17:08:00Z">
              <w:tcPr>
                <w:tcW w:w="8170" w:type="dxa"/>
              </w:tcPr>
            </w:tcPrChange>
          </w:tcPr>
          <w:p w14:paraId="0B9D6B1C"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Change w:id="339" w:author="reviewer" w:date="2026-08-08T17:08:00Z">
              <w:tcPr>
                <w:tcW w:w="856" w:type="dxa"/>
                <w:vAlign w:val="center"/>
              </w:tcPr>
            </w:tcPrChange>
          </w:tcPr>
          <w:p w14:paraId="3122DA87"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537A4948" w14:textId="77777777" w:rsidR="00F47729" w:rsidRPr="002277CE" w:rsidRDefault="00F47729" w:rsidP="002277CE">
      <w:pPr>
        <w:spacing w:line="360" w:lineRule="auto"/>
        <w:rPr>
          <w:rFonts w:ascii="Times New Roman" w:hAnsi="Times New Roman" w:cs="Times New Roman"/>
        </w:rPr>
      </w:pPr>
    </w:p>
    <w:p w14:paraId="155A3E0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coefficients </w:t>
      </w:r>
      <m:oMath>
        <m:sSub>
          <m:sSubPr>
            <m:ctrlPr>
              <w:rPr>
                <w:rFonts w:ascii="Cambria Math" w:hAnsi="Cambria Math" w:cs="Times New Roman"/>
              </w:rPr>
            </m:ctrlPr>
          </m:sSubPr>
          <m:e>
            <m:r>
              <w:rPr>
                <w:rFonts w:ascii="Cambria Math" w:hAnsi="Cambria Math" w:cs="Times New Roman"/>
              </w:rPr>
              <m:t>δ</m:t>
            </m:r>
          </m:e>
          <m:sub>
            <m:r>
              <m:rPr>
                <m:scr m:val="script"/>
                <m:sty m:val="p"/>
              </m:rPr>
              <w:rPr>
                <w:rFonts w:ascii="Cambria Math" w:hAnsi="Cambria Math" w:cs="Times New Roman"/>
              </w:rPr>
              <m:t>l</m:t>
            </m:r>
          </m:sub>
        </m:sSub>
      </m:oMath>
      <w:r>
        <w:rPr>
          <w:rFonts w:ascii="Times New Roman" w:hAnsi="Times New Roman" w:cs="Times New Roman"/>
        </w:rPr>
        <w:t xml:space="preserve"> measure year-by-year deviations in log applicant counts for EU-origin countries relative to the omitted pre-reform year (</w:t>
      </w:r>
      <m:oMath>
        <m:r>
          <m:rPr>
            <m:scr m:val="script"/>
            <m:sty m:val="p"/>
          </m:rPr>
          <w:rPr>
            <w:rFonts w:ascii="Cambria Math" w:hAnsi="Cambria Math" w:cs="Times New Roman"/>
          </w:rPr>
          <m:t>l=</m:t>
        </m:r>
        <m:r>
          <w:rPr>
            <w:rFonts w:ascii="Cambria Math" w:hAnsi="Cambria Math" w:cs="Times New Roman"/>
          </w:rPr>
          <m:t>0</m:t>
        </m:r>
      </m:oMath>
      <w:r>
        <w:rPr>
          <w:rFonts w:ascii="Times New Roman" w:hAnsi="Times New Roman" w:cs="Times New Roman"/>
        </w:rPr>
        <w:t>, i.e. 2020), again estimated with the weights from the previous subsection.</w:t>
      </w:r>
    </w:p>
    <w:p w14:paraId="420B4BF8" w14:textId="77777777" w:rsidR="00F47729" w:rsidRPr="00817C90" w:rsidRDefault="002277CE">
      <w:pPr>
        <w:keepNext/>
        <w:spacing w:line="360" w:lineRule="auto"/>
        <w:rPr>
          <w:rFonts w:ascii="Times New Roman" w:hAnsi="Times New Roman" w:cs="Times New Roman"/>
          <w:i/>
          <w:iCs/>
          <w:sz w:val="22"/>
          <w:szCs w:val="22"/>
          <w:rPrChange w:id="340" w:author="Microsoft Office User" w:date="2026-08-09T23:05:00Z" w16du:dateUtc="2026-08-09T20:05:00Z">
            <w:rPr>
              <w:rFonts w:ascii="Times New Roman" w:hAnsi="Times New Roman" w:cs="Times New Roman"/>
            </w:rPr>
          </w:rPrChange>
        </w:rPr>
        <w:pPrChange w:id="341" w:author="reviewer" w:date="2026-08-08T17:08:00Z">
          <w:pPr>
            <w:spacing w:line="360" w:lineRule="auto"/>
          </w:pPr>
        </w:pPrChange>
      </w:pPr>
      <w:r w:rsidRPr="00817C90">
        <w:rPr>
          <w:rFonts w:ascii="Times New Roman" w:hAnsi="Times New Roman" w:cs="Times New Roman"/>
          <w:b/>
          <w:bCs/>
          <w:i/>
          <w:iCs/>
          <w:sz w:val="22"/>
          <w:szCs w:val="22"/>
          <w:rPrChange w:id="342" w:author="Microsoft Office User" w:date="2026-08-09T23:05:00Z" w16du:dateUtc="2026-08-09T20:05:00Z">
            <w:rPr>
              <w:rFonts w:ascii="Times New Roman" w:hAnsi="Times New Roman" w:cs="Times New Roman"/>
              <w:b/>
              <w:bCs/>
            </w:rPr>
          </w:rPrChange>
        </w:rPr>
        <w:lastRenderedPageBreak/>
        <w:t>Figure 1.</w:t>
      </w:r>
      <w:r w:rsidRPr="00817C90">
        <w:rPr>
          <w:rFonts w:ascii="Times New Roman" w:hAnsi="Times New Roman" w:cs="Times New Roman"/>
          <w:i/>
          <w:iCs/>
          <w:sz w:val="22"/>
          <w:szCs w:val="22"/>
          <w:rPrChange w:id="343" w:author="Microsoft Office User" w:date="2026-08-09T23:05:00Z" w16du:dateUtc="2026-08-09T20:05:00Z">
            <w:rPr>
              <w:rFonts w:ascii="Times New Roman" w:hAnsi="Times New Roman" w:cs="Times New Roman"/>
            </w:rPr>
          </w:rPrChange>
        </w:rPr>
        <w:t xml:space="preserve"> Event-study estimates comparing EU applicants to the synthetic control group.</w:t>
      </w:r>
    </w:p>
    <w:p w14:paraId="466E3B5D" w14:textId="77777777" w:rsidR="00F47729" w:rsidRPr="002277CE" w:rsidRDefault="002277CE" w:rsidP="002277CE">
      <w:pPr>
        <w:spacing w:line="360" w:lineRule="auto"/>
        <w:rPr>
          <w:del w:id="344" w:author="reviewer" w:date="2026-08-08T17:08:00Z"/>
          <w:rFonts w:ascii="Times New Roman" w:hAnsi="Times New Roman" w:cs="Times New Roman"/>
        </w:rPr>
      </w:pPr>
      <w:del w:id="345" w:author="reviewer" w:date="2026-08-08T17:08:00Z">
        <w:r>
          <w:rPr>
            <w:rFonts w:ascii="Times New Roman" w:hAnsi="Times New Roman" w:cs="Times New Roman"/>
            <w:noProof/>
          </w:rPr>
          <w:drawing>
            <wp:inline distT="0" distB="0" distL="0" distR="0" wp14:anchorId="6B2CF236" wp14:editId="3654F096">
              <wp:extent cx="5727700" cy="3539066"/>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del>
    </w:p>
    <w:p w14:paraId="0DE84990" w14:textId="77777777" w:rsidR="00F47729" w:rsidRPr="002277CE" w:rsidRDefault="002277CE" w:rsidP="002277CE">
      <w:pPr>
        <w:spacing w:line="360" w:lineRule="auto"/>
        <w:rPr>
          <w:ins w:id="346" w:author="reviewer" w:date="2026-08-08T17:08:00Z"/>
          <w:rFonts w:ascii="Times New Roman" w:hAnsi="Times New Roman" w:cs="Times New Roman"/>
        </w:rPr>
      </w:pPr>
      <w:ins w:id="347" w:author="reviewer" w:date="2026-08-08T17:08:00Z">
        <w:r>
          <w:rPr>
            <w:rFonts w:ascii="Times New Roman" w:hAnsi="Times New Roman" w:cs="Times New Roman"/>
            <w:noProof/>
          </w:rPr>
          <w:drawing>
            <wp:inline distT="0" distB="0" distL="0" distR="0" wp14:anchorId="130EA28F" wp14:editId="337F07B7">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ins>
    </w:p>
    <w:p w14:paraId="235AC692" w14:textId="77777777" w:rsidR="00F47729" w:rsidRPr="00817C90" w:rsidRDefault="002277CE" w:rsidP="00817C90">
      <w:pPr>
        <w:rPr>
          <w:rFonts w:ascii="Times New Roman" w:hAnsi="Times New Roman" w:cs="Times New Roman"/>
          <w:i/>
          <w:iCs/>
          <w:sz w:val="22"/>
          <w:szCs w:val="22"/>
          <w:rPrChange w:id="348" w:author="Microsoft Office User" w:date="2026-08-09T23:05:00Z" w16du:dateUtc="2026-08-09T20:05:00Z">
            <w:rPr>
              <w:rFonts w:ascii="Times New Roman" w:hAnsi="Times New Roman" w:cs="Times New Roman"/>
            </w:rPr>
          </w:rPrChange>
        </w:rPr>
        <w:pPrChange w:id="349" w:author="Microsoft Office User" w:date="2026-08-09T23:05:00Z" w16du:dateUtc="2026-08-09T20:05:00Z">
          <w:pPr>
            <w:spacing w:line="360" w:lineRule="auto"/>
          </w:pPr>
        </w:pPrChange>
      </w:pPr>
      <w:r w:rsidRPr="00817C90">
        <w:rPr>
          <w:rFonts w:ascii="Times New Roman" w:hAnsi="Times New Roman" w:cs="Times New Roman"/>
          <w:b/>
          <w:bCs/>
          <w:i/>
          <w:iCs/>
          <w:sz w:val="22"/>
          <w:szCs w:val="22"/>
          <w:rPrChange w:id="350" w:author="Microsoft Office User" w:date="2026-08-09T23:06:00Z" w16du:dateUtc="2026-08-09T20:06:00Z">
            <w:rPr>
              <w:rFonts w:ascii="Times New Roman" w:hAnsi="Times New Roman" w:cs="Times New Roman"/>
            </w:rPr>
          </w:rPrChange>
        </w:rPr>
        <w:t>Note</w:t>
      </w:r>
      <w:r w:rsidRPr="00817C90">
        <w:rPr>
          <w:rFonts w:ascii="Times New Roman" w:hAnsi="Times New Roman" w:cs="Times New Roman"/>
          <w:i/>
          <w:iCs/>
          <w:sz w:val="22"/>
          <w:szCs w:val="22"/>
          <w:rPrChange w:id="351" w:author="Microsoft Office User" w:date="2026-08-09T23:05:00Z" w16du:dateUtc="2026-08-09T20:05:00Z">
            <w:rPr>
              <w:rFonts w:ascii="Times New Roman" w:hAnsi="Times New Roman" w:cs="Times New Roman"/>
            </w:rPr>
          </w:rPrChange>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6C809DC9" w14:textId="77777777" w:rsidR="00BE721F" w:rsidRPr="002277CE" w:rsidRDefault="00BE721F" w:rsidP="002277CE">
      <w:pPr>
        <w:spacing w:line="360" w:lineRule="auto"/>
        <w:rPr>
          <w:rFonts w:ascii="Times New Roman" w:hAnsi="Times New Roman" w:cs="Times New Roman"/>
        </w:rPr>
      </w:pPr>
    </w:p>
    <w:p w14:paraId="1D32248E" w14:textId="0783D0CE"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 xml:space="preserve">Figure 1 reports the event-study coefficients from equation (1). The pre-treatment leads are </w:t>
      </w:r>
      <w:del w:id="352" w:author="reviewer" w:date="2026-08-08T17:08:00Z">
        <w:r>
          <w:rPr>
            <w:rFonts w:ascii="Times New Roman" w:hAnsi="Times New Roman" w:cs="Times New Roman"/>
          </w:rPr>
          <w:delText xml:space="preserve">very </w:delText>
        </w:r>
      </w:del>
      <w:r>
        <w:rPr>
          <w:rFonts w:ascii="Times New Roman" w:hAnsi="Times New Roman" w:cs="Times New Roman"/>
        </w:rPr>
        <w:t xml:space="preserve">small and a joint Wald test fails to reject that they are jointly zero (p = </w:t>
      </w:r>
      <w:del w:id="353" w:author="reviewer" w:date="2026-08-08T17:08:00Z">
        <w:r>
          <w:rPr>
            <w:rFonts w:ascii="Times New Roman" w:hAnsi="Times New Roman" w:cs="Times New Roman"/>
          </w:rPr>
          <w:delText>0</w:delText>
        </w:r>
      </w:del>
      <w:r>
        <w:rPr>
          <w:rFonts w:ascii="Times New Roman" w:hAnsi="Times New Roman" w:cs="Times New Roman"/>
        </w:rPr>
        <w:t xml:space="preserve">.96), </w:t>
      </w:r>
      <w:del w:id="354" w:author="reviewer" w:date="2026-08-08T17:08:00Z">
        <w:r>
          <w:rPr>
            <w:rFonts w:ascii="Times New Roman" w:hAnsi="Times New Roman" w:cs="Times New Roman"/>
          </w:rPr>
          <w:delText>which, especially with the 2025 data, rules out COVID as the driver</w:delText>
        </w:r>
      </w:del>
      <w:ins w:id="355" w:author="reviewer" w:date="2026-08-08T17:08:00Z">
        <w:r>
          <w:rPr>
            <w:rFonts w:ascii="Times New Roman" w:hAnsi="Times New Roman" w:cs="Times New Roman"/>
          </w:rPr>
          <w:t>providing no evidence</w:t>
        </w:r>
      </w:ins>
      <w:r>
        <w:rPr>
          <w:rFonts w:ascii="Times New Roman" w:hAnsi="Times New Roman" w:cs="Times New Roman"/>
        </w:rPr>
        <w:t xml:space="preserve"> of </w:t>
      </w:r>
      <w:del w:id="356" w:author="reviewer" w:date="2026-08-08T17:08:00Z">
        <w:r>
          <w:rPr>
            <w:rFonts w:ascii="Times New Roman" w:hAnsi="Times New Roman" w:cs="Times New Roman"/>
          </w:rPr>
          <w:delText>the change</w:delText>
        </w:r>
      </w:del>
      <w:ins w:id="357" w:author="reviewer" w:date="2026-08-08T17:08:00Z">
        <w:r>
          <w:rPr>
            <w:rFonts w:ascii="Times New Roman" w:hAnsi="Times New Roman" w:cs="Times New Roman"/>
          </w:rPr>
          <w:t>differential pre-trends</w:t>
        </w:r>
      </w:ins>
      <w:r>
        <w:rPr>
          <w:rFonts w:ascii="Times New Roman" w:hAnsi="Times New Roman" w:cs="Times New Roman"/>
        </w:rPr>
        <w:t xml:space="preserve"> in </w:t>
      </w:r>
      <w:del w:id="358" w:author="reviewer" w:date="2026-08-08T17:08:00Z">
        <w:r>
          <w:rPr>
            <w:rFonts w:ascii="Times New Roman" w:hAnsi="Times New Roman" w:cs="Times New Roman"/>
          </w:rPr>
          <w:delText>applicant counts. No recovery is visible even once COVID had largely abated in</w:delText>
        </w:r>
      </w:del>
      <w:ins w:id="359" w:author="reviewer" w:date="2026-08-08T17:08:00Z">
        <w:r>
          <w:rPr>
            <w:rFonts w:ascii="Times New Roman" w:hAnsi="Times New Roman" w:cs="Times New Roman"/>
          </w:rPr>
          <w:t>this short window. The post-treatment decline persists through</w:t>
        </w:r>
      </w:ins>
      <w:r>
        <w:rPr>
          <w:rFonts w:ascii="Times New Roman" w:hAnsi="Times New Roman" w:cs="Times New Roman"/>
        </w:rPr>
        <w:t xml:space="preserve"> 2024 and 2025, </w:t>
      </w:r>
      <w:del w:id="360" w:author="reviewer" w:date="2026-08-08T17:08:00Z">
        <w:r>
          <w:rPr>
            <w:rFonts w:ascii="Times New Roman" w:hAnsi="Times New Roman" w:cs="Times New Roman"/>
          </w:rPr>
          <w:delText>with the decline deepening as years pass. The small positive divergence in post-referendum applicant counts suggests the UK system did not become less appealing because of migration concerns, and if anything candidates were more motivated to apply</w:delText>
        </w:r>
      </w:del>
      <w:ins w:id="361" w:author="reviewer" w:date="2026-08-08T17:08:00Z">
        <w:r>
          <w:rPr>
            <w:rFonts w:ascii="Times New Roman" w:hAnsi="Times New Roman" w:cs="Times New Roman"/>
          </w:rPr>
          <w:t xml:space="preserve">which is inconsistent with a purely transitory pandemic explanation. </w:t>
        </w:r>
        <w:del w:id="362" w:author="Microsoft Office User" w:date="2026-08-09T18:25:00Z" w16du:dateUtc="2026-08-09T15:25:00Z">
          <w:r w:rsidDel="0036218B">
            <w:rPr>
              <w:rFonts w:ascii="Times New Roman" w:hAnsi="Times New Roman" w:cs="Times New Roman"/>
            </w:rPr>
            <w:delText>Pre-trend evidence alone cannot rule out post-treatment COVID effects or other contemporaneous shocks</w:delText>
          </w:r>
        </w:del>
      </w:ins>
      <w:del w:id="363" w:author="Microsoft Office User" w:date="2026-08-09T18:25:00Z" w16du:dateUtc="2026-08-09T15:25:00Z">
        <w:r w:rsidDel="0036218B">
          <w:rPr>
            <w:rFonts w:ascii="Times New Roman" w:hAnsi="Times New Roman" w:cs="Times New Roman"/>
          </w:rPr>
          <w:delText>.</w:delText>
        </w:r>
      </w:del>
    </w:p>
    <w:p w14:paraId="27B10AB8" w14:textId="77777777" w:rsidR="00F47729" w:rsidRPr="002277CE" w:rsidRDefault="002277CE" w:rsidP="002277CE">
      <w:pPr>
        <w:spacing w:line="360" w:lineRule="auto"/>
        <w:ind w:firstLine="720"/>
        <w:rPr>
          <w:rFonts w:ascii="Times New Roman" w:hAnsi="Times New Roman" w:cs="Times New Roman"/>
        </w:rPr>
      </w:pPr>
      <w:del w:id="364" w:author="reviewer" w:date="2026-08-08T17:08:00Z">
        <w:r>
          <w:rPr>
            <w:rFonts w:ascii="Times New Roman" w:hAnsi="Times New Roman" w:cs="Times New Roman"/>
          </w:rPr>
          <w:delText>As a further check, a</w:delText>
        </w:r>
      </w:del>
      <w:ins w:id="365" w:author="reviewer" w:date="2026-08-08T17:08:00Z">
        <w:r>
          <w:rPr>
            <w:rFonts w:ascii="Times New Roman" w:hAnsi="Times New Roman" w:cs="Times New Roman"/>
          </w:rPr>
          <w:t>A</w:t>
        </w:r>
      </w:ins>
      <w:r>
        <w:rPr>
          <w:rFonts w:ascii="Times New Roman" w:hAnsi="Times New Roman" w:cs="Times New Roman"/>
        </w:rPr>
        <w:t xml:space="preserve"> leads-only specification </w:t>
      </w:r>
      <w:ins w:id="366" w:author="reviewer" w:date="2026-08-08T17:08:00Z">
        <w:r>
          <w:rPr>
            <w:rFonts w:ascii="Times New Roman" w:hAnsi="Times New Roman" w:cs="Times New Roman"/>
          </w:rPr>
          <w:t xml:space="preserve">likewise </w:t>
        </w:r>
      </w:ins>
      <w:r>
        <w:rPr>
          <w:rFonts w:ascii="Times New Roman" w:hAnsi="Times New Roman" w:cs="Times New Roman"/>
        </w:rPr>
        <w:t xml:space="preserve">finds no </w:t>
      </w:r>
      <w:del w:id="367" w:author="reviewer" w:date="2026-08-08T17:08:00Z">
        <w:r>
          <w:rPr>
            <w:rFonts w:ascii="Times New Roman" w:hAnsi="Times New Roman" w:cs="Times New Roman"/>
          </w:rPr>
          <w:delText>anticipation effects, so applicants did not adjust</w:delText>
        </w:r>
      </w:del>
      <w:ins w:id="368" w:author="reviewer" w:date="2026-08-08T17:08:00Z">
        <w:r>
          <w:rPr>
            <w:rFonts w:ascii="Times New Roman" w:hAnsi="Times New Roman" w:cs="Times New Roman"/>
          </w:rPr>
          <w:t>evidence of anticipatory adjustment</w:t>
        </w:r>
      </w:ins>
      <w:r>
        <w:rPr>
          <w:rFonts w:ascii="Times New Roman" w:hAnsi="Times New Roman" w:cs="Times New Roman"/>
        </w:rPr>
        <w:t xml:space="preserve"> before the reform</w:t>
      </w:r>
      <w:del w:id="369" w:author="reviewer" w:date="2026-08-08T17:08:00Z">
        <w:r>
          <w:rPr>
            <w:rFonts w:ascii="Times New Roman" w:hAnsi="Times New Roman" w:cs="Times New Roman"/>
          </w:rPr>
          <w:delText xml:space="preserve"> in expectation of the future suppression of visa privileges.</w:delText>
        </w:r>
      </w:del>
      <w:ins w:id="370" w:author="reviewer" w:date="2026-08-08T17:08:00Z">
        <w:r>
          <w:rPr>
            <w:rFonts w:ascii="Times New Roman" w:hAnsi="Times New Roman" w:cs="Times New Roman"/>
          </w:rPr>
          <w:t>.</w:t>
        </w:r>
      </w:ins>
      <w:r>
        <w:rPr>
          <w:rFonts w:ascii="Times New Roman" w:hAnsi="Times New Roman" w:cs="Times New Roman"/>
        </w:rPr>
        <w:t xml:space="preserve"> The </w:t>
      </w:r>
      <w:del w:id="371" w:author="reviewer" w:date="2026-08-08T17:08:00Z">
        <w:r>
          <w:rPr>
            <w:rFonts w:ascii="Times New Roman" w:hAnsi="Times New Roman" w:cs="Times New Roman"/>
          </w:rPr>
          <w:delText>estimates</w:delText>
        </w:r>
      </w:del>
      <w:ins w:id="372" w:author="reviewer" w:date="2026-08-08T17:08:00Z">
        <w:r>
          <w:rPr>
            <w:rFonts w:ascii="Times New Roman" w:hAnsi="Times New Roman" w:cs="Times New Roman"/>
          </w:rPr>
          <w:t>early leads</w:t>
        </w:r>
      </w:ins>
      <w:r>
        <w:rPr>
          <w:rFonts w:ascii="Times New Roman" w:hAnsi="Times New Roman" w:cs="Times New Roman"/>
        </w:rPr>
        <w:t xml:space="preserve"> show no systematic </w:t>
      </w:r>
      <w:del w:id="373" w:author="reviewer" w:date="2026-08-08T17:08:00Z">
        <w:r>
          <w:rPr>
            <w:rFonts w:ascii="Times New Roman" w:hAnsi="Times New Roman" w:cs="Times New Roman"/>
          </w:rPr>
          <w:delText xml:space="preserve">pre-treatment </w:delText>
        </w:r>
      </w:del>
      <w:r>
        <w:rPr>
          <w:rFonts w:ascii="Times New Roman" w:hAnsi="Times New Roman" w:cs="Times New Roman"/>
        </w:rPr>
        <w:t>pattern</w:t>
      </w:r>
      <w:del w:id="374" w:author="reviewer" w:date="2026-08-08T17:08:00Z">
        <w:r>
          <w:rPr>
            <w:rFonts w:ascii="Times New Roman" w:hAnsi="Times New Roman" w:cs="Times New Roman"/>
          </w:rPr>
          <w:delText>,</w:delText>
        </w:r>
      </w:del>
      <w:r>
        <w:rPr>
          <w:rFonts w:ascii="Times New Roman" w:hAnsi="Times New Roman" w:cs="Times New Roman"/>
        </w:rPr>
        <w:t xml:space="preserve"> and </w:t>
      </w:r>
      <w:del w:id="375" w:author="reviewer" w:date="2026-08-08T17:08:00Z">
        <w:r>
          <w:rPr>
            <w:rFonts w:ascii="Times New Roman" w:hAnsi="Times New Roman" w:cs="Times New Roman"/>
          </w:rPr>
          <w:delText xml:space="preserve">a joint Wald test cannot reject that the early leads </w:delText>
        </w:r>
      </w:del>
      <w:r>
        <w:rPr>
          <w:rFonts w:ascii="Times New Roman" w:hAnsi="Times New Roman" w:cs="Times New Roman"/>
        </w:rPr>
        <w:t xml:space="preserve">are jointly </w:t>
      </w:r>
      <w:ins w:id="376" w:author="reviewer" w:date="2026-08-08T17:08:00Z">
        <w:r>
          <w:rPr>
            <w:rFonts w:ascii="Times New Roman" w:hAnsi="Times New Roman" w:cs="Times New Roman"/>
          </w:rPr>
          <w:t xml:space="preserve">statistically indistinguishable from </w:t>
        </w:r>
      </w:ins>
      <w:r>
        <w:rPr>
          <w:rFonts w:ascii="Times New Roman" w:hAnsi="Times New Roman" w:cs="Times New Roman"/>
        </w:rPr>
        <w:t xml:space="preserve">zero (p = </w:t>
      </w:r>
      <w:del w:id="377" w:author="reviewer" w:date="2026-08-08T17:08:00Z">
        <w:r>
          <w:rPr>
            <w:rFonts w:ascii="Times New Roman" w:hAnsi="Times New Roman" w:cs="Times New Roman"/>
          </w:rPr>
          <w:delText>0</w:delText>
        </w:r>
      </w:del>
      <w:r>
        <w:rPr>
          <w:rFonts w:ascii="Times New Roman" w:hAnsi="Times New Roman" w:cs="Times New Roman"/>
        </w:rPr>
        <w:t>.96).</w:t>
      </w:r>
    </w:p>
    <w:p w14:paraId="4DF4F1FC" w14:textId="77777777" w:rsidR="00F47729" w:rsidRDefault="002277CE">
      <w:pPr>
        <w:spacing w:line="360" w:lineRule="auto"/>
        <w:ind w:firstLine="720"/>
        <w:rPr>
          <w:ins w:id="378" w:author="Microsoft Office User" w:date="2026-08-09T23:06:00Z" w16du:dateUtc="2026-08-09T20:06:00Z"/>
          <w:rFonts w:ascii="Times New Roman" w:hAnsi="Times New Roman" w:cs="Times New Roman"/>
        </w:rPr>
      </w:pPr>
      <w:r>
        <w:rPr>
          <w:rFonts w:ascii="Times New Roman" w:hAnsi="Times New Roman" w:cs="Times New Roman"/>
        </w:rPr>
        <w:t xml:space="preserve">Allowing country-specific dynamic effects yields similar patterns, with post-treatment coefficients consistently negative across EU countries and pre-treatment estimates near zero (Figure 2). The one exception is Portugal, whose applicant count did not immediately fall in 2021, which traces to a UCAS reporting issue where some Recorded Prior Acceptances were </w:t>
      </w:r>
      <w:r>
        <w:rPr>
          <w:rFonts w:ascii="Times New Roman" w:hAnsi="Times New Roman" w:cs="Times New Roman"/>
        </w:rPr>
        <w:lastRenderedPageBreak/>
        <w:t>mistakenly submitted as Portugal-domiciled in the 2021 cycle, so the true count is lower than reported (UCAS, 2022).</w:t>
      </w:r>
    </w:p>
    <w:p w14:paraId="3AD652F9" w14:textId="77777777" w:rsidR="00817C90" w:rsidRPr="00817C90" w:rsidRDefault="00817C90">
      <w:pPr>
        <w:spacing w:line="360" w:lineRule="auto"/>
        <w:ind w:firstLine="720"/>
        <w:rPr>
          <w:rFonts w:ascii="Times New Roman" w:hAnsi="Times New Roman" w:cs="Times New Roman"/>
          <w:i/>
          <w:iCs/>
          <w:sz w:val="22"/>
          <w:szCs w:val="22"/>
          <w:rPrChange w:id="379" w:author="Microsoft Office User" w:date="2026-08-09T23:06:00Z" w16du:dateUtc="2026-08-09T20:06:00Z">
            <w:rPr>
              <w:rFonts w:ascii="Times New Roman" w:hAnsi="Times New Roman" w:cs="Times New Roman"/>
            </w:rPr>
          </w:rPrChange>
        </w:rPr>
        <w:pPrChange w:id="380" w:author="Microsoft Office User" w:date="2026-08-09T18:25:00Z" w16du:dateUtc="2026-08-09T15:25:00Z">
          <w:pPr>
            <w:spacing w:line="360" w:lineRule="auto"/>
          </w:pPr>
        </w:pPrChange>
      </w:pPr>
    </w:p>
    <w:p w14:paraId="48F432C7" w14:textId="77777777" w:rsidR="002277CE" w:rsidRPr="00817C90" w:rsidRDefault="002277CE" w:rsidP="002277CE">
      <w:pPr>
        <w:spacing w:line="360" w:lineRule="auto"/>
        <w:rPr>
          <w:del w:id="381" w:author="reviewer" w:date="2026-08-08T17:08:00Z"/>
          <w:rFonts w:ascii="Times New Roman" w:hAnsi="Times New Roman" w:cs="Times New Roman"/>
          <w:i/>
          <w:iCs/>
          <w:sz w:val="22"/>
          <w:szCs w:val="22"/>
          <w:rPrChange w:id="382" w:author="Microsoft Office User" w:date="2026-08-09T23:06:00Z" w16du:dateUtc="2026-08-09T20:06:00Z">
            <w:rPr>
              <w:del w:id="383" w:author="reviewer" w:date="2026-08-08T17:08:00Z"/>
              <w:rFonts w:ascii="Times New Roman" w:hAnsi="Times New Roman" w:cs="Times New Roman"/>
            </w:rPr>
          </w:rPrChange>
        </w:rPr>
      </w:pPr>
    </w:p>
    <w:p w14:paraId="5B4CDB27" w14:textId="77777777" w:rsidR="00F47729" w:rsidRPr="00817C90" w:rsidRDefault="002277CE">
      <w:pPr>
        <w:keepNext/>
        <w:spacing w:line="360" w:lineRule="auto"/>
        <w:rPr>
          <w:rFonts w:ascii="Times New Roman" w:hAnsi="Times New Roman" w:cs="Times New Roman"/>
          <w:i/>
          <w:iCs/>
          <w:sz w:val="22"/>
          <w:szCs w:val="22"/>
          <w:rPrChange w:id="384" w:author="Microsoft Office User" w:date="2026-08-09T23:06:00Z" w16du:dateUtc="2026-08-09T20:06:00Z">
            <w:rPr>
              <w:rFonts w:ascii="Times New Roman" w:hAnsi="Times New Roman" w:cs="Times New Roman"/>
            </w:rPr>
          </w:rPrChange>
        </w:rPr>
        <w:pPrChange w:id="385" w:author="reviewer" w:date="2026-08-08T17:08:00Z">
          <w:pPr>
            <w:spacing w:line="360" w:lineRule="auto"/>
          </w:pPr>
        </w:pPrChange>
      </w:pPr>
      <w:r w:rsidRPr="00817C90">
        <w:rPr>
          <w:rFonts w:ascii="Times New Roman" w:hAnsi="Times New Roman" w:cs="Times New Roman"/>
          <w:b/>
          <w:bCs/>
          <w:i/>
          <w:iCs/>
          <w:sz w:val="22"/>
          <w:szCs w:val="22"/>
          <w:rPrChange w:id="386" w:author="Microsoft Office User" w:date="2026-08-09T23:06:00Z" w16du:dateUtc="2026-08-09T20:06:00Z">
            <w:rPr>
              <w:rFonts w:ascii="Times New Roman" w:hAnsi="Times New Roman" w:cs="Times New Roman"/>
              <w:b/>
              <w:bCs/>
            </w:rPr>
          </w:rPrChange>
        </w:rPr>
        <w:t>Figure 2.</w:t>
      </w:r>
      <w:r w:rsidRPr="00817C90">
        <w:rPr>
          <w:rFonts w:ascii="Times New Roman" w:hAnsi="Times New Roman" w:cs="Times New Roman"/>
          <w:i/>
          <w:iCs/>
          <w:sz w:val="22"/>
          <w:szCs w:val="22"/>
          <w:rPrChange w:id="387" w:author="Microsoft Office User" w:date="2026-08-09T23:06:00Z" w16du:dateUtc="2026-08-09T20:06:00Z">
            <w:rPr>
              <w:rFonts w:ascii="Times New Roman" w:hAnsi="Times New Roman" w:cs="Times New Roman"/>
            </w:rPr>
          </w:rPrChange>
        </w:rPr>
        <w:t xml:space="preserve"> Saturated </w:t>
      </w:r>
      <w:proofErr w:type="spellStart"/>
      <w:r w:rsidRPr="00817C90">
        <w:rPr>
          <w:rFonts w:ascii="Times New Roman" w:hAnsi="Times New Roman" w:cs="Times New Roman"/>
          <w:i/>
          <w:iCs/>
          <w:sz w:val="22"/>
          <w:szCs w:val="22"/>
          <w:rPrChange w:id="388" w:author="Microsoft Office User" w:date="2026-08-09T23:06:00Z" w16du:dateUtc="2026-08-09T20:06:00Z">
            <w:rPr>
              <w:rFonts w:ascii="Times New Roman" w:hAnsi="Times New Roman" w:cs="Times New Roman"/>
            </w:rPr>
          </w:rPrChange>
        </w:rPr>
        <w:t>DiD</w:t>
      </w:r>
      <w:proofErr w:type="spellEnd"/>
      <w:r w:rsidRPr="00817C90">
        <w:rPr>
          <w:rFonts w:ascii="Times New Roman" w:hAnsi="Times New Roman" w:cs="Times New Roman"/>
          <w:i/>
          <w:iCs/>
          <w:sz w:val="22"/>
          <w:szCs w:val="22"/>
          <w:rPrChange w:id="389" w:author="Microsoft Office User" w:date="2026-08-09T23:06:00Z" w16du:dateUtc="2026-08-09T20:06:00Z">
            <w:rPr>
              <w:rFonts w:ascii="Times New Roman" w:hAnsi="Times New Roman" w:cs="Times New Roman"/>
            </w:rPr>
          </w:rPrChange>
        </w:rPr>
        <w:t xml:space="preserve"> event-study estimates by country.</w:t>
      </w:r>
    </w:p>
    <w:p w14:paraId="2E803F5C" w14:textId="77777777" w:rsidR="00F47729" w:rsidRPr="002277CE" w:rsidRDefault="002277CE" w:rsidP="002277CE">
      <w:pPr>
        <w:spacing w:line="360" w:lineRule="auto"/>
        <w:rPr>
          <w:del w:id="390" w:author="reviewer" w:date="2026-08-08T17:08:00Z"/>
          <w:rFonts w:ascii="Times New Roman" w:hAnsi="Times New Roman" w:cs="Times New Roman"/>
        </w:rPr>
      </w:pPr>
      <w:del w:id="391" w:author="reviewer" w:date="2026-08-08T17:08:00Z">
        <w:r>
          <w:rPr>
            <w:rFonts w:ascii="Times New Roman" w:hAnsi="Times New Roman" w:cs="Times New Roman"/>
            <w:noProof/>
          </w:rPr>
          <w:drawing>
            <wp:inline distT="0" distB="0" distL="0" distR="0" wp14:anchorId="0636716A" wp14:editId="71A9993D">
              <wp:extent cx="5727700" cy="4091214"/>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del>
    </w:p>
    <w:p w14:paraId="090B7E3F" w14:textId="77777777" w:rsidR="00F47729" w:rsidRPr="002277CE" w:rsidRDefault="002277CE" w:rsidP="002277CE">
      <w:pPr>
        <w:spacing w:line="360" w:lineRule="auto"/>
        <w:rPr>
          <w:ins w:id="392" w:author="reviewer" w:date="2026-08-08T17:08:00Z"/>
          <w:rFonts w:ascii="Times New Roman" w:hAnsi="Times New Roman" w:cs="Times New Roman"/>
        </w:rPr>
      </w:pPr>
      <w:ins w:id="393" w:author="reviewer" w:date="2026-08-08T17:08:00Z">
        <w:r>
          <w:rPr>
            <w:rFonts w:ascii="Times New Roman" w:hAnsi="Times New Roman" w:cs="Times New Roman"/>
            <w:noProof/>
          </w:rPr>
          <w:drawing>
            <wp:inline distT="0" distB="0" distL="0" distR="0" wp14:anchorId="2B57C110" wp14:editId="60964486">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ins>
    </w:p>
    <w:p w14:paraId="18F6F7DA" w14:textId="77777777" w:rsidR="002277CE" w:rsidRPr="00817C90" w:rsidRDefault="002277CE" w:rsidP="00817C90">
      <w:pPr>
        <w:rPr>
          <w:rFonts w:ascii="Times New Roman" w:hAnsi="Times New Roman" w:cs="Times New Roman"/>
          <w:i/>
          <w:iCs/>
          <w:sz w:val="22"/>
          <w:szCs w:val="22"/>
          <w:rPrChange w:id="394" w:author="Microsoft Office User" w:date="2026-08-09T23:06:00Z" w16du:dateUtc="2026-08-09T20:06:00Z">
            <w:rPr>
              <w:rFonts w:ascii="Times New Roman" w:hAnsi="Times New Roman" w:cs="Times New Roman"/>
            </w:rPr>
          </w:rPrChange>
        </w:rPr>
        <w:pPrChange w:id="395" w:author="Microsoft Office User" w:date="2026-08-09T23:06:00Z" w16du:dateUtc="2026-08-09T20:06:00Z">
          <w:pPr>
            <w:spacing w:line="360" w:lineRule="auto"/>
          </w:pPr>
        </w:pPrChange>
      </w:pPr>
      <w:r w:rsidRPr="00817C90">
        <w:rPr>
          <w:rFonts w:ascii="Times New Roman" w:hAnsi="Times New Roman" w:cs="Times New Roman"/>
          <w:b/>
          <w:bCs/>
          <w:i/>
          <w:iCs/>
          <w:sz w:val="22"/>
          <w:szCs w:val="22"/>
          <w:rPrChange w:id="396" w:author="Microsoft Office User" w:date="2026-08-09T23:06:00Z" w16du:dateUtc="2026-08-09T20:06:00Z">
            <w:rPr>
              <w:rFonts w:ascii="Times New Roman" w:hAnsi="Times New Roman" w:cs="Times New Roman"/>
            </w:rPr>
          </w:rPrChange>
        </w:rPr>
        <w:t>Note</w:t>
      </w:r>
      <w:r w:rsidRPr="00817C90">
        <w:rPr>
          <w:rFonts w:ascii="Times New Roman" w:hAnsi="Times New Roman" w:cs="Times New Roman"/>
          <w:i/>
          <w:iCs/>
          <w:sz w:val="22"/>
          <w:szCs w:val="22"/>
          <w:rPrChange w:id="397" w:author="Microsoft Office User" w:date="2026-08-09T23:06:00Z" w16du:dateUtc="2026-08-09T20:06:00Z">
            <w:rPr>
              <w:rFonts w:ascii="Times New Roman" w:hAnsi="Times New Roman" w:cs="Times New Roman"/>
            </w:rPr>
          </w:rPrChange>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558F2C2D" w14:textId="77777777" w:rsidR="00014EA4" w:rsidRPr="002277CE" w:rsidRDefault="00014EA4" w:rsidP="002277CE">
      <w:pPr>
        <w:spacing w:line="360" w:lineRule="auto"/>
        <w:rPr>
          <w:rFonts w:ascii="Times New Roman" w:hAnsi="Times New Roman" w:cs="Times New Roman"/>
        </w:rPr>
      </w:pPr>
    </w:p>
    <w:p w14:paraId="709EAD36" w14:textId="77777777" w:rsidR="00F47729" w:rsidRPr="00014EA4" w:rsidRDefault="002277CE" w:rsidP="000E4FD1">
      <w:pPr>
        <w:spacing w:line="360" w:lineRule="auto"/>
        <w:rPr>
          <w:rFonts w:ascii="Times New Roman" w:hAnsi="Times New Roman" w:cs="Times New Roman"/>
        </w:rPr>
      </w:pPr>
      <w:r>
        <w:rPr>
          <w:rFonts w:ascii="Times New Roman" w:hAnsi="Times New Roman" w:cs="Times New Roman"/>
          <w:b/>
          <w:bCs/>
          <w:i/>
          <w:iCs/>
        </w:rPr>
        <w:t xml:space="preserve">Baseline </w:t>
      </w:r>
      <w:del w:id="398" w:author="reviewer" w:date="2026-08-08T17:08:00Z">
        <w:r>
          <w:rPr>
            <w:rFonts w:ascii="Times New Roman" w:hAnsi="Times New Roman" w:cs="Times New Roman"/>
            <w:b/>
            <w:bCs/>
            <w:i/>
            <w:iCs/>
          </w:rPr>
          <w:delText>elasticities</w:delText>
        </w:r>
      </w:del>
      <w:ins w:id="399" w:author="reviewer" w:date="2026-08-08T17:08:00Z">
        <w:r>
          <w:rPr>
            <w:rFonts w:ascii="Times New Roman" w:hAnsi="Times New Roman" w:cs="Times New Roman"/>
            <w:b/>
            <w:bCs/>
            <w:i/>
            <w:iCs/>
          </w:rPr>
          <w:t>elasticity</w:t>
        </w:r>
      </w:ins>
      <w:r>
        <w:rPr>
          <w:rFonts w:ascii="Times New Roman" w:hAnsi="Times New Roman" w:cs="Times New Roman"/>
          <w:b/>
          <w:bCs/>
          <w:i/>
          <w:iCs/>
        </w:rPr>
        <w:t xml:space="preserve"> estimates and </w:t>
      </w:r>
      <w:del w:id="400" w:author="reviewer" w:date="2026-08-08T17:08:00Z">
        <w:r>
          <w:rPr>
            <w:rFonts w:ascii="Times New Roman" w:hAnsi="Times New Roman" w:cs="Times New Roman"/>
            <w:b/>
            <w:bCs/>
            <w:i/>
            <w:iCs/>
          </w:rPr>
          <w:delText>the heterogenous k</w:delText>
        </w:r>
      </w:del>
      <w:ins w:id="401" w:author="reviewer" w:date="2026-08-08T17:08:00Z">
        <w:r>
          <w:rPr>
            <w:rFonts w:ascii="Times New Roman" w:hAnsi="Times New Roman" w:cs="Times New Roman"/>
            <w:b/>
            <w:bCs/>
            <w:i/>
            <w:iCs/>
          </w:rPr>
          <w:t>heterogeneous price shocks</w:t>
        </w:r>
      </w:ins>
    </w:p>
    <w:p w14:paraId="1267DBE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Let </w:t>
      </w:r>
      <m:oMath>
        <m:r>
          <m:rPr>
            <m:scr m:val="script"/>
            <m:sty m:val="p"/>
          </m:rPr>
          <w:rPr>
            <w:rFonts w:ascii="Cambria Math" w:hAnsi="Cambria Math" w:cs="Times New Roman"/>
          </w:rPr>
          <m:t>C</m:t>
        </m:r>
      </m:oMath>
      <w:r>
        <w:rPr>
          <w:rFonts w:ascii="Times New Roman" w:hAnsi="Times New Roman" w:cs="Times New Roman"/>
        </w:rPr>
        <w:t xml:space="preserve"> denote the set of origin countries, partitioned into the treated EU markets </w:t>
      </w:r>
      <m:oMath>
        <m:r>
          <w:rPr>
            <w:rFonts w:ascii="Cambria Math" w:hAnsi="Cambria Math" w:cs="Times New Roman"/>
          </w:rPr>
          <m:t>Ω</m:t>
        </m:r>
        <m:r>
          <m:rPr>
            <m:scr m:val="script"/>
            <m:sty m:val="p"/>
          </m:rPr>
          <w:rPr>
            <w:rFonts w:ascii="Cambria Math" w:hAnsi="Cambria Math" w:cs="Times New Roman"/>
          </w:rPr>
          <m:t>⊂C</m:t>
        </m:r>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Ω</m:t>
            </m:r>
          </m:e>
        </m:d>
      </m:oMath>
      <w:r>
        <w:rPr>
          <w:rFonts w:ascii="Times New Roman" w:hAnsi="Times New Roman" w:cs="Times New Roman"/>
        </w:rPr>
        <w:t xml:space="preserve">, and the candidate donor pool </w:t>
      </w:r>
      <m:oMath>
        <m:r>
          <m:rPr>
            <m:scr m:val="script"/>
            <m:sty m:val="p"/>
          </m:rPr>
          <w:rPr>
            <w:rFonts w:ascii="Cambria Math" w:hAnsi="Cambria Math" w:cs="Times New Roman"/>
          </w:rPr>
          <m:t>D=C∖</m:t>
        </m:r>
        <m:r>
          <w:rPr>
            <w:rFonts w:ascii="Cambria Math" w:hAnsi="Cambria Math" w:cs="Times New Roman"/>
          </w:rPr>
          <m:t>Ω</m:t>
        </m:r>
      </m:oMath>
      <w:r>
        <w:rPr>
          <w:rFonts w:ascii="Times New Roman" w:hAnsi="Times New Roman" w:cs="Times New Roman"/>
        </w:rPr>
        <w:t xml:space="preserve"> of non-EU markets. The counterfactual European Union gives a synthetic untreated group, letting us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02" w:author="reviewer" w:date="2026-08-08T17:08: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500"/>
        <w:gridCol w:w="516"/>
        <w:tblGridChange w:id="403">
          <w:tblGrid>
            <w:gridCol w:w="8500"/>
            <w:gridCol w:w="516"/>
          </w:tblGrid>
        </w:tblGridChange>
      </w:tblGrid>
      <w:tr w:rsidR="002277CE" w:rsidRPr="002277CE" w14:paraId="23439722" w14:textId="77777777" w:rsidTr="002277CE">
        <w:trPr>
          <w:tblHeader/>
        </w:trPr>
        <w:tc>
          <w:tcPr>
            <w:tcW w:w="8500" w:type="dxa"/>
            <w:tcPrChange w:id="404" w:author="reviewer" w:date="2026-08-08T17:08:00Z">
              <w:tcPr>
                <w:tcW w:w="8500" w:type="dxa"/>
              </w:tcPr>
            </w:tcPrChange>
          </w:tcPr>
          <w:p w14:paraId="356C7E0B"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w:bookmarkStart w:id="405" w:name="_Hlk236222569"/>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w:bookmarkEnd w:id="405"/>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406"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406"/>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Change w:id="407" w:author="reviewer" w:date="2026-08-08T17:08:00Z">
              <w:tcPr>
                <w:tcW w:w="516" w:type="dxa"/>
                <w:vAlign w:val="center"/>
              </w:tcPr>
            </w:tcPrChange>
          </w:tcPr>
          <w:p w14:paraId="1E2C4444"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7309B031" w14:textId="77777777" w:rsidR="002277CE" w:rsidRPr="002277CE" w:rsidRDefault="002277CE" w:rsidP="002277CE">
      <w:pPr>
        <w:spacing w:line="360" w:lineRule="auto"/>
        <w:rPr>
          <w:rFonts w:ascii="Times New Roman" w:hAnsi="Times New Roman" w:cs="Times New Roman"/>
        </w:rPr>
      </w:pPr>
    </w:p>
    <w:p w14:paraId="55B93485" w14:textId="77777777" w:rsidR="00D06BB8"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it</m:t>
            </m:r>
          </m:sub>
        </m:sSub>
      </m:oMath>
      <w:r>
        <w:rPr>
          <w:rFonts w:ascii="Times New Roman" w:hAnsi="Times New Roman" w:cs="Times New Roman"/>
        </w:rPr>
        <w:t xml:space="preserve"> denotes the applicant count from origin country </w:t>
      </w:r>
      <m:oMath>
        <m:r>
          <w:rPr>
            <w:rFonts w:ascii="Cambria Math" w:hAnsi="Cambria Math" w:cs="Times New Roman"/>
          </w:rPr>
          <m:t>i</m:t>
        </m:r>
        <m:r>
          <m:rPr>
            <m:scr m:val="script"/>
            <m:sty m:val="p"/>
          </m:rPr>
          <w:rPr>
            <w:rFonts w:ascii="Cambria Math" w:hAnsi="Cambria Math" w:cs="Times New Roman"/>
          </w:rPr>
          <m:t>∈C</m:t>
        </m:r>
      </m:oMath>
      <w:r>
        <w:rPr>
          <w:rFonts w:ascii="Times New Roman" w:hAnsi="Times New Roman" w:cs="Times New Roman"/>
        </w:rPr>
        <w:t xml:space="preserve"> in year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2016</m:t>
        </m:r>
        <m:r>
          <m:rPr>
            <m:sty m:val="p"/>
          </m:rPr>
          <w:rPr>
            <w:rFonts w:ascii="Cambria Math" w:hAnsi="Cambria Math" w:cs="Times New Roman"/>
          </w:rPr>
          <m:t>,</m:t>
        </m:r>
        <m:r>
          <w:rPr>
            <w:rFonts w:ascii="Cambria Math" w:hAnsi="Cambria Math" w:cs="Times New Roman"/>
          </w:rPr>
          <m:t> 2025</m:t>
        </m:r>
        <m:r>
          <m:rPr>
            <m:sty m:val="p"/>
          </m:rPr>
          <w:rPr>
            <w:rFonts w:ascii="Cambria Math" w:hAnsi="Cambria Math" w:cs="Times New Roman"/>
          </w:rPr>
          <m:t>]</m:t>
        </m:r>
      </m:oMath>
      <w:r>
        <w:rPr>
          <w:rFonts w:ascii="Times New Roman" w:hAnsi="Times New Roman" w:cs="Times New Roman"/>
        </w:rPr>
        <w:t xml:space="preserve">, </w:t>
      </w:r>
      <m:oMath>
        <m:r>
          <m:rPr>
            <m:sty m:val="b"/>
          </m:rPr>
          <w:rPr>
            <w:rFonts w:ascii="Cambria Math" w:hAnsi="Cambria Math" w:cs="Times New Roman"/>
          </w:rPr>
          <m:t>1</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Pr>
          <w:rFonts w:ascii="Times New Roman" w:hAnsi="Times New Roman" w:cs="Times New Roman"/>
        </w:rPr>
        <w:t xml:space="preserve"> indicates EU member states, and </w:t>
      </w:r>
      <m:oMath>
        <m:r>
          <w:rPr>
            <w:rFonts w:ascii="Cambria Math" w:hAnsi="Cambria Math" w:cs="Times New Roman"/>
          </w:rPr>
          <m:t>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Pr>
          <w:rFonts w:ascii="Times New Roman" w:hAnsi="Times New Roman" w:cs="Times New Roman"/>
        </w:rPr>
        <w:t xml:space="preserve"> marks the new tuition regime in 2021. Importantly, as long as the two groups remain under different but unchanged tuition fee </w:t>
      </w:r>
      <w:r>
        <w:rPr>
          <w:rFonts w:ascii="Times New Roman" w:hAnsi="Times New Roman" w:cs="Times New Roman"/>
        </w:rPr>
        <w:lastRenderedPageBreak/>
        <w:t xml:space="preserve">regimes, their relative applicant-count trajectories should remain stable. When the treated group moves from the UK home-fee regime into the international fee regime already faced by the control group,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will capture the resulting change in the treated group’s applicant-count trajectory relative to the control group. This relative change identifies the reduction in applicant numbers when the treated group ceased to benefit from UK home-fee status.</w:t>
      </w:r>
    </w:p>
    <w:p w14:paraId="3D20C1BC" w14:textId="77777777" w:rsidR="00F47729" w:rsidRPr="002277CE" w:rsidDel="00D06BB8" w:rsidRDefault="00D06BB8" w:rsidP="002277CE">
      <w:pPr>
        <w:spacing w:line="360" w:lineRule="auto"/>
        <w:rPr>
          <w:rFonts w:ascii="Times New Roman" w:hAnsi="Times New Roman" w:cs="Times New Roman"/>
        </w:rPr>
      </w:pPr>
      <w:r>
        <w:rPr>
          <w:rFonts w:ascii="Times New Roman" w:hAnsi="Times New Roman" w:cs="Times New Roman"/>
        </w:rPr>
        <w:tab/>
      </w:r>
    </w:p>
    <w:p w14:paraId="1A6E7A44" w14:textId="77777777" w:rsidR="00E47E63" w:rsidRPr="002277CE" w:rsidRDefault="002277CE" w:rsidP="002277CE">
      <w:pPr>
        <w:spacing w:line="360" w:lineRule="auto"/>
        <w:rPr>
          <w:ins w:id="408" w:author="Microsoft Office User" w:date="2026-08-09T18:16:00Z" w16du:dateUtc="2026-08-09T15:16:00Z"/>
          <w:rFonts w:ascii="Times New Roman" w:hAnsi="Times New Roman" w:cs="Times New Roman"/>
        </w:rPr>
      </w:pPr>
      <w:r>
        <w:rPr>
          <w:rFonts w:ascii="Times New Roman" w:hAnsi="Times New Roman" w:cs="Times New Roman"/>
        </w:rPr>
        <w:t xml:space="preserve">To </w:t>
      </w:r>
      <w:del w:id="409" w:author="reviewer" w:date="2026-08-08T17:08:00Z">
        <w:r>
          <w:rPr>
            <w:rFonts w:ascii="Times New Roman" w:hAnsi="Times New Roman" w:cs="Times New Roman"/>
          </w:rPr>
          <w:delText>separate short-run from persistent effects</w:delText>
        </w:r>
      </w:del>
      <w:ins w:id="410" w:author="reviewer" w:date="2026-08-08T17:08:00Z">
        <w:r>
          <w:rPr>
            <w:rFonts w:ascii="Times New Roman" w:hAnsi="Times New Roman" w:cs="Times New Roman"/>
          </w:rPr>
          <w:t>compare the initial and later post-reform periods</w:t>
        </w:r>
      </w:ins>
      <w:r>
        <w:rPr>
          <w:rFonts w:ascii="Times New Roman" w:hAnsi="Times New Roman" w:cs="Times New Roman"/>
        </w:rPr>
        <w:t xml:space="preserve">, we split the post-treatment </w:t>
      </w:r>
      <w:del w:id="411" w:author="reviewer" w:date="2026-08-08T17:08:00Z">
        <w:r>
          <w:rPr>
            <w:rFonts w:ascii="Times New Roman" w:hAnsi="Times New Roman" w:cs="Times New Roman"/>
          </w:rPr>
          <w:delText>period</w:delText>
        </w:r>
      </w:del>
      <w:ins w:id="412" w:author="reviewer" w:date="2026-08-08T17:08:00Z">
        <w:r>
          <w:rPr>
            <w:rFonts w:ascii="Times New Roman" w:hAnsi="Times New Roman" w:cs="Times New Roman"/>
          </w:rPr>
          <w:t>window</w:t>
        </w:r>
      </w:ins>
      <w:r>
        <w:rPr>
          <w:rFonts w:ascii="Times New Roman" w:hAnsi="Times New Roman" w:cs="Times New Roman"/>
        </w:rPr>
        <w:t xml:space="preserve"> into 2021</w:t>
      </w:r>
      <w:del w:id="413" w:author="reviewer" w:date="2026-08-08T17:08:00Z">
        <w:r>
          <w:rPr>
            <w:rFonts w:ascii="Times New Roman" w:hAnsi="Times New Roman" w:cs="Times New Roman"/>
          </w:rPr>
          <w:delText>-</w:delText>
        </w:r>
      </w:del>
      <w:ins w:id="414" w:author="reviewer" w:date="2026-08-08T17:08:00Z">
        <w:r>
          <w:rPr>
            <w:rFonts w:ascii="Times New Roman" w:hAnsi="Times New Roman" w:cs="Times New Roman"/>
          </w:rPr>
          <w:t>–</w:t>
        </w:r>
      </w:ins>
      <w:r>
        <w:rPr>
          <w:rFonts w:ascii="Times New Roman" w:hAnsi="Times New Roman" w:cs="Times New Roman"/>
        </w:rPr>
        <w:t>2023</w:t>
      </w:r>
      <w:del w:id="415" w:author="reviewer" w:date="2026-08-08T17:08:00Z">
        <w:r>
          <w:rPr>
            <w:rFonts w:ascii="Times New Roman" w:hAnsi="Times New Roman" w:cs="Times New Roman"/>
          </w:rPr>
          <w:delText>, the immediate response,</w:delText>
        </w:r>
      </w:del>
      <w:r>
        <w:rPr>
          <w:rFonts w:ascii="Times New Roman" w:hAnsi="Times New Roman" w:cs="Times New Roman"/>
        </w:rPr>
        <w:t xml:space="preserve"> and 2024</w:t>
      </w:r>
      <w:del w:id="416" w:author="reviewer" w:date="2026-08-08T17:08:00Z">
        <w:r>
          <w:rPr>
            <w:rFonts w:ascii="Times New Roman" w:hAnsi="Times New Roman" w:cs="Times New Roman"/>
          </w:rPr>
          <w:delText xml:space="preserve"> onward, the longer-run adjustment</w:delText>
        </w:r>
      </w:del>
      <w:ins w:id="417" w:author="reviewer" w:date="2026-08-08T17:08:00Z">
        <w:r>
          <w:rPr>
            <w:rFonts w:ascii="Times New Roman" w:hAnsi="Times New Roman" w:cs="Times New Roman"/>
          </w:rPr>
          <w:t>–2025</w:t>
        </w:r>
      </w:ins>
      <w:r>
        <w:rPr>
          <w:rFonts w:ascii="Times New Roman" w:hAnsi="Times New Roman" w:cs="Times New Roman"/>
        </w:rPr>
        <w:t>. The specification becomes:</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418" w:author="Microsoft Office User" w:date="2026-08-09T22:51:00Z" w16du:dateUtc="2026-08-09T19:51:00Z">
          <w:tblPr>
            <w:tblStyle w:val="TableGrid"/>
            <w:tblW w:w="0" w:type="auto"/>
            <w:tblInd w:w="-5" w:type="dxa"/>
            <w:tblLook w:val="04A0" w:firstRow="1" w:lastRow="0" w:firstColumn="1" w:lastColumn="0" w:noHBand="0" w:noVBand="1"/>
          </w:tblPr>
        </w:tblPrChange>
      </w:tblPr>
      <w:tblGrid>
        <w:gridCol w:w="8789"/>
        <w:gridCol w:w="567"/>
        <w:tblGridChange w:id="419">
          <w:tblGrid>
            <w:gridCol w:w="10"/>
            <w:gridCol w:w="8500"/>
            <w:gridCol w:w="43"/>
            <w:gridCol w:w="236"/>
            <w:gridCol w:w="237"/>
            <w:gridCol w:w="5"/>
            <w:gridCol w:w="325"/>
          </w:tblGrid>
        </w:tblGridChange>
      </w:tblGrid>
      <w:tr w:rsidR="00E47E63" w:rsidRPr="002277CE" w14:paraId="0EE7D777" w14:textId="77777777" w:rsidTr="002A13AC">
        <w:trPr>
          <w:ins w:id="420" w:author="Microsoft Office User" w:date="2026-08-09T18:16:00Z"/>
          <w:trPrChange w:id="421" w:author="Microsoft Office User" w:date="2026-08-09T22:51:00Z" w16du:dateUtc="2026-08-09T19:51:00Z">
            <w:trPr>
              <w:gridBefore w:val="1"/>
              <w:gridAfter w:val="0"/>
            </w:trPr>
          </w:trPrChange>
        </w:trPr>
        <w:tc>
          <w:tcPr>
            <w:tcW w:w="8789" w:type="dxa"/>
            <w:tcPrChange w:id="422" w:author="Microsoft Office User" w:date="2026-08-09T22:51:00Z" w16du:dateUtc="2026-08-09T19:51:00Z">
              <w:tcPr>
                <w:tcW w:w="8255" w:type="dxa"/>
                <w:gridSpan w:val="2"/>
              </w:tcPr>
            </w:tcPrChange>
          </w:tcPr>
          <w:p w14:paraId="1B55373B" w14:textId="77777777" w:rsidR="00E47E63" w:rsidRPr="002277CE" w:rsidRDefault="00000000" w:rsidP="00CA40A3">
            <w:pPr>
              <w:spacing w:line="360" w:lineRule="auto"/>
              <w:rPr>
                <w:ins w:id="423" w:author="Microsoft Office User" w:date="2026-08-09T18:16:00Z" w16du:dateUtc="2026-08-09T15:16:00Z"/>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ins w:id="424" w:author="Microsoft Office User" w:date="2026-08-09T18:16:00Z" w16du:dateUtc="2026-08-09T15:16:00Z">
                        <w:rPr>
                          <w:rFonts w:ascii="Cambria Math" w:eastAsia="Times New Roman" w:hAnsi="Cambria Math" w:cs="Times New Roman"/>
                          <w:i/>
                          <w:kern w:val="0"/>
                          <w:lang w:eastAsia="en-GB"/>
                          <w14:ligatures w14:val="none"/>
                        </w:rPr>
                      </w:ins>
                    </m:ctrlPr>
                  </m:mPr>
                  <m:mr>
                    <m:e>
                      <m:func>
                        <m:funcPr>
                          <m:ctrlPr>
                            <w:ins w:id="425" w:author="Microsoft Office User" w:date="2026-08-09T18:16:00Z" w16du:dateUtc="2026-08-09T15:16:00Z">
                              <w:rPr>
                                <w:rFonts w:ascii="Cambria Math" w:eastAsia="Times New Roman" w:hAnsi="Cambria Math" w:cs="Times New Roman"/>
                                <w:i/>
                                <w:kern w:val="0"/>
                                <w:lang w:eastAsia="en-GB"/>
                                <w14:ligatures w14:val="none"/>
                              </w:rPr>
                            </w:ins>
                          </m:ctrlPr>
                        </m:funcPr>
                        <m:fName>
                          <m:r>
                            <w:ins w:id="426" w:author="Microsoft Office User" w:date="2026-08-09T18:16:00Z" w16du:dateUtc="2026-08-09T15:16:00Z">
                              <m:rPr>
                                <m:sty m:val="p"/>
                              </m:rPr>
                              <w:rPr>
                                <w:rFonts w:ascii="Cambria Math" w:eastAsia="Times New Roman" w:hAnsi="Cambria Math" w:cs="Times New Roman"/>
                                <w:kern w:val="0"/>
                                <w:lang w:eastAsia="en-GB"/>
                                <w14:ligatures w14:val="none"/>
                              </w:rPr>
                              <m:t>log</m:t>
                            </w:ins>
                          </m:r>
                        </m:fName>
                        <m:e>
                          <m:r>
                            <w:ins w:id="427" w:author="Microsoft Office User" w:date="2026-08-09T18:16:00Z" w16du:dateUtc="2026-08-09T15:16:00Z">
                              <w:rPr>
                                <w:rFonts w:ascii="Cambria Math" w:eastAsia="Times New Roman" w:hAnsi="Cambria Math" w:cs="Times New Roman"/>
                                <w:kern w:val="0"/>
                                <w:lang w:eastAsia="en-GB"/>
                                <w14:ligatures w14:val="none"/>
                              </w:rPr>
                              <m:t>(</m:t>
                            </w:ins>
                          </m:r>
                          <m:sSub>
                            <m:sSubPr>
                              <m:ctrlPr>
                                <w:ins w:id="428" w:author="Microsoft Office User" w:date="2026-08-09T18:16:00Z" w16du:dateUtc="2026-08-09T15:16:00Z">
                                  <w:rPr>
                                    <w:rFonts w:ascii="Cambria Math" w:eastAsia="Times New Roman" w:hAnsi="Cambria Math" w:cs="Times New Roman"/>
                                    <w:i/>
                                    <w:kern w:val="0"/>
                                    <w:lang w:eastAsia="en-GB"/>
                                    <w14:ligatures w14:val="none"/>
                                  </w:rPr>
                                </w:ins>
                              </m:ctrlPr>
                            </m:sSubPr>
                            <m:e>
                              <m:r>
                                <w:ins w:id="429" w:author="Microsoft Office User" w:date="2026-08-09T18:16:00Z" w16du:dateUtc="2026-08-09T15:16:00Z">
                                  <w:rPr>
                                    <w:rFonts w:ascii="Cambria Math" w:eastAsia="Times New Roman" w:hAnsi="Cambria Math" w:cs="Times New Roman"/>
                                    <w:kern w:val="0"/>
                                    <w:lang w:eastAsia="en-GB"/>
                                    <w14:ligatures w14:val="none"/>
                                  </w:rPr>
                                  <m:t>A</m:t>
                                </w:ins>
                              </m:r>
                            </m:e>
                            <m:sub>
                              <m:r>
                                <w:ins w:id="430" w:author="Microsoft Office User" w:date="2026-08-09T18:16:00Z" w16du:dateUtc="2026-08-09T15:16:00Z">
                                  <w:rPr>
                                    <w:rFonts w:ascii="Cambria Math" w:eastAsia="Times New Roman" w:hAnsi="Cambria Math" w:cs="Times New Roman"/>
                                    <w:kern w:val="0"/>
                                    <w:lang w:eastAsia="en-GB"/>
                                    <w14:ligatures w14:val="none"/>
                                  </w:rPr>
                                  <m:t>it</m:t>
                                </w:ins>
                              </m:r>
                            </m:sub>
                          </m:sSub>
                          <m:r>
                            <w:ins w:id="431" w:author="Microsoft Office User" w:date="2026-08-09T18:16:00Z" w16du:dateUtc="2026-08-09T15:16:00Z">
                              <w:rPr>
                                <w:rFonts w:ascii="Cambria Math" w:eastAsia="Times New Roman" w:hAnsi="Cambria Math" w:cs="Times New Roman"/>
                                <w:kern w:val="0"/>
                                <w:lang w:eastAsia="en-GB"/>
                                <w14:ligatures w14:val="none"/>
                              </w:rPr>
                              <m:t>)</m:t>
                            </w:ins>
                          </m:r>
                        </m:e>
                      </m:func>
                      <m:r>
                        <w:ins w:id="432" w:author="Microsoft Office User" w:date="2026-08-09T18:16:00Z" w16du:dateUtc="2026-08-09T15:16:00Z">
                          <w:rPr>
                            <w:rFonts w:ascii="Cambria Math" w:eastAsia="Times New Roman" w:hAnsi="Cambria Math" w:cs="Times New Roman"/>
                            <w:kern w:val="0"/>
                            <w:lang w:eastAsia="en-GB"/>
                            <w14:ligatures w14:val="none"/>
                          </w:rPr>
                          <m:t xml:space="preserve"> </m:t>
                        </w:ins>
                      </m:r>
                    </m:e>
                    <m:e>
                      <m:r>
                        <w:ins w:id="433" w:author="Microsoft Office User" w:date="2026-08-09T18:16:00Z" w16du:dateUtc="2026-08-09T15:16:00Z">
                          <w:rPr>
                            <w:rFonts w:ascii="Cambria Math" w:eastAsia="Times New Roman" w:hAnsi="Cambria Math" w:cs="Times New Roman"/>
                            <w:kern w:val="0"/>
                            <w:lang w:eastAsia="en-GB"/>
                            <w14:ligatures w14:val="none"/>
                          </w:rPr>
                          <m:t>=</m:t>
                        </w:ins>
                      </m:r>
                    </m:e>
                    <m:e>
                      <m:sSub>
                        <m:sSubPr>
                          <m:ctrlPr>
                            <w:ins w:id="434" w:author="Microsoft Office User" w:date="2026-08-09T18:16:00Z" w16du:dateUtc="2026-08-09T15:16:00Z">
                              <w:rPr>
                                <w:rFonts w:ascii="Cambria Math" w:eastAsia="Times New Roman" w:hAnsi="Cambria Math" w:cs="Times New Roman"/>
                                <w:i/>
                                <w:kern w:val="0"/>
                                <w:lang w:eastAsia="en-GB"/>
                                <w14:ligatures w14:val="none"/>
                              </w:rPr>
                            </w:ins>
                          </m:ctrlPr>
                        </m:sSubPr>
                        <m:e>
                          <m:r>
                            <w:ins w:id="435" w:author="Microsoft Office User" w:date="2026-08-09T18:16:00Z" w16du:dateUtc="2026-08-09T15:16:00Z">
                              <w:rPr>
                                <w:rFonts w:ascii="Cambria Math" w:eastAsia="Times New Roman" w:hAnsi="Cambria Math" w:cs="Times New Roman"/>
                                <w:kern w:val="0"/>
                                <w:lang w:eastAsia="en-GB"/>
                                <w14:ligatures w14:val="none"/>
                              </w:rPr>
                              <m:t>α</m:t>
                            </w:ins>
                          </m:r>
                        </m:e>
                        <m:sub>
                          <m:r>
                            <w:ins w:id="436" w:author="Microsoft Office User" w:date="2026-08-09T18:16:00Z" w16du:dateUtc="2026-08-09T15:16:00Z">
                              <w:rPr>
                                <w:rFonts w:ascii="Cambria Math" w:eastAsia="Times New Roman" w:hAnsi="Cambria Math" w:cs="Times New Roman"/>
                                <w:kern w:val="0"/>
                                <w:lang w:eastAsia="en-GB"/>
                                <w14:ligatures w14:val="none"/>
                              </w:rPr>
                              <m:t>i</m:t>
                            </w:ins>
                          </m:r>
                        </m:sub>
                      </m:sSub>
                      <m:r>
                        <w:ins w:id="437" w:author="Microsoft Office User" w:date="2026-08-09T18:16:00Z" w16du:dateUtc="2026-08-09T15:16:00Z">
                          <w:rPr>
                            <w:rFonts w:ascii="Cambria Math" w:eastAsia="Times New Roman" w:hAnsi="Cambria Math" w:cs="Times New Roman"/>
                            <w:kern w:val="0"/>
                            <w:lang w:eastAsia="en-GB"/>
                            <w14:ligatures w14:val="none"/>
                          </w:rPr>
                          <m:t xml:space="preserve"> + </m:t>
                        </w:ins>
                      </m:r>
                      <m:sSub>
                        <m:sSubPr>
                          <m:ctrlPr>
                            <w:ins w:id="438" w:author="Microsoft Office User" w:date="2026-08-09T18:16:00Z" w16du:dateUtc="2026-08-09T15:16:00Z">
                              <w:rPr>
                                <w:rFonts w:ascii="Cambria Math" w:eastAsia="Times New Roman" w:hAnsi="Cambria Math" w:cs="Times New Roman"/>
                                <w:i/>
                                <w:kern w:val="0"/>
                                <w:lang w:eastAsia="en-GB"/>
                                <w14:ligatures w14:val="none"/>
                              </w:rPr>
                            </w:ins>
                          </m:ctrlPr>
                        </m:sSubPr>
                        <m:e>
                          <m:r>
                            <w:ins w:id="439" w:author="Microsoft Office User" w:date="2026-08-09T18:16:00Z" w16du:dateUtc="2026-08-09T15:16:00Z">
                              <w:rPr>
                                <w:rFonts w:ascii="Cambria Math" w:eastAsia="Times New Roman" w:hAnsi="Cambria Math" w:cs="Times New Roman"/>
                                <w:kern w:val="0"/>
                                <w:lang w:eastAsia="en-GB"/>
                                <w14:ligatures w14:val="none"/>
                              </w:rPr>
                              <m:t>γ</m:t>
                            </w:ins>
                          </m:r>
                        </m:e>
                        <m:sub>
                          <m:r>
                            <w:ins w:id="440" w:author="Microsoft Office User" w:date="2026-08-09T18:16:00Z" w16du:dateUtc="2026-08-09T15:16:00Z">
                              <w:rPr>
                                <w:rFonts w:ascii="Cambria Math" w:eastAsia="Times New Roman" w:hAnsi="Cambria Math" w:cs="Times New Roman"/>
                                <w:kern w:val="0"/>
                                <w:lang w:eastAsia="en-GB"/>
                                <w14:ligatures w14:val="none"/>
                              </w:rPr>
                              <m:t>t</m:t>
                            </w:ins>
                          </m:r>
                        </m:sub>
                      </m:sSub>
                      <m:r>
                        <w:ins w:id="441" w:author="Microsoft Office User" w:date="2026-08-09T18:16:00Z" w16du:dateUtc="2026-08-09T15:16:00Z">
                          <w:rPr>
                            <w:rFonts w:ascii="Cambria Math" w:eastAsia="Times New Roman" w:hAnsi="Cambria Math" w:cs="Times New Roman"/>
                            <w:kern w:val="0"/>
                            <w:lang w:eastAsia="en-GB"/>
                            <w14:ligatures w14:val="none"/>
                          </w:rPr>
                          <m:t xml:space="preserve"> + </m:t>
                        </w:ins>
                      </m:r>
                      <m:nary>
                        <m:naryPr>
                          <m:chr m:val="∑"/>
                          <m:limLoc m:val="undOvr"/>
                          <m:ctrlPr>
                            <w:ins w:id="442" w:author="Microsoft Office User" w:date="2026-08-09T18:16:00Z" w16du:dateUtc="2026-08-09T15:16:00Z">
                              <w:rPr>
                                <w:rFonts w:ascii="Cambria Math" w:eastAsia="Times New Roman" w:hAnsi="Cambria Math" w:cs="Times New Roman"/>
                                <w:i/>
                                <w:kern w:val="0"/>
                                <w:lang w:eastAsia="en-GB"/>
                                <w14:ligatures w14:val="none"/>
                              </w:rPr>
                            </w:ins>
                          </m:ctrlPr>
                        </m:naryPr>
                        <m:sub>
                          <m:eqArr>
                            <m:eqArrPr>
                              <m:ctrlPr>
                                <w:ins w:id="443" w:author="Microsoft Office User" w:date="2026-08-09T18:16:00Z" w16du:dateUtc="2026-08-09T15:16:00Z">
                                  <w:rPr>
                                    <w:rFonts w:ascii="Cambria Math" w:eastAsia="Times New Roman" w:hAnsi="Cambria Math" w:cs="Times New Roman"/>
                                    <w:i/>
                                    <w:kern w:val="0"/>
                                    <w:lang w:eastAsia="en-GB"/>
                                    <w14:ligatures w14:val="none"/>
                                  </w:rPr>
                                </w:ins>
                              </m:ctrlPr>
                            </m:eqArrPr>
                            <m:e>
                              <m:r>
                                <w:ins w:id="444" w:author="Microsoft Office User" w:date="2026-08-09T18:16:00Z" w16du:dateUtc="2026-08-09T15:16:00Z">
                                  <w:rPr>
                                    <w:rFonts w:ascii="Cambria Math" w:eastAsia="Times New Roman" w:hAnsi="Cambria Math" w:cs="Times New Roman"/>
                                    <w:kern w:val="0"/>
                                    <w:lang w:eastAsia="en-GB"/>
                                    <w14:ligatures w14:val="none"/>
                                  </w:rPr>
                                  <m:t>j∈</m:t>
                                </w:ins>
                              </m:r>
                              <m:r>
                                <w:ins w:id="445" w:author="Microsoft Office User" w:date="2026-08-09T18:16:00Z" w16du:dateUtc="2026-08-09T15:16:00Z">
                                  <m:rPr>
                                    <m:sty m:val="p"/>
                                  </m:rPr>
                                  <w:rPr>
                                    <w:rFonts w:ascii="Cambria Math" w:eastAsia="Times New Roman" w:hAnsi="Cambria Math" w:cs="Times New Roman"/>
                                    <w:kern w:val="0"/>
                                    <w:lang w:eastAsia="en-GB"/>
                                    <w14:ligatures w14:val="none"/>
                                  </w:rPr>
                                  <m:t>Ω</m:t>
                                </w:ins>
                              </m:r>
                              <m:ctrlPr>
                                <w:ins w:id="446" w:author="Microsoft Office User" w:date="2026-08-09T18:16:00Z" w16du:dateUtc="2026-08-09T15:16:00Z">
                                  <w:rPr>
                                    <w:rFonts w:ascii="Cambria Math" w:eastAsia="Times New Roman" w:hAnsi="Cambria Math" w:cs="Times New Roman"/>
                                    <w:kern w:val="0"/>
                                    <w:lang w:eastAsia="en-GB"/>
                                    <w14:ligatures w14:val="none"/>
                                  </w:rPr>
                                </w:ins>
                              </m:ctrlPr>
                            </m:e>
                            <m:e>
                              <m:r>
                                <w:ins w:id="447" w:author="Microsoft Office User" w:date="2026-08-09T18:16:00Z" w16du:dateUtc="2026-08-09T15:16:00Z">
                                  <w:rPr>
                                    <w:rFonts w:ascii="Cambria Math" w:eastAsia="Times New Roman" w:hAnsi="Cambria Math" w:cs="Times New Roman"/>
                                    <w:kern w:val="0"/>
                                    <w:lang w:eastAsia="en-GB"/>
                                    <w14:ligatures w14:val="none"/>
                                  </w:rPr>
                                  <m:t xml:space="preserve"> </m:t>
                                </w:ins>
                              </m:r>
                              <m:ctrlPr>
                                <w:ins w:id="448" w:author="Microsoft Office User" w:date="2026-08-09T18:16:00Z" w16du:dateUtc="2026-08-09T15:16:00Z">
                                  <w:rPr>
                                    <w:rFonts w:ascii="Cambria Math" w:eastAsia="Times New Roman" w:hAnsi="Cambria Math" w:cs="Times New Roman"/>
                                    <w:kern w:val="0"/>
                                    <w:lang w:eastAsia="en-GB"/>
                                    <w14:ligatures w14:val="none"/>
                                  </w:rPr>
                                </w:ins>
                              </m:ctrlPr>
                            </m:e>
                          </m:eqArr>
                        </m:sub>
                        <m:sup>
                          <m:r>
                            <w:ins w:id="449" w:author="Microsoft Office User" w:date="2026-08-09T18:16:00Z" w16du:dateUtc="2026-08-09T15:16:00Z">
                              <w:rPr>
                                <w:rFonts w:ascii="Cambria Math" w:eastAsia="Times New Roman" w:hAnsi="Cambria Math" w:cs="Times New Roman"/>
                                <w:kern w:val="0"/>
                                <w:lang w:eastAsia="en-GB"/>
                                <w14:ligatures w14:val="none"/>
                              </w:rPr>
                              <m:t xml:space="preserve"> </m:t>
                            </w:ins>
                          </m:r>
                        </m:sup>
                        <m:e>
                          <m:r>
                            <w:ins w:id="450" w:author="Microsoft Office User" w:date="2026-08-09T18:16:00Z" w16du:dateUtc="2026-08-09T15:16:00Z">
                              <m:rPr>
                                <m:sty m:val="p"/>
                              </m:rPr>
                              <w:rPr>
                                <w:rFonts w:ascii="Cambria Math" w:hAnsi="Cambria Math"/>
                              </w:rPr>
                              <m:t>(</m:t>
                            </w:ins>
                          </m:r>
                          <m:sSubSup>
                            <m:sSubSupPr>
                              <m:ctrlPr>
                                <w:ins w:id="451" w:author="Microsoft Office User" w:date="2026-08-09T18:16:00Z" w16du:dateUtc="2026-08-09T15:16:00Z">
                                  <w:rPr>
                                    <w:rFonts w:ascii="Cambria Math" w:hAnsi="Cambria Math"/>
                                  </w:rPr>
                                </w:ins>
                              </m:ctrlPr>
                            </m:sSubSupPr>
                            <m:e>
                              <m:r>
                                <w:ins w:id="452" w:author="Microsoft Office User" w:date="2026-08-09T18:16:00Z" w16du:dateUtc="2026-08-09T15:16:00Z">
                                  <m:rPr>
                                    <m:sty m:val="p"/>
                                  </m:rPr>
                                  <w:rPr>
                                    <w:rFonts w:ascii="Cambria Math" w:hAnsi="Cambria Math"/>
                                  </w:rPr>
                                  <m:t>β</m:t>
                                </w:ins>
                              </m:r>
                            </m:e>
                            <m:sub>
                              <m:r>
                                <w:ins w:id="453" w:author="Microsoft Office User" w:date="2026-08-09T18:16:00Z" w16du:dateUtc="2026-08-09T15:16:00Z">
                                  <m:rPr>
                                    <m:sty m:val="p"/>
                                  </m:rPr>
                                  <w:rPr>
                                    <w:rFonts w:ascii="Cambria Math" w:hAnsi="Cambria Math"/>
                                  </w:rPr>
                                  <m:t>j</m:t>
                                </w:ins>
                              </m:r>
                            </m:sub>
                            <m:sup>
                              <m:r>
                                <w:ins w:id="454" w:author="Microsoft Office User" w:date="2026-08-09T18:16:00Z" w16du:dateUtc="2026-08-09T15:16:00Z">
                                  <m:rPr>
                                    <m:sty m:val="p"/>
                                  </m:rPr>
                                  <w:rPr>
                                    <w:rFonts w:ascii="Cambria Math" w:hAnsi="Cambria Math"/>
                                  </w:rPr>
                                  <m:t>I</m:t>
                                </w:ins>
                              </m:r>
                            </m:sup>
                          </m:sSubSup>
                          <m:d>
                            <m:dPr>
                              <m:ctrlPr>
                                <w:ins w:id="455" w:author="Microsoft Office User" w:date="2026-08-09T18:16:00Z" w16du:dateUtc="2026-08-09T15:16:00Z">
                                  <w:rPr>
                                    <w:rFonts w:ascii="Cambria Math" w:eastAsia="Times New Roman" w:hAnsi="Cambria Math" w:cs="Times New Roman"/>
                                    <w:i/>
                                    <w:kern w:val="0"/>
                                    <w:lang w:eastAsia="en-GB"/>
                                    <w14:ligatures w14:val="none"/>
                                  </w:rPr>
                                </w:ins>
                              </m:ctrlPr>
                            </m:dPr>
                            <m:e>
                              <m:r>
                                <w:ins w:id="456" w:author="Microsoft Office User" w:date="2026-08-09T18:16:00Z" w16du:dateUtc="2026-08-09T15:16:00Z">
                                  <m:rPr>
                                    <m:sty m:val="bi"/>
                                  </m:rPr>
                                  <w:rPr>
                                    <w:rFonts w:ascii="Cambria Math" w:eastAsia="Times New Roman" w:hAnsi="Cambria Math" w:cs="Times New Roman"/>
                                    <w:kern w:val="0"/>
                                    <w:lang w:eastAsia="en-GB"/>
                                    <w14:ligatures w14:val="none"/>
                                  </w:rPr>
                                  <m:t>1</m:t>
                                </w:ins>
                              </m:r>
                              <m:d>
                                <m:dPr>
                                  <m:begChr m:val="{"/>
                                  <m:endChr m:val="}"/>
                                  <m:ctrlPr>
                                    <w:ins w:id="457" w:author="Microsoft Office User" w:date="2026-08-09T18:16:00Z" w16du:dateUtc="2026-08-09T15:16:00Z">
                                      <w:rPr>
                                        <w:rFonts w:ascii="Cambria Math" w:eastAsia="Times New Roman" w:hAnsi="Cambria Math" w:cs="Times New Roman"/>
                                        <w:i/>
                                        <w:kern w:val="0"/>
                                        <w:lang w:eastAsia="en-GB"/>
                                        <w14:ligatures w14:val="none"/>
                                      </w:rPr>
                                    </w:ins>
                                  </m:ctrlPr>
                                </m:dPr>
                                <m:e>
                                  <m:r>
                                    <w:ins w:id="458" w:author="Microsoft Office User" w:date="2026-08-09T18:16:00Z" w16du:dateUtc="2026-08-09T15:16:00Z">
                                      <w:rPr>
                                        <w:rFonts w:ascii="Cambria Math" w:eastAsia="Times New Roman" w:hAnsi="Cambria Math" w:cs="Times New Roman"/>
                                        <w:kern w:val="0"/>
                                        <w:lang w:eastAsia="en-GB"/>
                                        <w14:ligatures w14:val="none"/>
                                      </w:rPr>
                                      <m:t>i=j</m:t>
                                    </w:ins>
                                  </m:r>
                                </m:e>
                              </m:d>
                              <m:r>
                                <w:ins w:id="459" w:author="Microsoft Office User" w:date="2026-08-09T18:16:00Z" w16du:dateUtc="2026-08-09T15:16:00Z">
                                  <w:rPr>
                                    <w:rFonts w:ascii="Cambria Math" w:eastAsia="Times New Roman" w:hAnsi="Cambria Math" w:cs="Times New Roman"/>
                                    <w:kern w:val="0"/>
                                    <w:lang w:eastAsia="en-GB"/>
                                    <w14:ligatures w14:val="none"/>
                                  </w:rPr>
                                  <m:t>×</m:t>
                                </w:ins>
                              </m:r>
                              <m:sSub>
                                <m:sSubPr>
                                  <m:ctrlPr>
                                    <w:ins w:id="460" w:author="Microsoft Office User" w:date="2026-08-09T18:16:00Z" w16du:dateUtc="2026-08-09T15:16:00Z">
                                      <w:rPr>
                                        <w:rFonts w:ascii="Cambria Math" w:eastAsia="Times New Roman" w:hAnsi="Cambria Math" w:cs="Times New Roman"/>
                                        <w:i/>
                                        <w:lang w:eastAsia="en-GB"/>
                                      </w:rPr>
                                    </w:ins>
                                  </m:ctrlPr>
                                </m:sSubPr>
                                <m:e>
                                  <m:r>
                                    <w:ins w:id="461" w:author="Microsoft Office User" w:date="2026-08-09T18:16:00Z" w16du:dateUtc="2026-08-09T15:16:00Z">
                                      <w:rPr>
                                        <w:rFonts w:ascii="Cambria Math" w:eastAsia="Times New Roman" w:hAnsi="Cambria Math" w:cs="Times New Roman"/>
                                        <w:kern w:val="0"/>
                                        <w:lang w:eastAsia="en-GB"/>
                                        <w14:ligatures w14:val="none"/>
                                      </w:rPr>
                                      <m:t>I</m:t>
                                    </w:ins>
                                  </m:r>
                                </m:e>
                                <m:sub>
                                  <m:r>
                                    <w:ins w:id="462" w:author="Microsoft Office User" w:date="2026-08-09T18:16:00Z" w16du:dateUtc="2026-08-09T15:16:00Z">
                                      <w:rPr>
                                        <w:rFonts w:ascii="Cambria Math" w:eastAsia="Times New Roman" w:hAnsi="Cambria Math" w:cs="Times New Roman"/>
                                        <w:kern w:val="0"/>
                                        <w:lang w:eastAsia="en-GB"/>
                                        <w14:ligatures w14:val="none"/>
                                      </w:rPr>
                                      <m:t>t</m:t>
                                    </w:ins>
                                  </m:r>
                                </m:sub>
                              </m:sSub>
                            </m:e>
                          </m:d>
                        </m:e>
                      </m:nary>
                      <m:r>
                        <w:ins w:id="463" w:author="Microsoft Office User" w:date="2026-08-09T18:16:00Z" w16du:dateUtc="2026-08-09T15:16:00Z">
                          <w:rPr>
                            <w:rFonts w:ascii="Cambria Math" w:eastAsia="Times New Roman" w:hAnsi="Cambria Math" w:cs="Times New Roman"/>
                            <w:kern w:val="0"/>
                            <w:lang w:eastAsia="en-GB"/>
                            <w14:ligatures w14:val="none"/>
                          </w:rPr>
                          <m:t>+</m:t>
                        </w:ins>
                      </m:r>
                      <m:nary>
                        <m:naryPr>
                          <m:chr m:val="∑"/>
                          <m:limLoc m:val="undOvr"/>
                          <m:ctrlPr>
                            <w:ins w:id="464" w:author="Microsoft Office User" w:date="2026-08-09T18:16:00Z" w16du:dateUtc="2026-08-09T15:16:00Z">
                              <w:rPr>
                                <w:rFonts w:ascii="Cambria Math" w:eastAsia="Times New Roman" w:hAnsi="Cambria Math" w:cs="Times New Roman"/>
                                <w:i/>
                                <w:kern w:val="0"/>
                                <w:lang w:eastAsia="en-GB"/>
                                <w14:ligatures w14:val="none"/>
                              </w:rPr>
                            </w:ins>
                          </m:ctrlPr>
                        </m:naryPr>
                        <m:sub>
                          <m:eqArr>
                            <m:eqArrPr>
                              <m:ctrlPr>
                                <w:ins w:id="465" w:author="Microsoft Office User" w:date="2026-08-09T18:16:00Z" w16du:dateUtc="2026-08-09T15:16:00Z">
                                  <w:rPr>
                                    <w:rFonts w:ascii="Cambria Math" w:eastAsia="Times New Roman" w:hAnsi="Cambria Math" w:cs="Times New Roman"/>
                                    <w:i/>
                                    <w:kern w:val="0"/>
                                    <w:lang w:eastAsia="en-GB"/>
                                    <w14:ligatures w14:val="none"/>
                                  </w:rPr>
                                </w:ins>
                              </m:ctrlPr>
                            </m:eqArrPr>
                            <m:e>
                              <m:sSup>
                                <m:sSupPr>
                                  <m:ctrlPr>
                                    <w:ins w:id="466" w:author="Microsoft Office User" w:date="2026-08-09T18:16:00Z" w16du:dateUtc="2026-08-09T15:16:00Z">
                                      <w:rPr>
                                        <w:rFonts w:ascii="Cambria Math" w:eastAsia="Times New Roman" w:hAnsi="Cambria Math" w:cs="Times New Roman"/>
                                        <w:i/>
                                        <w:kern w:val="0"/>
                                        <w:lang w:eastAsia="en-GB"/>
                                        <w14:ligatures w14:val="none"/>
                                      </w:rPr>
                                    </w:ins>
                                  </m:ctrlPr>
                                </m:sSupPr>
                                <m:e>
                                  <m:r>
                                    <w:ins w:id="467" w:author="Microsoft Office User" w:date="2026-08-09T18:16:00Z" w16du:dateUtc="2026-08-09T15:16:00Z">
                                      <w:rPr>
                                        <w:rFonts w:ascii="Cambria Math" w:eastAsia="Times New Roman" w:hAnsi="Cambria Math" w:cs="Times New Roman"/>
                                        <w:kern w:val="0"/>
                                        <w:lang w:eastAsia="en-GB"/>
                                        <w14:ligatures w14:val="none"/>
                                      </w:rPr>
                                      <m:t>j</m:t>
                                    </w:ins>
                                  </m:r>
                                </m:e>
                                <m:sup>
                                  <m:r>
                                    <w:ins w:id="468" w:author="Microsoft Office User" w:date="2026-08-09T18:16:00Z" w16du:dateUtc="2026-08-09T15:16:00Z">
                                      <w:rPr>
                                        <w:rFonts w:ascii="Cambria Math" w:eastAsia="Times New Roman" w:hAnsi="Cambria Math" w:cs="Times New Roman"/>
                                        <w:kern w:val="0"/>
                                        <w:lang w:eastAsia="en-GB"/>
                                        <w14:ligatures w14:val="none"/>
                                      </w:rPr>
                                      <m:t xml:space="preserve"> </m:t>
                                    </w:ins>
                                  </m:r>
                                </m:sup>
                              </m:sSup>
                              <m:r>
                                <w:ins w:id="469" w:author="Microsoft Office User" w:date="2026-08-09T18:16:00Z" w16du:dateUtc="2026-08-09T15:16:00Z">
                                  <w:rPr>
                                    <w:rFonts w:ascii="Cambria Math" w:eastAsia="Times New Roman" w:hAnsi="Cambria Math" w:cs="Times New Roman"/>
                                    <w:kern w:val="0"/>
                                    <w:lang w:eastAsia="en-GB"/>
                                    <w14:ligatures w14:val="none"/>
                                  </w:rPr>
                                  <m:t>∈</m:t>
                                </w:ins>
                              </m:r>
                              <m:r>
                                <w:ins w:id="470" w:author="Microsoft Office User" w:date="2026-08-09T18:16:00Z" w16du:dateUtc="2026-08-09T15:16:00Z">
                                  <m:rPr>
                                    <m:sty m:val="p"/>
                                  </m:rPr>
                                  <w:rPr>
                                    <w:rFonts w:ascii="Cambria Math" w:eastAsia="Times New Roman" w:hAnsi="Cambria Math" w:cs="Times New Roman"/>
                                    <w:kern w:val="0"/>
                                    <w:lang w:eastAsia="en-GB"/>
                                    <w14:ligatures w14:val="none"/>
                                  </w:rPr>
                                  <m:t>Ω</m:t>
                                </w:ins>
                              </m:r>
                              <m:ctrlPr>
                                <w:ins w:id="471" w:author="Microsoft Office User" w:date="2026-08-09T18:16:00Z" w16du:dateUtc="2026-08-09T15:16:00Z">
                                  <w:rPr>
                                    <w:rFonts w:ascii="Cambria Math" w:eastAsia="Times New Roman" w:hAnsi="Cambria Math" w:cs="Times New Roman"/>
                                    <w:kern w:val="0"/>
                                    <w:lang w:eastAsia="en-GB"/>
                                    <w14:ligatures w14:val="none"/>
                                  </w:rPr>
                                </w:ins>
                              </m:ctrlPr>
                            </m:e>
                            <m:e>
                              <m:r>
                                <w:ins w:id="472" w:author="Microsoft Office User" w:date="2026-08-09T18:16:00Z" w16du:dateUtc="2026-08-09T15:16:00Z">
                                  <w:rPr>
                                    <w:rFonts w:ascii="Cambria Math" w:eastAsia="Times New Roman" w:hAnsi="Cambria Math" w:cs="Times New Roman"/>
                                    <w:kern w:val="0"/>
                                    <w:lang w:eastAsia="en-GB"/>
                                    <w14:ligatures w14:val="none"/>
                                  </w:rPr>
                                  <m:t xml:space="preserve"> </m:t>
                                </w:ins>
                              </m:r>
                              <m:ctrlPr>
                                <w:ins w:id="473" w:author="Microsoft Office User" w:date="2026-08-09T18:16:00Z" w16du:dateUtc="2026-08-09T15:16:00Z">
                                  <w:rPr>
                                    <w:rFonts w:ascii="Cambria Math" w:eastAsia="Times New Roman" w:hAnsi="Cambria Math" w:cs="Times New Roman"/>
                                    <w:kern w:val="0"/>
                                    <w:lang w:eastAsia="en-GB"/>
                                    <w14:ligatures w14:val="none"/>
                                  </w:rPr>
                                </w:ins>
                              </m:ctrlPr>
                            </m:e>
                          </m:eqArr>
                        </m:sub>
                        <m:sup>
                          <m:r>
                            <w:ins w:id="474" w:author="Microsoft Office User" w:date="2026-08-09T18:16:00Z" w16du:dateUtc="2026-08-09T15:16:00Z">
                              <w:rPr>
                                <w:rFonts w:ascii="Cambria Math" w:eastAsia="Times New Roman" w:hAnsi="Cambria Math" w:cs="Times New Roman"/>
                                <w:kern w:val="0"/>
                                <w:lang w:eastAsia="en-GB"/>
                                <w14:ligatures w14:val="none"/>
                              </w:rPr>
                              <m:t xml:space="preserve"> </m:t>
                            </w:ins>
                          </m:r>
                        </m:sup>
                        <m:e>
                          <m:sSubSup>
                            <m:sSubSupPr>
                              <m:ctrlPr>
                                <w:ins w:id="475" w:author="Microsoft Office User" w:date="2026-08-09T18:16:00Z" w16du:dateUtc="2026-08-09T15:16:00Z">
                                  <w:rPr>
                                    <w:rFonts w:ascii="Cambria Math" w:hAnsi="Cambria Math"/>
                                  </w:rPr>
                                </w:ins>
                              </m:ctrlPr>
                            </m:sSubSupPr>
                            <m:e>
                              <m:r>
                                <w:ins w:id="476" w:author="Microsoft Office User" w:date="2026-08-09T18:16:00Z" w16du:dateUtc="2026-08-09T15:16:00Z">
                                  <m:rPr>
                                    <m:sty m:val="p"/>
                                  </m:rPr>
                                  <w:rPr>
                                    <w:rFonts w:ascii="Cambria Math" w:hAnsi="Cambria Math"/>
                                  </w:rPr>
                                  <m:t>β</m:t>
                                </w:ins>
                              </m:r>
                            </m:e>
                            <m:sub>
                              <m:r>
                                <w:ins w:id="477" w:author="Microsoft Office User" w:date="2026-08-09T18:16:00Z" w16du:dateUtc="2026-08-09T15:16:00Z">
                                  <m:rPr>
                                    <m:sty m:val="p"/>
                                  </m:rPr>
                                  <w:rPr>
                                    <w:rFonts w:ascii="Cambria Math" w:hAnsi="Cambria Math"/>
                                  </w:rPr>
                                  <m:t>j</m:t>
                                </w:ins>
                              </m:r>
                            </m:sub>
                            <m:sup>
                              <m:r>
                                <w:ins w:id="478" w:author="Microsoft Office User" w:date="2026-08-09T18:16:00Z" w16du:dateUtc="2026-08-09T15:16:00Z">
                                  <m:rPr>
                                    <m:sty m:val="p"/>
                                  </m:rPr>
                                  <w:rPr>
                                    <w:rFonts w:ascii="Cambria Math" w:hAnsi="Cambria Math"/>
                                  </w:rPr>
                                  <m:t>L</m:t>
                                </w:ins>
                              </m:r>
                            </m:sup>
                          </m:sSubSup>
                          <m:r>
                            <w:ins w:id="479" w:author="Microsoft Office User" w:date="2026-08-09T18:16:00Z" w16du:dateUtc="2026-08-09T15:16:00Z">
                              <w:rPr>
                                <w:rFonts w:ascii="Cambria Math" w:eastAsia="Times New Roman" w:hAnsi="Cambria Math" w:cs="Times New Roman"/>
                                <w:kern w:val="0"/>
                                <w:lang w:eastAsia="en-GB"/>
                                <w14:ligatures w14:val="none"/>
                              </w:rPr>
                              <m:t xml:space="preserve"> </m:t>
                            </w:ins>
                          </m:r>
                          <m:d>
                            <m:dPr>
                              <m:ctrlPr>
                                <w:ins w:id="480" w:author="Microsoft Office User" w:date="2026-08-09T18:16:00Z" w16du:dateUtc="2026-08-09T15:16:00Z">
                                  <w:rPr>
                                    <w:rFonts w:ascii="Cambria Math" w:eastAsia="Times New Roman" w:hAnsi="Cambria Math" w:cs="Times New Roman"/>
                                    <w:i/>
                                    <w:kern w:val="0"/>
                                    <w:lang w:eastAsia="en-GB"/>
                                    <w14:ligatures w14:val="none"/>
                                  </w:rPr>
                                </w:ins>
                              </m:ctrlPr>
                            </m:dPr>
                            <m:e>
                              <m:r>
                                <w:ins w:id="481" w:author="Microsoft Office User" w:date="2026-08-09T18:16:00Z" w16du:dateUtc="2026-08-09T15:16:00Z">
                                  <m:rPr>
                                    <m:sty m:val="bi"/>
                                  </m:rPr>
                                  <w:rPr>
                                    <w:rFonts w:ascii="Cambria Math" w:eastAsia="Times New Roman" w:hAnsi="Cambria Math" w:cs="Times New Roman"/>
                                    <w:kern w:val="0"/>
                                    <w:lang w:eastAsia="en-GB"/>
                                    <w14:ligatures w14:val="none"/>
                                  </w:rPr>
                                  <m:t>1</m:t>
                                </w:ins>
                              </m:r>
                              <m:d>
                                <m:dPr>
                                  <m:begChr m:val="{"/>
                                  <m:endChr m:val="}"/>
                                  <m:ctrlPr>
                                    <w:ins w:id="482" w:author="Microsoft Office User" w:date="2026-08-09T18:16:00Z" w16du:dateUtc="2026-08-09T15:16:00Z">
                                      <w:rPr>
                                        <w:rFonts w:ascii="Cambria Math" w:eastAsia="Times New Roman" w:hAnsi="Cambria Math" w:cs="Times New Roman"/>
                                        <w:i/>
                                        <w:kern w:val="0"/>
                                        <w:lang w:eastAsia="en-GB"/>
                                        <w14:ligatures w14:val="none"/>
                                      </w:rPr>
                                    </w:ins>
                                  </m:ctrlPr>
                                </m:dPr>
                                <m:e>
                                  <m:r>
                                    <w:ins w:id="483" w:author="Microsoft Office User" w:date="2026-08-09T18:16:00Z" w16du:dateUtc="2026-08-09T15:16:00Z">
                                      <w:rPr>
                                        <w:rFonts w:ascii="Cambria Math" w:eastAsia="Times New Roman" w:hAnsi="Cambria Math" w:cs="Times New Roman"/>
                                        <w:kern w:val="0"/>
                                        <w:lang w:eastAsia="en-GB"/>
                                        <w14:ligatures w14:val="none"/>
                                      </w:rPr>
                                      <m:t>i=j</m:t>
                                    </w:ins>
                                  </m:r>
                                </m:e>
                              </m:d>
                              <m:r>
                                <w:ins w:id="484" w:author="Microsoft Office User" w:date="2026-08-09T18:16:00Z" w16du:dateUtc="2026-08-09T15:16:00Z">
                                  <w:rPr>
                                    <w:rFonts w:ascii="Cambria Math" w:eastAsia="Times New Roman" w:hAnsi="Cambria Math" w:cs="Times New Roman"/>
                                    <w:kern w:val="0"/>
                                    <w:lang w:eastAsia="en-GB"/>
                                    <w14:ligatures w14:val="none"/>
                                  </w:rPr>
                                  <m:t>×</m:t>
                                </w:ins>
                              </m:r>
                              <m:sSub>
                                <m:sSubPr>
                                  <m:ctrlPr>
                                    <w:ins w:id="485" w:author="Microsoft Office User" w:date="2026-08-09T18:16:00Z" w16du:dateUtc="2026-08-09T15:16:00Z">
                                      <w:rPr>
                                        <w:rFonts w:ascii="Cambria Math" w:eastAsia="Times New Roman" w:hAnsi="Cambria Math" w:cs="Times New Roman"/>
                                        <w:i/>
                                        <w:lang w:eastAsia="en-GB"/>
                                      </w:rPr>
                                    </w:ins>
                                  </m:ctrlPr>
                                </m:sSubPr>
                                <m:e>
                                  <m:r>
                                    <w:ins w:id="486" w:author="Microsoft Office User" w:date="2026-08-09T18:16:00Z" w16du:dateUtc="2026-08-09T15:16:00Z">
                                      <w:rPr>
                                        <w:rFonts w:ascii="Cambria Math" w:eastAsia="Times New Roman" w:hAnsi="Cambria Math" w:cs="Times New Roman"/>
                                        <w:kern w:val="0"/>
                                        <w:lang w:eastAsia="en-GB"/>
                                        <w14:ligatures w14:val="none"/>
                                      </w:rPr>
                                      <m:t>L</m:t>
                                    </w:ins>
                                  </m:r>
                                </m:e>
                                <m:sub>
                                  <m:r>
                                    <w:ins w:id="487" w:author="Microsoft Office User" w:date="2026-08-09T18:16:00Z" w16du:dateUtc="2026-08-09T15:16:00Z">
                                      <w:rPr>
                                        <w:rFonts w:ascii="Cambria Math" w:eastAsia="Times New Roman" w:hAnsi="Cambria Math" w:cs="Times New Roman"/>
                                        <w:kern w:val="0"/>
                                        <w:lang w:eastAsia="en-GB"/>
                                        <w14:ligatures w14:val="none"/>
                                      </w:rPr>
                                      <m:t>t</m:t>
                                    </w:ins>
                                  </m:r>
                                </m:sub>
                              </m:sSub>
                            </m:e>
                          </m:d>
                        </m:e>
                      </m:nary>
                      <m:r>
                        <w:ins w:id="488" w:author="Microsoft Office User" w:date="2026-08-09T18:16:00Z" w16du:dateUtc="2026-08-09T15:16:00Z">
                          <w:rPr>
                            <w:rFonts w:ascii="Cambria Math" w:eastAsia="Times New Roman" w:hAnsi="Cambria Math" w:cs="Times New Roman"/>
                            <w:kern w:val="0"/>
                            <w:lang w:eastAsia="en-GB"/>
                            <w14:ligatures w14:val="none"/>
                          </w:rPr>
                          <m:t>+</m:t>
                        </w:ins>
                      </m:r>
                      <m:sSup>
                        <m:sSupPr>
                          <m:ctrlPr>
                            <w:ins w:id="489" w:author="Microsoft Office User" w:date="2026-08-09T18:16:00Z" w16du:dateUtc="2026-08-09T15:16:00Z">
                              <w:rPr>
                                <w:rFonts w:ascii="Cambria Math" w:eastAsia="Times New Roman" w:hAnsi="Cambria Math" w:cs="Times New Roman"/>
                                <w:i/>
                                <w:kern w:val="0"/>
                                <w:lang w:eastAsia="en-GB"/>
                                <w14:ligatures w14:val="none"/>
                              </w:rPr>
                            </w:ins>
                          </m:ctrlPr>
                        </m:sSupPr>
                        <m:e>
                          <m:r>
                            <w:ins w:id="490" w:author="Microsoft Office User" w:date="2026-08-09T18:16:00Z" w16du:dateUtc="2026-08-09T15:16:00Z">
                              <w:rPr>
                                <w:rFonts w:ascii="Cambria Math" w:eastAsia="Times New Roman" w:hAnsi="Cambria Math" w:cs="Times New Roman"/>
                                <w:kern w:val="0"/>
                                <w:lang w:eastAsia="en-GB"/>
                                <w14:ligatures w14:val="none"/>
                              </w:rPr>
                              <m:t>ρ</m:t>
                            </w:ins>
                          </m:r>
                        </m:e>
                        <m:sup>
                          <m:r>
                            <w:ins w:id="491" w:author="Microsoft Office User" w:date="2026-08-09T18:16:00Z" w16du:dateUtc="2026-08-09T15:16:00Z">
                              <w:rPr>
                                <w:rFonts w:ascii="Cambria Math" w:eastAsia="Times New Roman" w:hAnsi="Cambria Math" w:cs="Times New Roman"/>
                                <w:kern w:val="0"/>
                                <w:lang w:eastAsia="en-GB"/>
                                <w14:ligatures w14:val="none"/>
                              </w:rPr>
                              <m:t>'</m:t>
                            </w:ins>
                          </m:r>
                        </m:sup>
                      </m:sSup>
                      <m:r>
                        <w:ins w:id="492" w:author="Microsoft Office User" w:date="2026-08-09T18:16:00Z" w16du:dateUtc="2026-08-09T15:16:00Z">
                          <m:rPr>
                            <m:sty m:val="bi"/>
                          </m:rPr>
                          <w:rPr>
                            <w:rFonts w:ascii="Cambria Math" w:eastAsia="Times New Roman" w:hAnsi="Cambria Math" w:cs="Times New Roman"/>
                            <w:kern w:val="0"/>
                            <w:lang w:eastAsia="en-GB"/>
                            <w14:ligatures w14:val="none"/>
                          </w:rPr>
                          <m:t>X</m:t>
                        </w:ins>
                      </m:r>
                      <m:r>
                        <w:ins w:id="493" w:author="Microsoft Office User" w:date="2026-08-09T18:16:00Z" w16du:dateUtc="2026-08-09T15:16:00Z">
                          <w:rPr>
                            <w:rFonts w:ascii="Cambria Math" w:eastAsia="Times New Roman" w:hAnsi="Cambria Math" w:cs="Times New Roman"/>
                            <w:kern w:val="0"/>
                            <w:lang w:eastAsia="en-GB"/>
                            <w14:ligatures w14:val="none"/>
                          </w:rPr>
                          <m:t xml:space="preserve">+ </m:t>
                        </w:ins>
                      </m:r>
                      <m:sSub>
                        <m:sSubPr>
                          <m:ctrlPr>
                            <w:ins w:id="494" w:author="Microsoft Office User" w:date="2026-08-09T18:16:00Z" w16du:dateUtc="2026-08-09T15:16:00Z">
                              <w:rPr>
                                <w:rFonts w:ascii="Cambria Math" w:eastAsia="Times New Roman" w:hAnsi="Cambria Math" w:cs="Times New Roman"/>
                                <w:i/>
                                <w:kern w:val="0"/>
                                <w:lang w:eastAsia="en-GB"/>
                                <w14:ligatures w14:val="none"/>
                              </w:rPr>
                            </w:ins>
                          </m:ctrlPr>
                        </m:sSubPr>
                        <m:e>
                          <m:r>
                            <w:ins w:id="495" w:author="Microsoft Office User" w:date="2026-08-09T18:16:00Z" w16du:dateUtc="2026-08-09T15:16:00Z">
                              <w:rPr>
                                <w:rFonts w:ascii="Cambria Math" w:eastAsia="Times New Roman" w:hAnsi="Cambria Math" w:cs="Times New Roman"/>
                                <w:kern w:val="0"/>
                                <w:lang w:eastAsia="en-GB"/>
                                <w14:ligatures w14:val="none"/>
                              </w:rPr>
                              <m:t>ε</m:t>
                            </w:ins>
                          </m:r>
                        </m:e>
                        <m:sub>
                          <m:r>
                            <w:ins w:id="496" w:author="Microsoft Office User" w:date="2026-08-09T18:16:00Z" w16du:dateUtc="2026-08-09T15:16:00Z">
                              <w:rPr>
                                <w:rFonts w:ascii="Cambria Math" w:eastAsia="Times New Roman" w:hAnsi="Cambria Math" w:cs="Times New Roman"/>
                                <w:kern w:val="0"/>
                                <w:lang w:eastAsia="en-GB"/>
                                <w14:ligatures w14:val="none"/>
                              </w:rPr>
                              <m:t xml:space="preserve">it   </m:t>
                            </w:ins>
                          </m:r>
                        </m:sub>
                      </m:sSub>
                      <m:r>
                        <w:ins w:id="497" w:author="Microsoft Office User" w:date="2026-08-09T18:16:00Z" w16du:dateUtc="2026-08-09T15:16:00Z">
                          <w:rPr>
                            <w:rFonts w:ascii="Cambria Math" w:eastAsia="Times New Roman" w:hAnsi="Cambria Math" w:cs="Times New Roman"/>
                            <w:kern w:val="0"/>
                            <w:lang w:eastAsia="en-GB"/>
                            <w14:ligatures w14:val="none"/>
                          </w:rPr>
                          <m:t xml:space="preserve">       </m:t>
                        </w:ins>
                      </m:r>
                    </m:e>
                  </m:mr>
                  <m:mr>
                    <m:e>
                      <m:r>
                        <w:ins w:id="498" w:author="Microsoft Office User" w:date="2026-08-09T18:16:00Z" w16du:dateUtc="2026-08-09T15:16:00Z">
                          <w:rPr>
                            <w:rFonts w:ascii="Cambria Math" w:eastAsia="Times New Roman" w:hAnsi="Cambria Math" w:cs="Times New Roman"/>
                            <w:kern w:val="0"/>
                            <w:lang w:eastAsia="en-GB"/>
                            <w14:ligatures w14:val="none"/>
                          </w:rPr>
                          <m:t xml:space="preserve"> </m:t>
                        </w:ins>
                      </m:r>
                    </m:e>
                    <m:e>
                      <m:r>
                        <w:ins w:id="499" w:author="Microsoft Office User" w:date="2026-08-09T18:16:00Z" w16du:dateUtc="2026-08-09T15:16:00Z">
                          <w:rPr>
                            <w:rFonts w:ascii="Cambria Math" w:eastAsia="Times New Roman" w:hAnsi="Cambria Math" w:cs="Times New Roman"/>
                            <w:kern w:val="0"/>
                            <w:lang w:eastAsia="en-GB"/>
                            <w14:ligatures w14:val="none"/>
                          </w:rPr>
                          <m:t xml:space="preserve"> </m:t>
                        </w:ins>
                      </m:r>
                    </m:e>
                    <m:e>
                      <m:r>
                        <w:ins w:id="500" w:author="Microsoft Office User" w:date="2026-08-09T18:16:00Z" w16du:dateUtc="2026-08-09T15:16:00Z">
                          <w:rPr>
                            <w:rFonts w:ascii="Cambria Math" w:eastAsia="Times New Roman" w:hAnsi="Cambria Math" w:cs="Times New Roman"/>
                            <w:kern w:val="0"/>
                            <w:lang w:eastAsia="en-GB"/>
                            <w14:ligatures w14:val="none"/>
                          </w:rPr>
                          <m:t xml:space="preserve"> </m:t>
                        </w:ins>
                      </m:r>
                    </m:e>
                  </m:mr>
                </m:m>
              </m:oMath>
            </m:oMathPara>
          </w:p>
        </w:tc>
        <w:tc>
          <w:tcPr>
            <w:tcW w:w="567" w:type="dxa"/>
            <w:tcPrChange w:id="501" w:author="Microsoft Office User" w:date="2026-08-09T22:51:00Z" w16du:dateUtc="2026-08-09T19:51:00Z">
              <w:tcPr>
                <w:tcW w:w="549" w:type="dxa"/>
                <w:gridSpan w:val="3"/>
              </w:tcPr>
            </w:tcPrChange>
          </w:tcPr>
          <w:p w14:paraId="2F349293" w14:textId="746E3216" w:rsidR="00E47E63" w:rsidRPr="002277CE" w:rsidRDefault="00E47E63" w:rsidP="00CA40A3">
            <w:pPr>
              <w:spacing w:line="360" w:lineRule="auto"/>
              <w:rPr>
                <w:ins w:id="502" w:author="Microsoft Office User" w:date="2026-08-09T18:16:00Z" w16du:dateUtc="2026-08-09T15:16:00Z"/>
                <w:rFonts w:ascii="Times New Roman" w:eastAsia="Times New Roman" w:hAnsi="Times New Roman" w:cs="Times New Roman"/>
                <w:kern w:val="0"/>
                <w:lang w:eastAsia="en-GB"/>
                <w14:ligatures w14:val="none"/>
              </w:rPr>
            </w:pPr>
            <w:ins w:id="503" w:author="Microsoft Office User" w:date="2026-08-09T18:16:00Z" w16du:dateUtc="2026-08-09T15:16:00Z">
              <w:r>
                <w:rPr>
                  <w:rFonts w:ascii="Times New Roman" w:eastAsia="Times New Roman" w:hAnsi="Times New Roman" w:cs="Times New Roman"/>
                  <w:kern w:val="0"/>
                  <w:lang w:eastAsia="en-GB"/>
                  <w14:ligatures w14:val="none"/>
                </w:rPr>
                <w:t>(3)</w:t>
              </w:r>
            </w:ins>
          </w:p>
        </w:tc>
      </w:tr>
      <w:tr w:rsidR="002277CE" w:rsidRPr="002277CE" w:rsidDel="00E47E63" w14:paraId="7B373D9F" w14:textId="6723D342" w:rsidTr="002A13AC">
        <w:tblPrEx>
          <w:tblPrExChange w:id="504" w:author="Microsoft Office User" w:date="2026-08-09T22:51:00Z" w16du:dateUtc="2026-08-09T19:51:00Z">
            <w:tblPrEx>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blHeader/>
          <w:del w:id="505" w:author="Microsoft Office User" w:date="2026-08-09T18:16:00Z"/>
          <w:trPrChange w:id="506" w:author="Microsoft Office User" w:date="2026-08-09T22:51:00Z" w16du:dateUtc="2026-08-09T19:51:00Z">
            <w:trPr>
              <w:gridBefore w:val="1"/>
              <w:gridAfter w:val="0"/>
            </w:trPr>
          </w:trPrChange>
        </w:trPr>
        <w:tc>
          <w:tcPr>
            <w:tcW w:w="8789" w:type="dxa"/>
            <w:tcPrChange w:id="507" w:author="Microsoft Office User" w:date="2026-08-09T22:51:00Z" w16du:dateUtc="2026-08-09T19:51:00Z">
              <w:tcPr>
                <w:tcW w:w="8500" w:type="dxa"/>
              </w:tcPr>
            </w:tcPrChange>
          </w:tcPr>
          <w:p w14:paraId="3CA460CB" w14:textId="3D201C4A" w:rsidR="002277CE" w:rsidRPr="002277CE" w:rsidDel="00E47E63" w:rsidRDefault="00000000" w:rsidP="002277CE">
            <w:pPr>
              <w:spacing w:line="360" w:lineRule="auto"/>
              <w:rPr>
                <w:del w:id="508" w:author="Microsoft Office User" w:date="2026-08-09T18:16:00Z" w16du:dateUtc="2026-08-09T15:16:00Z"/>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del w:id="509" w:author="Microsoft Office User" w:date="2026-08-09T18:16:00Z" w16du:dateUtc="2026-08-09T15:16:00Z">
                        <w:rPr>
                          <w:rFonts w:ascii="Cambria Math" w:eastAsia="Times New Roman" w:hAnsi="Cambria Math" w:cs="Times New Roman"/>
                          <w:i/>
                          <w:kern w:val="0"/>
                          <w:lang w:eastAsia="en-GB"/>
                          <w14:ligatures w14:val="none"/>
                        </w:rPr>
                      </w:del>
                    </m:ctrlPr>
                  </m:mPr>
                  <m:mr>
                    <m:e>
                      <m:func>
                        <m:funcPr>
                          <m:ctrlPr>
                            <w:del w:id="510" w:author="Microsoft Office User" w:date="2026-08-09T18:16:00Z" w16du:dateUtc="2026-08-09T15:16:00Z">
                              <w:rPr>
                                <w:rFonts w:ascii="Cambria Math" w:eastAsia="Times New Roman" w:hAnsi="Cambria Math" w:cs="Times New Roman"/>
                                <w:i/>
                                <w:kern w:val="0"/>
                                <w:lang w:eastAsia="en-GB"/>
                                <w14:ligatures w14:val="none"/>
                              </w:rPr>
                            </w:del>
                          </m:ctrlPr>
                        </m:funcPr>
                        <m:fName>
                          <m:r>
                            <w:del w:id="511" w:author="Microsoft Office User" w:date="2026-08-09T18:16:00Z" w16du:dateUtc="2026-08-09T15:16:00Z">
                              <m:rPr>
                                <m:sty m:val="p"/>
                              </m:rPr>
                              <w:rPr>
                                <w:rFonts w:ascii="Cambria Math" w:eastAsia="Times New Roman" w:hAnsi="Cambria Math" w:cs="Times New Roman"/>
                                <w:kern w:val="0"/>
                                <w:lang w:eastAsia="en-GB"/>
                                <w14:ligatures w14:val="none"/>
                              </w:rPr>
                              <m:t>log</m:t>
                            </w:del>
                          </m:r>
                        </m:fName>
                        <m:e>
                          <m:r>
                            <w:del w:id="512" w:author="Microsoft Office User" w:date="2026-08-09T18:16:00Z" w16du:dateUtc="2026-08-09T15:16:00Z">
                              <w:rPr>
                                <w:rFonts w:ascii="Cambria Math" w:eastAsia="Times New Roman" w:hAnsi="Cambria Math" w:cs="Times New Roman"/>
                                <w:kern w:val="0"/>
                                <w:lang w:eastAsia="en-GB"/>
                                <w14:ligatures w14:val="none"/>
                              </w:rPr>
                              <m:t>(</m:t>
                            </w:del>
                          </m:r>
                          <m:sSub>
                            <m:sSubPr>
                              <m:ctrlPr>
                                <w:del w:id="513" w:author="Microsoft Office User" w:date="2026-08-09T18:16:00Z" w16du:dateUtc="2026-08-09T15:16:00Z">
                                  <w:rPr>
                                    <w:rFonts w:ascii="Cambria Math" w:eastAsia="Times New Roman" w:hAnsi="Cambria Math" w:cs="Times New Roman"/>
                                    <w:i/>
                                    <w:kern w:val="0"/>
                                    <w:lang w:eastAsia="en-GB"/>
                                    <w14:ligatures w14:val="none"/>
                                  </w:rPr>
                                </w:del>
                              </m:ctrlPr>
                            </m:sSubPr>
                            <m:e>
                              <m:r>
                                <w:del w:id="514" w:author="Microsoft Office User" w:date="2026-08-09T18:16:00Z" w16du:dateUtc="2026-08-09T15:16:00Z">
                                  <w:rPr>
                                    <w:rFonts w:ascii="Cambria Math" w:eastAsia="Times New Roman" w:hAnsi="Cambria Math" w:cs="Times New Roman"/>
                                    <w:kern w:val="0"/>
                                    <w:lang w:eastAsia="en-GB"/>
                                    <w14:ligatures w14:val="none"/>
                                  </w:rPr>
                                  <m:t>A</m:t>
                                </w:del>
                              </m:r>
                            </m:e>
                            <m:sub>
                              <m:r>
                                <w:del w:id="515" w:author="Microsoft Office User" w:date="2026-08-09T18:16:00Z" w16du:dateUtc="2026-08-09T15:16:00Z">
                                  <w:rPr>
                                    <w:rFonts w:ascii="Cambria Math" w:eastAsia="Times New Roman" w:hAnsi="Cambria Math" w:cs="Times New Roman"/>
                                    <w:kern w:val="0"/>
                                    <w:lang w:eastAsia="en-GB"/>
                                    <w14:ligatures w14:val="none"/>
                                  </w:rPr>
                                  <m:t>it</m:t>
                                </w:del>
                              </m:r>
                            </m:sub>
                          </m:sSub>
                          <m:r>
                            <w:del w:id="516" w:author="Microsoft Office User" w:date="2026-08-09T18:16:00Z" w16du:dateUtc="2026-08-09T15:16:00Z">
                              <w:rPr>
                                <w:rFonts w:ascii="Cambria Math" w:eastAsia="Times New Roman" w:hAnsi="Cambria Math" w:cs="Times New Roman"/>
                                <w:kern w:val="0"/>
                                <w:lang w:eastAsia="en-GB"/>
                                <w14:ligatures w14:val="none"/>
                              </w:rPr>
                              <m:t>)</m:t>
                            </w:del>
                          </m:r>
                        </m:e>
                      </m:func>
                      <m:r>
                        <w:del w:id="517" w:author="Microsoft Office User" w:date="2026-08-09T18:16:00Z" w16du:dateUtc="2026-08-09T15:16:00Z">
                          <w:rPr>
                            <w:rFonts w:ascii="Cambria Math" w:eastAsia="Times New Roman" w:hAnsi="Cambria Math" w:cs="Times New Roman"/>
                            <w:kern w:val="0"/>
                            <w:lang w:eastAsia="en-GB"/>
                            <w14:ligatures w14:val="none"/>
                          </w:rPr>
                          <m:t xml:space="preserve"> </m:t>
                        </w:del>
                      </m:r>
                    </m:e>
                    <m:e>
                      <m:r>
                        <w:del w:id="518" w:author="Microsoft Office User" w:date="2026-08-09T18:16:00Z" w16du:dateUtc="2026-08-09T15:16:00Z">
                          <w:rPr>
                            <w:rFonts w:ascii="Cambria Math" w:eastAsia="Times New Roman" w:hAnsi="Cambria Math" w:cs="Times New Roman"/>
                            <w:kern w:val="0"/>
                            <w:lang w:eastAsia="en-GB"/>
                            <w14:ligatures w14:val="none"/>
                          </w:rPr>
                          <m:t>=</m:t>
                        </w:del>
                      </m:r>
                    </m:e>
                    <m:e>
                      <m:sSub>
                        <m:sSubPr>
                          <m:ctrlPr>
                            <w:del w:id="519" w:author="Microsoft Office User" w:date="2026-08-09T18:16:00Z" w16du:dateUtc="2026-08-09T15:16:00Z">
                              <w:rPr>
                                <w:rFonts w:ascii="Cambria Math" w:eastAsia="Times New Roman" w:hAnsi="Cambria Math" w:cs="Times New Roman"/>
                                <w:i/>
                                <w:kern w:val="0"/>
                                <w:lang w:eastAsia="en-GB"/>
                                <w14:ligatures w14:val="none"/>
                              </w:rPr>
                            </w:del>
                          </m:ctrlPr>
                        </m:sSubPr>
                        <m:e>
                          <m:r>
                            <w:del w:id="520" w:author="Microsoft Office User" w:date="2026-08-09T18:16:00Z" w16du:dateUtc="2026-08-09T15:16:00Z">
                              <w:rPr>
                                <w:rFonts w:ascii="Cambria Math" w:eastAsia="Times New Roman" w:hAnsi="Cambria Math" w:cs="Times New Roman"/>
                                <w:kern w:val="0"/>
                                <w:lang w:eastAsia="en-GB"/>
                                <w14:ligatures w14:val="none"/>
                              </w:rPr>
                              <m:t>α</m:t>
                            </w:del>
                          </m:r>
                        </m:e>
                        <m:sub>
                          <m:r>
                            <w:del w:id="521" w:author="Microsoft Office User" w:date="2026-08-09T18:16:00Z" w16du:dateUtc="2026-08-09T15:16:00Z">
                              <w:rPr>
                                <w:rFonts w:ascii="Cambria Math" w:eastAsia="Times New Roman" w:hAnsi="Cambria Math" w:cs="Times New Roman"/>
                                <w:kern w:val="0"/>
                                <w:lang w:eastAsia="en-GB"/>
                                <w14:ligatures w14:val="none"/>
                              </w:rPr>
                              <m:t>i</m:t>
                            </w:del>
                          </m:r>
                        </m:sub>
                      </m:sSub>
                      <m:r>
                        <w:del w:id="522" w:author="Microsoft Office User" w:date="2026-08-09T18:16:00Z" w16du:dateUtc="2026-08-09T15:16:00Z">
                          <w:rPr>
                            <w:rFonts w:ascii="Cambria Math" w:eastAsia="Times New Roman" w:hAnsi="Cambria Math" w:cs="Times New Roman"/>
                            <w:kern w:val="0"/>
                            <w:lang w:eastAsia="en-GB"/>
                            <w14:ligatures w14:val="none"/>
                          </w:rPr>
                          <m:t xml:space="preserve"> + </m:t>
                        </w:del>
                      </m:r>
                      <m:sSub>
                        <m:sSubPr>
                          <m:ctrlPr>
                            <w:del w:id="523" w:author="Microsoft Office User" w:date="2026-08-09T18:16:00Z" w16du:dateUtc="2026-08-09T15:16:00Z">
                              <w:rPr>
                                <w:rFonts w:ascii="Cambria Math" w:eastAsia="Times New Roman" w:hAnsi="Cambria Math" w:cs="Times New Roman"/>
                                <w:i/>
                                <w:kern w:val="0"/>
                                <w:lang w:eastAsia="en-GB"/>
                                <w14:ligatures w14:val="none"/>
                              </w:rPr>
                            </w:del>
                          </m:ctrlPr>
                        </m:sSubPr>
                        <m:e>
                          <m:r>
                            <w:del w:id="524" w:author="Microsoft Office User" w:date="2026-08-09T18:16:00Z" w16du:dateUtc="2026-08-09T15:16:00Z">
                              <w:rPr>
                                <w:rFonts w:ascii="Cambria Math" w:eastAsia="Times New Roman" w:hAnsi="Cambria Math" w:cs="Times New Roman"/>
                                <w:kern w:val="0"/>
                                <w:lang w:eastAsia="en-GB"/>
                                <w14:ligatures w14:val="none"/>
                              </w:rPr>
                              <m:t>γ</m:t>
                            </w:del>
                          </m:r>
                        </m:e>
                        <m:sub>
                          <m:r>
                            <w:del w:id="525" w:author="Microsoft Office User" w:date="2026-08-09T18:16:00Z" w16du:dateUtc="2026-08-09T15:16:00Z">
                              <w:rPr>
                                <w:rFonts w:ascii="Cambria Math" w:eastAsia="Times New Roman" w:hAnsi="Cambria Math" w:cs="Times New Roman"/>
                                <w:kern w:val="0"/>
                                <w:lang w:eastAsia="en-GB"/>
                                <w14:ligatures w14:val="none"/>
                              </w:rPr>
                              <m:t>t</m:t>
                            </w:del>
                          </m:r>
                        </m:sub>
                      </m:sSub>
                      <m:r>
                        <w:del w:id="526" w:author="Microsoft Office User" w:date="2026-08-09T18:16:00Z" w16du:dateUtc="2026-08-09T15:16:00Z">
                          <w:rPr>
                            <w:rFonts w:ascii="Cambria Math" w:eastAsia="Times New Roman" w:hAnsi="Cambria Math" w:cs="Times New Roman"/>
                            <w:kern w:val="0"/>
                            <w:lang w:eastAsia="en-GB"/>
                            <w14:ligatures w14:val="none"/>
                          </w:rPr>
                          <m:t xml:space="preserve"> + </m:t>
                        </w:del>
                      </m:r>
                      <m:nary>
                        <m:naryPr>
                          <m:chr m:val="∑"/>
                          <m:limLoc m:val="undOvr"/>
                          <m:ctrlPr>
                            <w:del w:id="527" w:author="Microsoft Office User" w:date="2026-08-09T18:16:00Z" w16du:dateUtc="2026-08-09T15:16:00Z">
                              <w:rPr>
                                <w:rFonts w:ascii="Cambria Math" w:eastAsia="Times New Roman" w:hAnsi="Cambria Math" w:cs="Times New Roman"/>
                                <w:i/>
                                <w:kern w:val="0"/>
                                <w:lang w:eastAsia="en-GB"/>
                                <w14:ligatures w14:val="none"/>
                              </w:rPr>
                            </w:del>
                          </m:ctrlPr>
                        </m:naryPr>
                        <m:sub>
                          <m:eqArr>
                            <m:eqArrPr>
                              <m:ctrlPr>
                                <w:del w:id="528" w:author="Microsoft Office User" w:date="2026-08-09T18:16:00Z" w16du:dateUtc="2026-08-09T15:16:00Z">
                                  <w:rPr>
                                    <w:rFonts w:ascii="Cambria Math" w:eastAsia="Times New Roman" w:hAnsi="Cambria Math" w:cs="Times New Roman"/>
                                    <w:i/>
                                    <w:kern w:val="0"/>
                                    <w:lang w:eastAsia="en-GB"/>
                                    <w14:ligatures w14:val="none"/>
                                  </w:rPr>
                                </w:del>
                              </m:ctrlPr>
                            </m:eqArrPr>
                            <m:e>
                              <m:r>
                                <w:del w:id="529" w:author="Microsoft Office User" w:date="2026-08-09T18:16:00Z" w16du:dateUtc="2026-08-09T15:16:00Z">
                                  <w:rPr>
                                    <w:rFonts w:ascii="Cambria Math" w:eastAsia="Times New Roman" w:hAnsi="Cambria Math" w:cs="Times New Roman"/>
                                    <w:kern w:val="0"/>
                                    <w:lang w:eastAsia="en-GB"/>
                                    <w14:ligatures w14:val="none"/>
                                  </w:rPr>
                                  <m:t>j∈</m:t>
                                </w:del>
                              </m:r>
                              <m:r>
                                <w:del w:id="530" w:author="Microsoft Office User" w:date="2026-08-09T18:16:00Z" w16du:dateUtc="2026-08-09T15:16:00Z">
                                  <m:rPr>
                                    <m:sty m:val="p"/>
                                  </m:rPr>
                                  <w:rPr>
                                    <w:rFonts w:ascii="Cambria Math" w:eastAsia="Times New Roman" w:hAnsi="Cambria Math" w:cs="Times New Roman"/>
                                    <w:kern w:val="0"/>
                                    <w:lang w:eastAsia="en-GB"/>
                                    <w14:ligatures w14:val="none"/>
                                  </w:rPr>
                                  <m:t>Ω</m:t>
                                </w:del>
                              </m:r>
                              <m:ctrlPr>
                                <w:del w:id="531" w:author="Microsoft Office User" w:date="2026-08-09T18:16:00Z" w16du:dateUtc="2026-08-09T15:16:00Z">
                                  <w:rPr>
                                    <w:rFonts w:ascii="Cambria Math" w:eastAsia="Times New Roman" w:hAnsi="Cambria Math" w:cs="Times New Roman"/>
                                    <w:kern w:val="0"/>
                                    <w:lang w:eastAsia="en-GB"/>
                                    <w14:ligatures w14:val="none"/>
                                  </w:rPr>
                                </w:del>
                              </m:ctrlPr>
                            </m:e>
                            <m:e>
                              <m:r>
                                <w:del w:id="532" w:author="Microsoft Office User" w:date="2026-08-09T18:16:00Z" w16du:dateUtc="2026-08-09T15:16:00Z">
                                  <w:rPr>
                                    <w:rFonts w:ascii="Cambria Math" w:eastAsia="Times New Roman" w:hAnsi="Cambria Math" w:cs="Times New Roman"/>
                                    <w:kern w:val="0"/>
                                    <w:lang w:eastAsia="en-GB"/>
                                    <w14:ligatures w14:val="none"/>
                                  </w:rPr>
                                  <m:t xml:space="preserve"> </m:t>
                                </w:del>
                              </m:r>
                              <m:ctrlPr>
                                <w:del w:id="533" w:author="Microsoft Office User" w:date="2026-08-09T18:16:00Z" w16du:dateUtc="2026-08-09T15:16:00Z">
                                  <w:rPr>
                                    <w:rFonts w:ascii="Cambria Math" w:eastAsia="Times New Roman" w:hAnsi="Cambria Math" w:cs="Times New Roman"/>
                                    <w:kern w:val="0"/>
                                    <w:lang w:eastAsia="en-GB"/>
                                    <w14:ligatures w14:val="none"/>
                                  </w:rPr>
                                </w:del>
                              </m:ctrlPr>
                            </m:e>
                          </m:eqArr>
                        </m:sub>
                        <m:sup>
                          <m:r>
                            <w:del w:id="534" w:author="Microsoft Office User" w:date="2026-08-09T18:16:00Z" w16du:dateUtc="2026-08-09T15:16:00Z">
                              <w:rPr>
                                <w:rFonts w:ascii="Cambria Math" w:eastAsia="Times New Roman" w:hAnsi="Cambria Math" w:cs="Times New Roman"/>
                                <w:kern w:val="0"/>
                                <w:lang w:eastAsia="en-GB"/>
                                <w14:ligatures w14:val="none"/>
                              </w:rPr>
                              <m:t xml:space="preserve"> </m:t>
                            </w:del>
                          </m:r>
                        </m:sup>
                        <m:e>
                          <m:sSub>
                            <m:sSubPr>
                              <m:ctrlPr>
                                <w:del w:id="535" w:author="Microsoft Office User" w:date="2026-08-09T18:16:00Z" w16du:dateUtc="2026-08-09T15:16:00Z">
                                  <w:rPr>
                                    <w:rFonts w:ascii="Cambria Math" w:eastAsia="Times New Roman" w:hAnsi="Cambria Math" w:cs="Times New Roman"/>
                                    <w:i/>
                                    <w:kern w:val="0"/>
                                    <w:lang w:eastAsia="en-GB"/>
                                    <w14:ligatures w14:val="none"/>
                                  </w:rPr>
                                </w:del>
                              </m:ctrlPr>
                            </m:sSubPr>
                            <m:e>
                              <m:r>
                                <w:del w:id="536" w:author="Microsoft Office User" w:date="2026-08-09T18:16:00Z" w16du:dateUtc="2026-08-09T15:16:00Z">
                                  <w:rPr>
                                    <w:rFonts w:ascii="Cambria Math" w:eastAsia="Times New Roman" w:hAnsi="Cambria Math" w:cs="Times New Roman"/>
                                    <w:kern w:val="0"/>
                                    <w:lang w:eastAsia="en-GB"/>
                                    <w14:ligatures w14:val="none"/>
                                  </w:rPr>
                                  <m:t>β</m:t>
                                </w:del>
                              </m:r>
                            </m:e>
                            <m:sub>
                              <m:r>
                                <w:del w:id="537" w:author="Microsoft Office User" w:date="2026-08-09T18:16:00Z" w16du:dateUtc="2026-08-09T15:16:00Z">
                                  <w:rPr>
                                    <w:rFonts w:ascii="Cambria Math" w:eastAsia="Times New Roman" w:hAnsi="Cambria Math" w:cs="Times New Roman"/>
                                    <w:kern w:val="0"/>
                                    <w:lang w:eastAsia="en-GB"/>
                                    <w14:ligatures w14:val="none"/>
                                  </w:rPr>
                                  <m:t>j</m:t>
                                </w:del>
                              </m:r>
                            </m:sub>
                          </m:sSub>
                          <m:r>
                            <w:del w:id="538" w:author="Microsoft Office User" w:date="2026-08-09T18:16:00Z" w16du:dateUtc="2026-08-09T15:16:00Z">
                              <w:rPr>
                                <w:rFonts w:ascii="Cambria Math" w:eastAsia="Times New Roman" w:hAnsi="Cambria Math" w:cs="Times New Roman"/>
                                <w:kern w:val="0"/>
                                <w:lang w:eastAsia="en-GB"/>
                                <w14:ligatures w14:val="none"/>
                              </w:rPr>
                              <m:t xml:space="preserve"> </m:t>
                            </w:del>
                          </m:r>
                          <m:d>
                            <m:dPr>
                              <m:ctrlPr>
                                <w:del w:id="539" w:author="Microsoft Office User" w:date="2026-08-09T18:16:00Z" w16du:dateUtc="2026-08-09T15:16:00Z">
                                  <w:rPr>
                                    <w:rFonts w:ascii="Cambria Math" w:eastAsia="Times New Roman" w:hAnsi="Cambria Math" w:cs="Times New Roman"/>
                                    <w:i/>
                                    <w:kern w:val="0"/>
                                    <w:lang w:eastAsia="en-GB"/>
                                    <w14:ligatures w14:val="none"/>
                                  </w:rPr>
                                </w:del>
                              </m:ctrlPr>
                            </m:dPr>
                            <m:e>
                              <m:r>
                                <w:del w:id="540" w:author="Microsoft Office User" w:date="2026-08-09T18:16:00Z" w16du:dateUtc="2026-08-09T15:16:00Z">
                                  <m:rPr>
                                    <m:sty m:val="bi"/>
                                  </m:rPr>
                                  <w:rPr>
                                    <w:rFonts w:ascii="Cambria Math" w:eastAsia="Times New Roman" w:hAnsi="Cambria Math" w:cs="Times New Roman"/>
                                    <w:kern w:val="0"/>
                                    <w:lang w:eastAsia="en-GB"/>
                                    <w14:ligatures w14:val="none"/>
                                  </w:rPr>
                                  <m:t>1</m:t>
                                </w:del>
                              </m:r>
                              <m:d>
                                <m:dPr>
                                  <m:begChr m:val="{"/>
                                  <m:endChr m:val="}"/>
                                  <m:ctrlPr>
                                    <w:del w:id="541" w:author="Microsoft Office User" w:date="2026-08-09T18:16:00Z" w16du:dateUtc="2026-08-09T15:16:00Z">
                                      <w:rPr>
                                        <w:rFonts w:ascii="Cambria Math" w:eastAsia="Times New Roman" w:hAnsi="Cambria Math" w:cs="Times New Roman"/>
                                        <w:i/>
                                        <w:kern w:val="0"/>
                                        <w:lang w:eastAsia="en-GB"/>
                                        <w14:ligatures w14:val="none"/>
                                      </w:rPr>
                                    </w:del>
                                  </m:ctrlPr>
                                </m:dPr>
                                <m:e>
                                  <m:r>
                                    <w:del w:id="542" w:author="Microsoft Office User" w:date="2026-08-09T18:16:00Z" w16du:dateUtc="2026-08-09T15:16:00Z">
                                      <w:rPr>
                                        <w:rFonts w:ascii="Cambria Math" w:eastAsia="Times New Roman" w:hAnsi="Cambria Math" w:cs="Times New Roman"/>
                                        <w:kern w:val="0"/>
                                        <w:lang w:eastAsia="en-GB"/>
                                        <w14:ligatures w14:val="none"/>
                                      </w:rPr>
                                      <m:t>i=j</m:t>
                                    </w:del>
                                  </m:r>
                                </m:e>
                              </m:d>
                              <m:r>
                                <w:del w:id="543" w:author="Microsoft Office User" w:date="2026-08-09T18:16:00Z" w16du:dateUtc="2026-08-09T15:16:00Z">
                                  <w:rPr>
                                    <w:rFonts w:ascii="Cambria Math" w:eastAsia="Times New Roman" w:hAnsi="Cambria Math" w:cs="Times New Roman"/>
                                    <w:kern w:val="0"/>
                                    <w:lang w:eastAsia="en-GB"/>
                                    <w14:ligatures w14:val="none"/>
                                  </w:rPr>
                                  <m:t>×Pos</m:t>
                                </w:del>
                              </m:r>
                              <m:sSub>
                                <m:sSubPr>
                                  <m:ctrlPr>
                                    <w:del w:id="544" w:author="Microsoft Office User" w:date="2026-08-09T18:16:00Z" w16du:dateUtc="2026-08-09T15:16:00Z">
                                      <w:rPr>
                                        <w:rFonts w:ascii="Cambria Math" w:eastAsia="Times New Roman" w:hAnsi="Cambria Math" w:cs="Times New Roman"/>
                                        <w:i/>
                                        <w:kern w:val="0"/>
                                        <w:lang w:eastAsia="en-GB"/>
                                        <w14:ligatures w14:val="none"/>
                                      </w:rPr>
                                    </w:del>
                                  </m:ctrlPr>
                                </m:sSubPr>
                                <m:e>
                                  <m:r>
                                    <w:del w:id="545" w:author="Microsoft Office User" w:date="2026-08-09T18:16:00Z" w16du:dateUtc="2026-08-09T15:16:00Z">
                                      <w:rPr>
                                        <w:rFonts w:ascii="Cambria Math" w:eastAsia="Times New Roman" w:hAnsi="Cambria Math" w:cs="Times New Roman"/>
                                        <w:kern w:val="0"/>
                                        <w:lang w:eastAsia="en-GB"/>
                                        <w14:ligatures w14:val="none"/>
                                      </w:rPr>
                                      <m:t>tBrexit</m:t>
                                    </w:del>
                                  </m:r>
                                </m:e>
                                <m:sub>
                                  <m:r>
                                    <w:del w:id="546" w:author="Microsoft Office User" w:date="2026-08-09T18:16:00Z" w16du:dateUtc="2026-08-09T15:16:00Z">
                                      <w:rPr>
                                        <w:rFonts w:ascii="Cambria Math" w:eastAsia="Times New Roman" w:hAnsi="Cambria Math" w:cs="Times New Roman"/>
                                        <w:kern w:val="0"/>
                                        <w:lang w:eastAsia="en-GB"/>
                                        <w14:ligatures w14:val="none"/>
                                      </w:rPr>
                                      <m:t>t</m:t>
                                    </w:del>
                                  </m:r>
                                </m:sub>
                              </m:sSub>
                            </m:e>
                          </m:d>
                        </m:e>
                      </m:nary>
                      <m:r>
                        <w:del w:id="547" w:author="Microsoft Office User" w:date="2026-08-09T18:16:00Z" w16du:dateUtc="2026-08-09T15:16:00Z">
                          <w:rPr>
                            <w:rFonts w:ascii="Cambria Math" w:eastAsia="Times New Roman" w:hAnsi="Cambria Math" w:cs="Times New Roman"/>
                            <w:kern w:val="0"/>
                            <w:lang w:eastAsia="en-GB"/>
                            <w14:ligatures w14:val="none"/>
                          </w:rPr>
                          <m:t xml:space="preserve">                 </m:t>
                        </w:del>
                      </m:r>
                    </m:e>
                  </m:mr>
                  <m:mr>
                    <m:e>
                      <m:r>
                        <w:del w:id="548" w:author="Microsoft Office User" w:date="2026-08-09T18:16:00Z" w16du:dateUtc="2026-08-09T15:16:00Z">
                          <w:rPr>
                            <w:rFonts w:ascii="Cambria Math" w:eastAsia="Times New Roman" w:hAnsi="Cambria Math" w:cs="Times New Roman"/>
                            <w:kern w:val="0"/>
                            <w:lang w:eastAsia="en-GB"/>
                            <w14:ligatures w14:val="none"/>
                          </w:rPr>
                          <m:t xml:space="preserve"> </m:t>
                        </w:del>
                      </m:r>
                    </m:e>
                    <m:e>
                      <m:r>
                        <w:del w:id="549" w:author="Microsoft Office User" w:date="2026-08-09T18:16:00Z" w16du:dateUtc="2026-08-09T15:16:00Z">
                          <w:rPr>
                            <w:rFonts w:ascii="Cambria Math" w:eastAsia="Times New Roman" w:hAnsi="Cambria Math" w:cs="Times New Roman"/>
                            <w:kern w:val="0"/>
                            <w:lang w:eastAsia="en-GB"/>
                            <w14:ligatures w14:val="none"/>
                          </w:rPr>
                          <m:t>+</m:t>
                        </w:del>
                      </m:r>
                    </m:e>
                    <m:e>
                      <m:nary>
                        <m:naryPr>
                          <m:chr m:val="∑"/>
                          <m:limLoc m:val="undOvr"/>
                          <m:ctrlPr>
                            <w:del w:id="550" w:author="Microsoft Office User" w:date="2026-08-09T18:16:00Z" w16du:dateUtc="2026-08-09T15:16:00Z">
                              <w:rPr>
                                <w:rFonts w:ascii="Cambria Math" w:eastAsia="Times New Roman" w:hAnsi="Cambria Math" w:cs="Times New Roman"/>
                                <w:i/>
                                <w:kern w:val="0"/>
                                <w:lang w:eastAsia="en-GB"/>
                                <w14:ligatures w14:val="none"/>
                              </w:rPr>
                            </w:del>
                          </m:ctrlPr>
                        </m:naryPr>
                        <m:sub>
                          <m:eqArr>
                            <m:eqArrPr>
                              <m:ctrlPr>
                                <w:del w:id="551" w:author="Microsoft Office User" w:date="2026-08-09T18:16:00Z" w16du:dateUtc="2026-08-09T15:16:00Z">
                                  <w:rPr>
                                    <w:rFonts w:ascii="Cambria Math" w:eastAsia="Times New Roman" w:hAnsi="Cambria Math" w:cs="Times New Roman"/>
                                    <w:i/>
                                    <w:kern w:val="0"/>
                                    <w:lang w:eastAsia="en-GB"/>
                                    <w14:ligatures w14:val="none"/>
                                  </w:rPr>
                                </w:del>
                              </m:ctrlPr>
                            </m:eqArrPr>
                            <m:e>
                              <m:sSup>
                                <m:sSupPr>
                                  <m:ctrlPr>
                                    <w:del w:id="552" w:author="Microsoft Office User" w:date="2026-08-09T18:16:00Z" w16du:dateUtc="2026-08-09T15:16:00Z">
                                      <w:rPr>
                                        <w:rFonts w:ascii="Cambria Math" w:eastAsia="Times New Roman" w:hAnsi="Cambria Math" w:cs="Times New Roman"/>
                                        <w:i/>
                                        <w:kern w:val="0"/>
                                        <w:lang w:eastAsia="en-GB"/>
                                        <w14:ligatures w14:val="none"/>
                                      </w:rPr>
                                    </w:del>
                                  </m:ctrlPr>
                                </m:sSupPr>
                                <m:e>
                                  <m:r>
                                    <w:del w:id="553" w:author="Microsoft Office User" w:date="2026-08-09T18:16:00Z" w16du:dateUtc="2026-08-09T15:16:00Z">
                                      <w:rPr>
                                        <w:rFonts w:ascii="Cambria Math" w:eastAsia="Times New Roman" w:hAnsi="Cambria Math" w:cs="Times New Roman"/>
                                        <w:kern w:val="0"/>
                                        <w:lang w:eastAsia="en-GB"/>
                                        <w14:ligatures w14:val="none"/>
                                      </w:rPr>
                                      <m:t>j</m:t>
                                    </w:del>
                                  </m:r>
                                </m:e>
                                <m:sup>
                                  <m:r>
                                    <w:del w:id="554" w:author="Microsoft Office User" w:date="2026-08-09T18:16:00Z" w16du:dateUtc="2026-08-09T15:16:00Z">
                                      <w:rPr>
                                        <w:rFonts w:ascii="Cambria Math" w:eastAsia="Times New Roman" w:hAnsi="Cambria Math" w:cs="Times New Roman"/>
                                        <w:kern w:val="0"/>
                                        <w:lang w:eastAsia="en-GB"/>
                                        <w14:ligatures w14:val="none"/>
                                      </w:rPr>
                                      <m:t xml:space="preserve"> </m:t>
                                    </w:del>
                                  </m:r>
                                </m:sup>
                              </m:sSup>
                              <m:r>
                                <w:del w:id="555" w:author="Microsoft Office User" w:date="2026-08-09T18:16:00Z" w16du:dateUtc="2026-08-09T15:16:00Z">
                                  <w:rPr>
                                    <w:rFonts w:ascii="Cambria Math" w:eastAsia="Times New Roman" w:hAnsi="Cambria Math" w:cs="Times New Roman"/>
                                    <w:kern w:val="0"/>
                                    <w:lang w:eastAsia="en-GB"/>
                                    <w14:ligatures w14:val="none"/>
                                  </w:rPr>
                                  <m:t>∈</m:t>
                                </w:del>
                              </m:r>
                              <m:r>
                                <w:del w:id="556" w:author="Microsoft Office User" w:date="2026-08-09T18:16:00Z" w16du:dateUtc="2026-08-09T15:16:00Z">
                                  <m:rPr>
                                    <m:sty m:val="p"/>
                                  </m:rPr>
                                  <w:rPr>
                                    <w:rFonts w:ascii="Cambria Math" w:eastAsia="Times New Roman" w:hAnsi="Cambria Math" w:cs="Times New Roman"/>
                                    <w:kern w:val="0"/>
                                    <w:lang w:eastAsia="en-GB"/>
                                    <w14:ligatures w14:val="none"/>
                                  </w:rPr>
                                  <m:t>Ω</m:t>
                                </w:del>
                              </m:r>
                              <m:ctrlPr>
                                <w:del w:id="557" w:author="Microsoft Office User" w:date="2026-08-09T18:16:00Z" w16du:dateUtc="2026-08-09T15:16:00Z">
                                  <w:rPr>
                                    <w:rFonts w:ascii="Cambria Math" w:eastAsia="Times New Roman" w:hAnsi="Cambria Math" w:cs="Times New Roman"/>
                                    <w:kern w:val="0"/>
                                    <w:lang w:eastAsia="en-GB"/>
                                    <w14:ligatures w14:val="none"/>
                                  </w:rPr>
                                </w:del>
                              </m:ctrlPr>
                            </m:e>
                            <m:e>
                              <m:r>
                                <w:del w:id="558" w:author="Microsoft Office User" w:date="2026-08-09T18:16:00Z" w16du:dateUtc="2026-08-09T15:16:00Z">
                                  <w:rPr>
                                    <w:rFonts w:ascii="Cambria Math" w:eastAsia="Times New Roman" w:hAnsi="Cambria Math" w:cs="Times New Roman"/>
                                    <w:kern w:val="0"/>
                                    <w:lang w:eastAsia="en-GB"/>
                                    <w14:ligatures w14:val="none"/>
                                  </w:rPr>
                                  <m:t xml:space="preserve"> </m:t>
                                </w:del>
                              </m:r>
                              <m:ctrlPr>
                                <w:del w:id="559" w:author="Microsoft Office User" w:date="2026-08-09T18:16:00Z" w16du:dateUtc="2026-08-09T15:16:00Z">
                                  <w:rPr>
                                    <w:rFonts w:ascii="Cambria Math" w:eastAsia="Times New Roman" w:hAnsi="Cambria Math" w:cs="Times New Roman"/>
                                    <w:kern w:val="0"/>
                                    <w:lang w:eastAsia="en-GB"/>
                                    <w14:ligatures w14:val="none"/>
                                  </w:rPr>
                                </w:del>
                              </m:ctrlPr>
                            </m:e>
                          </m:eqArr>
                        </m:sub>
                        <m:sup>
                          <m:r>
                            <w:del w:id="560" w:author="Microsoft Office User" w:date="2026-08-09T18:16:00Z" w16du:dateUtc="2026-08-09T15:16:00Z">
                              <w:rPr>
                                <w:rFonts w:ascii="Cambria Math" w:eastAsia="Times New Roman" w:hAnsi="Cambria Math" w:cs="Times New Roman"/>
                                <w:kern w:val="0"/>
                                <w:lang w:eastAsia="en-GB"/>
                                <w14:ligatures w14:val="none"/>
                              </w:rPr>
                              <m:t xml:space="preserve"> </m:t>
                            </w:del>
                          </m:r>
                        </m:sup>
                        <m:e>
                          <m:sSub>
                            <m:sSubPr>
                              <m:ctrlPr>
                                <w:del w:id="561" w:author="Microsoft Office User" w:date="2026-08-09T18:16:00Z" w16du:dateUtc="2026-08-09T15:16:00Z">
                                  <w:rPr>
                                    <w:rFonts w:ascii="Cambria Math" w:eastAsia="Times New Roman" w:hAnsi="Cambria Math" w:cs="Times New Roman"/>
                                    <w:i/>
                                    <w:kern w:val="0"/>
                                    <w:lang w:eastAsia="en-GB"/>
                                    <w14:ligatures w14:val="none"/>
                                  </w:rPr>
                                </w:del>
                              </m:ctrlPr>
                            </m:sSubPr>
                            <m:e>
                              <m:r>
                                <w:del w:id="562" w:author="Microsoft Office User" w:date="2026-08-09T18:16:00Z" w16du:dateUtc="2026-08-09T15:16:00Z">
                                  <w:rPr>
                                    <w:rFonts w:ascii="Cambria Math" w:eastAsia="Times New Roman" w:hAnsi="Cambria Math" w:cs="Times New Roman"/>
                                    <w:kern w:val="0"/>
                                    <w:lang w:eastAsia="en-GB"/>
                                    <w14:ligatures w14:val="none"/>
                                  </w:rPr>
                                  <m:t>σ</m:t>
                                </w:del>
                              </m:r>
                            </m:e>
                            <m:sub>
                              <m:sSup>
                                <m:sSupPr>
                                  <m:ctrlPr>
                                    <w:del w:id="563" w:author="Microsoft Office User" w:date="2026-08-09T18:16:00Z" w16du:dateUtc="2026-08-09T15:16:00Z">
                                      <w:rPr>
                                        <w:rFonts w:ascii="Cambria Math" w:eastAsia="Times New Roman" w:hAnsi="Cambria Math" w:cs="Times New Roman"/>
                                        <w:i/>
                                        <w:kern w:val="0"/>
                                        <w:lang w:eastAsia="en-GB"/>
                                        <w14:ligatures w14:val="none"/>
                                      </w:rPr>
                                    </w:del>
                                  </m:ctrlPr>
                                </m:sSupPr>
                                <m:e>
                                  <m:r>
                                    <w:del w:id="564" w:author="Microsoft Office User" w:date="2026-08-09T18:16:00Z" w16du:dateUtc="2026-08-09T15:16:00Z">
                                      <w:rPr>
                                        <w:rFonts w:ascii="Cambria Math" w:eastAsia="Times New Roman" w:hAnsi="Cambria Math" w:cs="Times New Roman"/>
                                        <w:kern w:val="0"/>
                                        <w:lang w:eastAsia="en-GB"/>
                                        <w14:ligatures w14:val="none"/>
                                      </w:rPr>
                                      <m:t>j</m:t>
                                    </w:del>
                                  </m:r>
                                </m:e>
                                <m:sup>
                                  <m:r>
                                    <w:del w:id="565" w:author="Microsoft Office User" w:date="2026-08-09T18:16:00Z" w16du:dateUtc="2026-08-09T15:16:00Z">
                                      <w:rPr>
                                        <w:rFonts w:ascii="Cambria Math" w:eastAsia="Times New Roman" w:hAnsi="Cambria Math" w:cs="Times New Roman"/>
                                        <w:kern w:val="0"/>
                                        <w:lang w:eastAsia="en-GB"/>
                                        <w14:ligatures w14:val="none"/>
                                      </w:rPr>
                                      <m:t xml:space="preserve"> </m:t>
                                    </w:del>
                                  </m:r>
                                </m:sup>
                              </m:sSup>
                            </m:sub>
                          </m:sSub>
                          <m:r>
                            <w:del w:id="566" w:author="Microsoft Office User" w:date="2026-08-09T18:16:00Z" w16du:dateUtc="2026-08-09T15:16:00Z">
                              <w:rPr>
                                <w:rFonts w:ascii="Cambria Math" w:eastAsia="Times New Roman" w:hAnsi="Cambria Math" w:cs="Times New Roman"/>
                                <w:kern w:val="0"/>
                                <w:lang w:eastAsia="en-GB"/>
                                <w14:ligatures w14:val="none"/>
                              </w:rPr>
                              <m:t xml:space="preserve"> </m:t>
                            </w:del>
                          </m:r>
                          <m:d>
                            <m:dPr>
                              <m:ctrlPr>
                                <w:del w:id="567" w:author="Microsoft Office User" w:date="2026-08-09T18:16:00Z" w16du:dateUtc="2026-08-09T15:16:00Z">
                                  <w:rPr>
                                    <w:rFonts w:ascii="Cambria Math" w:eastAsia="Times New Roman" w:hAnsi="Cambria Math" w:cs="Times New Roman"/>
                                    <w:i/>
                                    <w:kern w:val="0"/>
                                    <w:lang w:eastAsia="en-GB"/>
                                    <w14:ligatures w14:val="none"/>
                                  </w:rPr>
                                </w:del>
                              </m:ctrlPr>
                            </m:dPr>
                            <m:e>
                              <m:r>
                                <w:del w:id="568" w:author="Microsoft Office User" w:date="2026-08-09T18:16:00Z" w16du:dateUtc="2026-08-09T15:16:00Z">
                                  <m:rPr>
                                    <m:sty m:val="bi"/>
                                  </m:rPr>
                                  <w:rPr>
                                    <w:rFonts w:ascii="Cambria Math" w:eastAsia="Times New Roman" w:hAnsi="Cambria Math" w:cs="Times New Roman"/>
                                    <w:kern w:val="0"/>
                                    <w:lang w:eastAsia="en-GB"/>
                                    <w14:ligatures w14:val="none"/>
                                  </w:rPr>
                                  <m:t>1</m:t>
                                </w:del>
                              </m:r>
                              <m:d>
                                <m:dPr>
                                  <m:begChr m:val="{"/>
                                  <m:endChr m:val="}"/>
                                  <m:ctrlPr>
                                    <w:del w:id="569" w:author="Microsoft Office User" w:date="2026-08-09T18:16:00Z" w16du:dateUtc="2026-08-09T15:16:00Z">
                                      <w:rPr>
                                        <w:rFonts w:ascii="Cambria Math" w:eastAsia="Times New Roman" w:hAnsi="Cambria Math" w:cs="Times New Roman"/>
                                        <w:i/>
                                        <w:kern w:val="0"/>
                                        <w:lang w:eastAsia="en-GB"/>
                                        <w14:ligatures w14:val="none"/>
                                      </w:rPr>
                                    </w:del>
                                  </m:ctrlPr>
                                </m:dPr>
                                <m:e>
                                  <m:r>
                                    <w:del w:id="570" w:author="Microsoft Office User" w:date="2026-08-09T18:16:00Z" w16du:dateUtc="2026-08-09T15:16:00Z">
                                      <w:rPr>
                                        <w:rFonts w:ascii="Cambria Math" w:eastAsia="Times New Roman" w:hAnsi="Cambria Math" w:cs="Times New Roman"/>
                                        <w:kern w:val="0"/>
                                        <w:lang w:eastAsia="en-GB"/>
                                        <w14:ligatures w14:val="none"/>
                                      </w:rPr>
                                      <m:t>i=j</m:t>
                                    </w:del>
                                  </m:r>
                                </m:e>
                              </m:d>
                              <m:r>
                                <w:del w:id="571" w:author="Microsoft Office User" w:date="2026-08-09T18:16:00Z" w16du:dateUtc="2026-08-09T15:16:00Z">
                                  <w:rPr>
                                    <w:rFonts w:ascii="Cambria Math" w:eastAsia="Times New Roman" w:hAnsi="Cambria Math" w:cs="Times New Roman"/>
                                    <w:kern w:val="0"/>
                                    <w:lang w:eastAsia="en-GB"/>
                                    <w14:ligatures w14:val="none"/>
                                  </w:rPr>
                                  <m:t>×Pos</m:t>
                                </w:del>
                              </m:r>
                              <m:sSub>
                                <m:sSubPr>
                                  <m:ctrlPr>
                                    <w:del w:id="572" w:author="Microsoft Office User" w:date="2026-08-09T18:16:00Z" w16du:dateUtc="2026-08-09T15:16:00Z">
                                      <w:rPr>
                                        <w:rFonts w:ascii="Cambria Math" w:eastAsia="Times New Roman" w:hAnsi="Cambria Math" w:cs="Times New Roman"/>
                                        <w:i/>
                                        <w:kern w:val="0"/>
                                        <w:lang w:eastAsia="en-GB"/>
                                        <w14:ligatures w14:val="none"/>
                                      </w:rPr>
                                    </w:del>
                                  </m:ctrlPr>
                                </m:sSubPr>
                                <m:e>
                                  <m:r>
                                    <w:del w:id="573" w:author="Microsoft Office User" w:date="2026-08-09T18:16:00Z" w16du:dateUtc="2026-08-09T15:16:00Z">
                                      <w:rPr>
                                        <w:rFonts w:ascii="Cambria Math" w:eastAsia="Times New Roman" w:hAnsi="Cambria Math" w:cs="Times New Roman"/>
                                        <w:kern w:val="0"/>
                                        <w:lang w:eastAsia="en-GB"/>
                                        <w14:ligatures w14:val="none"/>
                                      </w:rPr>
                                      <m:t>tCovid</m:t>
                                    </w:del>
                                  </m:r>
                                </m:e>
                                <m:sub>
                                  <m:r>
                                    <w:del w:id="574" w:author="Microsoft Office User" w:date="2026-08-09T18:16:00Z" w16du:dateUtc="2026-08-09T15:16:00Z">
                                      <w:rPr>
                                        <w:rFonts w:ascii="Cambria Math" w:eastAsia="Times New Roman" w:hAnsi="Cambria Math" w:cs="Times New Roman"/>
                                        <w:kern w:val="0"/>
                                        <w:lang w:eastAsia="en-GB"/>
                                        <w14:ligatures w14:val="none"/>
                                      </w:rPr>
                                      <m:t>t</m:t>
                                    </w:del>
                                  </m:r>
                                </m:sub>
                              </m:sSub>
                            </m:e>
                          </m:d>
                        </m:e>
                      </m:nary>
                      <m:r>
                        <w:del w:id="575" w:author="Microsoft Office User" w:date="2026-08-09T18:16:00Z" w16du:dateUtc="2026-08-09T15:16:00Z">
                          <w:rPr>
                            <w:rFonts w:ascii="Cambria Math" w:eastAsia="Times New Roman" w:hAnsi="Cambria Math" w:cs="Times New Roman"/>
                            <w:kern w:val="0"/>
                            <w:lang w:eastAsia="en-GB"/>
                            <w14:ligatures w14:val="none"/>
                          </w:rPr>
                          <m:t>+</m:t>
                        </w:del>
                      </m:r>
                      <m:sSup>
                        <m:sSupPr>
                          <m:ctrlPr>
                            <w:del w:id="576" w:author="Microsoft Office User" w:date="2026-08-09T18:16:00Z" w16du:dateUtc="2026-08-09T15:16:00Z">
                              <w:rPr>
                                <w:rFonts w:ascii="Cambria Math" w:eastAsia="Times New Roman" w:hAnsi="Cambria Math" w:cs="Times New Roman"/>
                                <w:i/>
                                <w:kern w:val="0"/>
                                <w:lang w:eastAsia="en-GB"/>
                                <w14:ligatures w14:val="none"/>
                              </w:rPr>
                            </w:del>
                          </m:ctrlPr>
                        </m:sSupPr>
                        <m:e>
                          <m:r>
                            <w:del w:id="577" w:author="Microsoft Office User" w:date="2026-08-09T18:16:00Z" w16du:dateUtc="2026-08-09T15:16:00Z">
                              <w:rPr>
                                <w:rFonts w:ascii="Cambria Math" w:eastAsia="Times New Roman" w:hAnsi="Cambria Math" w:cs="Times New Roman"/>
                                <w:kern w:val="0"/>
                                <w:lang w:eastAsia="en-GB"/>
                                <w14:ligatures w14:val="none"/>
                              </w:rPr>
                              <m:t>ρ</m:t>
                            </w:del>
                          </m:r>
                        </m:e>
                        <m:sup>
                          <m:r>
                            <w:del w:id="578" w:author="Microsoft Office User" w:date="2026-08-09T18:16:00Z" w16du:dateUtc="2026-08-09T15:16:00Z">
                              <w:rPr>
                                <w:rFonts w:ascii="Cambria Math" w:eastAsia="Times New Roman" w:hAnsi="Cambria Math" w:cs="Times New Roman"/>
                                <w:kern w:val="0"/>
                                <w:lang w:eastAsia="en-GB"/>
                                <w14:ligatures w14:val="none"/>
                              </w:rPr>
                              <m:t>'</m:t>
                            </w:del>
                          </m:r>
                        </m:sup>
                      </m:sSup>
                      <m:r>
                        <w:del w:id="579" w:author="Microsoft Office User" w:date="2026-08-09T18:16:00Z" w16du:dateUtc="2026-08-09T15:16:00Z">
                          <m:rPr>
                            <m:sty m:val="bi"/>
                          </m:rPr>
                          <w:rPr>
                            <w:rFonts w:ascii="Cambria Math" w:eastAsia="Times New Roman" w:hAnsi="Cambria Math" w:cs="Times New Roman"/>
                            <w:kern w:val="0"/>
                            <w:lang w:eastAsia="en-GB"/>
                            <w14:ligatures w14:val="none"/>
                          </w:rPr>
                          <m:t>X</m:t>
                        </w:del>
                      </m:r>
                      <m:r>
                        <w:del w:id="580" w:author="Microsoft Office User" w:date="2026-08-09T18:16:00Z" w16du:dateUtc="2026-08-09T15:16:00Z">
                          <w:rPr>
                            <w:rFonts w:ascii="Cambria Math" w:eastAsia="Times New Roman" w:hAnsi="Cambria Math" w:cs="Times New Roman"/>
                            <w:kern w:val="0"/>
                            <w:lang w:eastAsia="en-GB"/>
                            <w14:ligatures w14:val="none"/>
                          </w:rPr>
                          <m:t xml:space="preserve">+ </m:t>
                        </w:del>
                      </m:r>
                      <m:sSub>
                        <m:sSubPr>
                          <m:ctrlPr>
                            <w:del w:id="581" w:author="Microsoft Office User" w:date="2026-08-09T18:16:00Z" w16du:dateUtc="2026-08-09T15:16:00Z">
                              <w:rPr>
                                <w:rFonts w:ascii="Cambria Math" w:eastAsia="Times New Roman" w:hAnsi="Cambria Math" w:cs="Times New Roman"/>
                                <w:i/>
                                <w:kern w:val="0"/>
                                <w:lang w:eastAsia="en-GB"/>
                                <w14:ligatures w14:val="none"/>
                              </w:rPr>
                            </w:del>
                          </m:ctrlPr>
                        </m:sSubPr>
                        <m:e>
                          <m:r>
                            <w:del w:id="582" w:author="Microsoft Office User" w:date="2026-08-09T18:16:00Z" w16du:dateUtc="2026-08-09T15:16:00Z">
                              <w:rPr>
                                <w:rFonts w:ascii="Cambria Math" w:eastAsia="Times New Roman" w:hAnsi="Cambria Math" w:cs="Times New Roman"/>
                                <w:kern w:val="0"/>
                                <w:lang w:eastAsia="en-GB"/>
                                <w14:ligatures w14:val="none"/>
                              </w:rPr>
                              <m:t>ε</m:t>
                            </w:del>
                          </m:r>
                        </m:e>
                        <m:sub>
                          <m:r>
                            <w:del w:id="583" w:author="Microsoft Office User" w:date="2026-08-09T18:16:00Z" w16du:dateUtc="2026-08-09T15:16:00Z">
                              <w:rPr>
                                <w:rFonts w:ascii="Cambria Math" w:eastAsia="Times New Roman" w:hAnsi="Cambria Math" w:cs="Times New Roman"/>
                                <w:kern w:val="0"/>
                                <w:lang w:eastAsia="en-GB"/>
                                <w14:ligatures w14:val="none"/>
                              </w:rPr>
                              <m:t xml:space="preserve">it   </m:t>
                            </w:del>
                          </m:r>
                        </m:sub>
                      </m:sSub>
                    </m:e>
                  </m:mr>
                </m:m>
              </m:oMath>
            </m:oMathPara>
          </w:p>
        </w:tc>
        <w:tc>
          <w:tcPr>
            <w:tcW w:w="567" w:type="dxa"/>
            <w:vAlign w:val="center"/>
            <w:tcPrChange w:id="584" w:author="Microsoft Office User" w:date="2026-08-09T22:51:00Z" w16du:dateUtc="2026-08-09T19:51:00Z">
              <w:tcPr>
                <w:tcW w:w="516" w:type="dxa"/>
                <w:gridSpan w:val="3"/>
                <w:vAlign w:val="center"/>
              </w:tcPr>
            </w:tcPrChange>
          </w:tcPr>
          <w:p w14:paraId="092212C8" w14:textId="14ADB5CA" w:rsidR="002277CE" w:rsidRPr="002277CE" w:rsidDel="00E47E63" w:rsidRDefault="002277CE" w:rsidP="002277CE">
            <w:pPr>
              <w:spacing w:line="360" w:lineRule="auto"/>
              <w:rPr>
                <w:del w:id="585" w:author="Microsoft Office User" w:date="2026-08-09T18:16:00Z" w16du:dateUtc="2026-08-09T15:16:00Z"/>
                <w:rFonts w:ascii="Times New Roman" w:eastAsia="Times New Roman" w:hAnsi="Times New Roman" w:cs="Times New Roman"/>
                <w:kern w:val="0"/>
                <w:lang w:eastAsia="en-GB"/>
                <w14:ligatures w14:val="none"/>
              </w:rPr>
            </w:pPr>
            <w:del w:id="586" w:author="Microsoft Office User" w:date="2026-08-09T18:16:00Z" w16du:dateUtc="2026-08-09T15:16:00Z">
              <w:r w:rsidDel="00E47E63">
                <w:rPr>
                  <w:rFonts w:ascii="Times New Roman" w:eastAsia="Times New Roman" w:hAnsi="Times New Roman" w:cs="Times New Roman"/>
                  <w:kern w:val="0"/>
                  <w:lang w:eastAsia="en-GB"/>
                  <w14:ligatures w14:val="none"/>
                </w:rPr>
                <w:delText>(3)</w:delText>
              </w:r>
            </w:del>
          </w:p>
        </w:tc>
      </w:tr>
    </w:tbl>
    <w:p w14:paraId="1143FB18" w14:textId="77777777" w:rsidR="00F47729" w:rsidRPr="002277CE" w:rsidRDefault="00F47729" w:rsidP="002277CE">
      <w:pPr>
        <w:spacing w:line="360" w:lineRule="auto"/>
        <w:rPr>
          <w:rFonts w:ascii="Times New Roman" w:hAnsi="Times New Roman" w:cs="Times New Roman"/>
        </w:rPr>
      </w:pPr>
    </w:p>
    <w:p w14:paraId="6E6C370D" w14:textId="77777777" w:rsidR="00E47E63" w:rsidRDefault="002277CE" w:rsidP="002277CE">
      <w:pPr>
        <w:spacing w:line="360" w:lineRule="auto"/>
        <w:rPr>
          <w:ins w:id="587" w:author="Microsoft Office User" w:date="2026-08-09T18:21:00Z" w16du:dateUtc="2026-08-09T15:21:00Z"/>
          <w:rFonts w:ascii="Times New Roman" w:hAnsi="Times New Roman" w:cs="Times New Roman"/>
        </w:rPr>
      </w:pPr>
      <w:r>
        <w:rPr>
          <w:rFonts w:ascii="Times New Roman" w:hAnsi="Times New Roman" w:cs="Times New Roman"/>
        </w:rPr>
        <w:t xml:space="preserve">Here </w:t>
      </w:r>
      <m:oMath>
        <m:sSub>
          <m:sSubPr>
            <m:ctrlPr>
              <w:del w:id="588" w:author="reviewer" w:date="2026-08-08T17:08:00Z">
                <w:rPr>
                  <w:rFonts w:ascii="Cambria Math" w:hAnsi="Cambria Math" w:cs="Times New Roman"/>
                </w:rPr>
              </w:del>
            </m:ctrlPr>
          </m:sSubPr>
          <m:e>
            <m:r>
              <w:del w:id="589" w:author="reviewer" w:date="2026-08-08T17:08:00Z">
                <w:rPr>
                  <w:rFonts w:ascii="Cambria Math" w:hAnsi="Cambria Math" w:cs="Times New Roman"/>
                </w:rPr>
                <m:t>β</m:t>
              </w:del>
            </m:r>
          </m:e>
          <m:sub>
            <m:r>
              <w:del w:id="590" w:author="reviewer" w:date="2026-08-08T17:08:00Z">
                <w:rPr>
                  <w:rFonts w:ascii="Cambria Math" w:hAnsi="Cambria Math" w:cs="Times New Roman"/>
                </w:rPr>
                <m:t>j</m:t>
              </w:del>
            </m:r>
          </m:sub>
        </m:sSub>
        <m:sSubSup>
          <m:sSubSupPr>
            <m:ctrlPr>
              <w:ins w:id="591" w:author="Microsoft Office User" w:date="2026-08-09T18:16:00Z" w16du:dateUtc="2026-08-09T15:16:00Z">
                <w:rPr>
                  <w:rFonts w:ascii="Cambria Math" w:hAnsi="Cambria Math"/>
                </w:rPr>
              </w:ins>
            </m:ctrlPr>
          </m:sSubSupPr>
          <m:e>
            <m:r>
              <w:ins w:id="592" w:author="Microsoft Office User" w:date="2026-08-09T18:16:00Z" w16du:dateUtc="2026-08-09T15:16:00Z">
                <m:rPr>
                  <m:sty m:val="p"/>
                </m:rPr>
                <w:rPr>
                  <w:rFonts w:ascii="Cambria Math" w:hAnsi="Cambria Math"/>
                </w:rPr>
                <m:t>β</m:t>
              </w:ins>
            </m:r>
          </m:e>
          <m:sub>
            <m:r>
              <w:ins w:id="593" w:author="Microsoft Office User" w:date="2026-08-09T18:16:00Z" w16du:dateUtc="2026-08-09T15:16:00Z">
                <m:rPr>
                  <m:sty m:val="p"/>
                </m:rPr>
                <w:rPr>
                  <w:rFonts w:ascii="Cambria Math" w:hAnsi="Cambria Math"/>
                </w:rPr>
                <m:t>j</m:t>
              </w:ins>
            </m:r>
          </m:sub>
          <m:sup>
            <m:r>
              <w:ins w:id="594" w:author="Microsoft Office User" w:date="2026-08-09T18:16:00Z" w16du:dateUtc="2026-08-09T15:16:00Z">
                <m:rPr>
                  <m:sty m:val="p"/>
                </m:rPr>
                <w:rPr>
                  <w:rFonts w:ascii="Cambria Math" w:hAnsi="Cambria Math"/>
                </w:rPr>
                <m:t>I</m:t>
              </w:ins>
            </m:r>
          </m:sup>
        </m:sSubSup>
        <m:r>
          <w:ins w:id="595" w:author="reviewer" w:date="2026-08-08T17:08:00Z">
            <w:del w:id="596" w:author="Microsoft Office User" w:date="2026-08-09T18:16:00Z" w16du:dateUtc="2026-08-09T15:16:00Z">
              <m:rPr>
                <m:sty m:val="p"/>
              </m:rPr>
              <w:rPr>
                <w:rFonts w:ascii="Cambria Math" w:hAnsi="Cambria Math" w:cs="Times New Roman"/>
              </w:rPr>
              <m:t>βj</m:t>
            </w:del>
          </w:ins>
        </m:r>
      </m:oMath>
      <w:r>
        <w:rPr>
          <w:rFonts w:ascii="Times New Roman" w:hAnsi="Times New Roman" w:cs="Times New Roman"/>
        </w:rPr>
        <w:t xml:space="preserve"> is the </w:t>
      </w:r>
      <w:del w:id="597" w:author="reviewer" w:date="2026-08-08T17:08:00Z">
        <w:r>
          <w:rPr>
            <w:rFonts w:ascii="Times New Roman" w:hAnsi="Times New Roman" w:cs="Times New Roman"/>
          </w:rPr>
          <w:delText xml:space="preserve">short-run </w:delText>
        </w:r>
      </w:del>
      <w:r>
        <w:rPr>
          <w:rFonts w:ascii="Times New Roman" w:hAnsi="Times New Roman" w:cs="Times New Roman"/>
        </w:rPr>
        <w:t xml:space="preserve">country-specific </w:t>
      </w:r>
      <w:del w:id="598" w:author="reviewer" w:date="2026-08-08T17:08:00Z">
        <w:r>
          <w:rPr>
            <w:rFonts w:ascii="Times New Roman" w:hAnsi="Times New Roman" w:cs="Times New Roman"/>
          </w:rPr>
          <w:delText>response (Brexit plus COVID uncertainty)</w:delText>
        </w:r>
      </w:del>
      <w:ins w:id="599" w:author="reviewer" w:date="2026-08-08T17:08:00Z">
        <w:r>
          <w:rPr>
            <w:rFonts w:ascii="Times New Roman" w:hAnsi="Times New Roman" w:cs="Times New Roman"/>
          </w:rPr>
          <w:t>log effect for 2021–2023</w:t>
        </w:r>
      </w:ins>
      <w:r>
        <w:rPr>
          <w:rFonts w:ascii="Times New Roman" w:hAnsi="Times New Roman" w:cs="Times New Roman"/>
        </w:rPr>
        <w:t xml:space="preserve"> and </w:t>
      </w:r>
      <m:oMath>
        <m:sSub>
          <m:sSubPr>
            <m:ctrlPr>
              <w:del w:id="600" w:author="reviewer" w:date="2026-08-08T17:08:00Z">
                <w:rPr>
                  <w:rFonts w:ascii="Cambria Math" w:hAnsi="Cambria Math" w:cs="Times New Roman"/>
                </w:rPr>
              </w:del>
            </m:ctrlPr>
          </m:sSubPr>
          <m:e>
            <m:r>
              <w:del w:id="601" w:author="reviewer" w:date="2026-08-08T17:08:00Z">
                <w:rPr>
                  <w:rFonts w:ascii="Cambria Math" w:hAnsi="Cambria Math" w:cs="Times New Roman"/>
                </w:rPr>
                <m:t> σ</m:t>
              </w:del>
            </m:r>
          </m:e>
          <m:sub>
            <m:sSup>
              <m:sSupPr>
                <m:ctrlPr>
                  <w:del w:id="602" w:author="reviewer" w:date="2026-08-08T17:08:00Z">
                    <w:rPr>
                      <w:rFonts w:ascii="Cambria Math" w:hAnsi="Cambria Math" w:cs="Times New Roman"/>
                    </w:rPr>
                  </w:del>
                </m:ctrlPr>
              </m:sSupPr>
              <m:e>
                <m:r>
                  <w:del w:id="603" w:author="reviewer" w:date="2026-08-08T17:08:00Z">
                    <w:rPr>
                      <w:rFonts w:ascii="Cambria Math" w:hAnsi="Cambria Math" w:cs="Times New Roman"/>
                    </w:rPr>
                    <m:t>j</m:t>
                  </w:del>
                </m:r>
              </m:e>
              <m:sup>
                <m:r>
                  <w:del w:id="604" w:author="reviewer" w:date="2026-08-08T17:08:00Z">
                    <w:rPr>
                      <w:rFonts w:ascii="Cambria Math" w:hAnsi="Cambria Math" w:cs="Times New Roman"/>
                    </w:rPr>
                    <m:t> </m:t>
                  </w:del>
                </m:r>
              </m:sup>
            </m:sSup>
          </m:sub>
        </m:sSub>
        <m:sSubSup>
          <m:sSubSupPr>
            <m:ctrlPr>
              <w:ins w:id="605" w:author="Microsoft Office User" w:date="2026-08-09T18:16:00Z" w16du:dateUtc="2026-08-09T15:16:00Z">
                <w:rPr>
                  <w:rFonts w:ascii="Cambria Math" w:hAnsi="Cambria Math"/>
                </w:rPr>
              </w:ins>
            </m:ctrlPr>
          </m:sSubSupPr>
          <m:e>
            <m:r>
              <w:ins w:id="606" w:author="Microsoft Office User" w:date="2026-08-09T18:16:00Z" w16du:dateUtc="2026-08-09T15:16:00Z">
                <m:rPr>
                  <m:sty m:val="p"/>
                </m:rPr>
                <w:rPr>
                  <w:rFonts w:ascii="Cambria Math" w:hAnsi="Cambria Math"/>
                </w:rPr>
                <m:t>β</m:t>
              </w:ins>
            </m:r>
          </m:e>
          <m:sub>
            <m:r>
              <w:ins w:id="607" w:author="Microsoft Office User" w:date="2026-08-09T18:16:00Z" w16du:dateUtc="2026-08-09T15:16:00Z">
                <m:rPr>
                  <m:sty m:val="p"/>
                </m:rPr>
                <w:rPr>
                  <w:rFonts w:ascii="Cambria Math" w:hAnsi="Cambria Math"/>
                </w:rPr>
                <m:t>j</m:t>
              </w:ins>
            </m:r>
          </m:sub>
          <m:sup>
            <m:r>
              <w:ins w:id="608" w:author="Microsoft Office User" w:date="2026-08-09T18:16:00Z" w16du:dateUtc="2026-08-09T15:16:00Z">
                <m:rPr>
                  <m:sty m:val="p"/>
                </m:rPr>
                <w:rPr>
                  <w:rFonts w:ascii="Cambria Math" w:hAnsi="Cambria Math"/>
                </w:rPr>
                <m:t>L</m:t>
              </w:ins>
            </m:r>
          </m:sup>
        </m:sSubSup>
        <m:r>
          <w:ins w:id="609" w:author="reviewer" w:date="2026-08-08T17:08:00Z">
            <w:del w:id="610" w:author="Microsoft Office User" w:date="2026-08-09T18:16:00Z" w16du:dateUtc="2026-08-09T15:16:00Z">
              <m:rPr>
                <m:sty m:val="p"/>
              </m:rPr>
              <w:rPr>
                <w:rFonts w:ascii="Cambria Math" w:hAnsi="Cambria Math" w:cs="Times New Roman"/>
              </w:rPr>
              <m:t>σj</m:t>
            </w:del>
          </w:ins>
        </m:r>
      </m:oMath>
      <w:r>
        <w:rPr>
          <w:rFonts w:ascii="Times New Roman" w:hAnsi="Times New Roman" w:cs="Times New Roman"/>
        </w:rPr>
        <w:t xml:space="preserve"> is the </w:t>
      </w:r>
      <w:del w:id="611" w:author="reviewer" w:date="2026-08-08T17:08:00Z">
        <w:r>
          <w:rPr>
            <w:rFonts w:ascii="Times New Roman" w:hAnsi="Times New Roman" w:cs="Times New Roman"/>
          </w:rPr>
          <w:delText>persistent structural response (</w:delText>
        </w:r>
      </w:del>
      <w:ins w:id="612" w:author="reviewer" w:date="2026-08-08T17:08:00Z">
        <w:r>
          <w:rPr>
            <w:rFonts w:ascii="Times New Roman" w:hAnsi="Times New Roman" w:cs="Times New Roman"/>
          </w:rPr>
          <w:t xml:space="preserve">corresponding effect for 2024–2025. </w:t>
        </w:r>
        <w:del w:id="613" w:author="Microsoft Office User" w:date="2026-08-09T18:16:00Z" w16du:dateUtc="2026-08-09T15:16:00Z">
          <w:r w:rsidDel="00E47E63">
            <w:rPr>
              <w:rFonts w:ascii="Times New Roman" w:hAnsi="Times New Roman" w:cs="Times New Roman"/>
            </w:rPr>
            <w:delText xml:space="preserve">Their difference is descriptive. </w:delText>
          </w:r>
        </w:del>
      </w:ins>
      <w:ins w:id="614" w:author="Microsoft Office User" w:date="2026-08-09T18:17:00Z" w16du:dateUtc="2026-08-09T15:17:00Z">
        <w:r w:rsidR="00E47E63">
          <w:rPr>
            <w:rFonts w:ascii="Times New Roman" w:hAnsi="Times New Roman" w:cs="Times New Roman"/>
          </w:rPr>
          <w:t>Even though</w:t>
        </w:r>
      </w:ins>
      <w:ins w:id="615" w:author="reviewer" w:date="2026-08-08T17:08:00Z">
        <w:del w:id="616" w:author="Microsoft Office User" w:date="2026-08-09T18:17:00Z" w16du:dateUtc="2026-08-09T15:17:00Z">
          <w:r w:rsidDel="00E47E63">
            <w:rPr>
              <w:rFonts w:ascii="Times New Roman" w:hAnsi="Times New Roman" w:cs="Times New Roman"/>
            </w:rPr>
            <w:delText>Because</w:delText>
          </w:r>
        </w:del>
        <w:r>
          <w:rPr>
            <w:rFonts w:ascii="Times New Roman" w:hAnsi="Times New Roman" w:cs="Times New Roman"/>
          </w:rPr>
          <w:t xml:space="preserve"> other time-varying shocks may differ across the two windows, </w:t>
        </w:r>
        <w:del w:id="617" w:author="Microsoft Office User" w:date="2026-08-09T18:17:00Z" w16du:dateUtc="2026-08-09T15:17:00Z">
          <w:r w:rsidDel="00E47E63">
            <w:rPr>
              <w:rFonts w:ascii="Times New Roman" w:hAnsi="Times New Roman" w:cs="Times New Roman"/>
            </w:rPr>
            <w:delText xml:space="preserve">it does not separately identify a causal COVID component </w:delText>
          </w:r>
        </w:del>
      </w:ins>
      <w:ins w:id="618" w:author="Microsoft Office User" w:date="2026-08-09T18:21:00Z" w16du:dateUtc="2026-08-09T15:21:00Z">
        <w:r w:rsidR="00E47E63">
          <w:rPr>
            <w:rFonts w:ascii="Times New Roman" w:hAnsi="Times New Roman" w:cs="Times New Roman"/>
          </w:rPr>
          <w:t xml:space="preserve">the </w:t>
        </w:r>
      </w:ins>
      <w:ins w:id="619" w:author="Microsoft Office User" w:date="2026-08-09T18:17:00Z" w16du:dateUtc="2026-08-09T15:17:00Z">
        <w:r w:rsidR="00E47E63">
          <w:rPr>
            <w:rFonts w:ascii="Times New Roman" w:hAnsi="Times New Roman" w:cs="Times New Roman"/>
          </w:rPr>
          <w:t>difference</w:t>
        </w:r>
      </w:ins>
    </w:p>
    <w:p w14:paraId="6CB3B773" w14:textId="3CB20EE0" w:rsidR="00E47E63" w:rsidRDefault="00000000" w:rsidP="002277CE">
      <w:pPr>
        <w:spacing w:line="360" w:lineRule="auto"/>
        <w:rPr>
          <w:ins w:id="620" w:author="Microsoft Office User" w:date="2026-08-09T18:21:00Z" w16du:dateUtc="2026-08-09T15:21:00Z"/>
          <w:rFonts w:ascii="Times New Roman" w:hAnsi="Times New Roman" w:cs="Times New Roman"/>
        </w:rPr>
      </w:pPr>
      <m:oMathPara>
        <m:oMath>
          <m:sSub>
            <m:sSubPr>
              <m:ctrlPr>
                <w:ins w:id="621" w:author="Microsoft Office User" w:date="2026-08-09T18:21:00Z" w16du:dateUtc="2026-08-09T15:21:00Z">
                  <w:rPr>
                    <w:rFonts w:ascii="Cambria Math" w:hAnsi="Cambria Math"/>
                    <w:i/>
                  </w:rPr>
                </w:ins>
              </m:ctrlPr>
            </m:sSubPr>
            <m:e>
              <m:r>
                <w:ins w:id="622" w:author="Microsoft Office User" w:date="2026-08-09T18:21:00Z" w16du:dateUtc="2026-08-09T15:21:00Z">
                  <m:rPr>
                    <m:sty m:val="p"/>
                  </m:rPr>
                  <w:rPr>
                    <w:rFonts w:ascii="Cambria Math" w:hAnsi="Cambria Math"/>
                  </w:rPr>
                  <m:t>Δ</m:t>
                </w:ins>
              </m:r>
              <m:ctrlPr>
                <w:ins w:id="623" w:author="Microsoft Office User" w:date="2026-08-09T18:21:00Z" w16du:dateUtc="2026-08-09T15:21:00Z">
                  <w:rPr>
                    <w:rFonts w:ascii="Cambria Math" w:hAnsi="Cambria Math"/>
                  </w:rPr>
                </w:ins>
              </m:ctrlPr>
            </m:e>
            <m:sub>
              <m:r>
                <w:ins w:id="624" w:author="Microsoft Office User" w:date="2026-08-09T18:21:00Z" w16du:dateUtc="2026-08-09T15:21:00Z">
                  <w:rPr>
                    <w:rFonts w:ascii="Cambria Math" w:hAnsi="Cambria Math"/>
                  </w:rPr>
                  <m:t>j</m:t>
                </w:ins>
              </m:r>
            </m:sub>
          </m:sSub>
          <m:r>
            <w:ins w:id="625" w:author="Microsoft Office User" w:date="2026-08-09T18:21:00Z" w16du:dateUtc="2026-08-09T15:21:00Z">
              <w:rPr>
                <w:rFonts w:ascii="Cambria Math" w:hAnsi="Cambria Math"/>
              </w:rPr>
              <m:t>=</m:t>
            </w:ins>
          </m:r>
          <m:sSubSup>
            <m:sSubSupPr>
              <m:ctrlPr>
                <w:ins w:id="626" w:author="Microsoft Office User" w:date="2026-08-09T18:21:00Z" w16du:dateUtc="2026-08-09T15:21:00Z">
                  <w:rPr>
                    <w:rFonts w:ascii="Cambria Math" w:hAnsi="Cambria Math"/>
                    <w:i/>
                  </w:rPr>
                </w:ins>
              </m:ctrlPr>
            </m:sSubSupPr>
            <m:e>
              <m:r>
                <w:ins w:id="627" w:author="Microsoft Office User" w:date="2026-08-09T18:21:00Z" w16du:dateUtc="2026-08-09T15:21:00Z">
                  <w:rPr>
                    <w:rFonts w:ascii="Cambria Math" w:hAnsi="Cambria Math"/>
                  </w:rPr>
                  <m:t>β</m:t>
                </w:ins>
              </m:r>
            </m:e>
            <m:sub>
              <m:r>
                <w:ins w:id="628" w:author="Microsoft Office User" w:date="2026-08-09T18:21:00Z" w16du:dateUtc="2026-08-09T15:21:00Z">
                  <w:rPr>
                    <w:rFonts w:ascii="Cambria Math" w:hAnsi="Cambria Math"/>
                  </w:rPr>
                  <m:t>j</m:t>
                </w:ins>
              </m:r>
            </m:sub>
            <m:sup>
              <m:r>
                <w:ins w:id="629" w:author="Microsoft Office User" w:date="2026-08-09T18:21:00Z" w16du:dateUtc="2026-08-09T15:21:00Z">
                  <w:rPr>
                    <w:rFonts w:ascii="Cambria Math" w:hAnsi="Cambria Math"/>
                  </w:rPr>
                  <m:t>L</m:t>
                </w:ins>
              </m:r>
            </m:sup>
          </m:sSubSup>
          <m:r>
            <w:ins w:id="630" w:author="Microsoft Office User" w:date="2026-08-09T18:21:00Z" w16du:dateUtc="2026-08-09T15:21:00Z">
              <w:rPr>
                <w:rFonts w:ascii="Cambria Math" w:hAnsi="Cambria Math"/>
              </w:rPr>
              <m:t>-</m:t>
            </w:ins>
          </m:r>
          <m:sSubSup>
            <m:sSubSupPr>
              <m:ctrlPr>
                <w:ins w:id="631" w:author="Microsoft Office User" w:date="2026-08-09T18:21:00Z" w16du:dateUtc="2026-08-09T15:21:00Z">
                  <w:rPr>
                    <w:rFonts w:ascii="Cambria Math" w:hAnsi="Cambria Math"/>
                    <w:i/>
                  </w:rPr>
                </w:ins>
              </m:ctrlPr>
            </m:sSubSupPr>
            <m:e>
              <m:r>
                <w:ins w:id="632" w:author="Microsoft Office User" w:date="2026-08-09T18:21:00Z" w16du:dateUtc="2026-08-09T15:21:00Z">
                  <w:rPr>
                    <w:rFonts w:ascii="Cambria Math" w:hAnsi="Cambria Math"/>
                  </w:rPr>
                  <m:t>β</m:t>
                </w:ins>
              </m:r>
            </m:e>
            <m:sub>
              <m:r>
                <w:ins w:id="633" w:author="Microsoft Office User" w:date="2026-08-09T18:21:00Z" w16du:dateUtc="2026-08-09T15:21:00Z">
                  <w:rPr>
                    <w:rFonts w:ascii="Cambria Math" w:hAnsi="Cambria Math"/>
                  </w:rPr>
                  <m:t>j</m:t>
                </w:ins>
              </m:r>
            </m:sub>
            <m:sup>
              <m:r>
                <w:ins w:id="634" w:author="Microsoft Office User" w:date="2026-08-09T18:21:00Z" w16du:dateUtc="2026-08-09T15:21:00Z">
                  <w:rPr>
                    <w:rFonts w:ascii="Cambria Math" w:hAnsi="Cambria Math"/>
                  </w:rPr>
                  <m:t>I</m:t>
                </w:ins>
              </m:r>
            </m:sup>
          </m:sSubSup>
        </m:oMath>
      </m:oMathPara>
    </w:p>
    <w:p w14:paraId="780484A2" w14:textId="32F9426C" w:rsidR="00F47729" w:rsidRPr="002277CE" w:rsidRDefault="00E47E63" w:rsidP="002277CE">
      <w:pPr>
        <w:spacing w:line="360" w:lineRule="auto"/>
        <w:rPr>
          <w:rFonts w:ascii="Times New Roman" w:hAnsi="Times New Roman" w:cs="Times New Roman"/>
        </w:rPr>
      </w:pPr>
      <w:ins w:id="635" w:author="Microsoft Office User" w:date="2026-08-09T18:17:00Z" w16du:dateUtc="2026-08-09T15:17:00Z">
        <w:r>
          <w:rPr>
            <w:rFonts w:ascii="Times New Roman" w:hAnsi="Times New Roman" w:cs="Times New Roman"/>
          </w:rPr>
          <w:t xml:space="preserve"> c</w:t>
        </w:r>
      </w:ins>
      <w:ins w:id="636" w:author="Microsoft Office User" w:date="2026-08-09T18:18:00Z" w16du:dateUtc="2026-08-09T15:18:00Z">
        <w:r>
          <w:rPr>
            <w:rFonts w:ascii="Times New Roman" w:hAnsi="Times New Roman" w:cs="Times New Roman"/>
          </w:rPr>
          <w:t xml:space="preserve">an be interpreted as </w:t>
        </w:r>
      </w:ins>
      <w:ins w:id="637" w:author="Microsoft Office User" w:date="2026-08-09T18:27:00Z" w16du:dateUtc="2026-08-09T15:27:00Z">
        <w:r w:rsidR="0036218B">
          <w:t>the change in the residual application collapse after the early contemporaneous shocks had subsided, revealing whether the post-reform decline weakened, persisted, or intensified beyond the initial adjustment period</w:t>
        </w:r>
      </w:ins>
      <w:ins w:id="638" w:author="Microsoft Office User" w:date="2026-08-09T18:39:00Z" w16du:dateUtc="2026-08-09T15:39:00Z">
        <w:r w:rsidR="00081C81">
          <w:t xml:space="preserve"> (more information in the appendix). </w:t>
        </w:r>
      </w:ins>
      <w:ins w:id="639" w:author="reviewer" w:date="2026-08-08T17:08:00Z">
        <w:del w:id="640" w:author="Microsoft Office User" w:date="2026-08-09T18:17:00Z" w16du:dateUtc="2026-08-09T15:17:00Z">
          <w:r w:rsidR="002277CE" w:rsidDel="00E47E63">
            <w:rPr>
              <w:rFonts w:ascii="Times New Roman" w:hAnsi="Times New Roman" w:cs="Times New Roman"/>
            </w:rPr>
            <w:delText xml:space="preserve">or </w:delText>
          </w:r>
        </w:del>
      </w:ins>
      <w:del w:id="641" w:author="Microsoft Office User" w:date="2026-08-09T18:17:00Z" w16du:dateUtc="2026-08-09T15:17:00Z">
        <w:r w:rsidR="002277CE" w:rsidDel="00E47E63">
          <w:rPr>
            <w:rFonts w:ascii="Times New Roman" w:hAnsi="Times New Roman" w:cs="Times New Roman"/>
          </w:rPr>
          <w:delText xml:space="preserve">a pure willingness-to-pay shift). The difference </w:delText>
        </w:r>
      </w:del>
      <m:oMath>
        <m:sSub>
          <m:sSubPr>
            <m:ctrlPr>
              <w:del w:id="642" w:author="Microsoft Office User" w:date="2026-08-09T18:17:00Z" w16du:dateUtc="2026-08-09T15:17:00Z">
                <w:rPr>
                  <w:rFonts w:ascii="Cambria Math" w:hAnsi="Cambria Math" w:cs="Times New Roman"/>
                </w:rPr>
              </w:del>
            </m:ctrlPr>
          </m:sSubPr>
          <m:e>
            <m:r>
              <w:del w:id="643" w:author="Microsoft Office User" w:date="2026-08-09T18:17:00Z" w16du:dateUtc="2026-08-09T15:17:00Z">
                <w:rPr>
                  <w:rFonts w:ascii="Cambria Math" w:hAnsi="Cambria Math" w:cs="Times New Roman"/>
                </w:rPr>
                <m:t>β</m:t>
              </w:del>
            </m:r>
          </m:e>
          <m:sub>
            <m:r>
              <w:del w:id="644" w:author="Microsoft Office User" w:date="2026-08-09T18:17:00Z" w16du:dateUtc="2026-08-09T15:17:00Z">
                <w:rPr>
                  <w:rFonts w:ascii="Cambria Math" w:hAnsi="Cambria Math" w:cs="Times New Roman"/>
                </w:rPr>
                <m:t>j</m:t>
              </w:del>
            </m:r>
          </m:sub>
        </m:sSub>
        <m:r>
          <w:del w:id="645" w:author="Microsoft Office User" w:date="2026-08-09T18:17:00Z" w16du:dateUtc="2026-08-09T15:17:00Z">
            <m:rPr>
              <m:sty m:val="p"/>
            </m:rPr>
            <w:rPr>
              <w:rFonts w:ascii="Cambria Math" w:hAnsi="Cambria Math" w:cs="Times New Roman"/>
            </w:rPr>
            <m:t>-</m:t>
          </w:del>
        </m:r>
        <m:sSub>
          <m:sSubPr>
            <m:ctrlPr>
              <w:del w:id="646" w:author="Microsoft Office User" w:date="2026-08-09T18:17:00Z" w16du:dateUtc="2026-08-09T15:17:00Z">
                <w:rPr>
                  <w:rFonts w:ascii="Cambria Math" w:hAnsi="Cambria Math" w:cs="Times New Roman"/>
                </w:rPr>
              </w:del>
            </m:ctrlPr>
          </m:sSubPr>
          <m:e>
            <m:r>
              <w:del w:id="647" w:author="Microsoft Office User" w:date="2026-08-09T18:17:00Z" w16du:dateUtc="2026-08-09T15:17:00Z">
                <w:rPr>
                  <w:rFonts w:ascii="Cambria Math" w:hAnsi="Cambria Math" w:cs="Times New Roman"/>
                </w:rPr>
                <m:t>σ</m:t>
              </w:del>
            </m:r>
          </m:e>
          <m:sub>
            <m:sSup>
              <m:sSupPr>
                <m:ctrlPr>
                  <w:del w:id="648" w:author="Microsoft Office User" w:date="2026-08-09T18:17:00Z" w16du:dateUtc="2026-08-09T15:17:00Z">
                    <w:rPr>
                      <w:rFonts w:ascii="Cambria Math" w:hAnsi="Cambria Math" w:cs="Times New Roman"/>
                    </w:rPr>
                  </w:del>
                </m:ctrlPr>
              </m:sSupPr>
              <m:e>
                <m:r>
                  <w:del w:id="649" w:author="Microsoft Office User" w:date="2026-08-09T18:17:00Z" w16du:dateUtc="2026-08-09T15:17:00Z">
                    <w:rPr>
                      <w:rFonts w:ascii="Cambria Math" w:hAnsi="Cambria Math" w:cs="Times New Roman"/>
                    </w:rPr>
                    <m:t>j</m:t>
                  </w:del>
                </m:r>
              </m:e>
              <m:sup>
                <m:r>
                  <w:del w:id="650" w:author="Microsoft Office User" w:date="2026-08-09T18:17:00Z" w16du:dateUtc="2026-08-09T15:17:00Z">
                    <m:rPr>
                      <m:sty m:val="p"/>
                    </m:rPr>
                    <w:rPr>
                      <w:rFonts w:ascii="Cambria Math" w:hAnsi="Cambria Math" w:cs="Times New Roman"/>
                    </w:rPr>
                    <m:t> </m:t>
                  </w:del>
                </m:r>
              </m:sup>
            </m:sSup>
          </m:sub>
        </m:sSub>
        <m:r>
          <w:del w:id="651" w:author="Microsoft Office User" w:date="2026-08-09T18:17:00Z" w16du:dateUtc="2026-08-09T15:17:00Z">
            <m:rPr>
              <m:sty m:val="p"/>
            </m:rPr>
            <w:rPr>
              <w:rFonts w:ascii="Cambria Math" w:hAnsi="Cambria Math" w:cs="Times New Roman"/>
            </w:rPr>
            <m:t>=</m:t>
          </w:del>
        </m:r>
        <m:sSub>
          <m:sSubPr>
            <m:ctrlPr>
              <w:del w:id="652" w:author="Microsoft Office User" w:date="2026-08-09T18:17:00Z" w16du:dateUtc="2026-08-09T15:17:00Z">
                <w:rPr>
                  <w:rFonts w:ascii="Cambria Math" w:hAnsi="Cambria Math" w:cs="Times New Roman"/>
                </w:rPr>
              </w:del>
            </m:ctrlPr>
          </m:sSubPr>
          <m:e>
            <m:r>
              <w:del w:id="653" w:author="Microsoft Office User" w:date="2026-08-09T18:17:00Z" w16du:dateUtc="2026-08-09T15:17:00Z">
                <w:rPr>
                  <w:rFonts w:ascii="Cambria Math" w:hAnsi="Cambria Math" w:cs="Times New Roman"/>
                </w:rPr>
                <m:t>ω</m:t>
              </w:del>
            </m:r>
          </m:e>
          <m:sub>
            <m:r>
              <w:del w:id="654" w:author="Microsoft Office User" w:date="2026-08-09T18:17:00Z" w16du:dateUtc="2026-08-09T15:17:00Z">
                <w:rPr>
                  <w:rFonts w:ascii="Cambria Math" w:hAnsi="Cambria Math" w:cs="Times New Roman"/>
                </w:rPr>
                <m:t>j</m:t>
              </w:del>
            </m:r>
          </m:sub>
        </m:sSub>
      </m:oMath>
      <w:del w:id="655" w:author="Microsoft Office User" w:date="2026-08-09T18:17:00Z" w16du:dateUtc="2026-08-09T15:17:00Z">
        <w:r w:rsidR="002277CE" w:rsidDel="00E47E63">
          <w:rPr>
            <w:rFonts w:ascii="Times New Roman" w:hAnsi="Times New Roman" w:cs="Times New Roman"/>
          </w:rPr>
          <w:delText xml:space="preserve"> gives the COVID-specific impact on demand elasticities (proof in the supplementary materials).</w:delText>
        </w:r>
      </w:del>
      <w:ins w:id="656" w:author="reviewer" w:date="2026-08-08T17:08:00Z">
        <w:del w:id="657" w:author="Microsoft Office User" w:date="2026-08-09T18:17:00Z" w16du:dateUtc="2026-08-09T15:17:00Z">
          <w:r w:rsidR="002277CE" w:rsidDel="00E47E63">
            <w:rPr>
              <w:rFonts w:ascii="Times New Roman" w:hAnsi="Times New Roman" w:cs="Times New Roman"/>
            </w:rPr>
            <w:delText>.</w:delText>
          </w:r>
        </w:del>
      </w:ins>
    </w:p>
    <w:p w14:paraId="60612E8A" w14:textId="77777777" w:rsidR="00F47729" w:rsidRPr="002277CE" w:rsidRDefault="002277CE">
      <w:pPr>
        <w:spacing w:line="360" w:lineRule="auto"/>
        <w:ind w:firstLine="720"/>
        <w:rPr>
          <w:rFonts w:ascii="Times New Roman" w:hAnsi="Times New Roman" w:cs="Times New Roman"/>
        </w:rPr>
      </w:pPr>
      <w:r>
        <w:rPr>
          <w:rFonts w:ascii="Times New Roman" w:hAnsi="Times New Roman" w:cs="Times New Roman"/>
        </w:rPr>
        <w:t xml:space="preserve">The supplementary materials show that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Ω</m:t>
        </m:r>
      </m:oMath>
      <w:r>
        <w:rPr>
          <w:rFonts w:ascii="Times New Roman" w:hAnsi="Times New Roman" w:cs="Times New Roman"/>
        </w:rPr>
        <w:t>, maps to a structural elasticity through the following transformation:</w:t>
      </w:r>
    </w:p>
    <w:p w14:paraId="0B434F5C" w14:textId="77777777" w:rsidR="002277CE" w:rsidRPr="002277CE" w:rsidRDefault="002277CE" w:rsidP="002277CE">
      <w:pPr>
        <w:spacing w:line="360" w:lineRule="auto"/>
        <w:rPr>
          <w:rFonts w:ascii="Times New Roman" w:hAnsi="Times New Roman" w:cs="Times New Roman"/>
        </w:rPr>
      </w:pPr>
    </w:p>
    <w:p w14:paraId="30482D20" w14:textId="77777777" w:rsidR="00F47729" w:rsidRPr="002277CE" w:rsidRDefault="00000000" w:rsidP="002277CE">
      <w:p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oMath>
      <w:r w:rsidR="00BE721F">
        <w:rPr>
          <w:rFonts w:ascii="Times New Roman" w:hAnsi="Times New Roman" w:cs="Times New Roman"/>
        </w:rPr>
        <w:t>,</w:t>
      </w:r>
    </w:p>
    <w:p w14:paraId="5BF80103" w14:textId="77777777" w:rsidR="002277CE" w:rsidRPr="002277CE" w:rsidRDefault="002277CE" w:rsidP="002277CE">
      <w:pPr>
        <w:spacing w:line="360" w:lineRule="auto"/>
        <w:rPr>
          <w:rFonts w:ascii="Times New Roman" w:hAnsi="Times New Roman" w:cs="Times New Roman"/>
        </w:rPr>
      </w:pPr>
    </w:p>
    <w:p w14:paraId="544BA88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oMath>
      <w:r>
        <w:rPr>
          <w:rFonts w:ascii="Times New Roman" w:hAnsi="Times New Roman" w:cs="Times New Roman"/>
        </w:rPr>
        <w:t xml:space="preserve"> is the price elasticity, expected negative given the downward-sloping demand curve. To allow heterogeneous </w:t>
      </w:r>
      <m:oMath>
        <m:r>
          <w:rPr>
            <w:rFonts w:ascii="Cambria Math" w:hAnsi="Cambria Math" w:cs="Times New Roman"/>
          </w:rPr>
          <m:t>k</m:t>
        </m:r>
      </m:oMath>
      <w:r>
        <w:rPr>
          <w:rFonts w:ascii="Times New Roman" w:hAnsi="Times New Roman" w:cs="Times New Roman"/>
        </w:rPr>
        <w:t xml:space="preserve">’s, under Plan 2 graduates repaid 9% of annual earnings above a statutory threshold (UK Government, n.d.-a), which for the relevant cohort is £27,295 per year. Annual repayments are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0.09</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Pr>
          <w:rFonts w:ascii="Times New Roman" w:hAnsi="Times New Roman" w:cs="Times New Roman"/>
        </w:rPr>
        <w:t xml:space="preserve">, where τ is the threshold and </w:t>
      </w:r>
      <w:proofErr w:type="spellStart"/>
      <w:r>
        <w:rPr>
          <w:rFonts w:ascii="Times New Roman" w:hAnsi="Times New Roman" w:cs="Times New Roman"/>
          <w:i/>
          <w:iCs/>
        </w:rPr>
        <w:t>Y</w:t>
      </w:r>
      <w:r>
        <w:rPr>
          <w:rFonts w:ascii="Times New Roman" w:hAnsi="Times New Roman" w:cs="Times New Roman"/>
          <w:vertAlign w:val="subscript"/>
        </w:rPr>
        <w:t>t</w:t>
      </w:r>
      <w:proofErr w:type="spellEnd"/>
      <w:r>
        <w:rPr>
          <w:rFonts w:ascii="Times New Roman" w:hAnsi="Times New Roman" w:cs="Times New Roman"/>
        </w:rPr>
        <w:t xml:space="preserve"> follows a deterministic wage path with growth rate g. The loan is written off 30 years after repayment becomes due (UK Government, n.d.-b), so the horizon is T=30. Interest accrues at RPI plus up to three points depending on income (UK Government, n.d.-c). Rather than </w:t>
      </w:r>
      <w:r>
        <w:rPr>
          <w:rFonts w:ascii="Times New Roman" w:hAnsi="Times New Roman" w:cs="Times New Roman"/>
        </w:rPr>
        <w:lastRenderedPageBreak/>
        <w:t>replicate the full income-dependent interest schedule, we model the loan’s burden as the present value of expected repayments, discounting at a constant rate δ:</w:t>
      </w:r>
    </w:p>
    <w:p w14:paraId="758C4396" w14:textId="77777777" w:rsidR="002277CE" w:rsidRPr="002277CE" w:rsidRDefault="002277CE" w:rsidP="002277CE">
      <w:pPr>
        <w:spacing w:line="360" w:lineRule="auto"/>
        <w:rPr>
          <w:rFonts w:ascii="Times New Roman" w:hAnsi="Times New Roman" w:cs="Times New Roman"/>
        </w:rPr>
      </w:pPr>
    </w:p>
    <w:p w14:paraId="2109D2D2" w14:textId="77777777" w:rsidR="00F47729" w:rsidRPr="002277CE" w:rsidRDefault="00000000"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0.09</m:t>
              </m:r>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d>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τ</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js</m:t>
                              </m:r>
                            </m:sub>
                          </m:sSub>
                        </m:e>
                      </m:nary>
                    </m:e>
                  </m:d>
                </m:e>
                <m:sub>
                  <m:r>
                    <m:rPr>
                      <m:sty m:val="p"/>
                    </m:rPr>
                    <w:rPr>
                      <w:rFonts w:ascii="Cambria Math" w:hAnsi="Cambria Math" w:cs="Times New Roman"/>
                    </w:rPr>
                    <m:t>+</m:t>
                  </m:r>
                </m:sub>
              </m:sSub>
            </m:e>
          </m:d>
        </m:oMath>
      </m:oMathPara>
    </w:p>
    <w:p w14:paraId="10E98966" w14:textId="77777777" w:rsidR="00F47729" w:rsidRPr="002277CE" w:rsidRDefault="002277CE" w:rsidP="002277CE">
      <w:pPr>
        <w:spacing w:line="360" w:lineRule="auto"/>
        <w:rPr>
          <w:rFonts w:ascii="Times New Roman" w:eastAsiaTheme="minorEastAsia"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30</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t</m:t>
                          </m:r>
                        </m:sup>
                      </m:sSup>
                    </m:den>
                  </m:f>
                </m:e>
              </m:nary>
            </m:e>
          </m:d>
        </m:oMath>
      </m:oMathPara>
    </w:p>
    <w:p w14:paraId="6A48CFFD" w14:textId="77777777" w:rsidR="002277CE" w:rsidRPr="002277CE" w:rsidRDefault="002277CE" w:rsidP="002277CE">
      <w:pPr>
        <w:spacing w:line="360" w:lineRule="auto"/>
        <w:rPr>
          <w:rFonts w:ascii="Times New Roman" w:hAnsi="Times New Roman" w:cs="Times New Roman"/>
        </w:rPr>
      </w:pPr>
    </w:p>
    <w:p w14:paraId="0660171F" w14:textId="77777777" w:rsidR="00F47729" w:rsidRPr="002277CE" w:rsidRDefault="002277CE" w:rsidP="002277CE">
      <w:pPr>
        <w:spacing w:line="360" w:lineRule="auto"/>
        <w:rPr>
          <w:rFonts w:ascii="Times New Roman" w:hAnsi="Times New Roman" w:cs="Times New Roman"/>
        </w:rPr>
      </w:pPr>
      <w:del w:id="658" w:author="reviewer" w:date="2026-08-08T17:08:00Z">
        <w:r>
          <w:rPr>
            <w:rFonts w:ascii="Times New Roman" w:hAnsi="Times New Roman" w:cs="Times New Roman"/>
          </w:rPr>
          <w:delText xml:space="preserve">where </w:delText>
        </w:r>
      </w:del>
      <m:oMath>
        <m:r>
          <w:del w:id="659" w:author="reviewer" w:date="2026-08-08T17:08:00Z">
            <w:rPr>
              <w:rFonts w:ascii="Cambria Math" w:hAnsi="Cambria Math" w:cs="Times New Roman"/>
            </w:rPr>
            <m:t>L</m:t>
          </w:del>
        </m:r>
        <m:r>
          <w:del w:id="660" w:author="reviewer" w:date="2026-08-08T17:08:00Z">
            <m:rPr>
              <m:sty m:val="p"/>
            </m:rPr>
            <w:rPr>
              <w:rFonts w:ascii="Cambria Math" w:hAnsi="Cambria Math" w:cs="Times New Roman"/>
            </w:rPr>
            <m:t>=£</m:t>
          </w:del>
        </m:r>
        <m:r>
          <w:del w:id="661" w:author="reviewer" w:date="2026-08-08T17:08:00Z">
            <w:rPr>
              <w:rFonts w:ascii="Cambria Math" w:hAnsi="Cambria Math" w:cs="Times New Roman"/>
            </w:rPr>
            <m:t>9</m:t>
          </w:del>
        </m:r>
        <m:r>
          <w:del w:id="662" w:author="reviewer" w:date="2026-08-08T17:08:00Z">
            <m:rPr>
              <m:sty m:val="p"/>
            </m:rPr>
            <w:rPr>
              <w:rFonts w:ascii="Cambria Math" w:hAnsi="Cambria Math" w:cs="Times New Roman"/>
            </w:rPr>
            <m:t>,</m:t>
          </w:del>
        </m:r>
        <m:r>
          <w:del w:id="663" w:author="reviewer" w:date="2026-08-08T17:08:00Z">
            <w:rPr>
              <w:rFonts w:ascii="Cambria Math" w:hAnsi="Cambria Math" w:cs="Times New Roman"/>
            </w:rPr>
            <m:t>250</m:t>
          </w:del>
        </m:r>
      </m:oMath>
      <w:ins w:id="664" w:author="reviewer" w:date="2026-08-08T17:08:00Z">
        <w:r>
          <w:rPr>
            <w:rFonts w:ascii="Times New Roman" w:hAnsi="Times New Roman" w:cs="Times New Roman"/>
          </w:rPr>
          <w:t>Here L = £9,250</w:t>
        </w:r>
      </w:ins>
      <w:r>
        <w:rPr>
          <w:rFonts w:ascii="Times New Roman" w:hAnsi="Times New Roman" w:cs="Times New Roman"/>
        </w:rPr>
        <w:t xml:space="preserve"> and </w:t>
      </w:r>
      <m:oMath>
        <m:r>
          <w:del w:id="665" w:author="reviewer" w:date="2026-08-08T17:08:00Z">
            <m:rPr>
              <m:sty m:val="p"/>
            </m:rPr>
            <w:rPr>
              <w:rFonts w:ascii="Cambria Math" w:hAnsi="Cambria Math" w:cs="Times New Roman"/>
            </w:rPr>
            <m:t>[</m:t>
          </w:del>
        </m:r>
        <m:r>
          <w:del w:id="666" w:author="reviewer" w:date="2026-08-08T17:08:00Z">
            <w:rPr>
              <w:rFonts w:ascii="Cambria Math" w:hAnsi="Cambria Math" w:cs="Times New Roman"/>
            </w:rPr>
            <m:t>x</m:t>
          </w:del>
        </m:r>
        <m:sSub>
          <m:sSubPr>
            <m:ctrlPr>
              <w:del w:id="667" w:author="reviewer" w:date="2026-08-08T17:08:00Z">
                <w:rPr>
                  <w:rFonts w:ascii="Cambria Math" w:hAnsi="Cambria Math" w:cs="Times New Roman"/>
                </w:rPr>
              </w:del>
            </m:ctrlPr>
          </m:sSubPr>
          <m:e>
            <m:r>
              <w:del w:id="668" w:author="reviewer" w:date="2026-08-08T17:08:00Z">
                <m:rPr>
                  <m:sty m:val="p"/>
                </m:rPr>
                <w:rPr>
                  <w:rFonts w:ascii="Cambria Math" w:hAnsi="Cambria Math" w:cs="Times New Roman"/>
                </w:rPr>
                <m:t>]</m:t>
              </w:del>
            </m:r>
          </m:e>
          <m:sub>
            <m:r>
              <w:del w:id="669" w:author="reviewer" w:date="2026-08-08T17:08:00Z">
                <m:rPr>
                  <m:sty m:val="p"/>
                </m:rPr>
                <w:rPr>
                  <w:rFonts w:ascii="Cambria Math" w:hAnsi="Cambria Math" w:cs="Times New Roman"/>
                </w:rPr>
                <m:t>+</m:t>
              </w:del>
            </m:r>
          </m:sub>
        </m:sSub>
        <m:r>
          <w:del w:id="670" w:author="reviewer" w:date="2026-08-08T17:08:00Z">
            <m:rPr>
              <m:sty m:val="p"/>
            </m:rPr>
            <w:rPr>
              <w:rFonts w:ascii="Cambria Math" w:hAnsi="Cambria Math" w:cs="Times New Roman"/>
            </w:rPr>
            <m:t>=max</m:t>
          </w:del>
        </m:r>
        <m:d>
          <m:dPr>
            <m:begChr m:val="{"/>
            <m:endChr m:val="}"/>
            <m:ctrlPr>
              <w:del w:id="671" w:author="reviewer" w:date="2026-08-08T17:08:00Z">
                <w:rPr>
                  <w:rFonts w:ascii="Cambria Math" w:hAnsi="Cambria Math" w:cs="Times New Roman"/>
                </w:rPr>
              </w:del>
            </m:ctrlPr>
          </m:dPr>
          <m:e>
            <m:r>
              <w:del w:id="672" w:author="reviewer" w:date="2026-08-08T17:08:00Z">
                <w:rPr>
                  <w:rFonts w:ascii="Cambria Math" w:hAnsi="Cambria Math" w:cs="Times New Roman"/>
                </w:rPr>
                <m:t>x</m:t>
              </w:del>
            </m:r>
            <m:r>
              <w:del w:id="673" w:author="reviewer" w:date="2026-08-08T17:08:00Z">
                <m:rPr>
                  <m:sty m:val="p"/>
                </m:rPr>
                <w:rPr>
                  <w:rFonts w:ascii="Cambria Math" w:hAnsi="Cambria Math" w:cs="Times New Roman"/>
                </w:rPr>
                <m:t>,</m:t>
              </w:del>
            </m:r>
            <m:r>
              <w:del w:id="674" w:author="reviewer" w:date="2026-08-08T17:08:00Z">
                <w:rPr>
                  <w:rFonts w:ascii="Cambria Math" w:hAnsi="Cambria Math" w:cs="Times New Roman"/>
                </w:rPr>
                <m:t>0</m:t>
              </w:del>
            </m:r>
          </m:e>
        </m:d>
      </m:oMath>
      <w:del w:id="675" w:author="reviewer" w:date="2026-08-08T17:08:00Z">
        <w:r>
          <w:rPr>
            <w:rFonts w:ascii="Times New Roman" w:hAnsi="Times New Roman" w:cs="Times New Roman"/>
          </w:rPr>
          <w:delText>.</w:delText>
        </w:r>
      </w:del>
      <w:ins w:id="676" w:author="reviewer" w:date="2026-08-08T17:08:00Z">
        <w:r>
          <w:rPr>
            <w:rFonts w:ascii="Times New Roman" w:hAnsi="Times New Roman" w:cs="Times New Roman"/>
          </w:rPr>
          <w:t>[x]+ = max{x, 0}.</w:t>
        </w:r>
      </w:ins>
      <w:r>
        <w:rPr>
          <w:rFonts w:ascii="Times New Roman" w:hAnsi="Times New Roman" w:cs="Times New Roman"/>
        </w:rPr>
        <w:t xml:space="preserve"> In the baseline we set </w:t>
      </w:r>
      <m:oMath>
        <m:r>
          <w:del w:id="677" w:author="reviewer" w:date="2026-08-08T17:08:00Z">
            <w:rPr>
              <w:rFonts w:ascii="Cambria Math" w:hAnsi="Cambria Math" w:cs="Times New Roman"/>
            </w:rPr>
            <m:t>δ</m:t>
          </w:del>
        </m:r>
        <m:r>
          <w:del w:id="678" w:author="reviewer" w:date="2026-08-08T17:08:00Z">
            <m:rPr>
              <m:sty m:val="p"/>
            </m:rPr>
            <w:rPr>
              <w:rFonts w:ascii="Cambria Math" w:hAnsi="Cambria Math" w:cs="Times New Roman"/>
            </w:rPr>
            <m:t>=</m:t>
          </w:del>
        </m:r>
        <m:r>
          <w:del w:id="679" w:author="reviewer" w:date="2026-08-08T17:08:00Z">
            <w:rPr>
              <w:rFonts w:ascii="Cambria Math" w:hAnsi="Cambria Math" w:cs="Times New Roman"/>
            </w:rPr>
            <m:t>3</m:t>
          </w:del>
        </m:r>
        <m:r>
          <w:del w:id="680" w:author="reviewer" w:date="2026-08-08T17:08:00Z">
            <m:rPr>
              <m:sty m:val="p"/>
            </m:rPr>
            <w:rPr>
              <w:rFonts w:ascii="Cambria Math" w:hAnsi="Cambria Math" w:cs="Times New Roman"/>
            </w:rPr>
            <m:t>%</m:t>
          </w:del>
        </m:r>
      </m:oMath>
      <w:del w:id="681" w:author="reviewer" w:date="2026-08-08T17:08:00Z">
        <w:r>
          <w:rPr>
            <w:rFonts w:ascii="Times New Roman" w:hAnsi="Times New Roman" w:cs="Times New Roman"/>
          </w:rPr>
          <w:delText xml:space="preserve"> and </w:delText>
        </w:r>
      </w:del>
      <m:oMath>
        <m:r>
          <w:del w:id="682" w:author="reviewer" w:date="2026-08-08T17:08:00Z">
            <w:rPr>
              <w:rFonts w:ascii="Cambria Math" w:hAnsi="Cambria Math" w:cs="Times New Roman"/>
            </w:rPr>
            <m:t>g</m:t>
          </w:del>
        </m:r>
        <m:r>
          <w:del w:id="683" w:author="reviewer" w:date="2026-08-08T17:08:00Z">
            <m:rPr>
              <m:sty m:val="p"/>
            </m:rPr>
            <w:rPr>
              <w:rFonts w:ascii="Cambria Math" w:hAnsi="Cambria Math" w:cs="Times New Roman"/>
            </w:rPr>
            <m:t>=</m:t>
          </w:del>
        </m:r>
        <m:r>
          <w:del w:id="684" w:author="reviewer" w:date="2026-08-08T17:08:00Z">
            <w:rPr>
              <w:rFonts w:ascii="Cambria Math" w:hAnsi="Cambria Math" w:cs="Times New Roman"/>
            </w:rPr>
            <m:t>2</m:t>
          </w:del>
        </m:r>
        <m:r>
          <w:del w:id="685" w:author="reviewer" w:date="2026-08-08T17:08:00Z">
            <m:rPr>
              <m:sty m:val="p"/>
            </m:rPr>
            <w:rPr>
              <w:rFonts w:ascii="Cambria Math" w:hAnsi="Cambria Math" w:cs="Times New Roman"/>
            </w:rPr>
            <m:t>%</m:t>
          </w:del>
        </m:r>
      </m:oMath>
      <w:del w:id="686" w:author="reviewer" w:date="2026-08-08T17:08:00Z">
        <w:r>
          <w:rPr>
            <w:rFonts w:ascii="Times New Roman" w:hAnsi="Times New Roman" w:cs="Times New Roman"/>
          </w:rPr>
          <w:delText xml:space="preserve">. The maximum operator keeps </w:delText>
        </w:r>
      </w:del>
      <w:r>
        <w:rPr>
          <w:rFonts w:ascii="Times New Roman" w:hAnsi="Times New Roman" w:cs="Times New Roman"/>
        </w:rPr>
        <w:t xml:space="preserve">the </w:t>
      </w:r>
      <w:del w:id="687" w:author="reviewer" w:date="2026-08-08T17:08:00Z">
        <w:r>
          <w:rPr>
            <w:rFonts w:ascii="Times New Roman" w:hAnsi="Times New Roman" w:cs="Times New Roman"/>
          </w:rPr>
          <w:delText xml:space="preserve">log transformation defined even at zero present value. We anchor </w:delText>
        </w:r>
      </w:del>
      <w:ins w:id="688" w:author="reviewer" w:date="2026-08-08T17:08:00Z">
        <w:r>
          <w:rPr>
            <w:rFonts w:ascii="Times New Roman" w:hAnsi="Times New Roman" w:cs="Times New Roman"/>
          </w:rPr>
          <w:t xml:space="preserve">discount rate to 3% and </w:t>
        </w:r>
      </w:ins>
      <w:r>
        <w:rPr>
          <w:rFonts w:ascii="Times New Roman" w:hAnsi="Times New Roman" w:cs="Times New Roman"/>
        </w:rPr>
        <w:t xml:space="preserve">nominal wage growth </w:t>
      </w:r>
      <w:del w:id="689" w:author="reviewer" w:date="2026-08-08T17:08:00Z">
        <w:r>
          <w:rPr>
            <w:rFonts w:ascii="Times New Roman" w:hAnsi="Times New Roman" w:cs="Times New Roman"/>
          </w:rPr>
          <w:delText xml:space="preserve">of g=0.02 to </w:delText>
        </w:r>
      </w:del>
      <w:ins w:id="690" w:author="reviewer" w:date="2026-08-08T17:08:00Z">
        <w:r>
          <w:rPr>
            <w:rFonts w:ascii="Times New Roman" w:hAnsi="Times New Roman" w:cs="Times New Roman"/>
          </w:rPr>
          <w:t xml:space="preserve">to 2%. Repayments are capped at </w:t>
        </w:r>
      </w:ins>
      <w:r>
        <w:rPr>
          <w:rFonts w:ascii="Times New Roman" w:hAnsi="Times New Roman" w:cs="Times New Roman"/>
        </w:rPr>
        <w:t xml:space="preserve">the </w:t>
      </w:r>
      <w:del w:id="691" w:author="reviewer" w:date="2026-08-08T17:08:00Z">
        <w:r>
          <w:rPr>
            <w:rFonts w:ascii="Times New Roman" w:hAnsi="Times New Roman" w:cs="Times New Roman"/>
          </w:rPr>
          <w:delText>ECB’s symmetric 2% medium-term inflation target, under which the Governing Council treats negative</w:delText>
        </w:r>
      </w:del>
      <w:ins w:id="692" w:author="reviewer" w:date="2026-08-08T17:08:00Z">
        <w:r>
          <w:rPr>
            <w:rFonts w:ascii="Times New Roman" w:hAnsi="Times New Roman" w:cs="Times New Roman"/>
          </w:rPr>
          <w:t>remaining principal,</w:t>
        </w:r>
      </w:ins>
      <w:r>
        <w:rPr>
          <w:rFonts w:ascii="Times New Roman" w:hAnsi="Times New Roman" w:cs="Times New Roman"/>
        </w:rPr>
        <w:t xml:space="preserve"> and </w:t>
      </w:r>
      <w:del w:id="693" w:author="reviewer" w:date="2026-08-08T17:08:00Z">
        <w:r>
          <w:rPr>
            <w:rFonts w:ascii="Times New Roman" w:hAnsi="Times New Roman" w:cs="Times New Roman"/>
          </w:rPr>
          <w:delText xml:space="preserve">positive deviations as equally undesirable </w:delText>
        </w:r>
        <w:r>
          <w:rPr>
            <w:rFonts w:ascii="Times New Roman" w:hAnsi="Times New Roman" w:cs="Times New Roman"/>
            <w:highlight w:val="yellow"/>
          </w:rPr>
          <w:delText>(European Central Bank, 2021)</w:delText>
        </w:r>
        <w:r>
          <w:rPr>
            <w:rFonts w:ascii="Times New Roman" w:hAnsi="Times New Roman" w:cs="Times New Roman"/>
          </w:rPr>
          <w:delText>.</w:delText>
        </w:r>
      </w:del>
      <w:ins w:id="694" w:author="reviewer" w:date="2026-08-08T17:08:00Z">
        <w:r>
          <w:rPr>
            <w:rFonts w:ascii="Times New Roman" w:hAnsi="Times New Roman" w:cs="Times New Roman"/>
          </w:rPr>
          <w:t>the present value is floored at £1 solely to keep the logarithm defined. The calculation is intentionally stylized and does not reproduce the full income-dependent interest schedule.</w:t>
        </w:r>
      </w:ins>
    </w:p>
    <w:p w14:paraId="2F63BD8E"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We </w:t>
      </w:r>
      <w:del w:id="695" w:author="reviewer" w:date="2026-08-08T17:08:00Z">
        <w:r>
          <w:rPr>
            <w:rFonts w:ascii="Times New Roman" w:hAnsi="Times New Roman" w:cs="Times New Roman"/>
          </w:rPr>
          <w:delText>estimate</w:delText>
        </w:r>
      </w:del>
      <w:ins w:id="696" w:author="reviewer" w:date="2026-08-08T17:08:00Z">
        <w:r>
          <w:rPr>
            <w:rFonts w:ascii="Times New Roman" w:hAnsi="Times New Roman" w:cs="Times New Roman"/>
          </w:rPr>
          <w:t>calculate</w:t>
        </w:r>
      </w:ins>
      <w:r>
        <w:rPr>
          <w:rFonts w:ascii="Times New Roman" w:hAnsi="Times New Roman" w:cs="Times New Roman"/>
        </w:rPr>
        <w:t xml:space="preserve"> the present value </w:t>
      </w:r>
      <w:del w:id="697" w:author="reviewer" w:date="2026-08-08T17:08:00Z">
        <w:r>
          <w:rPr>
            <w:rFonts w:ascii="Times New Roman" w:hAnsi="Times New Roman" w:cs="Times New Roman"/>
          </w:rPr>
          <w:delText>based on</w:delText>
        </w:r>
      </w:del>
      <w:ins w:id="698" w:author="reviewer" w:date="2026-08-08T17:08:00Z">
        <w:r>
          <w:rPr>
            <w:rFonts w:ascii="Times New Roman" w:hAnsi="Times New Roman" w:cs="Times New Roman"/>
          </w:rPr>
          <w:t>using</w:t>
        </w:r>
      </w:ins>
      <w:r>
        <w:rPr>
          <w:rFonts w:ascii="Times New Roman" w:hAnsi="Times New Roman" w:cs="Times New Roman"/>
        </w:rPr>
        <w:t xml:space="preserve"> the average country</w:t>
      </w:r>
      <w:del w:id="699" w:author="reviewer" w:date="2026-08-08T17:08:00Z">
        <w:r>
          <w:rPr>
            <w:rFonts w:ascii="Times New Roman" w:hAnsi="Times New Roman" w:cs="Times New Roman"/>
          </w:rPr>
          <w:delText xml:space="preserve"> </w:delText>
        </w:r>
      </w:del>
      <w:ins w:id="700" w:author="reviewer" w:date="2026-08-08T17:08:00Z">
        <w:r>
          <w:rPr>
            <w:rFonts w:ascii="Times New Roman" w:hAnsi="Times New Roman" w:cs="Times New Roman"/>
          </w:rPr>
          <w:t>-</w:t>
        </w:r>
      </w:ins>
      <w:r>
        <w:rPr>
          <w:rFonts w:ascii="Times New Roman" w:hAnsi="Times New Roman" w:cs="Times New Roman"/>
        </w:rPr>
        <w:t xml:space="preserve">specific wage </w:t>
      </w:r>
      <w:del w:id="701" w:author="reviewer" w:date="2026-08-08T17:08:00Z">
        <w:r>
          <w:rPr>
            <w:rFonts w:ascii="Times New Roman" w:hAnsi="Times New Roman" w:cs="Times New Roman"/>
          </w:rPr>
          <w:delText>(</w:delText>
        </w:r>
      </w:del>
      <m:oMath>
        <m:sSubSup>
          <m:sSubSupPr>
            <m:ctrlPr>
              <w:del w:id="702" w:author="reviewer" w:date="2026-08-08T17:08:00Z">
                <w:rPr>
                  <w:rFonts w:ascii="Cambria Math" w:hAnsi="Cambria Math" w:cs="Times New Roman"/>
                </w:rPr>
              </w:del>
            </m:ctrlPr>
          </m:sSubSupPr>
          <m:e>
            <m:r>
              <w:del w:id="703" w:author="reviewer" w:date="2026-08-08T17:08:00Z">
                <w:rPr>
                  <w:rFonts w:ascii="Cambria Math" w:hAnsi="Cambria Math" w:cs="Times New Roman"/>
                </w:rPr>
                <m:t>w</m:t>
              </w:del>
            </m:r>
          </m:e>
          <m:sub>
            <m:r>
              <w:del w:id="704" w:author="reviewer" w:date="2026-08-08T17:08:00Z">
                <w:rPr>
                  <w:rFonts w:ascii="Cambria Math" w:hAnsi="Cambria Math" w:cs="Times New Roman"/>
                </w:rPr>
                <m:t>j</m:t>
              </w:del>
            </m:r>
          </m:sub>
          <m:sup>
            <m:r>
              <w:del w:id="705" w:author="reviewer" w:date="2026-08-08T17:08:00Z">
                <w:rPr>
                  <w:rFonts w:ascii="Cambria Math" w:hAnsi="Cambria Math" w:cs="Times New Roman"/>
                </w:rPr>
                <m:t>GBP</m:t>
              </w:del>
            </m:r>
          </m:sup>
        </m:sSubSup>
        <m:r>
          <w:del w:id="706" w:author="reviewer" w:date="2026-08-08T17:08:00Z">
            <m:rPr>
              <m:sty m:val="p"/>
            </m:rPr>
            <w:rPr>
              <w:rFonts w:ascii="Cambria Math" w:hAnsi="Cambria Math" w:cs="Times New Roman"/>
            </w:rPr>
            <m:t>)</m:t>
          </w:del>
        </m:r>
      </m:oMath>
      <w:del w:id="707" w:author="reviewer" w:date="2026-08-08T17:08:00Z">
        <w:r>
          <w:rPr>
            <w:rFonts w:ascii="Times New Roman" w:hAnsi="Times New Roman" w:cs="Times New Roman"/>
          </w:rPr>
          <w:delText xml:space="preserve"> and </w:delText>
        </w:r>
      </w:del>
      <m:oMath>
        <m:r>
          <w:del w:id="708" w:author="reviewer" w:date="2026-08-08T17:08:00Z">
            <w:rPr>
              <w:rFonts w:ascii="Cambria Math" w:hAnsi="Cambria Math" w:cs="Times New Roman"/>
            </w:rPr>
            <m:t>k</m:t>
          </w:del>
        </m:r>
      </m:oMath>
      <w:ins w:id="709" w:author="reviewer" w:date="2026-08-08T17:08:00Z">
        <w:r>
          <w:rPr>
            <w:rFonts w:ascii="Times New Roman" w:hAnsi="Times New Roman" w:cs="Times New Roman"/>
          </w:rPr>
          <w:t>in pounds, so k</w:t>
        </w:r>
      </w:ins>
      <w:r>
        <w:rPr>
          <w:rFonts w:ascii="Times New Roman" w:hAnsi="Times New Roman" w:cs="Times New Roman"/>
        </w:rPr>
        <w:t xml:space="preserve"> becomes a function of </w:t>
      </w:r>
      <w:del w:id="710" w:author="reviewer" w:date="2026-08-08T17:08:00Z">
        <w:r>
          <w:rPr>
            <w:rFonts w:ascii="Times New Roman" w:hAnsi="Times New Roman" w:cs="Times New Roman"/>
          </w:rPr>
          <w:delText>the average</w:delText>
        </w:r>
      </w:del>
      <w:ins w:id="711" w:author="reviewer" w:date="2026-08-08T17:08:00Z">
        <w:r>
          <w:rPr>
            <w:rFonts w:ascii="Times New Roman" w:hAnsi="Times New Roman" w:cs="Times New Roman"/>
          </w:rPr>
          <w:t>that</w:t>
        </w:r>
      </w:ins>
      <w:r>
        <w:rPr>
          <w:rFonts w:ascii="Times New Roman" w:hAnsi="Times New Roman" w:cs="Times New Roman"/>
        </w:rPr>
        <w:t xml:space="preserve"> wage:</w:t>
      </w:r>
    </w:p>
    <w:p w14:paraId="206BBA64" w14:textId="77777777" w:rsidR="002277CE" w:rsidRPr="002277CE" w:rsidRDefault="002277CE" w:rsidP="002277CE">
      <w:pPr>
        <w:spacing w:line="360" w:lineRule="auto"/>
        <w:ind w:firstLine="720"/>
        <w:rPr>
          <w:rFonts w:ascii="Times New Roman" w:hAnsi="Times New Roman" w:cs="Times New Roman"/>
        </w:rPr>
      </w:pPr>
    </w:p>
    <w:p w14:paraId="5FDA64F2" w14:textId="77777777" w:rsidR="00F47729" w:rsidRPr="002277CE" w:rsidRDefault="00000000" w:rsidP="002277CE">
      <w:pPr>
        <w:spacing w:line="360" w:lineRule="auto"/>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=log</m:t>
          </m:r>
          <m:r>
            <w:rPr>
              <w:rFonts w:ascii="Cambria Math" w:hAnsi="Cambria Math" w:cs="Times New Roman"/>
            </w:rPr>
            <m:t>22200</m:t>
          </m:r>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m:oMathPara>
    </w:p>
    <w:p w14:paraId="585F70DA" w14:textId="77777777" w:rsidR="002277CE" w:rsidRPr="002277CE" w:rsidRDefault="002277CE" w:rsidP="002277CE">
      <w:pPr>
        <w:spacing w:line="360" w:lineRule="auto"/>
        <w:rPr>
          <w:rFonts w:ascii="Times New Roman" w:hAnsi="Times New Roman" w:cs="Times New Roman"/>
        </w:rPr>
      </w:pPr>
    </w:p>
    <w:p w14:paraId="60794C5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r>
          <w:del w:id="712" w:author="reviewer" w:date="2026-08-08T17:08:00Z">
            <w:rPr>
              <w:rFonts w:ascii="Cambria Math" w:hAnsi="Cambria Math" w:cs="Times New Roman"/>
            </w:rPr>
            <m:t>P</m:t>
          </w:del>
        </m:r>
        <m:sSub>
          <m:sSubPr>
            <m:ctrlPr>
              <w:del w:id="713" w:author="reviewer" w:date="2026-08-08T17:08:00Z">
                <w:rPr>
                  <w:rFonts w:ascii="Cambria Math" w:hAnsi="Cambria Math" w:cs="Times New Roman"/>
                </w:rPr>
              </w:del>
            </m:ctrlPr>
          </m:sSubPr>
          <m:e>
            <m:r>
              <w:del w:id="714" w:author="reviewer" w:date="2026-08-08T17:08:00Z">
                <w:rPr>
                  <w:rFonts w:ascii="Cambria Math" w:hAnsi="Cambria Math" w:cs="Times New Roman"/>
                </w:rPr>
                <m:t>V</m:t>
              </w:del>
            </m:r>
          </m:e>
          <m:sub>
            <m:r>
              <w:del w:id="715" w:author="reviewer" w:date="2026-08-08T17:08:00Z">
                <w:rPr>
                  <w:rFonts w:ascii="Cambria Math" w:hAnsi="Cambria Math" w:cs="Times New Roman"/>
                </w:rPr>
                <m:t>loan</m:t>
              </w:del>
            </m:r>
          </m:sub>
        </m:sSub>
        <m:d>
          <m:dPr>
            <m:ctrlPr>
              <w:del w:id="716" w:author="reviewer" w:date="2026-08-08T17:08:00Z">
                <w:rPr>
                  <w:rFonts w:ascii="Cambria Math" w:hAnsi="Cambria Math" w:cs="Times New Roman"/>
                </w:rPr>
              </w:del>
            </m:ctrlPr>
          </m:dPr>
          <m:e>
            <m:sSubSup>
              <m:sSubSupPr>
                <m:ctrlPr>
                  <w:del w:id="717" w:author="reviewer" w:date="2026-08-08T17:08:00Z">
                    <w:rPr>
                      <w:rFonts w:ascii="Cambria Math" w:hAnsi="Cambria Math" w:cs="Times New Roman"/>
                    </w:rPr>
                  </w:del>
                </m:ctrlPr>
              </m:sSubSupPr>
              <m:e>
                <m:r>
                  <w:del w:id="718" w:author="reviewer" w:date="2026-08-08T17:08:00Z">
                    <w:rPr>
                      <w:rFonts w:ascii="Cambria Math" w:hAnsi="Cambria Math" w:cs="Times New Roman"/>
                    </w:rPr>
                    <m:t>w</m:t>
                  </w:del>
                </m:r>
              </m:e>
              <m:sub>
                <m:r>
                  <w:del w:id="719" w:author="reviewer" w:date="2026-08-08T17:08:00Z">
                    <w:rPr>
                      <w:rFonts w:ascii="Cambria Math" w:hAnsi="Cambria Math" w:cs="Times New Roman"/>
                    </w:rPr>
                    <m:t>j</m:t>
                  </w:del>
                </m:r>
              </m:sub>
              <m:sup>
                <m:r>
                  <w:del w:id="720" w:author="reviewer" w:date="2026-08-08T17:08:00Z">
                    <w:rPr>
                      <w:rFonts w:ascii="Cambria Math" w:hAnsi="Cambria Math" w:cs="Times New Roman"/>
                    </w:rPr>
                    <m:t>GBP</m:t>
                  </w:del>
                </m:r>
              </m:sup>
            </m:sSubSup>
          </m:e>
        </m:d>
      </m:oMath>
      <w:proofErr w:type="spellStart"/>
      <w:ins w:id="721" w:author="reviewer" w:date="2026-08-08T17:08:00Z">
        <w:r>
          <w:rPr>
            <w:rFonts w:ascii="Times New Roman" w:hAnsi="Times New Roman" w:cs="Times New Roman"/>
          </w:rPr>
          <w:t>PVloan</w:t>
        </w:r>
        <w:proofErr w:type="spellEnd"/>
        <w:r>
          <w:rPr>
            <w:rFonts w:ascii="Times New Roman" w:hAnsi="Times New Roman" w:cs="Times New Roman"/>
          </w:rPr>
          <w:t>(</w:t>
        </w:r>
        <w:proofErr w:type="spellStart"/>
        <w:r>
          <w:rPr>
            <w:rFonts w:ascii="Times New Roman" w:hAnsi="Times New Roman" w:cs="Times New Roman"/>
          </w:rPr>
          <w:t>wjGBP</w:t>
        </w:r>
        <w:proofErr w:type="spellEnd"/>
        <w:r>
          <w:rPr>
            <w:rFonts w:ascii="Times New Roman" w:hAnsi="Times New Roman" w:cs="Times New Roman"/>
          </w:rPr>
          <w:t>)</w:t>
        </w:r>
      </w:ins>
      <w:r>
        <w:rPr>
          <w:rFonts w:ascii="Times New Roman" w:hAnsi="Times New Roman" w:cs="Times New Roman"/>
        </w:rPr>
        <w:t xml:space="preserve"> is the present value of the income-contingent UK loan, £22,200 is the average post-Brexit </w:t>
      </w:r>
      <w:del w:id="722" w:author="reviewer" w:date="2026-08-08T17:08:00Z">
        <w:r>
          <w:rPr>
            <w:rFonts w:ascii="Times New Roman" w:hAnsi="Times New Roman" w:cs="Times New Roman"/>
          </w:rPr>
          <w:delText>price</w:delText>
        </w:r>
      </w:del>
      <w:ins w:id="723" w:author="reviewer" w:date="2026-08-08T17:08:00Z">
        <w:r>
          <w:rPr>
            <w:rFonts w:ascii="Times New Roman" w:hAnsi="Times New Roman" w:cs="Times New Roman"/>
          </w:rPr>
          <w:t>fee used in the calibration</w:t>
        </w:r>
      </w:ins>
      <w:r>
        <w:rPr>
          <w:rFonts w:ascii="Times New Roman" w:hAnsi="Times New Roman" w:cs="Times New Roman"/>
        </w:rPr>
        <w:t xml:space="preserve">, and </w:t>
      </w:r>
      <m:oMath>
        <m:sSub>
          <m:sSubPr>
            <m:ctrlPr>
              <w:del w:id="724" w:author="reviewer" w:date="2026-08-08T17:08:00Z">
                <w:rPr>
                  <w:rFonts w:ascii="Cambria Math" w:hAnsi="Cambria Math" w:cs="Times New Roman"/>
                </w:rPr>
              </w:del>
            </m:ctrlPr>
          </m:sSubPr>
          <m:e>
            <m:r>
              <w:del w:id="725" w:author="reviewer" w:date="2026-08-08T17:08:00Z">
                <w:rPr>
                  <w:rFonts w:ascii="Cambria Math" w:hAnsi="Cambria Math" w:cs="Times New Roman"/>
                </w:rPr>
                <m:t>w</m:t>
              </w:del>
            </m:r>
          </m:e>
          <m:sub>
            <m:r>
              <w:del w:id="726" w:author="reviewer" w:date="2026-08-08T17:08:00Z">
                <w:rPr>
                  <w:rFonts w:ascii="Cambria Math" w:hAnsi="Cambria Math" w:cs="Times New Roman"/>
                </w:rPr>
                <m:t>j</m:t>
              </w:del>
            </m:r>
          </m:sub>
        </m:sSub>
      </m:oMath>
      <w:proofErr w:type="spellStart"/>
      <w:ins w:id="727" w:author="reviewer" w:date="2026-08-08T17:08:00Z">
        <w:r>
          <w:rPr>
            <w:rFonts w:ascii="Times New Roman" w:hAnsi="Times New Roman" w:cs="Times New Roman"/>
          </w:rPr>
          <w:t>wj</w:t>
        </w:r>
      </w:ins>
      <w:proofErr w:type="spellEnd"/>
      <w:r>
        <w:rPr>
          <w:rFonts w:ascii="Times New Roman" w:hAnsi="Times New Roman" w:cs="Times New Roman"/>
        </w:rPr>
        <w:t xml:space="preserve"> is the </w:t>
      </w:r>
      <w:ins w:id="728" w:author="reviewer" w:date="2026-08-08T17:08:00Z">
        <w:r>
          <w:rPr>
            <w:rFonts w:ascii="Times New Roman" w:hAnsi="Times New Roman" w:cs="Times New Roman"/>
          </w:rPr>
          <w:t xml:space="preserve">2024 </w:t>
        </w:r>
      </w:ins>
      <w:r>
        <w:rPr>
          <w:rFonts w:ascii="Times New Roman" w:hAnsi="Times New Roman" w:cs="Times New Roman"/>
        </w:rPr>
        <w:t xml:space="preserve">average annual salary </w:t>
      </w:r>
      <w:del w:id="729" w:author="reviewer" w:date="2026-08-08T17:08:00Z">
        <w:r>
          <w:rPr>
            <w:rFonts w:ascii="Times New Roman" w:hAnsi="Times New Roman" w:cs="Times New Roman"/>
          </w:rPr>
          <w:delText xml:space="preserve">in pounds (2024, </w:delText>
        </w:r>
      </w:del>
      <w:r>
        <w:rPr>
          <w:rFonts w:ascii="Times New Roman" w:hAnsi="Times New Roman" w:cs="Times New Roman"/>
        </w:rPr>
        <w:t xml:space="preserve">converted from euros </w:t>
      </w:r>
      <w:ins w:id="730" w:author="reviewer" w:date="2026-08-08T17:08:00Z">
        <w:r>
          <w:rPr>
            <w:rFonts w:ascii="Times New Roman" w:hAnsi="Times New Roman" w:cs="Times New Roman"/>
          </w:rPr>
          <w:t xml:space="preserve">to pounds </w:t>
        </w:r>
      </w:ins>
      <w:r>
        <w:rPr>
          <w:rFonts w:ascii="Times New Roman" w:hAnsi="Times New Roman" w:cs="Times New Roman"/>
        </w:rPr>
        <w:t>at 0.85</w:t>
      </w:r>
      <w:del w:id="731" w:author="reviewer" w:date="2026-08-08T17:08:00Z">
        <w:r>
          <w:rPr>
            <w:rFonts w:ascii="Times New Roman" w:hAnsi="Times New Roman" w:cs="Times New Roman"/>
          </w:rPr>
          <w:delText>)</w:delText>
        </w:r>
        <w:r>
          <w:rPr>
            <w:rStyle w:val="FootnoteReference"/>
            <w:rFonts w:ascii="Times New Roman" w:hAnsi="Times New Roman" w:cs="Times New Roman"/>
          </w:rPr>
          <w:footnoteReference w:id="2"/>
        </w:r>
      </w:del>
      <w:ins w:id="733" w:author="reviewer" w:date="2026-08-08T17:08:00Z">
        <w:r>
          <w:rPr>
            <w:rFonts w:ascii="Times New Roman" w:hAnsi="Times New Roman" w:cs="Times New Roman"/>
          </w:rPr>
          <w:t>.</w:t>
        </w:r>
      </w:ins>
    </w:p>
    <w:p w14:paraId="287263B9"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Intuitively, read the calculation from the perspective of a 2024 graduate asking how much they would actually repay under the old income-contingent system given their expected first wage. We take the 2024 wage, project it over 30 years, compute annual repayments under the loan rule, and discount them back to 2024, giving the effective price of the old regime. Discounting the £22,200 price would be inappropriate, since it would recast a current tuition obligation as a deferred repayment stream. The asymmetry is institutional, not arbitrary: the old price is mediated through a future repayment contract, while the new price is a direct posted fee.</w:t>
      </w:r>
    </w:p>
    <w:p w14:paraId="476879F0"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Discounting matters because under the standard shift from £9,250 with no heterogeneity, </w:t>
      </w:r>
      <m:oMath>
        <m:r>
          <w:rPr>
            <w:rFonts w:ascii="Cambria Math" w:hAnsi="Cambria Math" w:cs="Times New Roman"/>
          </w:rPr>
          <m:t>k</m:t>
        </m:r>
      </m:oMath>
      <w:r>
        <w:rPr>
          <w:rFonts w:ascii="Times New Roman" w:hAnsi="Times New Roman" w:cs="Times New Roman"/>
        </w:rPr>
        <w:t xml:space="preserve"> is 0.875. Clifton-Sprigg et al. (2025) assume one price change (£9,250 to £22,200), whereas the equation above relaxes that. The extension is especially relevant given Solís’s (2017) finding that credit access raises immediate college enrollment by 100 percent and ever-enrolling by 50 percent.</w:t>
      </w:r>
    </w:p>
    <w:p w14:paraId="0E1ABBD7"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734" w:author="reviewer" w:date="2026-08-08T17:08: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500"/>
        <w:gridCol w:w="516"/>
        <w:tblGridChange w:id="735">
          <w:tblGrid>
            <w:gridCol w:w="8500"/>
            <w:gridCol w:w="516"/>
          </w:tblGrid>
        </w:tblGridChange>
      </w:tblGrid>
      <w:tr w:rsidR="002277CE" w:rsidRPr="002277CE" w14:paraId="52A2F629" w14:textId="77777777" w:rsidTr="002277CE">
        <w:trPr>
          <w:tblHeader/>
        </w:trPr>
        <w:tc>
          <w:tcPr>
            <w:tcW w:w="8500" w:type="dxa"/>
            <w:tcPrChange w:id="736" w:author="reviewer" w:date="2026-08-08T17:08:00Z">
              <w:tcPr>
                <w:tcW w:w="8500" w:type="dxa"/>
              </w:tcPr>
            </w:tcPrChange>
          </w:tcPr>
          <w:p w14:paraId="32A4DDCE"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Change w:id="737" w:author="reviewer" w:date="2026-08-08T17:08:00Z">
              <w:tcPr>
                <w:tcW w:w="516" w:type="dxa"/>
                <w:vAlign w:val="center"/>
              </w:tcPr>
            </w:tcPrChange>
          </w:tcPr>
          <w:p w14:paraId="79DDF23D"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50CA613B"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p>
          <m:sSupPr>
            <m:ctrlPr>
              <w:del w:id="738" w:author="reviewer" w:date="2026-08-08T17:08:00Z">
                <w:rPr>
                  <w:rFonts w:ascii="Cambria Math" w:hAnsi="Cambria Math" w:cs="Times New Roman"/>
                </w:rPr>
              </w:del>
            </m:ctrlPr>
          </m:sSupPr>
          <m:e>
            <m:r>
              <w:del w:id="739" w:author="reviewer" w:date="2026-08-08T17:08:00Z">
                <w:rPr>
                  <w:rFonts w:ascii="Cambria Math" w:hAnsi="Cambria Math" w:cs="Times New Roman"/>
                </w:rPr>
                <m:t>ρ</m:t>
              </w:del>
            </m:r>
          </m:e>
          <m:sup>
            <m:r>
              <w:del w:id="740" w:author="reviewer" w:date="2026-08-08T17:08:00Z">
                <m:rPr>
                  <m:sty m:val="p"/>
                </m:rPr>
                <w:rPr>
                  <w:rFonts w:ascii="Cambria Math" w:hAnsi="Cambria Math" w:cs="Times New Roman"/>
                </w:rPr>
                <m:t>'</m:t>
              </w:del>
            </m:r>
          </m:sup>
        </m:sSup>
        <m:r>
          <w:del w:id="741" w:author="reviewer" w:date="2026-08-08T17:08:00Z">
            <w:rPr>
              <w:rFonts w:ascii="Cambria Math" w:hAnsi="Cambria Math" w:cs="Times New Roman"/>
            </w:rPr>
            <m:t>X</m:t>
          </w:del>
        </m:r>
      </m:oMath>
      <w:del w:id="742" w:author="reviewer" w:date="2026-08-08T17:08:00Z">
        <w:r>
          <w:rPr>
            <w:rFonts w:ascii="Times New Roman" w:hAnsi="Times New Roman" w:cs="Times New Roman"/>
          </w:rPr>
          <w:delText xml:space="preserve"> lists</w:delText>
        </w:r>
      </w:del>
      <w:proofErr w:type="spellStart"/>
      <w:ins w:id="743" w:author="reviewer" w:date="2026-08-08T17:08:00Z">
        <w:r>
          <w:rPr>
            <w:rFonts w:ascii="Times New Roman" w:hAnsi="Times New Roman" w:cs="Times New Roman"/>
          </w:rPr>
          <w:t>ρ′X</w:t>
        </w:r>
        <w:proofErr w:type="spellEnd"/>
        <w:r>
          <w:rPr>
            <w:rFonts w:ascii="Times New Roman" w:hAnsi="Times New Roman" w:cs="Times New Roman"/>
          </w:rPr>
          <w:t xml:space="preserve"> contains</w:t>
        </w:r>
      </w:ins>
      <w:r>
        <w:rPr>
          <w:rFonts w:ascii="Times New Roman" w:hAnsi="Times New Roman" w:cs="Times New Roman"/>
        </w:rPr>
        <w:t xml:space="preserve"> country-specific </w:t>
      </w:r>
      <w:del w:id="744" w:author="reviewer" w:date="2026-08-08T17:08:00Z">
        <w:r>
          <w:rPr>
            <w:rFonts w:ascii="Times New Roman" w:hAnsi="Times New Roman" w:cs="Times New Roman"/>
          </w:rPr>
          <w:delText xml:space="preserve">covariates for </w:delText>
        </w:r>
      </w:del>
      <w:r>
        <w:rPr>
          <w:rFonts w:ascii="Times New Roman" w:hAnsi="Times New Roman" w:cs="Times New Roman"/>
        </w:rPr>
        <w:t xml:space="preserve">structural </w:t>
      </w:r>
      <w:del w:id="745" w:author="reviewer" w:date="2026-08-08T17:08:00Z">
        <w:r>
          <w:rPr>
            <w:rFonts w:ascii="Times New Roman" w:hAnsi="Times New Roman" w:cs="Times New Roman"/>
          </w:rPr>
          <w:delText>characteristics. This documents that income strongly predicts the size of the shock, consistent with a segmented market in which price sensitivity varies with economic fundamentals</w:delText>
        </w:r>
      </w:del>
      <w:ins w:id="746" w:author="reviewer" w:date="2026-08-08T17:08:00Z">
        <w:r>
          <w:rPr>
            <w:rFonts w:ascii="Times New Roman" w:hAnsi="Times New Roman" w:cs="Times New Roman"/>
          </w:rPr>
          <w:t>covariates. These second-stage regressions describe cross-sectional associations and are not interpreted as separately identified causal mechanisms</w:t>
        </w:r>
      </w:ins>
      <w:r>
        <w:rPr>
          <w:rFonts w:ascii="Times New Roman" w:hAnsi="Times New Roman" w:cs="Times New Roman"/>
        </w:rPr>
        <w:t>.</w:t>
      </w:r>
    </w:p>
    <w:p w14:paraId="7F00E235" w14:textId="77777777" w:rsidR="00014EA4" w:rsidRPr="002277CE" w:rsidRDefault="00014EA4" w:rsidP="002277CE">
      <w:pPr>
        <w:spacing w:line="360" w:lineRule="auto"/>
        <w:rPr>
          <w:rFonts w:ascii="Times New Roman" w:hAnsi="Times New Roman" w:cs="Times New Roman"/>
        </w:rPr>
      </w:pPr>
    </w:p>
    <w:p w14:paraId="5FF2F9EC" w14:textId="77777777" w:rsidR="00F47729" w:rsidRPr="00014EA4" w:rsidRDefault="002277CE" w:rsidP="000E4FD1">
      <w:pPr>
        <w:numPr>
          <w:ilvl w:val="0"/>
          <w:numId w:val="6"/>
        </w:numPr>
        <w:spacing w:line="360" w:lineRule="auto"/>
        <w:rPr>
          <w:rFonts w:ascii="Times New Roman" w:hAnsi="Times New Roman" w:cs="Times New Roman"/>
        </w:rPr>
      </w:pPr>
      <w:r>
        <w:rPr>
          <w:rFonts w:ascii="Times New Roman" w:hAnsi="Times New Roman" w:cs="Times New Roman"/>
          <w:b/>
          <w:bCs/>
          <w:i/>
          <w:iCs/>
        </w:rPr>
        <w:t>Results</w:t>
      </w:r>
    </w:p>
    <w:p w14:paraId="076AB784" w14:textId="77777777" w:rsidR="00014EA4" w:rsidRPr="002277CE" w:rsidRDefault="00014EA4" w:rsidP="00014EA4">
      <w:pPr>
        <w:spacing w:line="360" w:lineRule="auto"/>
        <w:ind w:left="240"/>
        <w:rPr>
          <w:rFonts w:ascii="Times New Roman" w:hAnsi="Times New Roman" w:cs="Times New Roman"/>
        </w:rPr>
      </w:pPr>
    </w:p>
    <w:p w14:paraId="240F023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Estimated baseline elasticities</w:t>
      </w:r>
    </w:p>
    <w:p w14:paraId="6ED3F753" w14:textId="77777777" w:rsidR="00F47729" w:rsidRDefault="002277CE" w:rsidP="002277CE">
      <w:pPr>
        <w:spacing w:line="360" w:lineRule="auto"/>
        <w:rPr>
          <w:ins w:id="747" w:author="Microsoft Office User" w:date="2026-08-09T23:06:00Z" w16du:dateUtc="2026-08-09T20:06:00Z"/>
          <w:rFonts w:ascii="Times New Roman" w:hAnsi="Times New Roman" w:cs="Times New Roman"/>
        </w:rPr>
      </w:pPr>
      <w:r>
        <w:rPr>
          <w:rFonts w:ascii="Times New Roman" w:hAnsi="Times New Roman" w:cs="Times New Roman"/>
        </w:rPr>
        <w:t>Figure 3 reports country-specific elasticities from the difference-in-differences estimates, translating the treatment effects into implied demand responses to the Brexit shock.</w:t>
      </w:r>
    </w:p>
    <w:p w14:paraId="16658E46" w14:textId="77777777" w:rsidR="00817C90" w:rsidRDefault="00817C90" w:rsidP="002277CE">
      <w:pPr>
        <w:spacing w:line="360" w:lineRule="auto"/>
        <w:rPr>
          <w:rFonts w:ascii="Times New Roman" w:hAnsi="Times New Roman" w:cs="Times New Roman"/>
        </w:rPr>
      </w:pPr>
    </w:p>
    <w:p w14:paraId="54C43013" w14:textId="77777777" w:rsidR="003F3E2E" w:rsidRPr="00817C90" w:rsidRDefault="003F3E2E" w:rsidP="002277CE">
      <w:pPr>
        <w:spacing w:line="360" w:lineRule="auto"/>
        <w:rPr>
          <w:del w:id="748" w:author="reviewer" w:date="2026-08-08T17:08:00Z"/>
          <w:rFonts w:ascii="Times New Roman" w:hAnsi="Times New Roman" w:cs="Times New Roman"/>
          <w:i/>
          <w:iCs/>
          <w:sz w:val="22"/>
          <w:szCs w:val="22"/>
          <w:rPrChange w:id="749" w:author="Microsoft Office User" w:date="2026-08-09T23:06:00Z" w16du:dateUtc="2026-08-09T20:06:00Z">
            <w:rPr>
              <w:del w:id="750" w:author="reviewer" w:date="2026-08-08T17:08:00Z"/>
              <w:rFonts w:ascii="Times New Roman" w:hAnsi="Times New Roman" w:cs="Times New Roman"/>
            </w:rPr>
          </w:rPrChange>
        </w:rPr>
      </w:pPr>
    </w:p>
    <w:p w14:paraId="05752B96" w14:textId="77777777" w:rsidR="003F3E2E" w:rsidRPr="00817C90" w:rsidRDefault="003F3E2E" w:rsidP="002277CE">
      <w:pPr>
        <w:spacing w:line="360" w:lineRule="auto"/>
        <w:rPr>
          <w:del w:id="751" w:author="reviewer" w:date="2026-08-08T17:08:00Z"/>
          <w:rFonts w:ascii="Times New Roman" w:hAnsi="Times New Roman" w:cs="Times New Roman"/>
          <w:i/>
          <w:iCs/>
          <w:sz w:val="22"/>
          <w:szCs w:val="22"/>
          <w:rPrChange w:id="752" w:author="Microsoft Office User" w:date="2026-08-09T23:06:00Z" w16du:dateUtc="2026-08-09T20:06:00Z">
            <w:rPr>
              <w:del w:id="753" w:author="reviewer" w:date="2026-08-08T17:08:00Z"/>
              <w:rFonts w:ascii="Times New Roman" w:hAnsi="Times New Roman" w:cs="Times New Roman"/>
            </w:rPr>
          </w:rPrChange>
        </w:rPr>
      </w:pPr>
    </w:p>
    <w:p w14:paraId="7B15D56E" w14:textId="77777777" w:rsidR="003F3E2E" w:rsidRPr="00817C90" w:rsidRDefault="003F3E2E" w:rsidP="002277CE">
      <w:pPr>
        <w:spacing w:line="360" w:lineRule="auto"/>
        <w:rPr>
          <w:del w:id="754" w:author="reviewer" w:date="2026-08-08T17:08:00Z"/>
          <w:rFonts w:ascii="Times New Roman" w:hAnsi="Times New Roman" w:cs="Times New Roman"/>
          <w:i/>
          <w:iCs/>
          <w:sz w:val="22"/>
          <w:szCs w:val="22"/>
          <w:rPrChange w:id="755" w:author="Microsoft Office User" w:date="2026-08-09T23:06:00Z" w16du:dateUtc="2026-08-09T20:06:00Z">
            <w:rPr>
              <w:del w:id="756" w:author="reviewer" w:date="2026-08-08T17:08:00Z"/>
              <w:rFonts w:ascii="Times New Roman" w:hAnsi="Times New Roman" w:cs="Times New Roman"/>
            </w:rPr>
          </w:rPrChange>
        </w:rPr>
      </w:pPr>
    </w:p>
    <w:p w14:paraId="0FA9E928" w14:textId="77777777" w:rsidR="003F3E2E" w:rsidRPr="00817C90" w:rsidRDefault="003F3E2E" w:rsidP="002277CE">
      <w:pPr>
        <w:spacing w:line="360" w:lineRule="auto"/>
        <w:rPr>
          <w:del w:id="757" w:author="reviewer" w:date="2026-08-08T17:08:00Z"/>
          <w:rFonts w:ascii="Times New Roman" w:hAnsi="Times New Roman" w:cs="Times New Roman"/>
          <w:i/>
          <w:iCs/>
          <w:sz w:val="22"/>
          <w:szCs w:val="22"/>
          <w:rPrChange w:id="758" w:author="Microsoft Office User" w:date="2026-08-09T23:06:00Z" w16du:dateUtc="2026-08-09T20:06:00Z">
            <w:rPr>
              <w:del w:id="759" w:author="reviewer" w:date="2026-08-08T17:08:00Z"/>
              <w:rFonts w:ascii="Times New Roman" w:hAnsi="Times New Roman" w:cs="Times New Roman"/>
            </w:rPr>
          </w:rPrChange>
        </w:rPr>
      </w:pPr>
    </w:p>
    <w:p w14:paraId="04625151" w14:textId="77777777" w:rsidR="003F3E2E" w:rsidRPr="00817C90" w:rsidRDefault="003F3E2E" w:rsidP="002277CE">
      <w:pPr>
        <w:spacing w:line="360" w:lineRule="auto"/>
        <w:rPr>
          <w:del w:id="760" w:author="reviewer" w:date="2026-08-08T17:08:00Z"/>
          <w:rFonts w:ascii="Times New Roman" w:hAnsi="Times New Roman" w:cs="Times New Roman"/>
          <w:i/>
          <w:iCs/>
          <w:sz w:val="22"/>
          <w:szCs w:val="22"/>
          <w:rPrChange w:id="761" w:author="Microsoft Office User" w:date="2026-08-09T23:06:00Z" w16du:dateUtc="2026-08-09T20:06:00Z">
            <w:rPr>
              <w:del w:id="762" w:author="reviewer" w:date="2026-08-08T17:08:00Z"/>
              <w:rFonts w:ascii="Times New Roman" w:hAnsi="Times New Roman" w:cs="Times New Roman"/>
            </w:rPr>
          </w:rPrChange>
        </w:rPr>
      </w:pPr>
    </w:p>
    <w:p w14:paraId="4AD6433A" w14:textId="77777777" w:rsidR="003F3E2E" w:rsidRPr="00817C90" w:rsidRDefault="003F3E2E" w:rsidP="002277CE">
      <w:pPr>
        <w:spacing w:line="360" w:lineRule="auto"/>
        <w:rPr>
          <w:del w:id="763" w:author="reviewer" w:date="2026-08-08T17:08:00Z"/>
          <w:rFonts w:ascii="Times New Roman" w:hAnsi="Times New Roman" w:cs="Times New Roman"/>
          <w:i/>
          <w:iCs/>
          <w:sz w:val="22"/>
          <w:szCs w:val="22"/>
          <w:rPrChange w:id="764" w:author="Microsoft Office User" w:date="2026-08-09T23:06:00Z" w16du:dateUtc="2026-08-09T20:06:00Z">
            <w:rPr>
              <w:del w:id="765" w:author="reviewer" w:date="2026-08-08T17:08:00Z"/>
              <w:rFonts w:ascii="Times New Roman" w:hAnsi="Times New Roman" w:cs="Times New Roman"/>
            </w:rPr>
          </w:rPrChange>
        </w:rPr>
      </w:pPr>
    </w:p>
    <w:p w14:paraId="18DDE7C2" w14:textId="77777777" w:rsidR="003F3E2E" w:rsidRPr="00817C90" w:rsidRDefault="003F3E2E" w:rsidP="002277CE">
      <w:pPr>
        <w:spacing w:line="360" w:lineRule="auto"/>
        <w:rPr>
          <w:del w:id="766" w:author="reviewer" w:date="2026-08-08T17:08:00Z"/>
          <w:rFonts w:ascii="Times New Roman" w:hAnsi="Times New Roman" w:cs="Times New Roman"/>
          <w:i/>
          <w:iCs/>
          <w:sz w:val="22"/>
          <w:szCs w:val="22"/>
          <w:rPrChange w:id="767" w:author="Microsoft Office User" w:date="2026-08-09T23:06:00Z" w16du:dateUtc="2026-08-09T20:06:00Z">
            <w:rPr>
              <w:del w:id="768" w:author="reviewer" w:date="2026-08-08T17:08:00Z"/>
              <w:rFonts w:ascii="Times New Roman" w:hAnsi="Times New Roman" w:cs="Times New Roman"/>
            </w:rPr>
          </w:rPrChange>
        </w:rPr>
      </w:pPr>
    </w:p>
    <w:p w14:paraId="1410AF3B" w14:textId="77777777" w:rsidR="003F3E2E" w:rsidRPr="00817C90" w:rsidRDefault="003F3E2E" w:rsidP="002277CE">
      <w:pPr>
        <w:spacing w:line="360" w:lineRule="auto"/>
        <w:rPr>
          <w:del w:id="769" w:author="reviewer" w:date="2026-08-08T17:08:00Z"/>
          <w:rFonts w:ascii="Times New Roman" w:hAnsi="Times New Roman" w:cs="Times New Roman"/>
          <w:i/>
          <w:iCs/>
          <w:sz w:val="22"/>
          <w:szCs w:val="22"/>
          <w:rPrChange w:id="770" w:author="Microsoft Office User" w:date="2026-08-09T23:06:00Z" w16du:dateUtc="2026-08-09T20:06:00Z">
            <w:rPr>
              <w:del w:id="771" w:author="reviewer" w:date="2026-08-08T17:08:00Z"/>
              <w:rFonts w:ascii="Times New Roman" w:hAnsi="Times New Roman" w:cs="Times New Roman"/>
            </w:rPr>
          </w:rPrChange>
        </w:rPr>
      </w:pPr>
    </w:p>
    <w:p w14:paraId="5F1F3549" w14:textId="77777777" w:rsidR="003F3E2E" w:rsidRPr="00817C90" w:rsidRDefault="003F3E2E" w:rsidP="002277CE">
      <w:pPr>
        <w:spacing w:line="360" w:lineRule="auto"/>
        <w:rPr>
          <w:del w:id="772" w:author="reviewer" w:date="2026-08-08T17:08:00Z"/>
          <w:rFonts w:ascii="Times New Roman" w:hAnsi="Times New Roman" w:cs="Times New Roman"/>
          <w:i/>
          <w:iCs/>
          <w:sz w:val="22"/>
          <w:szCs w:val="22"/>
          <w:rPrChange w:id="773" w:author="Microsoft Office User" w:date="2026-08-09T23:06:00Z" w16du:dateUtc="2026-08-09T20:06:00Z">
            <w:rPr>
              <w:del w:id="774" w:author="reviewer" w:date="2026-08-08T17:08:00Z"/>
              <w:rFonts w:ascii="Times New Roman" w:hAnsi="Times New Roman" w:cs="Times New Roman"/>
            </w:rPr>
          </w:rPrChange>
        </w:rPr>
      </w:pPr>
    </w:p>
    <w:p w14:paraId="4B4C1CF7" w14:textId="77777777" w:rsidR="003F3E2E" w:rsidRPr="00817C90" w:rsidRDefault="003F3E2E" w:rsidP="002277CE">
      <w:pPr>
        <w:spacing w:line="360" w:lineRule="auto"/>
        <w:rPr>
          <w:del w:id="775" w:author="reviewer" w:date="2026-08-08T17:08:00Z"/>
          <w:rFonts w:ascii="Times New Roman" w:hAnsi="Times New Roman" w:cs="Times New Roman"/>
          <w:i/>
          <w:iCs/>
          <w:sz w:val="22"/>
          <w:szCs w:val="22"/>
          <w:rPrChange w:id="776" w:author="Microsoft Office User" w:date="2026-08-09T23:06:00Z" w16du:dateUtc="2026-08-09T20:06:00Z">
            <w:rPr>
              <w:del w:id="777" w:author="reviewer" w:date="2026-08-08T17:08:00Z"/>
              <w:rFonts w:ascii="Times New Roman" w:hAnsi="Times New Roman" w:cs="Times New Roman"/>
            </w:rPr>
          </w:rPrChange>
        </w:rPr>
      </w:pPr>
    </w:p>
    <w:p w14:paraId="42001BB4" w14:textId="77777777" w:rsidR="003F3E2E" w:rsidRPr="00817C90" w:rsidRDefault="003F3E2E" w:rsidP="002277CE">
      <w:pPr>
        <w:spacing w:line="360" w:lineRule="auto"/>
        <w:rPr>
          <w:del w:id="778" w:author="reviewer" w:date="2026-08-08T17:08:00Z"/>
          <w:rFonts w:ascii="Times New Roman" w:hAnsi="Times New Roman" w:cs="Times New Roman"/>
          <w:i/>
          <w:iCs/>
          <w:sz w:val="22"/>
          <w:szCs w:val="22"/>
          <w:rPrChange w:id="779" w:author="Microsoft Office User" w:date="2026-08-09T23:06:00Z" w16du:dateUtc="2026-08-09T20:06:00Z">
            <w:rPr>
              <w:del w:id="780" w:author="reviewer" w:date="2026-08-08T17:08:00Z"/>
              <w:rFonts w:ascii="Times New Roman" w:hAnsi="Times New Roman" w:cs="Times New Roman"/>
            </w:rPr>
          </w:rPrChange>
        </w:rPr>
      </w:pPr>
    </w:p>
    <w:p w14:paraId="1933986B" w14:textId="77777777" w:rsidR="003F3E2E" w:rsidRPr="00817C90" w:rsidRDefault="003F3E2E" w:rsidP="002277CE">
      <w:pPr>
        <w:spacing w:line="360" w:lineRule="auto"/>
        <w:rPr>
          <w:del w:id="781" w:author="reviewer" w:date="2026-08-08T17:08:00Z"/>
          <w:rFonts w:ascii="Times New Roman" w:hAnsi="Times New Roman" w:cs="Times New Roman"/>
          <w:i/>
          <w:iCs/>
          <w:sz w:val="22"/>
          <w:szCs w:val="22"/>
          <w:rPrChange w:id="782" w:author="Microsoft Office User" w:date="2026-08-09T23:06:00Z" w16du:dateUtc="2026-08-09T20:06:00Z">
            <w:rPr>
              <w:del w:id="783" w:author="reviewer" w:date="2026-08-08T17:08:00Z"/>
              <w:rFonts w:ascii="Times New Roman" w:hAnsi="Times New Roman" w:cs="Times New Roman"/>
            </w:rPr>
          </w:rPrChange>
        </w:rPr>
      </w:pPr>
    </w:p>
    <w:p w14:paraId="6B6AF40B" w14:textId="77777777" w:rsidR="003F3E2E" w:rsidRPr="00817C90" w:rsidRDefault="003F3E2E" w:rsidP="002277CE">
      <w:pPr>
        <w:spacing w:line="360" w:lineRule="auto"/>
        <w:rPr>
          <w:del w:id="784" w:author="reviewer" w:date="2026-08-08T17:08:00Z"/>
          <w:rFonts w:ascii="Times New Roman" w:hAnsi="Times New Roman" w:cs="Times New Roman"/>
          <w:i/>
          <w:iCs/>
          <w:sz w:val="22"/>
          <w:szCs w:val="22"/>
          <w:rPrChange w:id="785" w:author="Microsoft Office User" w:date="2026-08-09T23:06:00Z" w16du:dateUtc="2026-08-09T20:06:00Z">
            <w:rPr>
              <w:del w:id="786" w:author="reviewer" w:date="2026-08-08T17:08:00Z"/>
              <w:rFonts w:ascii="Times New Roman" w:hAnsi="Times New Roman" w:cs="Times New Roman"/>
            </w:rPr>
          </w:rPrChange>
        </w:rPr>
      </w:pPr>
    </w:p>
    <w:p w14:paraId="01214C86" w14:textId="77777777" w:rsidR="003F3E2E" w:rsidRPr="00817C90" w:rsidRDefault="003F3E2E" w:rsidP="002277CE">
      <w:pPr>
        <w:spacing w:line="360" w:lineRule="auto"/>
        <w:rPr>
          <w:del w:id="787" w:author="reviewer" w:date="2026-08-08T17:08:00Z"/>
          <w:rFonts w:ascii="Times New Roman" w:hAnsi="Times New Roman" w:cs="Times New Roman"/>
          <w:i/>
          <w:iCs/>
          <w:sz w:val="22"/>
          <w:szCs w:val="22"/>
          <w:rPrChange w:id="788" w:author="Microsoft Office User" w:date="2026-08-09T23:06:00Z" w16du:dateUtc="2026-08-09T20:06:00Z">
            <w:rPr>
              <w:del w:id="789" w:author="reviewer" w:date="2026-08-08T17:08:00Z"/>
              <w:rFonts w:ascii="Times New Roman" w:hAnsi="Times New Roman" w:cs="Times New Roman"/>
            </w:rPr>
          </w:rPrChange>
        </w:rPr>
      </w:pPr>
    </w:p>
    <w:p w14:paraId="75817430" w14:textId="77777777" w:rsidR="003F3E2E" w:rsidRPr="00817C90" w:rsidRDefault="003F3E2E" w:rsidP="002277CE">
      <w:pPr>
        <w:spacing w:line="360" w:lineRule="auto"/>
        <w:rPr>
          <w:del w:id="790" w:author="reviewer" w:date="2026-08-08T17:08:00Z"/>
          <w:rFonts w:ascii="Times New Roman" w:hAnsi="Times New Roman" w:cs="Times New Roman"/>
          <w:i/>
          <w:iCs/>
          <w:sz w:val="22"/>
          <w:szCs w:val="22"/>
          <w:rPrChange w:id="791" w:author="Microsoft Office User" w:date="2026-08-09T23:06:00Z" w16du:dateUtc="2026-08-09T20:06:00Z">
            <w:rPr>
              <w:del w:id="792" w:author="reviewer" w:date="2026-08-08T17:08:00Z"/>
              <w:rFonts w:ascii="Times New Roman" w:hAnsi="Times New Roman" w:cs="Times New Roman"/>
            </w:rPr>
          </w:rPrChange>
        </w:rPr>
      </w:pPr>
    </w:p>
    <w:p w14:paraId="02534888" w14:textId="77777777" w:rsidR="003F3E2E" w:rsidRPr="00817C90" w:rsidRDefault="003F3E2E" w:rsidP="002277CE">
      <w:pPr>
        <w:spacing w:line="360" w:lineRule="auto"/>
        <w:rPr>
          <w:del w:id="793" w:author="reviewer" w:date="2026-08-08T17:08:00Z"/>
          <w:rFonts w:ascii="Times New Roman" w:hAnsi="Times New Roman" w:cs="Times New Roman"/>
          <w:i/>
          <w:iCs/>
          <w:sz w:val="22"/>
          <w:szCs w:val="22"/>
          <w:rPrChange w:id="794" w:author="Microsoft Office User" w:date="2026-08-09T23:06:00Z" w16du:dateUtc="2026-08-09T20:06:00Z">
            <w:rPr>
              <w:del w:id="795" w:author="reviewer" w:date="2026-08-08T17:08:00Z"/>
              <w:rFonts w:ascii="Times New Roman" w:hAnsi="Times New Roman" w:cs="Times New Roman"/>
            </w:rPr>
          </w:rPrChange>
        </w:rPr>
      </w:pPr>
    </w:p>
    <w:p w14:paraId="5012486C" w14:textId="77777777" w:rsidR="00F47729" w:rsidRPr="00817C90" w:rsidRDefault="002277CE">
      <w:pPr>
        <w:keepNext/>
        <w:spacing w:line="360" w:lineRule="auto"/>
        <w:rPr>
          <w:rFonts w:ascii="Times New Roman" w:hAnsi="Times New Roman" w:cs="Times New Roman"/>
          <w:i/>
          <w:iCs/>
          <w:sz w:val="22"/>
          <w:szCs w:val="22"/>
          <w:rPrChange w:id="796" w:author="Microsoft Office User" w:date="2026-08-09T23:06:00Z" w16du:dateUtc="2026-08-09T20:06:00Z">
            <w:rPr>
              <w:rFonts w:ascii="Times New Roman" w:hAnsi="Times New Roman" w:cs="Times New Roman"/>
            </w:rPr>
          </w:rPrChange>
        </w:rPr>
        <w:pPrChange w:id="797" w:author="reviewer" w:date="2026-08-08T17:08:00Z">
          <w:pPr>
            <w:spacing w:line="360" w:lineRule="auto"/>
          </w:pPr>
        </w:pPrChange>
      </w:pPr>
      <w:r w:rsidRPr="00817C90">
        <w:rPr>
          <w:rFonts w:ascii="Times New Roman" w:hAnsi="Times New Roman" w:cs="Times New Roman"/>
          <w:b/>
          <w:bCs/>
          <w:i/>
          <w:iCs/>
          <w:sz w:val="22"/>
          <w:szCs w:val="22"/>
          <w:rPrChange w:id="798" w:author="Microsoft Office User" w:date="2026-08-09T23:06:00Z" w16du:dateUtc="2026-08-09T20:06:00Z">
            <w:rPr>
              <w:rFonts w:ascii="Times New Roman" w:hAnsi="Times New Roman" w:cs="Times New Roman"/>
              <w:b/>
              <w:bCs/>
            </w:rPr>
          </w:rPrChange>
        </w:rPr>
        <w:t>Figure 3.</w:t>
      </w:r>
      <w:r w:rsidRPr="00817C90">
        <w:rPr>
          <w:rFonts w:ascii="Times New Roman" w:hAnsi="Times New Roman" w:cs="Times New Roman"/>
          <w:i/>
          <w:iCs/>
          <w:sz w:val="22"/>
          <w:szCs w:val="22"/>
          <w:rPrChange w:id="799" w:author="Microsoft Office User" w:date="2026-08-09T23:06:00Z" w16du:dateUtc="2026-08-09T20:06:00Z">
            <w:rPr>
              <w:rFonts w:ascii="Times New Roman" w:hAnsi="Times New Roman" w:cs="Times New Roman"/>
            </w:rPr>
          </w:rPrChange>
        </w:rPr>
        <w:t xml:space="preserve"> Decomposition of the post-Brexit demand elasticities by treated country.</w:t>
      </w:r>
    </w:p>
    <w:p w14:paraId="687127DB" w14:textId="77777777" w:rsidR="00F47729" w:rsidRPr="002277CE" w:rsidRDefault="002277CE" w:rsidP="002277CE">
      <w:pPr>
        <w:spacing w:line="360" w:lineRule="auto"/>
        <w:rPr>
          <w:del w:id="800" w:author="reviewer" w:date="2026-08-08T17:08:00Z"/>
          <w:rFonts w:ascii="Times New Roman" w:hAnsi="Times New Roman" w:cs="Times New Roman"/>
        </w:rPr>
      </w:pPr>
      <w:del w:id="801" w:author="reviewer" w:date="2026-08-08T17:08:00Z">
        <w:r>
          <w:rPr>
            <w:rFonts w:ascii="Times New Roman" w:hAnsi="Times New Roman" w:cs="Times New Roman"/>
            <w:noProof/>
          </w:rPr>
          <w:drawing>
            <wp:inline distT="0" distB="0" distL="0" distR="0" wp14:anchorId="07343630" wp14:editId="790F963E">
              <wp:extent cx="5727700" cy="4091214"/>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del>
    </w:p>
    <w:p w14:paraId="5812FE7C" w14:textId="77777777" w:rsidR="00F47729" w:rsidRPr="002277CE" w:rsidRDefault="002277CE" w:rsidP="002277CE">
      <w:pPr>
        <w:spacing w:line="360" w:lineRule="auto"/>
        <w:rPr>
          <w:ins w:id="802" w:author="reviewer" w:date="2026-08-08T17:08:00Z"/>
          <w:rFonts w:ascii="Times New Roman" w:hAnsi="Times New Roman" w:cs="Times New Roman"/>
        </w:rPr>
      </w:pPr>
      <w:ins w:id="803" w:author="reviewer" w:date="2026-08-08T17:08:00Z">
        <w:r>
          <w:rPr>
            <w:rFonts w:ascii="Times New Roman" w:hAnsi="Times New Roman" w:cs="Times New Roman"/>
            <w:noProof/>
          </w:rPr>
          <w:drawing>
            <wp:inline distT="0" distB="0" distL="0" distR="0" wp14:anchorId="7FCFADFB" wp14:editId="5D526633">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2"/>
                      <a:stretch>
                        <a:fillRect/>
                      </a:stretch>
                    </pic:blipFill>
                    <pic:spPr bwMode="auto">
                      <a:xfrm>
                        <a:off x="0" y="0"/>
                        <a:ext cx="5727700" cy="4091214"/>
                      </a:xfrm>
                      <a:prstGeom prst="rect">
                        <a:avLst/>
                      </a:prstGeom>
                      <a:noFill/>
                      <a:ln w="9525">
                        <a:noFill/>
                        <a:headEnd/>
                        <a:tailEnd/>
                      </a:ln>
                    </pic:spPr>
                  </pic:pic>
                </a:graphicData>
              </a:graphic>
            </wp:inline>
          </w:drawing>
        </w:r>
      </w:ins>
    </w:p>
    <w:p w14:paraId="6BB9B389" w14:textId="2A924E0D" w:rsidR="00F47729" w:rsidRPr="00817C90" w:rsidRDefault="002277CE" w:rsidP="00817C90">
      <w:pPr>
        <w:rPr>
          <w:rFonts w:ascii="Times New Roman" w:hAnsi="Times New Roman" w:cs="Times New Roman"/>
          <w:i/>
          <w:iCs/>
          <w:sz w:val="22"/>
          <w:szCs w:val="22"/>
          <w:rPrChange w:id="804" w:author="Microsoft Office User" w:date="2026-08-09T23:06:00Z" w16du:dateUtc="2026-08-09T20:06:00Z">
            <w:rPr>
              <w:rFonts w:ascii="Times New Roman" w:hAnsi="Times New Roman" w:cs="Times New Roman"/>
            </w:rPr>
          </w:rPrChange>
        </w:rPr>
        <w:pPrChange w:id="805" w:author="Microsoft Office User" w:date="2026-08-09T23:06:00Z" w16du:dateUtc="2026-08-09T20:06:00Z">
          <w:pPr>
            <w:spacing w:line="360" w:lineRule="auto"/>
          </w:pPr>
        </w:pPrChange>
      </w:pPr>
      <w:r w:rsidRPr="00817C90">
        <w:rPr>
          <w:rFonts w:ascii="Times New Roman" w:hAnsi="Times New Roman" w:cs="Times New Roman"/>
          <w:b/>
          <w:bCs/>
          <w:i/>
          <w:iCs/>
          <w:sz w:val="22"/>
          <w:szCs w:val="22"/>
          <w:rPrChange w:id="806" w:author="Microsoft Office User" w:date="2026-08-09T23:06:00Z" w16du:dateUtc="2026-08-09T20:06:00Z">
            <w:rPr>
              <w:rFonts w:ascii="Times New Roman" w:hAnsi="Times New Roman" w:cs="Times New Roman"/>
            </w:rPr>
          </w:rPrChange>
        </w:rPr>
        <w:t>Note</w:t>
      </w:r>
      <w:r w:rsidRPr="00817C90">
        <w:rPr>
          <w:rFonts w:ascii="Times New Roman" w:hAnsi="Times New Roman" w:cs="Times New Roman"/>
          <w:i/>
          <w:iCs/>
          <w:sz w:val="22"/>
          <w:szCs w:val="22"/>
          <w:rPrChange w:id="807" w:author="Microsoft Office User" w:date="2026-08-09T23:06:00Z" w16du:dateUtc="2026-08-09T20:06:00Z">
            <w:rPr>
              <w:rFonts w:ascii="Times New Roman" w:hAnsi="Times New Roman" w:cs="Times New Roman"/>
            </w:rPr>
          </w:rPrChange>
        </w:rPr>
        <w:t xml:space="preserve">: </w:t>
      </w:r>
      <w:del w:id="808" w:author="reviewer" w:date="2026-08-08T17:08:00Z">
        <w:r w:rsidRPr="00817C90">
          <w:rPr>
            <w:rFonts w:ascii="Times New Roman" w:hAnsi="Times New Roman" w:cs="Times New Roman"/>
            <w:i/>
            <w:iCs/>
            <w:sz w:val="22"/>
            <w:szCs w:val="22"/>
            <w:rPrChange w:id="809" w:author="Microsoft Office User" w:date="2026-08-09T23:06:00Z" w16du:dateUtc="2026-08-09T20:06:00Z">
              <w:rPr>
                <w:rFonts w:ascii="Times New Roman" w:hAnsi="Times New Roman" w:cs="Times New Roman"/>
              </w:rPr>
            </w:rPrChange>
          </w:rPr>
          <w:delText>The</w:delText>
        </w:r>
      </w:del>
      <w:ins w:id="810" w:author="reviewer" w:date="2026-08-08T17:08:00Z">
        <w:r w:rsidRPr="00817C90">
          <w:rPr>
            <w:rFonts w:ascii="Times New Roman" w:hAnsi="Times New Roman" w:cs="Times New Roman"/>
            <w:i/>
            <w:iCs/>
            <w:sz w:val="22"/>
            <w:szCs w:val="22"/>
            <w:rPrChange w:id="811" w:author="Microsoft Office User" w:date="2026-08-09T23:06:00Z" w16du:dateUtc="2026-08-09T20:06:00Z">
              <w:rPr>
                <w:rFonts w:ascii="Times New Roman" w:hAnsi="Times New Roman" w:cs="Times New Roman"/>
              </w:rPr>
            </w:rPrChange>
          </w:rPr>
          <w:t>Signed</w:t>
        </w:r>
      </w:ins>
      <w:r w:rsidRPr="00817C90">
        <w:rPr>
          <w:rFonts w:ascii="Times New Roman" w:hAnsi="Times New Roman" w:cs="Times New Roman"/>
          <w:i/>
          <w:iCs/>
          <w:sz w:val="22"/>
          <w:szCs w:val="22"/>
          <w:rPrChange w:id="812" w:author="Microsoft Office User" w:date="2026-08-09T23:06:00Z" w16du:dateUtc="2026-08-09T20:06:00Z">
            <w:rPr>
              <w:rFonts w:ascii="Times New Roman" w:hAnsi="Times New Roman" w:cs="Times New Roman"/>
            </w:rPr>
          </w:rPrChange>
        </w:rPr>
        <w:t xml:space="preserve"> structural log elasticities </w:t>
      </w:r>
      <w:del w:id="813" w:author="reviewer" w:date="2026-08-08T17:08:00Z">
        <w:r w:rsidRPr="00817C90">
          <w:rPr>
            <w:rFonts w:ascii="Times New Roman" w:hAnsi="Times New Roman" w:cs="Times New Roman"/>
            <w:i/>
            <w:iCs/>
            <w:sz w:val="22"/>
            <w:szCs w:val="22"/>
            <w:rPrChange w:id="814" w:author="Microsoft Office User" w:date="2026-08-09T23:06:00Z" w16du:dateUtc="2026-08-09T20:06:00Z">
              <w:rPr>
                <w:rFonts w:ascii="Times New Roman" w:hAnsi="Times New Roman" w:cs="Times New Roman"/>
              </w:rPr>
            </w:rPrChange>
          </w:rPr>
          <w:delText>are obtained from the division of the</w:delText>
        </w:r>
      </w:del>
      <w:ins w:id="815" w:author="reviewer" w:date="2026-08-08T17:08:00Z">
        <w:r w:rsidRPr="00817C90">
          <w:rPr>
            <w:rFonts w:ascii="Times New Roman" w:hAnsi="Times New Roman" w:cs="Times New Roman"/>
            <w:i/>
            <w:iCs/>
            <w:sz w:val="22"/>
            <w:szCs w:val="22"/>
            <w:rPrChange w:id="816" w:author="Microsoft Office User" w:date="2026-08-09T23:06:00Z" w16du:dateUtc="2026-08-09T20:06:00Z">
              <w:rPr>
                <w:rFonts w:ascii="Times New Roman" w:hAnsi="Times New Roman" w:cs="Times New Roman"/>
              </w:rPr>
            </w:rPrChange>
          </w:rPr>
          <w:t>divide each</w:t>
        </w:r>
      </w:ins>
      <w:r w:rsidRPr="00817C90">
        <w:rPr>
          <w:rFonts w:ascii="Times New Roman" w:hAnsi="Times New Roman" w:cs="Times New Roman"/>
          <w:i/>
          <w:iCs/>
          <w:sz w:val="22"/>
          <w:szCs w:val="22"/>
          <w:rPrChange w:id="817" w:author="Microsoft Office User" w:date="2026-08-09T23:06:00Z" w16du:dateUtc="2026-08-09T20:06:00Z">
            <w:rPr>
              <w:rFonts w:ascii="Times New Roman" w:hAnsi="Times New Roman" w:cs="Times New Roman"/>
            </w:rPr>
          </w:rPrChange>
        </w:rPr>
        <w:t xml:space="preserve"> country-specific effect </w:t>
      </w:r>
      <w:del w:id="818" w:author="reviewer" w:date="2026-08-08T17:08:00Z">
        <w:r w:rsidRPr="00817C90">
          <w:rPr>
            <w:rFonts w:ascii="Times New Roman" w:hAnsi="Times New Roman" w:cs="Times New Roman"/>
            <w:i/>
            <w:iCs/>
            <w:sz w:val="22"/>
            <w:szCs w:val="22"/>
            <w:rPrChange w:id="819" w:author="Microsoft Office User" w:date="2026-08-09T23:06:00Z" w16du:dateUtc="2026-08-09T20:06:00Z">
              <w:rPr>
                <w:rFonts w:ascii="Times New Roman" w:hAnsi="Times New Roman" w:cs="Times New Roman"/>
              </w:rPr>
            </w:rPrChange>
          </w:rPr>
          <w:delText>(</w:delText>
        </w:r>
      </w:del>
      <m:oMath>
        <m:sSub>
          <m:sSubPr>
            <m:ctrlPr>
              <w:del w:id="820" w:author="reviewer" w:date="2026-08-08T17:08:00Z">
                <w:rPr>
                  <w:rFonts w:ascii="Cambria Math" w:hAnsi="Cambria Math" w:cs="Times New Roman"/>
                  <w:i/>
                  <w:iCs/>
                  <w:sz w:val="22"/>
                  <w:szCs w:val="22"/>
                  <w:rPrChange w:id="821" w:author="Microsoft Office User" w:date="2026-08-09T23:06:00Z" w16du:dateUtc="2026-08-09T20:06:00Z">
                    <w:rPr>
                      <w:rFonts w:ascii="Cambria Math" w:hAnsi="Cambria Math" w:cs="Times New Roman"/>
                    </w:rPr>
                  </w:rPrChange>
                </w:rPr>
              </w:del>
            </m:ctrlPr>
          </m:sSubPr>
          <m:e>
            <m:r>
              <w:del w:id="822" w:author="reviewer" w:date="2026-08-08T17:08:00Z">
                <w:rPr>
                  <w:rFonts w:ascii="Cambria Math" w:hAnsi="Cambria Math" w:cs="Times New Roman"/>
                  <w:sz w:val="22"/>
                  <w:szCs w:val="22"/>
                  <w:rPrChange w:id="823" w:author="Microsoft Office User" w:date="2026-08-09T23:06:00Z" w16du:dateUtc="2026-08-09T20:06:00Z">
                    <w:rPr>
                      <w:rFonts w:ascii="Cambria Math" w:hAnsi="Cambria Math" w:cs="Times New Roman"/>
                    </w:rPr>
                  </w:rPrChange>
                </w:rPr>
                <m:t>β</m:t>
              </w:del>
            </m:r>
          </m:e>
          <m:sub>
            <m:r>
              <w:del w:id="824" w:author="reviewer" w:date="2026-08-08T17:08:00Z">
                <w:rPr>
                  <w:rFonts w:ascii="Cambria Math" w:hAnsi="Cambria Math" w:cs="Times New Roman"/>
                  <w:sz w:val="22"/>
                  <w:szCs w:val="22"/>
                  <w:rPrChange w:id="825" w:author="Microsoft Office User" w:date="2026-08-09T23:06:00Z" w16du:dateUtc="2026-08-09T20:06:00Z">
                    <w:rPr>
                      <w:rFonts w:ascii="Cambria Math" w:hAnsi="Cambria Math" w:cs="Times New Roman"/>
                    </w:rPr>
                  </w:rPrChange>
                </w:rPr>
                <m:t>j</m:t>
              </w:del>
            </m:r>
          </m:sub>
        </m:sSub>
        <m:r>
          <w:del w:id="826" w:author="reviewer" w:date="2026-08-08T17:08:00Z">
            <w:rPr>
              <w:rFonts w:ascii="Cambria Math" w:hAnsi="Cambria Math" w:cs="Times New Roman"/>
              <w:sz w:val="22"/>
              <w:szCs w:val="22"/>
              <w:rPrChange w:id="827" w:author="Microsoft Office User" w:date="2026-08-09T23:06:00Z" w16du:dateUtc="2026-08-09T20:06:00Z">
                <w:rPr>
                  <w:rFonts w:ascii="Cambria Math" w:hAnsi="Cambria Math" w:cs="Times New Roman"/>
                </w:rPr>
              </w:rPrChange>
            </w:rPr>
            <m:t>)</m:t>
          </w:del>
        </m:r>
      </m:oMath>
      <w:del w:id="828" w:author="reviewer" w:date="2026-08-08T17:08:00Z">
        <w:r w:rsidRPr="00817C90">
          <w:rPr>
            <w:rFonts w:ascii="Times New Roman" w:hAnsi="Times New Roman" w:cs="Times New Roman"/>
            <w:i/>
            <w:iCs/>
            <w:sz w:val="22"/>
            <w:szCs w:val="22"/>
            <w:rPrChange w:id="829" w:author="Microsoft Office User" w:date="2026-08-09T23:06:00Z" w16du:dateUtc="2026-08-09T20:06:00Z">
              <w:rPr>
                <w:rFonts w:ascii="Times New Roman" w:hAnsi="Times New Roman" w:cs="Times New Roman"/>
              </w:rPr>
            </w:rPrChange>
          </w:rPr>
          <w:delText xml:space="preserve"> by </w:delText>
        </w:r>
      </w:del>
      <w:ins w:id="830" w:author="reviewer" w:date="2026-08-08T17:08:00Z">
        <w:r w:rsidRPr="00817C90">
          <w:rPr>
            <w:rFonts w:ascii="Times New Roman" w:hAnsi="Times New Roman" w:cs="Times New Roman"/>
            <w:i/>
            <w:iCs/>
            <w:sz w:val="22"/>
            <w:szCs w:val="22"/>
            <w:rPrChange w:id="831" w:author="Microsoft Office User" w:date="2026-08-09T23:06:00Z" w16du:dateUtc="2026-08-09T20:06:00Z">
              <w:rPr>
                <w:rFonts w:ascii="Times New Roman" w:hAnsi="Times New Roman" w:cs="Times New Roman"/>
              </w:rPr>
            </w:rPrChange>
          </w:rPr>
          <w:t xml:space="preserve">βj by the common log price change of </w:t>
        </w:r>
      </w:ins>
      <w:r w:rsidRPr="00817C90">
        <w:rPr>
          <w:rFonts w:ascii="Times New Roman" w:hAnsi="Times New Roman" w:cs="Times New Roman"/>
          <w:i/>
          <w:iCs/>
          <w:sz w:val="22"/>
          <w:szCs w:val="22"/>
          <w:rPrChange w:id="832" w:author="Microsoft Office User" w:date="2026-08-09T23:06:00Z" w16du:dateUtc="2026-08-09T20:06:00Z">
            <w:rPr>
              <w:rFonts w:ascii="Times New Roman" w:hAnsi="Times New Roman" w:cs="Times New Roman"/>
            </w:rPr>
          </w:rPrChange>
        </w:rPr>
        <w:t>0.</w:t>
      </w:r>
      <w:del w:id="833" w:author="reviewer" w:date="2026-08-08T17:08:00Z">
        <w:r w:rsidRPr="00817C90">
          <w:rPr>
            <w:rFonts w:ascii="Times New Roman" w:hAnsi="Times New Roman" w:cs="Times New Roman"/>
            <w:i/>
            <w:iCs/>
            <w:sz w:val="22"/>
            <w:szCs w:val="22"/>
            <w:rPrChange w:id="834" w:author="Microsoft Office User" w:date="2026-08-09T23:06:00Z" w16du:dateUtc="2026-08-09T20:06:00Z">
              <w:rPr>
                <w:rFonts w:ascii="Times New Roman" w:hAnsi="Times New Roman" w:cs="Times New Roman"/>
              </w:rPr>
            </w:rPrChange>
          </w:rPr>
          <w:delText>875. The</w:delText>
        </w:r>
      </w:del>
      <w:ins w:id="835" w:author="reviewer" w:date="2026-08-08T17:08:00Z">
        <w:r w:rsidRPr="00817C90">
          <w:rPr>
            <w:rFonts w:ascii="Times New Roman" w:hAnsi="Times New Roman" w:cs="Times New Roman"/>
            <w:i/>
            <w:iCs/>
            <w:sz w:val="22"/>
            <w:szCs w:val="22"/>
            <w:rPrChange w:id="836" w:author="Microsoft Office User" w:date="2026-08-09T23:06:00Z" w16du:dateUtc="2026-08-09T20:06:00Z">
              <w:rPr>
                <w:rFonts w:ascii="Times New Roman" w:hAnsi="Times New Roman" w:cs="Times New Roman"/>
              </w:rPr>
            </w:rPrChange>
          </w:rPr>
          <w:t>8755.</w:t>
        </w:r>
      </w:ins>
      <w:r w:rsidRPr="00817C90">
        <w:rPr>
          <w:rFonts w:ascii="Times New Roman" w:hAnsi="Times New Roman" w:cs="Times New Roman"/>
          <w:i/>
          <w:iCs/>
          <w:sz w:val="22"/>
          <w:szCs w:val="22"/>
          <w:rPrChange w:id="837" w:author="Microsoft Office User" w:date="2026-08-09T23:06:00Z" w16du:dateUtc="2026-08-09T20:06:00Z">
            <w:rPr>
              <w:rFonts w:ascii="Times New Roman" w:hAnsi="Times New Roman" w:cs="Times New Roman"/>
            </w:rPr>
          </w:rPrChange>
        </w:rPr>
        <w:t xml:space="preserve"> Arc elasticities </w:t>
      </w:r>
      <w:del w:id="838" w:author="reviewer" w:date="2026-08-08T17:08:00Z">
        <w:r w:rsidRPr="00817C90">
          <w:rPr>
            <w:rFonts w:ascii="Times New Roman" w:hAnsi="Times New Roman" w:cs="Times New Roman"/>
            <w:i/>
            <w:iCs/>
            <w:sz w:val="22"/>
            <w:szCs w:val="22"/>
            <w:rPrChange w:id="839" w:author="Microsoft Office User" w:date="2026-08-09T23:06:00Z" w16du:dateUtc="2026-08-09T20:06:00Z">
              <w:rPr>
                <w:rFonts w:ascii="Times New Roman" w:hAnsi="Times New Roman" w:cs="Times New Roman"/>
              </w:rPr>
            </w:rPrChange>
          </w:rPr>
          <w:delText xml:space="preserve">are obtained by </w:delText>
        </w:r>
      </w:del>
      <m:oMath>
        <m:d>
          <m:dPr>
            <m:ctrlPr>
              <w:del w:id="840" w:author="reviewer" w:date="2026-08-08T17:08:00Z">
                <w:rPr>
                  <w:rFonts w:ascii="Cambria Math" w:hAnsi="Cambria Math" w:cs="Times New Roman"/>
                  <w:i/>
                  <w:iCs/>
                  <w:sz w:val="22"/>
                  <w:szCs w:val="22"/>
                  <w:rPrChange w:id="841" w:author="Microsoft Office User" w:date="2026-08-09T23:06:00Z" w16du:dateUtc="2026-08-09T20:06:00Z">
                    <w:rPr>
                      <w:rFonts w:ascii="Cambria Math" w:hAnsi="Cambria Math" w:cs="Times New Roman"/>
                    </w:rPr>
                  </w:rPrChange>
                </w:rPr>
              </w:del>
            </m:ctrlPr>
          </m:dPr>
          <m:e>
            <m:sSup>
              <m:sSupPr>
                <m:ctrlPr>
                  <w:del w:id="842" w:author="reviewer" w:date="2026-08-08T17:08:00Z">
                    <w:rPr>
                      <w:rFonts w:ascii="Cambria Math" w:hAnsi="Cambria Math" w:cs="Times New Roman"/>
                      <w:i/>
                      <w:iCs/>
                      <w:sz w:val="22"/>
                      <w:szCs w:val="22"/>
                      <w:rPrChange w:id="843" w:author="Microsoft Office User" w:date="2026-08-09T23:06:00Z" w16du:dateUtc="2026-08-09T20:06:00Z">
                        <w:rPr>
                          <w:rFonts w:ascii="Cambria Math" w:hAnsi="Cambria Math" w:cs="Times New Roman"/>
                        </w:rPr>
                      </w:rPrChange>
                    </w:rPr>
                  </w:del>
                </m:ctrlPr>
              </m:sSupPr>
              <m:e>
                <m:r>
                  <w:del w:id="844" w:author="reviewer" w:date="2026-08-08T17:08:00Z">
                    <w:rPr>
                      <w:rFonts w:ascii="Cambria Math" w:hAnsi="Cambria Math" w:cs="Times New Roman"/>
                      <w:sz w:val="22"/>
                      <w:szCs w:val="22"/>
                      <w:rPrChange w:id="845" w:author="Microsoft Office User" w:date="2026-08-09T23:06:00Z" w16du:dateUtc="2026-08-09T20:06:00Z">
                        <w:rPr>
                          <w:rFonts w:ascii="Cambria Math" w:hAnsi="Cambria Math" w:cs="Times New Roman"/>
                        </w:rPr>
                      </w:rPrChange>
                    </w:rPr>
                    <m:t>e</m:t>
                  </w:del>
                </m:r>
              </m:e>
              <m:sup>
                <m:r>
                  <w:del w:id="846" w:author="reviewer" w:date="2026-08-08T17:08:00Z">
                    <w:rPr>
                      <w:rFonts w:ascii="Cambria Math" w:hAnsi="Cambria Math" w:cs="Times New Roman"/>
                      <w:sz w:val="22"/>
                      <w:szCs w:val="22"/>
                      <w:rPrChange w:id="847" w:author="Microsoft Office User" w:date="2026-08-09T23:06:00Z" w16du:dateUtc="2026-08-09T20:06:00Z">
                        <w:rPr>
                          <w:rFonts w:ascii="Cambria Math" w:hAnsi="Cambria Math" w:cs="Times New Roman"/>
                        </w:rPr>
                      </w:rPrChange>
                    </w:rPr>
                    <m:t>β</m:t>
                  </w:del>
                </m:r>
              </m:sup>
            </m:sSup>
            <m:r>
              <w:del w:id="848" w:author="reviewer" w:date="2026-08-08T17:08:00Z">
                <w:rPr>
                  <w:rFonts w:ascii="Cambria Math" w:hAnsi="Cambria Math" w:cs="Times New Roman"/>
                  <w:sz w:val="22"/>
                  <w:szCs w:val="22"/>
                  <w:rPrChange w:id="849" w:author="Microsoft Office User" w:date="2026-08-09T23:06:00Z" w16du:dateUtc="2026-08-09T20:06:00Z">
                    <w:rPr>
                      <w:rFonts w:ascii="Cambria Math" w:hAnsi="Cambria Math" w:cs="Times New Roman"/>
                    </w:rPr>
                  </w:rPrChange>
                </w:rPr>
                <m:t>-1</m:t>
              </w:del>
            </m:r>
          </m:e>
        </m:d>
        <m:r>
          <w:del w:id="850" w:author="reviewer" w:date="2026-08-08T17:08:00Z">
            <w:rPr>
              <w:rFonts w:ascii="Cambria Math" w:hAnsi="Cambria Math" w:cs="Times New Roman"/>
              <w:sz w:val="22"/>
              <w:szCs w:val="22"/>
              <w:rPrChange w:id="851" w:author="Microsoft Office User" w:date="2026-08-09T23:06:00Z" w16du:dateUtc="2026-08-09T20:06:00Z">
                <w:rPr>
                  <w:rFonts w:ascii="Cambria Math" w:hAnsi="Cambria Math" w:cs="Times New Roman"/>
                </w:rPr>
              </w:rPrChange>
            </w:rPr>
            <m:t>/1.4</m:t>
          </w:del>
        </m:r>
      </m:oMath>
      <w:del w:id="852" w:author="reviewer" w:date="2026-08-08T17:08:00Z">
        <w:r w:rsidRPr="00817C90">
          <w:rPr>
            <w:rFonts w:ascii="Times New Roman" w:hAnsi="Times New Roman" w:cs="Times New Roman"/>
            <w:i/>
            <w:iCs/>
            <w:sz w:val="22"/>
            <w:szCs w:val="22"/>
            <w:rPrChange w:id="853" w:author="Microsoft Office User" w:date="2026-08-09T23:06:00Z" w16du:dateUtc="2026-08-09T20:06:00Z">
              <w:rPr>
                <w:rFonts w:ascii="Times New Roman" w:hAnsi="Times New Roman" w:cs="Times New Roman"/>
              </w:rPr>
            </w:rPrChange>
          </w:rPr>
          <w:delText xml:space="preserve"> and</w:delText>
        </w:r>
      </w:del>
      <w:ins w:id="854" w:author="reviewer" w:date="2026-08-08T17:08:00Z">
        <w:r w:rsidRPr="00817C90">
          <w:rPr>
            <w:rFonts w:ascii="Times New Roman" w:hAnsi="Times New Roman" w:cs="Times New Roman"/>
            <w:i/>
            <w:iCs/>
            <w:sz w:val="22"/>
            <w:szCs w:val="22"/>
            <w:rPrChange w:id="855" w:author="Microsoft Office User" w:date="2026-08-09T23:06:00Z" w16du:dateUtc="2026-08-09T20:06:00Z">
              <w:rPr>
                <w:rFonts w:ascii="Times New Roman" w:hAnsi="Times New Roman" w:cs="Times New Roman"/>
              </w:rPr>
            </w:rPrChange>
          </w:rPr>
          <w:t>use [exp(βj) − 1]/1.4, while</w:t>
        </w:r>
      </w:ins>
      <w:r w:rsidRPr="00817C90">
        <w:rPr>
          <w:rFonts w:ascii="Times New Roman" w:hAnsi="Times New Roman" w:cs="Times New Roman"/>
          <w:i/>
          <w:iCs/>
          <w:sz w:val="22"/>
          <w:szCs w:val="22"/>
          <w:rPrChange w:id="856" w:author="Microsoft Office User" w:date="2026-08-09T23:06:00Z" w16du:dateUtc="2026-08-09T20:06:00Z">
            <w:rPr>
              <w:rFonts w:ascii="Times New Roman" w:hAnsi="Times New Roman" w:cs="Times New Roman"/>
            </w:rPr>
          </w:rPrChange>
        </w:rPr>
        <w:t xml:space="preserve"> the mechanical </w:t>
      </w:r>
      <w:del w:id="857" w:author="reviewer" w:date="2026-08-08T17:08:00Z">
        <w:r w:rsidRPr="00817C90">
          <w:rPr>
            <w:rFonts w:ascii="Times New Roman" w:hAnsi="Times New Roman" w:cs="Times New Roman"/>
            <w:i/>
            <w:iCs/>
            <w:sz w:val="22"/>
            <w:szCs w:val="22"/>
            <w:rPrChange w:id="858" w:author="Microsoft Office User" w:date="2026-08-09T23:06:00Z" w16du:dateUtc="2026-08-09T20:06:00Z">
              <w:rPr>
                <w:rFonts w:ascii="Times New Roman" w:hAnsi="Times New Roman" w:cs="Times New Roman"/>
              </w:rPr>
            </w:rPrChange>
          </w:rPr>
          <w:delText xml:space="preserve">arc elasticities by </w:delText>
        </w:r>
      </w:del>
      <m:oMath>
        <m:r>
          <w:del w:id="859" w:author="reviewer" w:date="2026-08-08T17:08:00Z">
            <w:rPr>
              <w:rFonts w:ascii="Cambria Math" w:hAnsi="Cambria Math" w:cs="Times New Roman"/>
              <w:sz w:val="22"/>
              <w:szCs w:val="22"/>
              <w:rPrChange w:id="860" w:author="Microsoft Office User" w:date="2026-08-09T23:06:00Z" w16du:dateUtc="2026-08-09T20:06:00Z">
                <w:rPr>
                  <w:rFonts w:ascii="Cambria Math" w:hAnsi="Cambria Math" w:cs="Times New Roman"/>
                </w:rPr>
              </w:rPrChange>
            </w:rPr>
            <m:t>ΔApplicants</m:t>
          </w:del>
        </m:r>
        <m:sSubSup>
          <m:sSubSupPr>
            <m:ctrlPr>
              <w:del w:id="861" w:author="reviewer" w:date="2026-08-08T17:08:00Z">
                <w:rPr>
                  <w:rFonts w:ascii="Cambria Math" w:hAnsi="Cambria Math" w:cs="Times New Roman"/>
                  <w:i/>
                  <w:iCs/>
                  <w:sz w:val="22"/>
                  <w:szCs w:val="22"/>
                  <w:rPrChange w:id="862" w:author="Microsoft Office User" w:date="2026-08-09T23:06:00Z" w16du:dateUtc="2026-08-09T20:06:00Z">
                    <w:rPr>
                      <w:rFonts w:ascii="Cambria Math" w:hAnsi="Cambria Math" w:cs="Times New Roman"/>
                    </w:rPr>
                  </w:rPrChange>
                </w:rPr>
              </w:del>
            </m:ctrlPr>
          </m:sSubSupPr>
          <m:e>
            <m:r>
              <w:del w:id="863" w:author="reviewer" w:date="2026-08-08T17:08:00Z">
                <w:rPr>
                  <w:rFonts w:ascii="Cambria Math" w:hAnsi="Cambria Math" w:cs="Times New Roman"/>
                  <w:sz w:val="22"/>
                  <w:szCs w:val="22"/>
                  <w:rPrChange w:id="864" w:author="Microsoft Office User" w:date="2026-08-09T23:06:00Z" w16du:dateUtc="2026-08-09T20:06:00Z">
                    <w:rPr>
                      <w:rFonts w:ascii="Cambria Math" w:hAnsi="Cambria Math" w:cs="Times New Roman"/>
                    </w:rPr>
                  </w:rPrChange>
                </w:rPr>
                <m:t>s</m:t>
              </w:del>
            </m:r>
          </m:e>
          <m:sub>
            <m:r>
              <w:del w:id="865" w:author="reviewer" w:date="2026-08-08T17:08:00Z">
                <w:rPr>
                  <w:rFonts w:ascii="Cambria Math" w:hAnsi="Cambria Math" w:cs="Times New Roman"/>
                  <w:sz w:val="22"/>
                  <w:szCs w:val="22"/>
                  <w:rPrChange w:id="866" w:author="Microsoft Office User" w:date="2026-08-09T23:06:00Z" w16du:dateUtc="2026-08-09T20:06:00Z">
                    <w:rPr>
                      <w:rFonts w:ascii="Cambria Math" w:hAnsi="Cambria Math" w:cs="Times New Roman"/>
                    </w:rPr>
                  </w:rPrChange>
                </w:rPr>
                <m:t>2020</m:t>
              </w:del>
            </m:r>
          </m:sub>
          <m:sup>
            <m:r>
              <w:del w:id="867" w:author="reviewer" w:date="2026-08-08T17:08:00Z">
                <w:rPr>
                  <w:rFonts w:ascii="Cambria Math" w:hAnsi="Cambria Math" w:cs="Times New Roman"/>
                  <w:sz w:val="22"/>
                  <w:szCs w:val="22"/>
                  <w:rPrChange w:id="868" w:author="Microsoft Office User" w:date="2026-08-09T23:06:00Z" w16du:dateUtc="2026-08-09T20:06:00Z">
                    <w:rPr>
                      <w:rFonts w:ascii="Cambria Math" w:hAnsi="Cambria Math" w:cs="Times New Roman"/>
                    </w:rPr>
                  </w:rPrChange>
                </w:rPr>
                <m:t>2021</m:t>
              </w:del>
            </m:r>
          </m:sup>
        </m:sSubSup>
        <m:r>
          <w:del w:id="869" w:author="reviewer" w:date="2026-08-08T17:08:00Z">
            <w:rPr>
              <w:rFonts w:ascii="Cambria Math" w:hAnsi="Cambria Math" w:cs="Times New Roman"/>
              <w:sz w:val="22"/>
              <w:szCs w:val="22"/>
              <w:rPrChange w:id="870" w:author="Microsoft Office User" w:date="2026-08-09T23:06:00Z" w16du:dateUtc="2026-08-09T20:06:00Z">
                <w:rPr>
                  <w:rFonts w:ascii="Cambria Math" w:hAnsi="Cambria Math" w:cs="Times New Roman"/>
                </w:rPr>
              </w:rPrChange>
            </w:rPr>
            <m:t>/1.40</m:t>
          </w:del>
        </m:r>
      </m:oMath>
      <w:del w:id="871" w:author="reviewer" w:date="2026-08-08T17:08:00Z">
        <w:r w:rsidRPr="00817C90">
          <w:rPr>
            <w:rFonts w:ascii="Times New Roman" w:hAnsi="Times New Roman" w:cs="Times New Roman"/>
            <w:i/>
            <w:iCs/>
            <w:sz w:val="22"/>
            <w:szCs w:val="22"/>
            <w:rPrChange w:id="872" w:author="Microsoft Office User" w:date="2026-08-09T23:06:00Z" w16du:dateUtc="2026-08-09T20:06:00Z">
              <w:rPr>
                <w:rFonts w:ascii="Times New Roman" w:hAnsi="Times New Roman" w:cs="Times New Roman"/>
              </w:rPr>
            </w:rPrChange>
          </w:rPr>
          <w:delText xml:space="preserve">. The transformation of </w:delText>
        </w:r>
      </w:del>
      <m:oMath>
        <m:sSup>
          <m:sSupPr>
            <m:ctrlPr>
              <w:del w:id="873" w:author="reviewer" w:date="2026-08-08T17:08:00Z">
                <w:rPr>
                  <w:rFonts w:ascii="Cambria Math" w:hAnsi="Cambria Math" w:cs="Times New Roman"/>
                  <w:i/>
                  <w:iCs/>
                  <w:sz w:val="22"/>
                  <w:szCs w:val="22"/>
                  <w:rPrChange w:id="874" w:author="Microsoft Office User" w:date="2026-08-09T23:06:00Z" w16du:dateUtc="2026-08-09T20:06:00Z">
                    <w:rPr>
                      <w:rFonts w:ascii="Cambria Math" w:hAnsi="Cambria Math" w:cs="Times New Roman"/>
                    </w:rPr>
                  </w:rPrChange>
                </w:rPr>
              </w:del>
            </m:ctrlPr>
          </m:sSupPr>
          <m:e>
            <m:r>
              <w:del w:id="875" w:author="reviewer" w:date="2026-08-08T17:08:00Z">
                <w:rPr>
                  <w:rFonts w:ascii="Cambria Math" w:hAnsi="Cambria Math" w:cs="Times New Roman"/>
                  <w:sz w:val="22"/>
                  <w:szCs w:val="22"/>
                  <w:rPrChange w:id="876" w:author="Microsoft Office User" w:date="2026-08-09T23:06:00Z" w16du:dateUtc="2026-08-09T20:06:00Z">
                    <w:rPr>
                      <w:rFonts w:ascii="Cambria Math" w:hAnsi="Cambria Math" w:cs="Times New Roman"/>
                    </w:rPr>
                  </w:rPrChange>
                </w:rPr>
                <m:t>e</m:t>
              </w:del>
            </m:r>
          </m:e>
          <m:sup>
            <m:r>
              <w:del w:id="877" w:author="reviewer" w:date="2026-08-08T17:08:00Z">
                <w:rPr>
                  <w:rFonts w:ascii="Cambria Math" w:hAnsi="Cambria Math" w:cs="Times New Roman"/>
                  <w:sz w:val="22"/>
                  <w:szCs w:val="22"/>
                  <w:rPrChange w:id="878" w:author="Microsoft Office User" w:date="2026-08-09T23:06:00Z" w16du:dateUtc="2026-08-09T20:06:00Z">
                    <w:rPr>
                      <w:rFonts w:ascii="Cambria Math" w:hAnsi="Cambria Math" w:cs="Times New Roman"/>
                    </w:rPr>
                  </w:rPrChange>
                </w:rPr>
                <m:t>β</m:t>
              </w:del>
            </m:r>
          </m:sup>
        </m:sSup>
        <m:r>
          <w:del w:id="879" w:author="reviewer" w:date="2026-08-08T17:08:00Z">
            <w:rPr>
              <w:rFonts w:ascii="Cambria Math" w:hAnsi="Cambria Math" w:cs="Times New Roman"/>
              <w:sz w:val="22"/>
              <w:szCs w:val="22"/>
              <w:rPrChange w:id="880" w:author="Microsoft Office User" w:date="2026-08-09T23:06:00Z" w16du:dateUtc="2026-08-09T20:06:00Z">
                <w:rPr>
                  <w:rFonts w:ascii="Cambria Math" w:hAnsi="Cambria Math" w:cs="Times New Roman"/>
                </w:rPr>
              </w:rPrChange>
            </w:rPr>
            <m:t>-1</m:t>
          </w:del>
        </m:r>
      </m:oMath>
      <w:del w:id="881" w:author="reviewer" w:date="2026-08-08T17:08:00Z">
        <w:r w:rsidRPr="00817C90">
          <w:rPr>
            <w:rFonts w:ascii="Times New Roman" w:hAnsi="Times New Roman" w:cs="Times New Roman"/>
            <w:i/>
            <w:iCs/>
            <w:sz w:val="22"/>
            <w:szCs w:val="22"/>
            <w:rPrChange w:id="882" w:author="Microsoft Office User" w:date="2026-08-09T23:06:00Z" w16du:dateUtc="2026-08-09T20:06:00Z">
              <w:rPr>
                <w:rFonts w:ascii="Times New Roman" w:hAnsi="Times New Roman" w:cs="Times New Roman"/>
              </w:rPr>
            </w:rPrChange>
          </w:rPr>
          <w:delText xml:space="preserve"> is valid only if the software is using logarithmic transformations</w:delText>
        </w:r>
      </w:del>
      <w:ins w:id="883" w:author="reviewer" w:date="2026-08-08T17:08:00Z">
        <w:r w:rsidRPr="00817C90">
          <w:rPr>
            <w:rFonts w:ascii="Times New Roman" w:hAnsi="Times New Roman" w:cs="Times New Roman"/>
            <w:i/>
            <w:iCs/>
            <w:sz w:val="22"/>
            <w:szCs w:val="22"/>
            <w:rPrChange w:id="884" w:author="Microsoft Office User" w:date="2026-08-09T23:06:00Z" w16du:dateUtc="2026-08-09T20:06:00Z">
              <w:rPr>
                <w:rFonts w:ascii="Times New Roman" w:hAnsi="Times New Roman" w:cs="Times New Roman"/>
              </w:rPr>
            </w:rPrChange>
          </w:rPr>
          <w:t>percentage-change measure uses the observed change</w:t>
        </w:r>
      </w:ins>
      <w:r w:rsidRPr="00817C90">
        <w:rPr>
          <w:rFonts w:ascii="Times New Roman" w:hAnsi="Times New Roman" w:cs="Times New Roman"/>
          <w:i/>
          <w:iCs/>
          <w:sz w:val="22"/>
          <w:szCs w:val="22"/>
          <w:rPrChange w:id="885" w:author="Microsoft Office User" w:date="2026-08-09T23:06:00Z" w16du:dateUtc="2026-08-09T20:06:00Z">
            <w:rPr>
              <w:rFonts w:ascii="Times New Roman" w:hAnsi="Times New Roman" w:cs="Times New Roman"/>
            </w:rPr>
          </w:rPrChange>
        </w:rPr>
        <w:t xml:space="preserve"> in </w:t>
      </w:r>
      <w:del w:id="886" w:author="reviewer" w:date="2026-08-08T17:08:00Z">
        <w:r w:rsidRPr="00817C90">
          <w:rPr>
            <w:rFonts w:ascii="Times New Roman" w:hAnsi="Times New Roman" w:cs="Times New Roman"/>
            <w:i/>
            <w:iCs/>
            <w:sz w:val="22"/>
            <w:szCs w:val="22"/>
            <w:rPrChange w:id="887" w:author="Microsoft Office User" w:date="2026-08-09T23:06:00Z" w16du:dateUtc="2026-08-09T20:06:00Z">
              <w:rPr>
                <w:rFonts w:ascii="Times New Roman" w:hAnsi="Times New Roman" w:cs="Times New Roman"/>
              </w:rPr>
            </w:rPrChange>
          </w:rPr>
          <w:delText>natural logarithms. Since</w:delText>
        </w:r>
      </w:del>
      <w:ins w:id="888" w:author="reviewer" w:date="2026-08-08T17:08:00Z">
        <w:r w:rsidRPr="00817C90">
          <w:rPr>
            <w:rFonts w:ascii="Times New Roman" w:hAnsi="Times New Roman" w:cs="Times New Roman"/>
            <w:i/>
            <w:iCs/>
            <w:sz w:val="22"/>
            <w:szCs w:val="22"/>
            <w:rPrChange w:id="889" w:author="Microsoft Office User" w:date="2026-08-09T23:06:00Z" w16du:dateUtc="2026-08-09T20:06:00Z">
              <w:rPr>
                <w:rFonts w:ascii="Times New Roman" w:hAnsi="Times New Roman" w:cs="Times New Roman"/>
              </w:rPr>
            </w:rPrChange>
          </w:rPr>
          <w:t>applications divided by 1.4.</w:t>
        </w:r>
      </w:ins>
      <w:r w:rsidRPr="00817C90">
        <w:rPr>
          <w:rFonts w:ascii="Times New Roman" w:hAnsi="Times New Roman" w:cs="Times New Roman"/>
          <w:i/>
          <w:iCs/>
          <w:sz w:val="22"/>
          <w:szCs w:val="22"/>
          <w:rPrChange w:id="890" w:author="Microsoft Office User" w:date="2026-08-09T23:06:00Z" w16du:dateUtc="2026-08-09T20:06:00Z">
            <w:rPr>
              <w:rFonts w:ascii="Times New Roman" w:hAnsi="Times New Roman" w:cs="Times New Roman"/>
            </w:rPr>
          </w:rPrChange>
        </w:rPr>
        <w:t xml:space="preserve"> R uses natural logarithms</w:t>
      </w:r>
      <w:del w:id="891" w:author="reviewer" w:date="2026-08-08T17:08:00Z">
        <w:r w:rsidRPr="00817C90">
          <w:rPr>
            <w:rFonts w:ascii="Times New Roman" w:hAnsi="Times New Roman" w:cs="Times New Roman"/>
            <w:i/>
            <w:iCs/>
            <w:sz w:val="22"/>
            <w:szCs w:val="22"/>
            <w:rPrChange w:id="892" w:author="Microsoft Office User" w:date="2026-08-09T23:06:00Z" w16du:dateUtc="2026-08-09T20:06:00Z">
              <w:rPr>
                <w:rFonts w:ascii="Times New Roman" w:hAnsi="Times New Roman" w:cs="Times New Roman"/>
              </w:rPr>
            </w:rPrChange>
          </w:rPr>
          <w:delText xml:space="preserve"> as default this transformation is safe. Used are</w:delText>
        </w:r>
      </w:del>
      <w:ins w:id="893" w:author="reviewer" w:date="2026-08-08T17:08:00Z">
        <w:r w:rsidRPr="00817C90">
          <w:rPr>
            <w:rFonts w:ascii="Times New Roman" w:hAnsi="Times New Roman" w:cs="Times New Roman"/>
            <w:i/>
            <w:iCs/>
            <w:sz w:val="22"/>
            <w:szCs w:val="22"/>
            <w:rPrChange w:id="894" w:author="Microsoft Office User" w:date="2026-08-09T23:06:00Z" w16du:dateUtc="2026-08-09T20:06:00Z">
              <w:rPr>
                <w:rFonts w:ascii="Times New Roman" w:hAnsi="Times New Roman" w:cs="Times New Roman"/>
              </w:rPr>
            </w:rPrChange>
          </w:rPr>
          <w:t>. The saturated estimates use</w:t>
        </w:r>
      </w:ins>
      <w:r w:rsidRPr="00817C90">
        <w:rPr>
          <w:rFonts w:ascii="Times New Roman" w:hAnsi="Times New Roman" w:cs="Times New Roman"/>
          <w:i/>
          <w:iCs/>
          <w:sz w:val="22"/>
          <w:szCs w:val="22"/>
          <w:rPrChange w:id="895" w:author="Microsoft Office User" w:date="2026-08-09T23:06:00Z" w16du:dateUtc="2026-08-09T20:06:00Z">
            <w:rPr>
              <w:rFonts w:ascii="Times New Roman" w:hAnsi="Times New Roman" w:cs="Times New Roman"/>
            </w:rPr>
          </w:rPrChange>
        </w:rPr>
        <w:t xml:space="preserve"> Driscoll</w:t>
      </w:r>
      <w:del w:id="896" w:author="reviewer" w:date="2026-08-08T17:08:00Z">
        <w:r w:rsidRPr="00817C90">
          <w:rPr>
            <w:rFonts w:ascii="Times New Roman" w:hAnsi="Times New Roman" w:cs="Times New Roman"/>
            <w:i/>
            <w:iCs/>
            <w:sz w:val="22"/>
            <w:szCs w:val="22"/>
            <w:rPrChange w:id="897" w:author="Microsoft Office User" w:date="2026-08-09T23:06:00Z" w16du:dateUtc="2026-08-09T20:06:00Z">
              <w:rPr>
                <w:rFonts w:ascii="Times New Roman" w:hAnsi="Times New Roman" w:cs="Times New Roman"/>
              </w:rPr>
            </w:rPrChange>
          </w:rPr>
          <w:delText>-</w:delText>
        </w:r>
      </w:del>
      <w:ins w:id="898" w:author="reviewer" w:date="2026-08-08T17:08:00Z">
        <w:r w:rsidRPr="00817C90">
          <w:rPr>
            <w:rFonts w:ascii="Times New Roman" w:hAnsi="Times New Roman" w:cs="Times New Roman"/>
            <w:i/>
            <w:iCs/>
            <w:sz w:val="22"/>
            <w:szCs w:val="22"/>
            <w:rPrChange w:id="899" w:author="Microsoft Office User" w:date="2026-08-09T23:06:00Z" w16du:dateUtc="2026-08-09T20:06:00Z">
              <w:rPr>
                <w:rFonts w:ascii="Times New Roman" w:hAnsi="Times New Roman" w:cs="Times New Roman"/>
              </w:rPr>
            </w:rPrChange>
          </w:rPr>
          <w:t>–</w:t>
        </w:r>
      </w:ins>
      <w:r w:rsidRPr="00817C90">
        <w:rPr>
          <w:rFonts w:ascii="Times New Roman" w:hAnsi="Times New Roman" w:cs="Times New Roman"/>
          <w:i/>
          <w:iCs/>
          <w:sz w:val="22"/>
          <w:szCs w:val="22"/>
          <w:rPrChange w:id="900" w:author="Microsoft Office User" w:date="2026-08-09T23:06:00Z" w16du:dateUtc="2026-08-09T20:06:00Z">
            <w:rPr>
              <w:rFonts w:ascii="Times New Roman" w:hAnsi="Times New Roman" w:cs="Times New Roman"/>
            </w:rPr>
          </w:rPrChange>
        </w:rPr>
        <w:t xml:space="preserve">Kraay </w:t>
      </w:r>
      <w:del w:id="901" w:author="reviewer" w:date="2026-08-08T17:08:00Z">
        <w:r w:rsidRPr="00817C90">
          <w:rPr>
            <w:rFonts w:ascii="Times New Roman" w:hAnsi="Times New Roman" w:cs="Times New Roman"/>
            <w:i/>
            <w:iCs/>
            <w:sz w:val="22"/>
            <w:szCs w:val="22"/>
            <w:rPrChange w:id="902" w:author="Microsoft Office User" w:date="2026-08-09T23:06:00Z" w16du:dateUtc="2026-08-09T20:06:00Z">
              <w:rPr>
                <w:rFonts w:ascii="Times New Roman" w:hAnsi="Times New Roman" w:cs="Times New Roman"/>
              </w:rPr>
            </w:rPrChange>
          </w:rPr>
          <w:delText xml:space="preserve">(L=1) </w:delText>
        </w:r>
      </w:del>
      <w:r w:rsidRPr="00817C90">
        <w:rPr>
          <w:rFonts w:ascii="Times New Roman" w:hAnsi="Times New Roman" w:cs="Times New Roman"/>
          <w:i/>
          <w:iCs/>
          <w:sz w:val="22"/>
          <w:szCs w:val="22"/>
          <w:rPrChange w:id="903" w:author="Microsoft Office User" w:date="2026-08-09T23:06:00Z" w16du:dateUtc="2026-08-09T20:06:00Z">
            <w:rPr>
              <w:rFonts w:ascii="Times New Roman" w:hAnsi="Times New Roman" w:cs="Times New Roman"/>
            </w:rPr>
          </w:rPrChange>
        </w:rPr>
        <w:t xml:space="preserve">standard errors </w:t>
      </w:r>
      <w:del w:id="904" w:author="reviewer" w:date="2026-08-08T17:08:00Z">
        <w:r w:rsidRPr="00817C90">
          <w:rPr>
            <w:rFonts w:ascii="Times New Roman" w:hAnsi="Times New Roman" w:cs="Times New Roman"/>
            <w:i/>
            <w:iCs/>
            <w:sz w:val="22"/>
            <w:szCs w:val="22"/>
            <w:rPrChange w:id="905" w:author="Microsoft Office User" w:date="2026-08-09T23:06:00Z" w16du:dateUtc="2026-08-09T20:06:00Z">
              <w:rPr>
                <w:rFonts w:ascii="Times New Roman" w:hAnsi="Times New Roman" w:cs="Times New Roman"/>
              </w:rPr>
            </w:rPrChange>
          </w:rPr>
          <w:delText xml:space="preserve">consistently and across all the presented models. Details in </w:delText>
        </w:r>
      </w:del>
      <w:ins w:id="906" w:author="reviewer" w:date="2026-08-08T17:08:00Z">
        <w:r w:rsidRPr="00817C90">
          <w:rPr>
            <w:rFonts w:ascii="Times New Roman" w:hAnsi="Times New Roman" w:cs="Times New Roman"/>
            <w:i/>
            <w:iCs/>
            <w:sz w:val="22"/>
            <w:szCs w:val="22"/>
            <w:rPrChange w:id="907" w:author="Microsoft Office User" w:date="2026-08-09T23:06:00Z" w16du:dateUtc="2026-08-09T20:06:00Z">
              <w:rPr>
                <w:rFonts w:ascii="Times New Roman" w:hAnsi="Times New Roman" w:cs="Times New Roman"/>
              </w:rPr>
            </w:rPrChange>
          </w:rPr>
          <w:t xml:space="preserve">with one lag. See </w:t>
        </w:r>
      </w:ins>
      <w:r w:rsidRPr="00817C90">
        <w:rPr>
          <w:rFonts w:ascii="Times New Roman" w:hAnsi="Times New Roman" w:cs="Times New Roman"/>
          <w:i/>
          <w:iCs/>
          <w:sz w:val="22"/>
          <w:szCs w:val="22"/>
          <w:rPrChange w:id="908" w:author="Microsoft Office User" w:date="2026-08-09T23:06:00Z" w16du:dateUtc="2026-08-09T20:06:00Z">
            <w:rPr>
              <w:rFonts w:ascii="Times New Roman" w:hAnsi="Times New Roman" w:cs="Times New Roman"/>
            </w:rPr>
          </w:rPrChange>
        </w:rPr>
        <w:t>the online appendix.</w:t>
      </w:r>
    </w:p>
    <w:p w14:paraId="4E297C77" w14:textId="77777777" w:rsidR="0018364B" w:rsidRPr="002277CE" w:rsidRDefault="0018364B" w:rsidP="002277CE">
      <w:pPr>
        <w:spacing w:line="360" w:lineRule="auto"/>
        <w:rPr>
          <w:rFonts w:ascii="Times New Roman" w:hAnsi="Times New Roman" w:cs="Times New Roman"/>
        </w:rPr>
      </w:pPr>
    </w:p>
    <w:p w14:paraId="2898B813" w14:textId="77777777" w:rsidR="00F47729" w:rsidRPr="002277CE" w:rsidRDefault="002277CE" w:rsidP="00BE721F">
      <w:pPr>
        <w:spacing w:line="360" w:lineRule="auto"/>
        <w:ind w:firstLine="720"/>
        <w:rPr>
          <w:del w:id="909" w:author="reviewer" w:date="2026-08-08T17:08:00Z"/>
          <w:rFonts w:ascii="Times New Roman" w:hAnsi="Times New Roman" w:cs="Times New Roman"/>
        </w:rPr>
      </w:pPr>
      <w:r>
        <w:rPr>
          <w:rFonts w:ascii="Times New Roman" w:hAnsi="Times New Roman" w:cs="Times New Roman"/>
        </w:rPr>
        <w:t xml:space="preserve">The </w:t>
      </w:r>
      <w:del w:id="910" w:author="reviewer" w:date="2026-08-08T17:08:00Z">
        <w:r>
          <w:rPr>
            <w:rFonts w:ascii="Times New Roman" w:hAnsi="Times New Roman" w:cs="Times New Roman"/>
          </w:rPr>
          <w:delText>results indicate</w:delText>
        </w:r>
      </w:del>
      <w:ins w:id="911" w:author="reviewer" w:date="2026-08-08T17:08:00Z">
        <w:r>
          <w:rPr>
            <w:rFonts w:ascii="Times New Roman" w:hAnsi="Times New Roman" w:cs="Times New Roman"/>
          </w:rPr>
          <w:t>estimates show</w:t>
        </w:r>
      </w:ins>
      <w:r>
        <w:rPr>
          <w:rFonts w:ascii="Times New Roman" w:hAnsi="Times New Roman" w:cs="Times New Roman"/>
        </w:rPr>
        <w:t xml:space="preserve"> a large and widespread </w:t>
      </w:r>
      <w:ins w:id="912" w:author="reviewer" w:date="2026-08-08T17:08:00Z">
        <w:r>
          <w:rPr>
            <w:rFonts w:ascii="Times New Roman" w:hAnsi="Times New Roman" w:cs="Times New Roman"/>
          </w:rPr>
          <w:t xml:space="preserve">post-reform </w:t>
        </w:r>
      </w:ins>
      <w:r>
        <w:rPr>
          <w:rFonts w:ascii="Times New Roman" w:hAnsi="Times New Roman" w:cs="Times New Roman"/>
        </w:rPr>
        <w:t>contraction</w:t>
      </w:r>
      <w:del w:id="913" w:author="reviewer" w:date="2026-08-08T17:08:00Z">
        <w:r>
          <w:rPr>
            <w:rFonts w:ascii="Times New Roman" w:hAnsi="Times New Roman" w:cs="Times New Roman"/>
          </w:rPr>
          <w:delText xml:space="preserve"> in demand. Across EU countries, </w:delText>
        </w:r>
      </w:del>
      <w:ins w:id="914" w:author="reviewer" w:date="2026-08-08T17:08:00Z">
        <w:r>
          <w:rPr>
            <w:rFonts w:ascii="Times New Roman" w:hAnsi="Times New Roman" w:cs="Times New Roman"/>
          </w:rPr>
          <w:t xml:space="preserve">. Country-specific effects correspond to </w:t>
        </w:r>
      </w:ins>
      <w:r>
        <w:rPr>
          <w:rFonts w:ascii="Times New Roman" w:hAnsi="Times New Roman" w:cs="Times New Roman"/>
        </w:rPr>
        <w:t xml:space="preserve">applicant </w:t>
      </w:r>
      <w:del w:id="915" w:author="reviewer" w:date="2026-08-08T17:08:00Z">
        <w:r>
          <w:rPr>
            <w:rFonts w:ascii="Times New Roman" w:hAnsi="Times New Roman" w:cs="Times New Roman"/>
          </w:rPr>
          <w:delText xml:space="preserve">numbers declined substantially following the introduction of international tuition fees, with estimated effects corresponding to </w:delText>
        </w:r>
      </w:del>
      <w:r>
        <w:rPr>
          <w:rFonts w:ascii="Times New Roman" w:hAnsi="Times New Roman" w:cs="Times New Roman"/>
        </w:rPr>
        <w:t xml:space="preserve">reductions </w:t>
      </w:r>
      <w:del w:id="916" w:author="reviewer" w:date="2026-08-08T17:08:00Z">
        <w:r>
          <w:rPr>
            <w:rFonts w:ascii="Times New Roman" w:hAnsi="Times New Roman" w:cs="Times New Roman"/>
          </w:rPr>
          <w:delText>of roughly</w:delText>
        </w:r>
      </w:del>
      <w:ins w:id="917" w:author="reviewer" w:date="2026-08-08T17:08:00Z">
        <w:r>
          <w:rPr>
            <w:rFonts w:ascii="Times New Roman" w:hAnsi="Times New Roman" w:cs="Times New Roman"/>
          </w:rPr>
          <w:t>ranging from about</w:t>
        </w:r>
      </w:ins>
      <w:r>
        <w:rPr>
          <w:rFonts w:ascii="Times New Roman" w:hAnsi="Times New Roman" w:cs="Times New Roman"/>
        </w:rPr>
        <w:t xml:space="preserve"> 30% </w:t>
      </w:r>
      <w:del w:id="918" w:author="reviewer" w:date="2026-08-08T17:08:00Z">
        <w:r>
          <w:rPr>
            <w:rFonts w:ascii="Times New Roman" w:hAnsi="Times New Roman" w:cs="Times New Roman"/>
          </w:rPr>
          <w:delText>(</w:delText>
        </w:r>
      </w:del>
      <w:ins w:id="919" w:author="reviewer" w:date="2026-08-08T17:08:00Z">
        <w:r>
          <w:rPr>
            <w:rFonts w:ascii="Times New Roman" w:hAnsi="Times New Roman" w:cs="Times New Roman"/>
          </w:rPr>
          <w:t xml:space="preserve">for </w:t>
        </w:r>
      </w:ins>
      <w:r>
        <w:rPr>
          <w:rFonts w:ascii="Times New Roman" w:hAnsi="Times New Roman" w:cs="Times New Roman"/>
        </w:rPr>
        <w:t>Malta</w:t>
      </w:r>
      <w:del w:id="920" w:author="reviewer" w:date="2026-08-08T17:08:00Z">
        <w:r>
          <w:rPr>
            <w:rFonts w:ascii="Times New Roman" w:hAnsi="Times New Roman" w:cs="Times New Roman"/>
          </w:rPr>
          <w:delText>)</w:delText>
        </w:r>
      </w:del>
      <w:r>
        <w:rPr>
          <w:rFonts w:ascii="Times New Roman" w:hAnsi="Times New Roman" w:cs="Times New Roman"/>
        </w:rPr>
        <w:t xml:space="preserve"> to </w:t>
      </w:r>
      <w:del w:id="921" w:author="reviewer" w:date="2026-08-08T17:08:00Z">
        <w:r>
          <w:rPr>
            <w:rFonts w:ascii="Times New Roman" w:hAnsi="Times New Roman" w:cs="Times New Roman"/>
          </w:rPr>
          <w:delText>the worst cases of</w:delText>
        </w:r>
      </w:del>
      <w:ins w:id="922" w:author="reviewer" w:date="2026-08-08T17:08:00Z">
        <w:r>
          <w:rPr>
            <w:rFonts w:ascii="Times New Roman" w:hAnsi="Times New Roman" w:cs="Times New Roman"/>
          </w:rPr>
          <w:t>about</w:t>
        </w:r>
      </w:ins>
      <w:r>
        <w:rPr>
          <w:rFonts w:ascii="Times New Roman" w:hAnsi="Times New Roman" w:cs="Times New Roman"/>
        </w:rPr>
        <w:t xml:space="preserve"> 89% </w:t>
      </w:r>
      <w:del w:id="923" w:author="reviewer" w:date="2026-08-08T17:08:00Z">
        <w:r>
          <w:rPr>
            <w:rFonts w:ascii="Times New Roman" w:hAnsi="Times New Roman" w:cs="Times New Roman"/>
          </w:rPr>
          <w:delText>in</w:delText>
        </w:r>
      </w:del>
      <w:ins w:id="924" w:author="reviewer" w:date="2026-08-08T17:08:00Z">
        <w:r>
          <w:rPr>
            <w:rFonts w:ascii="Times New Roman" w:hAnsi="Times New Roman" w:cs="Times New Roman"/>
          </w:rPr>
          <w:t>for</w:t>
        </w:r>
      </w:ins>
      <w:r>
        <w:rPr>
          <w:rFonts w:ascii="Times New Roman" w:hAnsi="Times New Roman" w:cs="Times New Roman"/>
        </w:rPr>
        <w:t xml:space="preserve"> Lithuania and 85% </w:t>
      </w:r>
      <w:del w:id="925" w:author="reviewer" w:date="2026-08-08T17:08:00Z">
        <w:r>
          <w:rPr>
            <w:rFonts w:ascii="Times New Roman" w:hAnsi="Times New Roman" w:cs="Times New Roman"/>
          </w:rPr>
          <w:delText>in</w:delText>
        </w:r>
      </w:del>
      <w:ins w:id="926" w:author="reviewer" w:date="2026-08-08T17:08:00Z">
        <w:r>
          <w:rPr>
            <w:rFonts w:ascii="Times New Roman" w:hAnsi="Times New Roman" w:cs="Times New Roman"/>
          </w:rPr>
          <w:t>for</w:t>
        </w:r>
      </w:ins>
      <w:r>
        <w:rPr>
          <w:rFonts w:ascii="Times New Roman" w:hAnsi="Times New Roman" w:cs="Times New Roman"/>
        </w:rPr>
        <w:t xml:space="preserve"> Bulgaria, relative to the control group. The average effect implies a decline of approximately 67%. </w:t>
      </w:r>
      <w:del w:id="927" w:author="reviewer" w:date="2026-08-08T17:08:00Z">
        <w:r>
          <w:rPr>
            <w:rFonts w:ascii="Times New Roman" w:hAnsi="Times New Roman" w:cs="Times New Roman"/>
          </w:rPr>
          <w:delText xml:space="preserve">All DiD elasticities lie strictly below zero, confirming that the Brexit-induced tuition </w:delText>
        </w:r>
      </w:del>
      <w:ins w:id="928" w:author="reviewer" w:date="2026-08-08T17:08:00Z">
        <w:r>
          <w:rPr>
            <w:rFonts w:ascii="Times New Roman" w:hAnsi="Times New Roman" w:cs="Times New Roman"/>
          </w:rPr>
          <w:t>The implied signed elasticities are negative in every treated country, but their magnitudes vary substantially. Under the common price-</w:t>
        </w:r>
      </w:ins>
      <w:r>
        <w:rPr>
          <w:rFonts w:ascii="Times New Roman" w:hAnsi="Times New Roman" w:cs="Times New Roman"/>
        </w:rPr>
        <w:t xml:space="preserve">shock </w:t>
      </w:r>
      <w:del w:id="929" w:author="reviewer" w:date="2026-08-08T17:08:00Z">
        <w:r>
          <w:rPr>
            <w:rFonts w:ascii="Times New Roman" w:hAnsi="Times New Roman" w:cs="Times New Roman"/>
          </w:rPr>
          <w:delText>caused a contraction in EU demand for UK higher education across the entire Union. However, the magnitude of this response varies substantially. Wealthier EU countries</w:delText>
        </w:r>
      </w:del>
      <w:ins w:id="930" w:author="reviewer" w:date="2026-08-08T17:08:00Z">
        <w:r>
          <w:rPr>
            <w:rFonts w:ascii="Times New Roman" w:hAnsi="Times New Roman" w:cs="Times New Roman"/>
          </w:rPr>
          <w:t>assumption, lower-income origins</w:t>
        </w:r>
      </w:ins>
      <w:r>
        <w:rPr>
          <w:rFonts w:ascii="Times New Roman" w:hAnsi="Times New Roman" w:cs="Times New Roman"/>
        </w:rPr>
        <w:t xml:space="preserve"> such as </w:t>
      </w:r>
      <w:ins w:id="931" w:author="reviewer" w:date="2026-08-08T17:08:00Z">
        <w:r>
          <w:rPr>
            <w:rFonts w:ascii="Times New Roman" w:hAnsi="Times New Roman" w:cs="Times New Roman"/>
          </w:rPr>
          <w:t xml:space="preserve">Bulgaria, Romania, Lithuania, Croatia, and Latvia appear more responsive than </w:t>
        </w:r>
      </w:ins>
      <w:r>
        <w:rPr>
          <w:rFonts w:ascii="Times New Roman" w:hAnsi="Times New Roman" w:cs="Times New Roman"/>
        </w:rPr>
        <w:t>Malta, Spain, Luxembourg, the Netherlands, and Austria</w:t>
      </w:r>
      <w:del w:id="932" w:author="reviewer" w:date="2026-08-08T17:08:00Z">
        <w:r>
          <w:rPr>
            <w:rFonts w:ascii="Times New Roman" w:hAnsi="Times New Roman" w:cs="Times New Roman"/>
          </w:rPr>
          <w:delText xml:space="preserve">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poorer countries is less resilient to tuition changes as well as that students from such countries are less “motivated” to apply. We later show that this is an incorrect interpretation.</w:delText>
        </w:r>
      </w:del>
    </w:p>
    <w:p w14:paraId="05DA7863" w14:textId="77777777" w:rsidR="00F47729" w:rsidRPr="002277CE" w:rsidRDefault="002277CE" w:rsidP="00BE721F">
      <w:pPr>
        <w:spacing w:line="360" w:lineRule="auto"/>
        <w:ind w:firstLine="720"/>
        <w:rPr>
          <w:rFonts w:ascii="Times New Roman" w:hAnsi="Times New Roman" w:cs="Times New Roman"/>
        </w:rPr>
      </w:pPr>
      <w:del w:id="933" w:author="reviewer" w:date="2026-08-08T17:08:00Z">
        <w:r>
          <w:rPr>
            <w:rFonts w:ascii="Times New Roman" w:hAnsi="Times New Roman" w:cs="Times New Roman"/>
          </w:rPr>
          <w:delText>This</w:delText>
        </w:r>
      </w:del>
      <w:ins w:id="934" w:author="reviewer" w:date="2026-08-08T17:08:00Z">
        <w:r>
          <w:rPr>
            <w:rFonts w:ascii="Times New Roman" w:hAnsi="Times New Roman" w:cs="Times New Roman"/>
          </w:rPr>
          <w:t>. The loan adjustment below shows why this ranking should not be interpreted as stable preference</w:t>
        </w:r>
      </w:ins>
      <w:r>
        <w:rPr>
          <w:rFonts w:ascii="Times New Roman" w:hAnsi="Times New Roman" w:cs="Times New Roman"/>
        </w:rPr>
        <w:t xml:space="preserve"> heterogeneity</w:t>
      </w:r>
      <w:del w:id="935" w:author="reviewer" w:date="2026-08-08T17:08:00Z">
        <w:r>
          <w:rPr>
            <w:rFonts w:ascii="Times New Roman" w:hAnsi="Times New Roman" w:cs="Times New Roman"/>
          </w:rPr>
          <w:delText xml:space="preserve"> also aligns closely with cross-country differences in income. Regressing the estimated country-specific responses on GDP per capita reveals a strong positive relationship where wealthier countries experience smaller declines in applicant numbers (Figure 4).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w:delText>
        </w:r>
      </w:del>
      <w:ins w:id="936" w:author="reviewer" w:date="2026-08-08T17:08:00Z">
        <w:r>
          <w:rPr>
            <w:rFonts w:ascii="Times New Roman" w:hAnsi="Times New Roman" w:cs="Times New Roman"/>
          </w:rPr>
          <w:t>.</w:t>
        </w:r>
      </w:ins>
    </w:p>
    <w:p w14:paraId="29492C62" w14:textId="53EC106A" w:rsidR="0018364B" w:rsidDel="006949B8" w:rsidRDefault="002277CE" w:rsidP="0018364B">
      <w:pPr>
        <w:spacing w:line="360" w:lineRule="auto"/>
        <w:ind w:firstLine="720"/>
        <w:rPr>
          <w:ins w:id="937" w:author="reviewer" w:date="2026-08-08T17:08:00Z"/>
          <w:del w:id="938" w:author="Microsoft Office User" w:date="2026-08-09T17:28:00Z" w16du:dateUtc="2026-08-09T14:28:00Z"/>
          <w:rFonts w:ascii="Times New Roman" w:hAnsi="Times New Roman" w:cs="Times New Roman"/>
        </w:rPr>
      </w:pPr>
      <w:ins w:id="939" w:author="reviewer" w:date="2026-08-08T17:08:00Z">
        <w:r>
          <w:rPr>
            <w:rFonts w:ascii="Times New Roman" w:hAnsi="Times New Roman" w:cs="Times New Roman"/>
          </w:rPr>
          <w:t xml:space="preserve">The country-specific effects are also positively associated with GDP per capita, meaning wealthier countries experienced smaller declines (Figure 4). This gradient is strongest in fixed-effects specifications and remains visible when the saturated model includes the observed macroeconomic controls. </w:t>
        </w:r>
        <w:del w:id="940" w:author="Microsoft Office User" w:date="2026-08-09T17:28:00Z" w16du:dateUtc="2026-08-09T14:28:00Z">
          <w:r w:rsidDel="006949B8">
            <w:rPr>
              <w:rFonts w:ascii="Times New Roman" w:hAnsi="Times New Roman" w:cs="Times New Roman"/>
            </w:rPr>
            <w:delText>Pooled and fixed-effects models answer different conditional comparisons, so the contrast is treated as a specification result rather than proof that one estimator has removed every source of confounding.</w:delText>
          </w:r>
        </w:del>
      </w:ins>
      <w:ins w:id="941" w:author="Microsoft Office User" w:date="2026-08-09T17:28:00Z" w16du:dateUtc="2026-08-09T14:28:00Z">
        <w:r w:rsidR="006949B8">
          <w:rPr>
            <w:rFonts w:ascii="Times New Roman" w:hAnsi="Times New Roman" w:cs="Times New Roman"/>
          </w:rPr>
          <w:t xml:space="preserve"> </w:t>
        </w:r>
      </w:ins>
    </w:p>
    <w:p w14:paraId="77386AD7" w14:textId="77777777" w:rsidR="00CA4693" w:rsidRPr="00CA4693" w:rsidRDefault="00CA4693" w:rsidP="006949B8">
      <w:pPr>
        <w:spacing w:line="360" w:lineRule="auto"/>
        <w:ind w:firstLine="720"/>
        <w:rPr>
          <w:rFonts w:ascii="Times New Roman" w:hAnsi="Times New Roman" w:cs="Times New Roman"/>
        </w:rPr>
      </w:pPr>
      <w:r>
        <w:rPr>
          <w:rFonts w:ascii="Times New Roman" w:hAnsi="Times New Roman" w:cs="Times New Roman"/>
        </w:rPr>
        <w:t>The correlations weaken only when (</w:t>
      </w:r>
      <w:proofErr w:type="spellStart"/>
      <w:r>
        <w:rPr>
          <w:rFonts w:ascii="Times New Roman" w:hAnsi="Times New Roman" w:cs="Times New Roman"/>
        </w:rPr>
        <w:t>k_j</w:t>
      </w:r>
      <w:proofErr w:type="spellEnd"/>
      <w:r>
        <w:rPr>
          <w:rFonts w:ascii="Times New Roman" w:hAnsi="Times New Roman" w:cs="Times New Roman"/>
        </w:rPr>
        <w:t>), calculated under (\delta=3%) and (g=2%), is allowed to vary across countries according to the income-contingent loan systems to which EU students were previously exposed. Under this adjustment, the previously positive income gradient in the TWFE elasticity estimates becomes statistically insignificant. This, combined with the results presented in the previous paragraph, shows that the estimated income gradient is highly sensitive both to the treatment of loan conditions and to the control of persistent cross-country heterogeneity. Therefore, the baseline unadjusted estimates may systematically overstate the price elasticity for some country groups and understate it for others. We return to this issue in the discussion section.</w:t>
      </w:r>
    </w:p>
    <w:p w14:paraId="4A679FA2" w14:textId="77777777" w:rsidR="0018364B" w:rsidRPr="00817C90" w:rsidRDefault="0018364B" w:rsidP="00817C90">
      <w:pPr>
        <w:rPr>
          <w:del w:id="942" w:author="reviewer" w:date="2026-08-08T17:08:00Z"/>
          <w:rFonts w:ascii="Times New Roman" w:hAnsi="Times New Roman" w:cs="Times New Roman"/>
          <w:b/>
          <w:bCs/>
          <w:i/>
          <w:iCs/>
          <w:sz w:val="22"/>
          <w:szCs w:val="22"/>
          <w:rPrChange w:id="943" w:author="Microsoft Office User" w:date="2026-08-09T23:06:00Z" w16du:dateUtc="2026-08-09T20:06:00Z">
            <w:rPr>
              <w:del w:id="944" w:author="reviewer" w:date="2026-08-08T17:08:00Z"/>
              <w:rFonts w:ascii="Times New Roman" w:hAnsi="Times New Roman" w:cs="Times New Roman"/>
              <w:b/>
              <w:bCs/>
            </w:rPr>
          </w:rPrChange>
        </w:rPr>
        <w:pPrChange w:id="945" w:author="Microsoft Office User" w:date="2026-08-09T23:06:00Z" w16du:dateUtc="2026-08-09T20:06:00Z">
          <w:pPr>
            <w:spacing w:line="360" w:lineRule="auto"/>
          </w:pPr>
        </w:pPrChange>
      </w:pPr>
    </w:p>
    <w:p w14:paraId="0463E87D" w14:textId="77777777" w:rsidR="0018364B" w:rsidRPr="00817C90" w:rsidRDefault="0018364B" w:rsidP="00817C90">
      <w:pPr>
        <w:rPr>
          <w:del w:id="946" w:author="reviewer" w:date="2026-08-08T17:08:00Z"/>
          <w:rFonts w:ascii="Times New Roman" w:hAnsi="Times New Roman" w:cs="Times New Roman"/>
          <w:b/>
          <w:bCs/>
          <w:i/>
          <w:iCs/>
          <w:sz w:val="22"/>
          <w:szCs w:val="22"/>
          <w:rPrChange w:id="947" w:author="Microsoft Office User" w:date="2026-08-09T23:06:00Z" w16du:dateUtc="2026-08-09T20:06:00Z">
            <w:rPr>
              <w:del w:id="948" w:author="reviewer" w:date="2026-08-08T17:08:00Z"/>
              <w:rFonts w:ascii="Times New Roman" w:hAnsi="Times New Roman" w:cs="Times New Roman"/>
              <w:b/>
              <w:bCs/>
            </w:rPr>
          </w:rPrChange>
        </w:rPr>
        <w:pPrChange w:id="949" w:author="Microsoft Office User" w:date="2026-08-09T23:06:00Z" w16du:dateUtc="2026-08-09T20:06:00Z">
          <w:pPr>
            <w:spacing w:line="360" w:lineRule="auto"/>
          </w:pPr>
        </w:pPrChange>
      </w:pPr>
    </w:p>
    <w:p w14:paraId="07DAC6B3" w14:textId="77777777" w:rsidR="0018364B" w:rsidRPr="00817C90" w:rsidRDefault="0018364B" w:rsidP="00817C90">
      <w:pPr>
        <w:rPr>
          <w:del w:id="950" w:author="reviewer" w:date="2026-08-08T17:08:00Z"/>
          <w:rFonts w:ascii="Times New Roman" w:hAnsi="Times New Roman" w:cs="Times New Roman"/>
          <w:b/>
          <w:bCs/>
          <w:i/>
          <w:iCs/>
          <w:sz w:val="22"/>
          <w:szCs w:val="22"/>
          <w:rPrChange w:id="951" w:author="Microsoft Office User" w:date="2026-08-09T23:06:00Z" w16du:dateUtc="2026-08-09T20:06:00Z">
            <w:rPr>
              <w:del w:id="952" w:author="reviewer" w:date="2026-08-08T17:08:00Z"/>
              <w:rFonts w:ascii="Times New Roman" w:hAnsi="Times New Roman" w:cs="Times New Roman"/>
              <w:b/>
              <w:bCs/>
            </w:rPr>
          </w:rPrChange>
        </w:rPr>
        <w:pPrChange w:id="953" w:author="Microsoft Office User" w:date="2026-08-09T23:06:00Z" w16du:dateUtc="2026-08-09T20:06:00Z">
          <w:pPr>
            <w:spacing w:line="360" w:lineRule="auto"/>
          </w:pPr>
        </w:pPrChange>
      </w:pPr>
    </w:p>
    <w:p w14:paraId="6F0578D9" w14:textId="77777777" w:rsidR="0018364B" w:rsidRPr="00817C90" w:rsidRDefault="0018364B" w:rsidP="00817C90">
      <w:pPr>
        <w:rPr>
          <w:del w:id="954" w:author="reviewer" w:date="2026-08-08T17:08:00Z"/>
          <w:rFonts w:ascii="Times New Roman" w:hAnsi="Times New Roman" w:cs="Times New Roman"/>
          <w:b/>
          <w:bCs/>
          <w:i/>
          <w:iCs/>
          <w:sz w:val="22"/>
          <w:szCs w:val="22"/>
          <w:rPrChange w:id="955" w:author="Microsoft Office User" w:date="2026-08-09T23:06:00Z" w16du:dateUtc="2026-08-09T20:06:00Z">
            <w:rPr>
              <w:del w:id="956" w:author="reviewer" w:date="2026-08-08T17:08:00Z"/>
              <w:rFonts w:ascii="Times New Roman" w:hAnsi="Times New Roman" w:cs="Times New Roman"/>
              <w:b/>
              <w:bCs/>
            </w:rPr>
          </w:rPrChange>
        </w:rPr>
        <w:pPrChange w:id="957" w:author="Microsoft Office User" w:date="2026-08-09T23:06:00Z" w16du:dateUtc="2026-08-09T20:06:00Z">
          <w:pPr>
            <w:spacing w:line="360" w:lineRule="auto"/>
          </w:pPr>
        </w:pPrChange>
      </w:pPr>
    </w:p>
    <w:p w14:paraId="3FFA0309" w14:textId="77777777" w:rsidR="0018364B" w:rsidRPr="00817C90" w:rsidRDefault="0018364B" w:rsidP="00817C90">
      <w:pPr>
        <w:rPr>
          <w:del w:id="958" w:author="reviewer" w:date="2026-08-08T17:08:00Z"/>
          <w:rFonts w:ascii="Times New Roman" w:hAnsi="Times New Roman" w:cs="Times New Roman"/>
          <w:b/>
          <w:bCs/>
          <w:i/>
          <w:iCs/>
          <w:sz w:val="22"/>
          <w:szCs w:val="22"/>
          <w:rPrChange w:id="959" w:author="Microsoft Office User" w:date="2026-08-09T23:06:00Z" w16du:dateUtc="2026-08-09T20:06:00Z">
            <w:rPr>
              <w:del w:id="960" w:author="reviewer" w:date="2026-08-08T17:08:00Z"/>
              <w:rFonts w:ascii="Times New Roman" w:hAnsi="Times New Roman" w:cs="Times New Roman"/>
              <w:b/>
              <w:bCs/>
            </w:rPr>
          </w:rPrChange>
        </w:rPr>
        <w:pPrChange w:id="961" w:author="Microsoft Office User" w:date="2026-08-09T23:06:00Z" w16du:dateUtc="2026-08-09T20:06:00Z">
          <w:pPr>
            <w:spacing w:line="360" w:lineRule="auto"/>
          </w:pPr>
        </w:pPrChange>
      </w:pPr>
    </w:p>
    <w:p w14:paraId="755340D1" w14:textId="77777777" w:rsidR="0018364B" w:rsidRPr="00817C90" w:rsidRDefault="0018364B" w:rsidP="00817C90">
      <w:pPr>
        <w:rPr>
          <w:del w:id="962" w:author="reviewer" w:date="2026-08-08T17:08:00Z"/>
          <w:rFonts w:ascii="Times New Roman" w:hAnsi="Times New Roman" w:cs="Times New Roman"/>
          <w:b/>
          <w:bCs/>
          <w:i/>
          <w:iCs/>
          <w:sz w:val="22"/>
          <w:szCs w:val="22"/>
          <w:rPrChange w:id="963" w:author="Microsoft Office User" w:date="2026-08-09T23:06:00Z" w16du:dateUtc="2026-08-09T20:06:00Z">
            <w:rPr>
              <w:del w:id="964" w:author="reviewer" w:date="2026-08-08T17:08:00Z"/>
              <w:rFonts w:ascii="Times New Roman" w:hAnsi="Times New Roman" w:cs="Times New Roman"/>
              <w:b/>
              <w:bCs/>
            </w:rPr>
          </w:rPrChange>
        </w:rPr>
        <w:pPrChange w:id="965" w:author="Microsoft Office User" w:date="2026-08-09T23:06:00Z" w16du:dateUtc="2026-08-09T20:06:00Z">
          <w:pPr>
            <w:spacing w:line="360" w:lineRule="auto"/>
          </w:pPr>
        </w:pPrChange>
      </w:pPr>
    </w:p>
    <w:p w14:paraId="15EA75E2" w14:textId="77777777" w:rsidR="0018364B" w:rsidRPr="00817C90" w:rsidRDefault="0018364B" w:rsidP="00817C90">
      <w:pPr>
        <w:rPr>
          <w:del w:id="966" w:author="reviewer" w:date="2026-08-08T17:08:00Z"/>
          <w:rFonts w:ascii="Times New Roman" w:hAnsi="Times New Roman" w:cs="Times New Roman"/>
          <w:b/>
          <w:bCs/>
          <w:i/>
          <w:iCs/>
          <w:sz w:val="22"/>
          <w:szCs w:val="22"/>
          <w:rPrChange w:id="967" w:author="Microsoft Office User" w:date="2026-08-09T23:06:00Z" w16du:dateUtc="2026-08-09T20:06:00Z">
            <w:rPr>
              <w:del w:id="968" w:author="reviewer" w:date="2026-08-08T17:08:00Z"/>
              <w:rFonts w:ascii="Times New Roman" w:hAnsi="Times New Roman" w:cs="Times New Roman"/>
              <w:b/>
              <w:bCs/>
            </w:rPr>
          </w:rPrChange>
        </w:rPr>
        <w:pPrChange w:id="969" w:author="Microsoft Office User" w:date="2026-08-09T23:06:00Z" w16du:dateUtc="2026-08-09T20:06:00Z">
          <w:pPr>
            <w:spacing w:line="360" w:lineRule="auto"/>
          </w:pPr>
        </w:pPrChange>
      </w:pPr>
    </w:p>
    <w:p w14:paraId="5EB91E6A" w14:textId="77777777" w:rsidR="0018364B" w:rsidRPr="00817C90" w:rsidRDefault="0018364B" w:rsidP="00817C90">
      <w:pPr>
        <w:rPr>
          <w:del w:id="970" w:author="reviewer" w:date="2026-08-08T17:08:00Z"/>
          <w:rFonts w:ascii="Times New Roman" w:hAnsi="Times New Roman" w:cs="Times New Roman"/>
          <w:b/>
          <w:bCs/>
          <w:i/>
          <w:iCs/>
          <w:sz w:val="22"/>
          <w:szCs w:val="22"/>
          <w:rPrChange w:id="971" w:author="Microsoft Office User" w:date="2026-08-09T23:06:00Z" w16du:dateUtc="2026-08-09T20:06:00Z">
            <w:rPr>
              <w:del w:id="972" w:author="reviewer" w:date="2026-08-08T17:08:00Z"/>
              <w:rFonts w:ascii="Times New Roman" w:hAnsi="Times New Roman" w:cs="Times New Roman"/>
              <w:b/>
              <w:bCs/>
            </w:rPr>
          </w:rPrChange>
        </w:rPr>
        <w:pPrChange w:id="973" w:author="Microsoft Office User" w:date="2026-08-09T23:06:00Z" w16du:dateUtc="2026-08-09T20:06:00Z">
          <w:pPr>
            <w:spacing w:line="360" w:lineRule="auto"/>
          </w:pPr>
        </w:pPrChange>
      </w:pPr>
    </w:p>
    <w:p w14:paraId="7ED0B500" w14:textId="77777777" w:rsidR="00F47729" w:rsidRPr="00817C90" w:rsidRDefault="002277CE" w:rsidP="00817C90">
      <w:pPr>
        <w:keepNext/>
        <w:rPr>
          <w:rFonts w:ascii="Times New Roman" w:hAnsi="Times New Roman" w:cs="Times New Roman"/>
          <w:i/>
          <w:iCs/>
          <w:sz w:val="22"/>
          <w:szCs w:val="22"/>
          <w:rPrChange w:id="974" w:author="Microsoft Office User" w:date="2026-08-09T23:06:00Z" w16du:dateUtc="2026-08-09T20:06:00Z">
            <w:rPr>
              <w:rFonts w:ascii="Times New Roman" w:hAnsi="Times New Roman" w:cs="Times New Roman"/>
            </w:rPr>
          </w:rPrChange>
        </w:rPr>
        <w:pPrChange w:id="975" w:author="Microsoft Office User" w:date="2026-08-09T23:06:00Z" w16du:dateUtc="2026-08-09T20:06:00Z">
          <w:pPr>
            <w:spacing w:line="360" w:lineRule="auto"/>
          </w:pPr>
        </w:pPrChange>
      </w:pPr>
      <w:r w:rsidRPr="00817C90">
        <w:rPr>
          <w:rFonts w:ascii="Times New Roman" w:hAnsi="Times New Roman" w:cs="Times New Roman"/>
          <w:b/>
          <w:bCs/>
          <w:i/>
          <w:iCs/>
          <w:sz w:val="22"/>
          <w:szCs w:val="22"/>
          <w:rPrChange w:id="976" w:author="Microsoft Office User" w:date="2026-08-09T23:06:00Z" w16du:dateUtc="2026-08-09T20:06:00Z">
            <w:rPr>
              <w:rFonts w:ascii="Times New Roman" w:hAnsi="Times New Roman" w:cs="Times New Roman"/>
              <w:b/>
              <w:bCs/>
            </w:rPr>
          </w:rPrChange>
        </w:rPr>
        <w:t>Figure 4</w:t>
      </w:r>
      <w:r w:rsidRPr="00817C90">
        <w:rPr>
          <w:rFonts w:ascii="Times New Roman" w:hAnsi="Times New Roman" w:cs="Times New Roman"/>
          <w:i/>
          <w:iCs/>
          <w:sz w:val="22"/>
          <w:szCs w:val="22"/>
          <w:rPrChange w:id="977" w:author="Microsoft Office User" w:date="2026-08-09T23:06:00Z" w16du:dateUtc="2026-08-09T20:06:00Z">
            <w:rPr>
              <w:rFonts w:ascii="Times New Roman" w:hAnsi="Times New Roman" w:cs="Times New Roman"/>
            </w:rPr>
          </w:rPrChange>
        </w:rPr>
        <w:t xml:space="preserve">. Correlations between the </w:t>
      </w:r>
      <w:proofErr w:type="spellStart"/>
      <w:r w:rsidRPr="00817C90">
        <w:rPr>
          <w:rFonts w:ascii="Times New Roman" w:hAnsi="Times New Roman" w:cs="Times New Roman"/>
          <w:i/>
          <w:iCs/>
          <w:sz w:val="22"/>
          <w:szCs w:val="22"/>
          <w:rPrChange w:id="978" w:author="Microsoft Office User" w:date="2026-08-09T23:06:00Z" w16du:dateUtc="2026-08-09T20:06:00Z">
            <w:rPr>
              <w:rFonts w:ascii="Times New Roman" w:hAnsi="Times New Roman" w:cs="Times New Roman"/>
            </w:rPr>
          </w:rPrChange>
        </w:rPr>
        <w:t>DiD</w:t>
      </w:r>
      <w:proofErr w:type="spellEnd"/>
      <w:r w:rsidRPr="00817C90">
        <w:rPr>
          <w:rFonts w:ascii="Times New Roman" w:hAnsi="Times New Roman" w:cs="Times New Roman"/>
          <w:i/>
          <w:iCs/>
          <w:sz w:val="22"/>
          <w:szCs w:val="22"/>
          <w:rPrChange w:id="979" w:author="Microsoft Office User" w:date="2026-08-09T23:06:00Z" w16du:dateUtc="2026-08-09T20:06:00Z">
            <w:rPr>
              <w:rFonts w:ascii="Times New Roman" w:hAnsi="Times New Roman" w:cs="Times New Roman"/>
            </w:rPr>
          </w:rPrChange>
        </w:rPr>
        <w:t xml:space="preserve"> (FEs and No FEs elasticities) and logarithm of GDP per capita</w:t>
      </w:r>
    </w:p>
    <w:p w14:paraId="27BCC1CE" w14:textId="77777777" w:rsidR="00F47729" w:rsidRPr="002277CE" w:rsidRDefault="002277CE" w:rsidP="002277CE">
      <w:pPr>
        <w:spacing w:line="360" w:lineRule="auto"/>
        <w:rPr>
          <w:del w:id="980" w:author="reviewer" w:date="2026-08-08T17:08:00Z"/>
          <w:rFonts w:ascii="Times New Roman" w:hAnsi="Times New Roman" w:cs="Times New Roman"/>
        </w:rPr>
      </w:pPr>
      <w:del w:id="981" w:author="reviewer" w:date="2026-08-08T17:08:00Z">
        <w:r>
          <w:rPr>
            <w:rFonts w:ascii="Times New Roman" w:hAnsi="Times New Roman" w:cs="Times New Roman"/>
            <w:noProof/>
          </w:rPr>
          <w:drawing>
            <wp:inline distT="0" distB="0" distL="0" distR="0" wp14:anchorId="2494989C" wp14:editId="73AF5164">
              <wp:extent cx="5727700" cy="3226193"/>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34" name="Picture" descr="media/image4.png"/>
                      <pic:cNvPicPr>
                        <a:picLocks noChangeAspect="1" noChangeArrowheads="1"/>
                      </pic:cNvPicPr>
                    </pic:nvPicPr>
                    <pic:blipFill>
                      <a:blip r:embed="rId13"/>
                      <a:stretch>
                        <a:fillRect/>
                      </a:stretch>
                    </pic:blipFill>
                    <pic:spPr bwMode="auto">
                      <a:xfrm>
                        <a:off x="0" y="0"/>
                        <a:ext cx="5727700" cy="3226193"/>
                      </a:xfrm>
                      <a:prstGeom prst="rect">
                        <a:avLst/>
                      </a:prstGeom>
                      <a:noFill/>
                      <a:ln w="9525">
                        <a:noFill/>
                        <a:headEnd/>
                        <a:tailEnd/>
                      </a:ln>
                    </pic:spPr>
                  </pic:pic>
                </a:graphicData>
              </a:graphic>
            </wp:inline>
          </w:drawing>
        </w:r>
      </w:del>
    </w:p>
    <w:p w14:paraId="0F63B89B" w14:textId="77777777" w:rsidR="0018364B" w:rsidRDefault="0018364B" w:rsidP="002277CE">
      <w:pPr>
        <w:spacing w:line="360" w:lineRule="auto"/>
        <w:rPr>
          <w:del w:id="982" w:author="reviewer" w:date="2026-08-08T17:08:00Z"/>
          <w:rFonts w:ascii="Times New Roman" w:hAnsi="Times New Roman" w:cs="Times New Roman"/>
        </w:rPr>
      </w:pPr>
    </w:p>
    <w:p w14:paraId="7FADD1B2" w14:textId="77777777" w:rsidR="002277CE" w:rsidRPr="002277CE" w:rsidRDefault="002277CE" w:rsidP="002277CE">
      <w:pPr>
        <w:spacing w:line="360" w:lineRule="auto"/>
        <w:rPr>
          <w:del w:id="983" w:author="reviewer" w:date="2026-08-08T17:08:00Z"/>
          <w:rFonts w:ascii="Times New Roman" w:hAnsi="Times New Roman" w:cs="Times New Roman"/>
        </w:rPr>
      </w:pPr>
    </w:p>
    <w:p w14:paraId="4A528D21" w14:textId="77777777" w:rsidR="00446968" w:rsidRDefault="002277CE" w:rsidP="00AA6B0A">
      <w:pPr>
        <w:spacing w:line="360" w:lineRule="auto"/>
        <w:rPr>
          <w:del w:id="984" w:author="reviewer" w:date="2026-08-08T17:08:00Z"/>
          <w:rFonts w:ascii="Times New Roman" w:hAnsi="Times New Roman" w:cs="Times New Roman"/>
        </w:rPr>
      </w:pPr>
      <w:del w:id="985" w:author="reviewer" w:date="2026-08-08T17:08:00Z">
        <w:r>
          <w:rPr>
            <w:rFonts w:ascii="Times New Roman" w:hAnsi="Times New Roman" w:cs="Times New Roman"/>
            <w:b/>
            <w:bCs/>
            <w:i/>
            <w:iCs/>
          </w:rPr>
          <w:delText>Estimated COVID-specific elasticities</w:delText>
        </w:r>
      </w:del>
    </w:p>
    <w:p w14:paraId="5BFD0161" w14:textId="77777777" w:rsidR="00446968" w:rsidRPr="00446968" w:rsidRDefault="00446968" w:rsidP="00446968">
      <w:pPr>
        <w:spacing w:line="360" w:lineRule="auto"/>
        <w:ind w:left="240"/>
        <w:rPr>
          <w:del w:id="986" w:author="reviewer" w:date="2026-08-08T17:08:00Z"/>
          <w:rFonts w:ascii="Times New Roman" w:hAnsi="Times New Roman" w:cs="Times New Roman"/>
        </w:rPr>
      </w:pPr>
    </w:p>
    <w:p w14:paraId="142AD0A4" w14:textId="77777777" w:rsidR="00F47729" w:rsidRPr="002277CE" w:rsidRDefault="002277CE" w:rsidP="002277CE">
      <w:pPr>
        <w:spacing w:line="360" w:lineRule="auto"/>
        <w:rPr>
          <w:ins w:id="987" w:author="reviewer" w:date="2026-08-08T17:08:00Z"/>
          <w:rFonts w:ascii="Times New Roman" w:hAnsi="Times New Roman" w:cs="Times New Roman"/>
        </w:rPr>
      </w:pPr>
      <w:ins w:id="988" w:author="reviewer" w:date="2026-08-08T17:08:00Z">
        <w:r>
          <w:rPr>
            <w:rFonts w:ascii="Times New Roman" w:hAnsi="Times New Roman" w:cs="Times New Roman"/>
            <w:noProof/>
          </w:rPr>
          <w:drawing>
            <wp:inline distT="0" distB="0" distL="0" distR="0" wp14:anchorId="3D27A1A6" wp14:editId="34711F18">
              <wp:extent cx="5727700" cy="3226193"/>
              <wp:effectExtent l="0" t="0" r="0" b="0"/>
              <wp:docPr id="33" name="Picture" descr="Scatterplots comparing fixed-effects and no-fixed-effects elasticities with log GDP per capita." title="Scatterplots comparing fixed-effects and no-fixed-effects elasticities with log GDP per capita"/>
              <wp:cNvGraphicFramePr/>
              <a:graphic xmlns:a="http://schemas.openxmlformats.org/drawingml/2006/main">
                <a:graphicData uri="http://schemas.openxmlformats.org/drawingml/2006/picture">
                  <pic:pic xmlns:pic="http://schemas.openxmlformats.org/drawingml/2006/picture">
                    <pic:nvPicPr>
                      <pic:cNvPr id="34" name="Picture" descr="media/image4.png"/>
                      <pic:cNvPicPr>
                        <a:picLocks noChangeAspect="1" noChangeArrowheads="1"/>
                      </pic:cNvPicPr>
                    </pic:nvPicPr>
                    <pic:blipFill>
                      <a:blip r:embed="rId13"/>
                      <a:stretch>
                        <a:fillRect/>
                      </a:stretch>
                    </pic:blipFill>
                    <pic:spPr bwMode="auto">
                      <a:xfrm>
                        <a:off x="0" y="0"/>
                        <a:ext cx="5727700" cy="3226193"/>
                      </a:xfrm>
                      <a:prstGeom prst="rect">
                        <a:avLst/>
                      </a:prstGeom>
                      <a:noFill/>
                      <a:ln w="9525">
                        <a:noFill/>
                        <a:headEnd/>
                        <a:tailEnd/>
                      </a:ln>
                    </pic:spPr>
                  </pic:pic>
                </a:graphicData>
              </a:graphic>
            </wp:inline>
          </w:drawing>
        </w:r>
      </w:ins>
    </w:p>
    <w:p w14:paraId="4992D45B" w14:textId="77777777" w:rsidR="0018364B" w:rsidRDefault="0018364B" w:rsidP="002277CE">
      <w:pPr>
        <w:spacing w:line="360" w:lineRule="auto"/>
        <w:rPr>
          <w:ins w:id="989" w:author="reviewer" w:date="2026-08-08T17:08:00Z"/>
          <w:rFonts w:ascii="Times New Roman" w:hAnsi="Times New Roman" w:cs="Times New Roman"/>
        </w:rPr>
      </w:pPr>
    </w:p>
    <w:p w14:paraId="20E98A6A" w14:textId="77777777" w:rsidR="002277CE" w:rsidRPr="002277CE" w:rsidRDefault="002277CE" w:rsidP="002277CE">
      <w:pPr>
        <w:spacing w:line="360" w:lineRule="auto"/>
        <w:rPr>
          <w:ins w:id="990" w:author="reviewer" w:date="2026-08-08T17:08:00Z"/>
          <w:rFonts w:ascii="Times New Roman" w:hAnsi="Times New Roman" w:cs="Times New Roman"/>
        </w:rPr>
      </w:pPr>
    </w:p>
    <w:p w14:paraId="3A6FD8CE" w14:textId="77777777" w:rsidR="00446968" w:rsidRPr="002A13AC" w:rsidRDefault="002277CE" w:rsidP="00446968">
      <w:pPr>
        <w:spacing w:line="360" w:lineRule="auto"/>
        <w:rPr>
          <w:ins w:id="991" w:author="reviewer" w:date="2026-08-08T17:08:00Z"/>
          <w:rFonts w:ascii="Times New Roman" w:hAnsi="Times New Roman" w:cs="Times New Roman"/>
          <w:b/>
          <w:bCs/>
          <w:rPrChange w:id="992" w:author="Microsoft Office User" w:date="2026-08-09T22:52:00Z" w16du:dateUtc="2026-08-09T19:52:00Z">
            <w:rPr>
              <w:ins w:id="993" w:author="reviewer" w:date="2026-08-08T17:08:00Z"/>
              <w:rFonts w:ascii="Times New Roman" w:hAnsi="Times New Roman" w:cs="Times New Roman"/>
            </w:rPr>
          </w:rPrChange>
        </w:rPr>
      </w:pPr>
      <w:ins w:id="994" w:author="reviewer" w:date="2026-08-08T17:08:00Z">
        <w:r w:rsidRPr="002A13AC">
          <w:rPr>
            <w:rFonts w:ascii="Times New Roman" w:hAnsi="Times New Roman"/>
            <w:b/>
            <w:bCs/>
            <w:i/>
            <w:rPrChange w:id="995" w:author="Microsoft Office User" w:date="2026-08-09T22:52:00Z" w16du:dateUtc="2026-08-09T19:52:00Z">
              <w:rPr>
                <w:rFonts w:ascii="Times New Roman" w:hAnsi="Times New Roman"/>
                <w:i/>
              </w:rPr>
            </w:rPrChange>
          </w:rPr>
          <w:t>Descriptive initial and later post-reform effects</w:t>
        </w:r>
      </w:ins>
    </w:p>
    <w:p w14:paraId="6FDD1792" w14:textId="77777777" w:rsidR="00446968" w:rsidRPr="00446968" w:rsidRDefault="00446968" w:rsidP="00446968">
      <w:pPr>
        <w:spacing w:line="360" w:lineRule="auto"/>
        <w:ind w:left="240"/>
        <w:rPr>
          <w:ins w:id="996" w:author="reviewer" w:date="2026-08-08T17:08:00Z"/>
          <w:rFonts w:ascii="Times New Roman" w:hAnsi="Times New Roman" w:cs="Times New Roman"/>
        </w:rPr>
      </w:pPr>
    </w:p>
    <w:p w14:paraId="0FDE39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Figure 5</w:t>
      </w:r>
      <w:r>
        <w:rPr>
          <w:rFonts w:ascii="Times New Roman" w:hAnsi="Times New Roman"/>
          <w:b/>
          <w:rPrChange w:id="997" w:author="reviewer" w:date="2026-08-08T17:08:00Z">
            <w:rPr>
              <w:rFonts w:ascii="Times New Roman" w:hAnsi="Times New Roman"/>
            </w:rPr>
          </w:rPrChange>
        </w:rPr>
        <w:t xml:space="preserve"> compares </w:t>
      </w:r>
      <w:del w:id="998" w:author="reviewer" w:date="2026-08-08T17:08:00Z">
        <w:r>
          <w:rPr>
            <w:rFonts w:ascii="Times New Roman" w:hAnsi="Times New Roman" w:cs="Times New Roman"/>
          </w:rPr>
          <w:delText xml:space="preserve">the immediate post-Brexit demand elasticities </w:delText>
        </w:r>
      </w:del>
      <w:ins w:id="999" w:author="reviewer" w:date="2026-08-08T17:08:00Z">
        <w:r>
          <w:rPr>
            <w:rFonts w:ascii="Times New Roman" w:hAnsi="Times New Roman" w:cs="Times New Roman"/>
            <w:b/>
            <w:bCs/>
          </w:rPr>
          <w:t xml:space="preserve">country-specific log effects in the initial 2021–2023 window </w:t>
        </w:r>
      </w:ins>
      <w:r>
        <w:rPr>
          <w:rFonts w:ascii="Times New Roman" w:hAnsi="Times New Roman"/>
          <w:b/>
          <w:rPrChange w:id="1000" w:author="reviewer" w:date="2026-08-08T17:08:00Z">
            <w:rPr>
              <w:rFonts w:ascii="Times New Roman" w:hAnsi="Times New Roman"/>
            </w:rPr>
          </w:rPrChange>
        </w:rPr>
        <w:t xml:space="preserve">with </w:t>
      </w:r>
      <w:del w:id="1001" w:author="reviewer" w:date="2026-08-08T17:08:00Z">
        <w:r>
          <w:rPr>
            <w:rFonts w:ascii="Times New Roman" w:hAnsi="Times New Roman" w:cs="Times New Roman"/>
          </w:rPr>
          <w:delText>the persistent elasticities observed after pandemic disruptions had abated.</w:delText>
        </w:r>
      </w:del>
      <w:ins w:id="1002" w:author="reviewer" w:date="2026-08-08T17:08:00Z">
        <w:r>
          <w:rPr>
            <w:rFonts w:ascii="Times New Roman" w:hAnsi="Times New Roman" w:cs="Times New Roman"/>
            <w:b/>
            <w:bCs/>
          </w:rPr>
          <w:t>those in 2024–2025.</w:t>
        </w:r>
      </w:ins>
      <w:r>
        <w:rPr>
          <w:rFonts w:ascii="Times New Roman" w:hAnsi="Times New Roman"/>
          <w:b/>
          <w:rPrChange w:id="1003" w:author="reviewer" w:date="2026-08-08T17:08:00Z">
            <w:rPr>
              <w:rFonts w:ascii="Times New Roman" w:hAnsi="Times New Roman"/>
            </w:rPr>
          </w:rPrChange>
        </w:rPr>
        <w:t xml:space="preserve"> The </w:t>
      </w:r>
      <w:del w:id="1004" w:author="reviewer" w:date="2026-08-08T17:08:00Z">
        <w:r>
          <w:rPr>
            <w:rFonts w:ascii="Times New Roman" w:hAnsi="Times New Roman" w:cs="Times New Roman"/>
          </w:rPr>
          <w:delText>difference</w:delText>
        </w:r>
      </w:del>
      <w:ins w:id="1005" w:author="reviewer" w:date="2026-08-08T17:08:00Z">
        <w:r>
          <w:rPr>
            <w:rFonts w:ascii="Times New Roman" w:hAnsi="Times New Roman" w:cs="Times New Roman"/>
            <w:b/>
            <w:bCs/>
          </w:rPr>
          <w:t>differences</w:t>
        </w:r>
      </w:ins>
      <w:r>
        <w:rPr>
          <w:rFonts w:ascii="Times New Roman" w:hAnsi="Times New Roman"/>
          <w:b/>
          <w:rPrChange w:id="1006" w:author="reviewer" w:date="2026-08-08T17:08:00Z">
            <w:rPr>
              <w:rFonts w:ascii="Times New Roman" w:hAnsi="Times New Roman"/>
            </w:rPr>
          </w:rPrChange>
        </w:rPr>
        <w:t xml:space="preserve"> between the dots </w:t>
      </w:r>
      <w:del w:id="1007" w:author="reviewer" w:date="2026-08-08T17:08:00Z">
        <w:r>
          <w:rPr>
            <w:rFonts w:ascii="Times New Roman" w:hAnsi="Times New Roman" w:cs="Times New Roman"/>
          </w:rPr>
          <w:delText xml:space="preserve">is consistent with </w:delText>
        </w:r>
      </w:del>
      <w:ins w:id="1008" w:author="reviewer" w:date="2026-08-08T17:08:00Z">
        <w:r>
          <w:rPr>
            <w:rFonts w:ascii="Times New Roman" w:hAnsi="Times New Roman" w:cs="Times New Roman"/>
            <w:b/>
            <w:bCs/>
          </w:rPr>
          <w:t xml:space="preserve">describe how the estimated post-reform association changed across </w:t>
        </w:r>
      </w:ins>
      <w:r>
        <w:rPr>
          <w:rFonts w:ascii="Times New Roman" w:hAnsi="Times New Roman"/>
          <w:b/>
          <w:rPrChange w:id="1009" w:author="reviewer" w:date="2026-08-08T17:08:00Z">
            <w:rPr>
              <w:rFonts w:ascii="Times New Roman" w:hAnsi="Times New Roman"/>
            </w:rPr>
          </w:rPrChange>
        </w:rPr>
        <w:t xml:space="preserve">the </w:t>
      </w:r>
      <w:del w:id="1010" w:author="reviewer" w:date="2026-08-08T17:08:00Z">
        <w:r>
          <w:rPr>
            <w:rFonts w:ascii="Times New Roman" w:hAnsi="Times New Roman" w:cs="Times New Roman"/>
          </w:rPr>
          <w:delText>effect derived in the supplementary materials</w:delText>
        </w:r>
      </w:del>
      <w:ins w:id="1011" w:author="reviewer" w:date="2026-08-08T17:08:00Z">
        <w:r>
          <w:rPr>
            <w:rFonts w:ascii="Times New Roman" w:hAnsi="Times New Roman" w:cs="Times New Roman"/>
            <w:b/>
            <w:bCs/>
          </w:rPr>
          <w:t>two periods</w:t>
        </w:r>
      </w:ins>
      <w:r>
        <w:rPr>
          <w:rFonts w:ascii="Times New Roman" w:hAnsi="Times New Roman"/>
          <w:b/>
          <w:rPrChange w:id="1012" w:author="reviewer" w:date="2026-08-08T17:08:00Z">
            <w:rPr>
              <w:rFonts w:ascii="Times New Roman" w:hAnsi="Times New Roman"/>
            </w:rPr>
          </w:rPrChange>
        </w:rPr>
        <w:t>.</w:t>
      </w:r>
    </w:p>
    <w:p w14:paraId="5B5DEC68" w14:textId="77777777" w:rsidR="002277CE" w:rsidRPr="00817C90" w:rsidRDefault="002277CE" w:rsidP="00817C90">
      <w:pPr>
        <w:rPr>
          <w:del w:id="1013" w:author="reviewer" w:date="2026-08-08T17:08:00Z"/>
          <w:rFonts w:ascii="Times New Roman" w:hAnsi="Times New Roman" w:cs="Times New Roman"/>
          <w:i/>
          <w:iCs/>
          <w:sz w:val="22"/>
          <w:szCs w:val="22"/>
          <w:rPrChange w:id="1014" w:author="Microsoft Office User" w:date="2026-08-09T23:07:00Z" w16du:dateUtc="2026-08-09T20:07:00Z">
            <w:rPr>
              <w:del w:id="1015" w:author="reviewer" w:date="2026-08-08T17:08:00Z"/>
              <w:rFonts w:ascii="Times New Roman" w:hAnsi="Times New Roman" w:cs="Times New Roman"/>
            </w:rPr>
          </w:rPrChange>
        </w:rPr>
        <w:pPrChange w:id="1016" w:author="Microsoft Office User" w:date="2026-08-09T23:07:00Z" w16du:dateUtc="2026-08-09T20:07:00Z">
          <w:pPr>
            <w:spacing w:line="360" w:lineRule="auto"/>
          </w:pPr>
        </w:pPrChange>
      </w:pPr>
    </w:p>
    <w:p w14:paraId="3D4342EC" w14:textId="77777777" w:rsidR="002277CE" w:rsidRPr="00817C90" w:rsidRDefault="002277CE" w:rsidP="00817C90">
      <w:pPr>
        <w:rPr>
          <w:del w:id="1017" w:author="reviewer" w:date="2026-08-08T17:08:00Z"/>
          <w:rFonts w:ascii="Times New Roman" w:hAnsi="Times New Roman" w:cs="Times New Roman"/>
          <w:i/>
          <w:iCs/>
          <w:sz w:val="22"/>
          <w:szCs w:val="22"/>
          <w:rPrChange w:id="1018" w:author="Microsoft Office User" w:date="2026-08-09T23:07:00Z" w16du:dateUtc="2026-08-09T20:07:00Z">
            <w:rPr>
              <w:del w:id="1019" w:author="reviewer" w:date="2026-08-08T17:08:00Z"/>
              <w:rFonts w:ascii="Times New Roman" w:hAnsi="Times New Roman" w:cs="Times New Roman"/>
            </w:rPr>
          </w:rPrChange>
        </w:rPr>
        <w:pPrChange w:id="1020" w:author="Microsoft Office User" w:date="2026-08-09T23:07:00Z" w16du:dateUtc="2026-08-09T20:07:00Z">
          <w:pPr>
            <w:spacing w:line="360" w:lineRule="auto"/>
          </w:pPr>
        </w:pPrChange>
      </w:pPr>
    </w:p>
    <w:p w14:paraId="586B3C36" w14:textId="77777777" w:rsidR="002277CE" w:rsidRPr="00817C90" w:rsidRDefault="002277CE" w:rsidP="00817C90">
      <w:pPr>
        <w:rPr>
          <w:del w:id="1021" w:author="reviewer" w:date="2026-08-08T17:08:00Z"/>
          <w:rFonts w:ascii="Times New Roman" w:hAnsi="Times New Roman" w:cs="Times New Roman"/>
          <w:i/>
          <w:iCs/>
          <w:sz w:val="22"/>
          <w:szCs w:val="22"/>
          <w:rPrChange w:id="1022" w:author="Microsoft Office User" w:date="2026-08-09T23:07:00Z" w16du:dateUtc="2026-08-09T20:07:00Z">
            <w:rPr>
              <w:del w:id="1023" w:author="reviewer" w:date="2026-08-08T17:08:00Z"/>
              <w:rFonts w:ascii="Times New Roman" w:hAnsi="Times New Roman" w:cs="Times New Roman"/>
            </w:rPr>
          </w:rPrChange>
        </w:rPr>
        <w:pPrChange w:id="1024" w:author="Microsoft Office User" w:date="2026-08-09T23:07:00Z" w16du:dateUtc="2026-08-09T20:07:00Z">
          <w:pPr>
            <w:spacing w:line="360" w:lineRule="auto"/>
          </w:pPr>
        </w:pPrChange>
      </w:pPr>
    </w:p>
    <w:p w14:paraId="24F1D3B6" w14:textId="77777777" w:rsidR="00014EA4" w:rsidRPr="00817C90" w:rsidRDefault="00014EA4" w:rsidP="00817C90">
      <w:pPr>
        <w:rPr>
          <w:del w:id="1025" w:author="reviewer" w:date="2026-08-08T17:08:00Z"/>
          <w:rFonts w:ascii="Times New Roman" w:hAnsi="Times New Roman" w:cs="Times New Roman"/>
          <w:i/>
          <w:iCs/>
          <w:sz w:val="22"/>
          <w:szCs w:val="22"/>
          <w:rPrChange w:id="1026" w:author="Microsoft Office User" w:date="2026-08-09T23:07:00Z" w16du:dateUtc="2026-08-09T20:07:00Z">
            <w:rPr>
              <w:del w:id="1027" w:author="reviewer" w:date="2026-08-08T17:08:00Z"/>
              <w:rFonts w:ascii="Times New Roman" w:hAnsi="Times New Roman" w:cs="Times New Roman"/>
            </w:rPr>
          </w:rPrChange>
        </w:rPr>
        <w:pPrChange w:id="1028" w:author="Microsoft Office User" w:date="2026-08-09T23:07:00Z" w16du:dateUtc="2026-08-09T20:07:00Z">
          <w:pPr>
            <w:spacing w:line="360" w:lineRule="auto"/>
          </w:pPr>
        </w:pPrChange>
      </w:pPr>
    </w:p>
    <w:p w14:paraId="6C53BCC3" w14:textId="77777777" w:rsidR="009D3E61" w:rsidRPr="00817C90" w:rsidRDefault="009D3E61" w:rsidP="00817C90">
      <w:pPr>
        <w:rPr>
          <w:del w:id="1029" w:author="reviewer" w:date="2026-08-08T17:08:00Z"/>
          <w:rFonts w:ascii="Times New Roman" w:hAnsi="Times New Roman" w:cs="Times New Roman"/>
          <w:i/>
          <w:iCs/>
          <w:sz w:val="22"/>
          <w:szCs w:val="22"/>
          <w:rPrChange w:id="1030" w:author="Microsoft Office User" w:date="2026-08-09T23:07:00Z" w16du:dateUtc="2026-08-09T20:07:00Z">
            <w:rPr>
              <w:del w:id="1031" w:author="reviewer" w:date="2026-08-08T17:08:00Z"/>
              <w:rFonts w:ascii="Times New Roman" w:hAnsi="Times New Roman" w:cs="Times New Roman"/>
            </w:rPr>
          </w:rPrChange>
        </w:rPr>
        <w:pPrChange w:id="1032" w:author="Microsoft Office User" w:date="2026-08-09T23:07:00Z" w16du:dateUtc="2026-08-09T20:07:00Z">
          <w:pPr>
            <w:spacing w:line="360" w:lineRule="auto"/>
          </w:pPr>
        </w:pPrChange>
      </w:pPr>
    </w:p>
    <w:p w14:paraId="637D8843" w14:textId="77777777" w:rsidR="009D3E61" w:rsidRPr="00817C90" w:rsidRDefault="009D3E61" w:rsidP="00817C90">
      <w:pPr>
        <w:rPr>
          <w:del w:id="1033" w:author="reviewer" w:date="2026-08-08T17:08:00Z"/>
          <w:rFonts w:ascii="Times New Roman" w:hAnsi="Times New Roman" w:cs="Times New Roman"/>
          <w:i/>
          <w:iCs/>
          <w:sz w:val="22"/>
          <w:szCs w:val="22"/>
          <w:rPrChange w:id="1034" w:author="Microsoft Office User" w:date="2026-08-09T23:07:00Z" w16du:dateUtc="2026-08-09T20:07:00Z">
            <w:rPr>
              <w:del w:id="1035" w:author="reviewer" w:date="2026-08-08T17:08:00Z"/>
              <w:rFonts w:ascii="Times New Roman" w:hAnsi="Times New Roman" w:cs="Times New Roman"/>
            </w:rPr>
          </w:rPrChange>
        </w:rPr>
        <w:pPrChange w:id="1036" w:author="Microsoft Office User" w:date="2026-08-09T23:07:00Z" w16du:dateUtc="2026-08-09T20:07:00Z">
          <w:pPr>
            <w:spacing w:line="360" w:lineRule="auto"/>
          </w:pPr>
        </w:pPrChange>
      </w:pPr>
    </w:p>
    <w:p w14:paraId="61E1631B" w14:textId="77777777" w:rsidR="00014EA4" w:rsidRPr="00817C90" w:rsidRDefault="00014EA4" w:rsidP="00817C90">
      <w:pPr>
        <w:rPr>
          <w:del w:id="1037" w:author="reviewer" w:date="2026-08-08T17:08:00Z"/>
          <w:rFonts w:ascii="Times New Roman" w:hAnsi="Times New Roman" w:cs="Times New Roman"/>
          <w:i/>
          <w:iCs/>
          <w:sz w:val="22"/>
          <w:szCs w:val="22"/>
          <w:rPrChange w:id="1038" w:author="Microsoft Office User" w:date="2026-08-09T23:07:00Z" w16du:dateUtc="2026-08-09T20:07:00Z">
            <w:rPr>
              <w:del w:id="1039" w:author="reviewer" w:date="2026-08-08T17:08:00Z"/>
              <w:rFonts w:ascii="Times New Roman" w:hAnsi="Times New Roman" w:cs="Times New Roman"/>
            </w:rPr>
          </w:rPrChange>
        </w:rPr>
        <w:pPrChange w:id="1040" w:author="Microsoft Office User" w:date="2026-08-09T23:07:00Z" w16du:dateUtc="2026-08-09T20:07:00Z">
          <w:pPr>
            <w:spacing w:line="360" w:lineRule="auto"/>
          </w:pPr>
        </w:pPrChange>
      </w:pPr>
    </w:p>
    <w:p w14:paraId="1EA3EAD0" w14:textId="77777777" w:rsidR="00014EA4" w:rsidRPr="00817C90" w:rsidRDefault="00014EA4" w:rsidP="00817C90">
      <w:pPr>
        <w:rPr>
          <w:del w:id="1041" w:author="reviewer" w:date="2026-08-08T17:08:00Z"/>
          <w:rFonts w:ascii="Times New Roman" w:hAnsi="Times New Roman" w:cs="Times New Roman"/>
          <w:i/>
          <w:iCs/>
          <w:sz w:val="22"/>
          <w:szCs w:val="22"/>
          <w:rPrChange w:id="1042" w:author="Microsoft Office User" w:date="2026-08-09T23:07:00Z" w16du:dateUtc="2026-08-09T20:07:00Z">
            <w:rPr>
              <w:del w:id="1043" w:author="reviewer" w:date="2026-08-08T17:08:00Z"/>
              <w:rFonts w:ascii="Times New Roman" w:hAnsi="Times New Roman" w:cs="Times New Roman"/>
            </w:rPr>
          </w:rPrChange>
        </w:rPr>
        <w:pPrChange w:id="1044" w:author="Microsoft Office User" w:date="2026-08-09T23:07:00Z" w16du:dateUtc="2026-08-09T20:07:00Z">
          <w:pPr>
            <w:spacing w:line="360" w:lineRule="auto"/>
          </w:pPr>
        </w:pPrChange>
      </w:pPr>
    </w:p>
    <w:p w14:paraId="1173E589" w14:textId="77777777" w:rsidR="00014EA4" w:rsidRPr="00817C90" w:rsidRDefault="00014EA4" w:rsidP="00817C90">
      <w:pPr>
        <w:rPr>
          <w:del w:id="1045" w:author="reviewer" w:date="2026-08-08T17:08:00Z"/>
          <w:rFonts w:ascii="Times New Roman" w:hAnsi="Times New Roman" w:cs="Times New Roman"/>
          <w:i/>
          <w:iCs/>
          <w:sz w:val="22"/>
          <w:szCs w:val="22"/>
          <w:rPrChange w:id="1046" w:author="Microsoft Office User" w:date="2026-08-09T23:07:00Z" w16du:dateUtc="2026-08-09T20:07:00Z">
            <w:rPr>
              <w:del w:id="1047" w:author="reviewer" w:date="2026-08-08T17:08:00Z"/>
              <w:rFonts w:ascii="Times New Roman" w:hAnsi="Times New Roman" w:cs="Times New Roman"/>
            </w:rPr>
          </w:rPrChange>
        </w:rPr>
        <w:pPrChange w:id="1048" w:author="Microsoft Office User" w:date="2026-08-09T23:07:00Z" w16du:dateUtc="2026-08-09T20:07:00Z">
          <w:pPr>
            <w:spacing w:line="360" w:lineRule="auto"/>
          </w:pPr>
        </w:pPrChange>
      </w:pPr>
    </w:p>
    <w:p w14:paraId="2639868C" w14:textId="77777777" w:rsidR="00014EA4" w:rsidRPr="00817C90" w:rsidRDefault="00014EA4" w:rsidP="00817C90">
      <w:pPr>
        <w:rPr>
          <w:del w:id="1049" w:author="reviewer" w:date="2026-08-08T17:08:00Z"/>
          <w:rFonts w:ascii="Times New Roman" w:hAnsi="Times New Roman" w:cs="Times New Roman"/>
          <w:i/>
          <w:iCs/>
          <w:sz w:val="22"/>
          <w:szCs w:val="22"/>
          <w:rPrChange w:id="1050" w:author="Microsoft Office User" w:date="2026-08-09T23:07:00Z" w16du:dateUtc="2026-08-09T20:07:00Z">
            <w:rPr>
              <w:del w:id="1051" w:author="reviewer" w:date="2026-08-08T17:08:00Z"/>
              <w:rFonts w:ascii="Times New Roman" w:hAnsi="Times New Roman" w:cs="Times New Roman"/>
            </w:rPr>
          </w:rPrChange>
        </w:rPr>
        <w:pPrChange w:id="1052" w:author="Microsoft Office User" w:date="2026-08-09T23:07:00Z" w16du:dateUtc="2026-08-09T20:07:00Z">
          <w:pPr>
            <w:spacing w:line="360" w:lineRule="auto"/>
          </w:pPr>
        </w:pPrChange>
      </w:pPr>
    </w:p>
    <w:p w14:paraId="07EB712B" w14:textId="77777777" w:rsidR="00014EA4" w:rsidRPr="00817C90" w:rsidRDefault="00014EA4" w:rsidP="00817C90">
      <w:pPr>
        <w:rPr>
          <w:del w:id="1053" w:author="reviewer" w:date="2026-08-08T17:08:00Z"/>
          <w:rFonts w:ascii="Times New Roman" w:hAnsi="Times New Roman" w:cs="Times New Roman"/>
          <w:i/>
          <w:iCs/>
          <w:sz w:val="22"/>
          <w:szCs w:val="22"/>
          <w:rPrChange w:id="1054" w:author="Microsoft Office User" w:date="2026-08-09T23:07:00Z" w16du:dateUtc="2026-08-09T20:07:00Z">
            <w:rPr>
              <w:del w:id="1055" w:author="reviewer" w:date="2026-08-08T17:08:00Z"/>
              <w:rFonts w:ascii="Times New Roman" w:hAnsi="Times New Roman" w:cs="Times New Roman"/>
            </w:rPr>
          </w:rPrChange>
        </w:rPr>
        <w:pPrChange w:id="1056" w:author="Microsoft Office User" w:date="2026-08-09T23:07:00Z" w16du:dateUtc="2026-08-09T20:07:00Z">
          <w:pPr>
            <w:spacing w:line="360" w:lineRule="auto"/>
          </w:pPr>
        </w:pPrChange>
      </w:pPr>
    </w:p>
    <w:p w14:paraId="6E613CF5" w14:textId="77777777" w:rsidR="00F47729" w:rsidRPr="00817C90" w:rsidRDefault="002277CE" w:rsidP="00817C90">
      <w:pPr>
        <w:keepNext/>
        <w:rPr>
          <w:rFonts w:ascii="Times New Roman" w:hAnsi="Times New Roman" w:cs="Times New Roman"/>
          <w:i/>
          <w:iCs/>
          <w:sz w:val="22"/>
          <w:szCs w:val="22"/>
          <w:rPrChange w:id="1057" w:author="Microsoft Office User" w:date="2026-08-09T23:07:00Z" w16du:dateUtc="2026-08-09T20:07:00Z">
            <w:rPr>
              <w:rFonts w:ascii="Times New Roman" w:hAnsi="Times New Roman" w:cs="Times New Roman"/>
            </w:rPr>
          </w:rPrChange>
        </w:rPr>
        <w:pPrChange w:id="1058" w:author="Microsoft Office User" w:date="2026-08-09T23:07:00Z" w16du:dateUtc="2026-08-09T20:07:00Z">
          <w:pPr>
            <w:spacing w:line="360" w:lineRule="auto"/>
          </w:pPr>
        </w:pPrChange>
      </w:pPr>
      <w:r w:rsidRPr="00817C90">
        <w:rPr>
          <w:rFonts w:ascii="Times New Roman" w:hAnsi="Times New Roman"/>
          <w:b/>
          <w:i/>
          <w:iCs/>
          <w:sz w:val="22"/>
          <w:szCs w:val="22"/>
          <w:rPrChange w:id="1059" w:author="Microsoft Office User" w:date="2026-08-09T23:07:00Z" w16du:dateUtc="2026-08-09T20:07:00Z">
            <w:rPr>
              <w:rFonts w:ascii="Times New Roman" w:hAnsi="Times New Roman"/>
              <w:b/>
            </w:rPr>
          </w:rPrChange>
        </w:rPr>
        <w:t>Figure 5.</w:t>
      </w:r>
      <w:r w:rsidRPr="00817C90">
        <w:rPr>
          <w:rFonts w:ascii="Times New Roman" w:hAnsi="Times New Roman"/>
          <w:i/>
          <w:iCs/>
          <w:sz w:val="22"/>
          <w:szCs w:val="22"/>
          <w:rPrChange w:id="1060" w:author="Microsoft Office User" w:date="2026-08-09T23:07:00Z" w16du:dateUtc="2026-08-09T20:07:00Z">
            <w:rPr>
              <w:rFonts w:ascii="Times New Roman" w:hAnsi="Times New Roman"/>
            </w:rPr>
          </w:rPrChange>
        </w:rPr>
        <w:t xml:space="preserve"> </w:t>
      </w:r>
      <w:del w:id="1061" w:author="reviewer" w:date="2026-08-08T17:08:00Z">
        <w:r w:rsidRPr="00817C90">
          <w:rPr>
            <w:rFonts w:ascii="Times New Roman" w:hAnsi="Times New Roman" w:cs="Times New Roman"/>
            <w:i/>
            <w:iCs/>
            <w:sz w:val="22"/>
            <w:szCs w:val="22"/>
            <w:rPrChange w:id="1062" w:author="Microsoft Office User" w:date="2026-08-09T23:07:00Z" w16du:dateUtc="2026-08-09T20:07:00Z">
              <w:rPr>
                <w:rFonts w:ascii="Times New Roman" w:hAnsi="Times New Roman" w:cs="Times New Roman"/>
              </w:rPr>
            </w:rPrChange>
          </w:rPr>
          <w:delText>Post Brexit</w:delText>
        </w:r>
      </w:del>
      <w:ins w:id="1063" w:author="reviewer" w:date="2026-08-08T17:08:00Z">
        <w:r w:rsidRPr="00817C90">
          <w:rPr>
            <w:rFonts w:ascii="Times New Roman" w:hAnsi="Times New Roman"/>
            <w:i/>
            <w:iCs/>
            <w:sz w:val="22"/>
            <w:szCs w:val="22"/>
            <w:rPrChange w:id="1064" w:author="Microsoft Office User" w:date="2026-08-09T23:07:00Z" w16du:dateUtc="2026-08-09T20:07:00Z">
              <w:rPr>
                <w:rFonts w:ascii="Times New Roman" w:hAnsi="Times New Roman"/>
              </w:rPr>
            </w:rPrChange>
          </w:rPr>
          <w:t>Initial</w:t>
        </w:r>
      </w:ins>
      <w:r w:rsidRPr="00817C90">
        <w:rPr>
          <w:rFonts w:ascii="Times New Roman" w:hAnsi="Times New Roman"/>
          <w:i/>
          <w:iCs/>
          <w:sz w:val="22"/>
          <w:szCs w:val="22"/>
          <w:rPrChange w:id="1065" w:author="Microsoft Office User" w:date="2026-08-09T23:07:00Z" w16du:dateUtc="2026-08-09T20:07:00Z">
            <w:rPr>
              <w:rFonts w:ascii="Times New Roman" w:hAnsi="Times New Roman"/>
            </w:rPr>
          </w:rPrChange>
        </w:rPr>
        <w:t xml:space="preserve"> and </w:t>
      </w:r>
      <w:ins w:id="1066" w:author="reviewer" w:date="2026-08-08T17:08:00Z">
        <w:r w:rsidRPr="00817C90">
          <w:rPr>
            <w:rFonts w:ascii="Times New Roman" w:hAnsi="Times New Roman"/>
            <w:i/>
            <w:iCs/>
            <w:sz w:val="22"/>
            <w:szCs w:val="22"/>
            <w:rPrChange w:id="1067" w:author="Microsoft Office User" w:date="2026-08-09T23:07:00Z" w16du:dateUtc="2026-08-09T20:07:00Z">
              <w:rPr>
                <w:rFonts w:ascii="Times New Roman" w:hAnsi="Times New Roman"/>
              </w:rPr>
            </w:rPrChange>
          </w:rPr>
          <w:t xml:space="preserve">later </w:t>
        </w:r>
      </w:ins>
      <w:r w:rsidRPr="00817C90">
        <w:rPr>
          <w:rFonts w:ascii="Times New Roman" w:hAnsi="Times New Roman"/>
          <w:i/>
          <w:iCs/>
          <w:sz w:val="22"/>
          <w:szCs w:val="22"/>
          <w:rPrChange w:id="1068" w:author="Microsoft Office User" w:date="2026-08-09T23:07:00Z" w16du:dateUtc="2026-08-09T20:07:00Z">
            <w:rPr>
              <w:rFonts w:ascii="Times New Roman" w:hAnsi="Times New Roman"/>
            </w:rPr>
          </w:rPrChange>
        </w:rPr>
        <w:t>post-</w:t>
      </w:r>
      <w:del w:id="1069" w:author="reviewer" w:date="2026-08-08T17:08:00Z">
        <w:r w:rsidRPr="00817C90">
          <w:rPr>
            <w:rFonts w:ascii="Times New Roman" w:hAnsi="Times New Roman" w:cs="Times New Roman"/>
            <w:i/>
            <w:iCs/>
            <w:sz w:val="22"/>
            <w:szCs w:val="22"/>
            <w:rPrChange w:id="1070" w:author="Microsoft Office User" w:date="2026-08-09T23:07:00Z" w16du:dateUtc="2026-08-09T20:07:00Z">
              <w:rPr>
                <w:rFonts w:ascii="Times New Roman" w:hAnsi="Times New Roman" w:cs="Times New Roman"/>
              </w:rPr>
            </w:rPrChange>
          </w:rPr>
          <w:delText>COVID Demand elasticities compared</w:delText>
        </w:r>
      </w:del>
      <w:ins w:id="1071" w:author="reviewer" w:date="2026-08-08T17:08:00Z">
        <w:r w:rsidRPr="00817C90">
          <w:rPr>
            <w:rFonts w:ascii="Times New Roman" w:hAnsi="Times New Roman"/>
            <w:i/>
            <w:iCs/>
            <w:sz w:val="22"/>
            <w:szCs w:val="22"/>
            <w:rPrChange w:id="1072" w:author="Microsoft Office User" w:date="2026-08-09T23:07:00Z" w16du:dateUtc="2026-08-09T20:07:00Z">
              <w:rPr>
                <w:rFonts w:ascii="Times New Roman" w:hAnsi="Times New Roman"/>
              </w:rPr>
            </w:rPrChange>
          </w:rPr>
          <w:t>reform log effects</w:t>
        </w:r>
      </w:ins>
      <w:r w:rsidRPr="00817C90">
        <w:rPr>
          <w:rFonts w:ascii="Times New Roman" w:hAnsi="Times New Roman"/>
          <w:i/>
          <w:iCs/>
          <w:sz w:val="22"/>
          <w:szCs w:val="22"/>
          <w:rPrChange w:id="1073" w:author="Microsoft Office User" w:date="2026-08-09T23:07:00Z" w16du:dateUtc="2026-08-09T20:07:00Z">
            <w:rPr>
              <w:rFonts w:ascii="Times New Roman" w:hAnsi="Times New Roman"/>
            </w:rPr>
          </w:rPrChange>
        </w:rPr>
        <w:t xml:space="preserve"> on the same measurement axis.</w:t>
      </w:r>
    </w:p>
    <w:p w14:paraId="236C8801" w14:textId="77777777" w:rsidR="00F47729" w:rsidRPr="002277CE" w:rsidRDefault="002277CE" w:rsidP="002277CE">
      <w:pPr>
        <w:spacing w:line="360" w:lineRule="auto"/>
        <w:rPr>
          <w:del w:id="1074" w:author="reviewer" w:date="2026-08-08T17:08:00Z"/>
          <w:rFonts w:ascii="Times New Roman" w:hAnsi="Times New Roman" w:cs="Times New Roman"/>
        </w:rPr>
      </w:pPr>
      <w:del w:id="1075" w:author="reviewer" w:date="2026-08-08T17:08:00Z">
        <w:r>
          <w:rPr>
            <w:rFonts w:ascii="Times New Roman" w:hAnsi="Times New Roman" w:cs="Times New Roman"/>
            <w:noProof/>
          </w:rPr>
          <w:drawing>
            <wp:inline distT="0" distB="0" distL="0" distR="0" wp14:anchorId="5030580E" wp14:editId="69AEF4BD">
              <wp:extent cx="5727700" cy="4091214"/>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del>
    </w:p>
    <w:p w14:paraId="15AA51BA" w14:textId="77777777" w:rsidR="00F47729" w:rsidRPr="002277CE" w:rsidRDefault="002277CE" w:rsidP="002277CE">
      <w:pPr>
        <w:spacing w:line="360" w:lineRule="auto"/>
        <w:rPr>
          <w:ins w:id="1076" w:author="reviewer" w:date="2026-08-08T17:08:00Z"/>
          <w:rFonts w:ascii="Times New Roman" w:hAnsi="Times New Roman" w:cs="Times New Roman"/>
        </w:rPr>
      </w:pPr>
      <w:ins w:id="1077" w:author="reviewer" w:date="2026-08-08T17:08:00Z">
        <w:r>
          <w:rPr>
            <w:rFonts w:ascii="Times New Roman" w:hAnsi="Times New Roman" w:cs="Times New Roman"/>
            <w:noProof/>
          </w:rPr>
          <w:drawing>
            <wp:inline distT="0" distB="0" distL="0" distR="0" wp14:anchorId="72C2A1A0" wp14:editId="2FBF6306">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ins>
    </w:p>
    <w:p w14:paraId="420E0B5C" w14:textId="77777777" w:rsidR="00F47729" w:rsidRPr="00817C90" w:rsidRDefault="002277CE" w:rsidP="002277CE">
      <w:pPr>
        <w:spacing w:line="360" w:lineRule="auto"/>
        <w:rPr>
          <w:ins w:id="1078" w:author="Microsoft Office User" w:date="2026-08-09T17:26:00Z" w16du:dateUtc="2026-08-09T14:26:00Z"/>
          <w:rFonts w:ascii="Times New Roman" w:hAnsi="Times New Roman" w:cs="Times New Roman"/>
          <w:i/>
          <w:iCs/>
          <w:sz w:val="22"/>
          <w:szCs w:val="22"/>
          <w:rPrChange w:id="1079" w:author="Microsoft Office User" w:date="2026-08-09T23:07:00Z" w16du:dateUtc="2026-08-09T20:07:00Z">
            <w:rPr>
              <w:ins w:id="1080" w:author="Microsoft Office User" w:date="2026-08-09T17:26:00Z" w16du:dateUtc="2026-08-09T14:26:00Z"/>
              <w:rFonts w:ascii="Times New Roman" w:hAnsi="Times New Roman" w:cs="Times New Roman"/>
            </w:rPr>
          </w:rPrChange>
        </w:rPr>
      </w:pPr>
      <w:r w:rsidRPr="00817C90">
        <w:rPr>
          <w:rFonts w:ascii="Times New Roman" w:hAnsi="Times New Roman" w:cs="Times New Roman"/>
          <w:b/>
          <w:bCs/>
          <w:i/>
          <w:iCs/>
          <w:sz w:val="22"/>
          <w:szCs w:val="22"/>
          <w:rPrChange w:id="1081" w:author="Microsoft Office User" w:date="2026-08-09T23:07:00Z" w16du:dateUtc="2026-08-09T20:07:00Z">
            <w:rPr>
              <w:rFonts w:ascii="Times New Roman" w:hAnsi="Times New Roman" w:cs="Times New Roman"/>
            </w:rPr>
          </w:rPrChange>
        </w:rPr>
        <w:t>Note</w:t>
      </w:r>
      <w:r w:rsidRPr="00817C90">
        <w:rPr>
          <w:rFonts w:ascii="Times New Roman" w:hAnsi="Times New Roman" w:cs="Times New Roman"/>
          <w:i/>
          <w:iCs/>
          <w:sz w:val="22"/>
          <w:szCs w:val="22"/>
          <w:rPrChange w:id="1082" w:author="Microsoft Office User" w:date="2026-08-09T23:07:00Z" w16du:dateUtc="2026-08-09T20:07:00Z">
            <w:rPr>
              <w:rFonts w:ascii="Times New Roman" w:hAnsi="Times New Roman" w:cs="Times New Roman"/>
            </w:rPr>
          </w:rPrChange>
        </w:rPr>
        <w:t xml:space="preserve">: </w:t>
      </w:r>
      <w:del w:id="1083" w:author="reviewer" w:date="2026-08-08T17:08:00Z">
        <w:r w:rsidRPr="00817C90">
          <w:rPr>
            <w:rFonts w:ascii="Times New Roman" w:hAnsi="Times New Roman" w:cs="Times New Roman"/>
            <w:i/>
            <w:iCs/>
            <w:sz w:val="22"/>
            <w:szCs w:val="22"/>
            <w:rPrChange w:id="1084" w:author="Microsoft Office User" w:date="2026-08-09T23:07:00Z" w16du:dateUtc="2026-08-09T20:07:00Z">
              <w:rPr>
                <w:rFonts w:ascii="Times New Roman" w:hAnsi="Times New Roman" w:cs="Times New Roman"/>
              </w:rPr>
            </w:rPrChange>
          </w:rPr>
          <w:delText xml:space="preserve">Used are the naïve </w:delText>
        </w:r>
      </w:del>
      <w:ins w:id="1085" w:author="reviewer" w:date="2026-08-08T17:08:00Z">
        <w:r w:rsidRPr="00817C90">
          <w:rPr>
            <w:rFonts w:ascii="Times New Roman" w:hAnsi="Times New Roman" w:cs="Times New Roman"/>
            <w:i/>
            <w:iCs/>
            <w:sz w:val="22"/>
            <w:szCs w:val="22"/>
            <w:rPrChange w:id="1086" w:author="Microsoft Office User" w:date="2026-08-09T23:07:00Z" w16du:dateUtc="2026-08-09T20:07:00Z">
              <w:rPr>
                <w:rFonts w:ascii="Times New Roman" w:hAnsi="Times New Roman" w:cs="Times New Roman"/>
              </w:rPr>
            </w:rPrChange>
          </w:rPr>
          <w:t xml:space="preserve">The figure reports country-specific log effects, not </w:t>
        </w:r>
      </w:ins>
      <w:r w:rsidRPr="00817C90">
        <w:rPr>
          <w:rFonts w:ascii="Times New Roman" w:hAnsi="Times New Roman" w:cs="Times New Roman"/>
          <w:i/>
          <w:iCs/>
          <w:sz w:val="22"/>
          <w:szCs w:val="22"/>
          <w:rPrChange w:id="1087" w:author="Microsoft Office User" w:date="2026-08-09T23:07:00Z" w16du:dateUtc="2026-08-09T20:07:00Z">
            <w:rPr>
              <w:rFonts w:ascii="Times New Roman" w:hAnsi="Times New Roman" w:cs="Times New Roman"/>
            </w:rPr>
          </w:rPrChange>
        </w:rPr>
        <w:t>elasticities</w:t>
      </w:r>
      <w:del w:id="1088" w:author="reviewer" w:date="2026-08-08T17:08:00Z">
        <w:r w:rsidRPr="00817C90">
          <w:rPr>
            <w:rFonts w:ascii="Times New Roman" w:hAnsi="Times New Roman" w:cs="Times New Roman"/>
            <w:i/>
            <w:iCs/>
            <w:sz w:val="22"/>
            <w:szCs w:val="22"/>
            <w:rPrChange w:id="1089" w:author="Microsoft Office User" w:date="2026-08-09T23:07:00Z" w16du:dateUtc="2026-08-09T20:07:00Z">
              <w:rPr>
                <w:rFonts w:ascii="Times New Roman" w:hAnsi="Times New Roman" w:cs="Times New Roman"/>
              </w:rPr>
            </w:rPrChange>
          </w:rPr>
          <w:delText xml:space="preserve"> across all the models. The COVID coefficients are coded for the </w:delText>
        </w:r>
      </w:del>
      <w:ins w:id="1090" w:author="reviewer" w:date="2026-08-08T17:08:00Z">
        <w:r w:rsidRPr="00817C90">
          <w:rPr>
            <w:rFonts w:ascii="Times New Roman" w:hAnsi="Times New Roman" w:cs="Times New Roman"/>
            <w:i/>
            <w:iCs/>
            <w:sz w:val="22"/>
            <w:szCs w:val="22"/>
            <w:rPrChange w:id="1091" w:author="Microsoft Office User" w:date="2026-08-09T23:07:00Z" w16du:dateUtc="2026-08-09T20:07:00Z">
              <w:rPr>
                <w:rFonts w:ascii="Times New Roman" w:hAnsi="Times New Roman" w:cs="Times New Roman"/>
              </w:rPr>
            </w:rPrChange>
          </w:rPr>
          <w:t xml:space="preserve">. The initial </w:t>
        </w:r>
      </w:ins>
      <w:r w:rsidRPr="00817C90">
        <w:rPr>
          <w:rFonts w:ascii="Times New Roman" w:hAnsi="Times New Roman" w:cs="Times New Roman"/>
          <w:i/>
          <w:iCs/>
          <w:sz w:val="22"/>
          <w:szCs w:val="22"/>
          <w:rPrChange w:id="1092" w:author="Microsoft Office User" w:date="2026-08-09T23:07:00Z" w16du:dateUtc="2026-08-09T20:07:00Z">
            <w:rPr>
              <w:rFonts w:ascii="Times New Roman" w:hAnsi="Times New Roman" w:cs="Times New Roman"/>
            </w:rPr>
          </w:rPrChange>
        </w:rPr>
        <w:t xml:space="preserve">period </w:t>
      </w:r>
      <w:ins w:id="1093" w:author="reviewer" w:date="2026-08-08T17:08:00Z">
        <w:r w:rsidRPr="00817C90">
          <w:rPr>
            <w:rFonts w:ascii="Times New Roman" w:hAnsi="Times New Roman" w:cs="Times New Roman"/>
            <w:i/>
            <w:iCs/>
            <w:sz w:val="22"/>
            <w:szCs w:val="22"/>
            <w:rPrChange w:id="1094" w:author="Microsoft Office User" w:date="2026-08-09T23:07:00Z" w16du:dateUtc="2026-08-09T20:07:00Z">
              <w:rPr>
                <w:rFonts w:ascii="Times New Roman" w:hAnsi="Times New Roman" w:cs="Times New Roman"/>
              </w:rPr>
            </w:rPrChange>
          </w:rPr>
          <w:t xml:space="preserve">is </w:t>
        </w:r>
      </w:ins>
      <w:r w:rsidRPr="00817C90">
        <w:rPr>
          <w:rFonts w:ascii="Times New Roman" w:hAnsi="Times New Roman" w:cs="Times New Roman"/>
          <w:i/>
          <w:iCs/>
          <w:sz w:val="22"/>
          <w:szCs w:val="22"/>
          <w:rPrChange w:id="1095" w:author="Microsoft Office User" w:date="2026-08-09T23:07:00Z" w16du:dateUtc="2026-08-09T20:07:00Z">
            <w:rPr>
              <w:rFonts w:ascii="Times New Roman" w:hAnsi="Times New Roman" w:cs="Times New Roman"/>
            </w:rPr>
          </w:rPrChange>
        </w:rPr>
        <w:t>2021</w:t>
      </w:r>
      <w:del w:id="1096" w:author="reviewer" w:date="2026-08-08T17:08:00Z">
        <w:r w:rsidRPr="00817C90">
          <w:rPr>
            <w:rFonts w:ascii="Times New Roman" w:hAnsi="Times New Roman" w:cs="Times New Roman"/>
            <w:i/>
            <w:iCs/>
            <w:sz w:val="22"/>
            <w:szCs w:val="22"/>
            <w:rPrChange w:id="1097" w:author="Microsoft Office User" w:date="2026-08-09T23:07:00Z" w16du:dateUtc="2026-08-09T20:07:00Z">
              <w:rPr>
                <w:rFonts w:ascii="Times New Roman" w:hAnsi="Times New Roman" w:cs="Times New Roman"/>
              </w:rPr>
            </w:rPrChange>
          </w:rPr>
          <w:delText>-</w:delText>
        </w:r>
      </w:del>
      <w:ins w:id="1098" w:author="reviewer" w:date="2026-08-08T17:08:00Z">
        <w:r w:rsidRPr="00817C90">
          <w:rPr>
            <w:rFonts w:ascii="Times New Roman" w:hAnsi="Times New Roman" w:cs="Times New Roman"/>
            <w:i/>
            <w:iCs/>
            <w:sz w:val="22"/>
            <w:szCs w:val="22"/>
            <w:rPrChange w:id="1099" w:author="Microsoft Office User" w:date="2026-08-09T23:07:00Z" w16du:dateUtc="2026-08-09T20:07:00Z">
              <w:rPr>
                <w:rFonts w:ascii="Times New Roman" w:hAnsi="Times New Roman" w:cs="Times New Roman"/>
              </w:rPr>
            </w:rPrChange>
          </w:rPr>
          <w:t>–</w:t>
        </w:r>
      </w:ins>
      <w:r w:rsidRPr="00817C90">
        <w:rPr>
          <w:rFonts w:ascii="Times New Roman" w:hAnsi="Times New Roman" w:cs="Times New Roman"/>
          <w:i/>
          <w:iCs/>
          <w:sz w:val="22"/>
          <w:szCs w:val="22"/>
          <w:rPrChange w:id="1100" w:author="Microsoft Office User" w:date="2026-08-09T23:07:00Z" w16du:dateUtc="2026-08-09T20:07:00Z">
            <w:rPr>
              <w:rFonts w:ascii="Times New Roman" w:hAnsi="Times New Roman" w:cs="Times New Roman"/>
            </w:rPr>
          </w:rPrChange>
        </w:rPr>
        <w:t>2023</w:t>
      </w:r>
      <w:del w:id="1101" w:author="reviewer" w:date="2026-08-08T17:08:00Z">
        <w:r w:rsidRPr="00817C90">
          <w:rPr>
            <w:rFonts w:ascii="Times New Roman" w:hAnsi="Times New Roman" w:cs="Times New Roman"/>
            <w:i/>
            <w:iCs/>
            <w:sz w:val="22"/>
            <w:szCs w:val="22"/>
            <w:rPrChange w:id="1102" w:author="Microsoft Office User" w:date="2026-08-09T23:07:00Z" w16du:dateUtc="2026-08-09T20:07:00Z">
              <w:rPr>
                <w:rFonts w:ascii="Times New Roman" w:hAnsi="Times New Roman" w:cs="Times New Roman"/>
              </w:rPr>
            </w:rPrChange>
          </w:rPr>
          <w:delText xml:space="preserve">, while </w:delText>
        </w:r>
      </w:del>
      <w:ins w:id="1103" w:author="reviewer" w:date="2026-08-08T17:08:00Z">
        <w:r w:rsidRPr="00817C90">
          <w:rPr>
            <w:rFonts w:ascii="Times New Roman" w:hAnsi="Times New Roman" w:cs="Times New Roman"/>
            <w:i/>
            <w:iCs/>
            <w:sz w:val="22"/>
            <w:szCs w:val="22"/>
            <w:rPrChange w:id="1104" w:author="Microsoft Office User" w:date="2026-08-09T23:07:00Z" w16du:dateUtc="2026-08-09T20:07:00Z">
              <w:rPr>
                <w:rFonts w:ascii="Times New Roman" w:hAnsi="Times New Roman" w:cs="Times New Roman"/>
              </w:rPr>
            </w:rPrChange>
          </w:rPr>
          <w:t xml:space="preserve"> and the later period is </w:t>
        </w:r>
      </w:ins>
      <w:r w:rsidRPr="00817C90">
        <w:rPr>
          <w:rFonts w:ascii="Times New Roman" w:hAnsi="Times New Roman" w:cs="Times New Roman"/>
          <w:i/>
          <w:iCs/>
          <w:sz w:val="22"/>
          <w:szCs w:val="22"/>
          <w:rPrChange w:id="1105" w:author="Microsoft Office User" w:date="2026-08-09T23:07:00Z" w16du:dateUtc="2026-08-09T20:07:00Z">
            <w:rPr>
              <w:rFonts w:ascii="Times New Roman" w:hAnsi="Times New Roman" w:cs="Times New Roman"/>
            </w:rPr>
          </w:rPrChange>
        </w:rPr>
        <w:t>2024</w:t>
      </w:r>
      <w:del w:id="1106" w:author="reviewer" w:date="2026-08-08T17:08:00Z">
        <w:r w:rsidRPr="00817C90">
          <w:rPr>
            <w:rFonts w:ascii="Times New Roman" w:hAnsi="Times New Roman" w:cs="Times New Roman"/>
            <w:i/>
            <w:iCs/>
            <w:sz w:val="22"/>
            <w:szCs w:val="22"/>
            <w:rPrChange w:id="1107" w:author="Microsoft Office User" w:date="2026-08-09T23:07:00Z" w16du:dateUtc="2026-08-09T20:07:00Z">
              <w:rPr>
                <w:rFonts w:ascii="Times New Roman" w:hAnsi="Times New Roman" w:cs="Times New Roman"/>
              </w:rPr>
            </w:rPrChange>
          </w:rPr>
          <w:delText xml:space="preserve"> to </w:delText>
        </w:r>
      </w:del>
      <w:ins w:id="1108" w:author="reviewer" w:date="2026-08-08T17:08:00Z">
        <w:r w:rsidRPr="00817C90">
          <w:rPr>
            <w:rFonts w:ascii="Times New Roman" w:hAnsi="Times New Roman" w:cs="Times New Roman"/>
            <w:i/>
            <w:iCs/>
            <w:sz w:val="22"/>
            <w:szCs w:val="22"/>
            <w:rPrChange w:id="1109" w:author="Microsoft Office User" w:date="2026-08-09T23:07:00Z" w16du:dateUtc="2026-08-09T20:07:00Z">
              <w:rPr>
                <w:rFonts w:ascii="Times New Roman" w:hAnsi="Times New Roman" w:cs="Times New Roman"/>
              </w:rPr>
            </w:rPrChange>
          </w:rPr>
          <w:t>–</w:t>
        </w:r>
      </w:ins>
      <w:r w:rsidRPr="00817C90">
        <w:rPr>
          <w:rFonts w:ascii="Times New Roman" w:hAnsi="Times New Roman" w:cs="Times New Roman"/>
          <w:i/>
          <w:iCs/>
          <w:sz w:val="22"/>
          <w:szCs w:val="22"/>
          <w:rPrChange w:id="1110" w:author="Microsoft Office User" w:date="2026-08-09T23:07:00Z" w16du:dateUtc="2026-08-09T20:07:00Z">
            <w:rPr>
              <w:rFonts w:ascii="Times New Roman" w:hAnsi="Times New Roman" w:cs="Times New Roman"/>
            </w:rPr>
          </w:rPrChange>
        </w:rPr>
        <w:t>2025</w:t>
      </w:r>
      <w:del w:id="1111" w:author="reviewer" w:date="2026-08-08T17:08:00Z">
        <w:r w:rsidRPr="00817C90">
          <w:rPr>
            <w:rFonts w:ascii="Times New Roman" w:hAnsi="Times New Roman" w:cs="Times New Roman"/>
            <w:i/>
            <w:iCs/>
            <w:sz w:val="22"/>
            <w:szCs w:val="22"/>
            <w:rPrChange w:id="1112" w:author="Microsoft Office User" w:date="2026-08-09T23:07:00Z" w16du:dateUtc="2026-08-09T20:07:00Z">
              <w:rPr>
                <w:rFonts w:ascii="Times New Roman" w:hAnsi="Times New Roman" w:cs="Times New Roman"/>
              </w:rPr>
            </w:rPrChange>
          </w:rPr>
          <w:delText xml:space="preserve"> are assumed to be only the persistency effects</w:delText>
        </w:r>
      </w:del>
      <w:ins w:id="1113" w:author="reviewer" w:date="2026-08-08T17:08:00Z">
        <w:r w:rsidRPr="00817C90">
          <w:rPr>
            <w:rFonts w:ascii="Times New Roman" w:hAnsi="Times New Roman" w:cs="Times New Roman"/>
            <w:i/>
            <w:iCs/>
            <w:sz w:val="22"/>
            <w:szCs w:val="22"/>
            <w:rPrChange w:id="1114" w:author="Microsoft Office User" w:date="2026-08-09T23:07:00Z" w16du:dateUtc="2026-08-09T20:07:00Z">
              <w:rPr>
                <w:rFonts w:ascii="Times New Roman" w:hAnsi="Times New Roman" w:cs="Times New Roman"/>
              </w:rPr>
            </w:rPrChange>
          </w:rPr>
          <w:t>. Both sets</w:t>
        </w:r>
      </w:ins>
      <w:r w:rsidRPr="00817C90">
        <w:rPr>
          <w:rFonts w:ascii="Times New Roman" w:hAnsi="Times New Roman" w:cs="Times New Roman"/>
          <w:i/>
          <w:iCs/>
          <w:sz w:val="22"/>
          <w:szCs w:val="22"/>
          <w:rPrChange w:id="1115" w:author="Microsoft Office User" w:date="2026-08-09T23:07:00Z" w16du:dateUtc="2026-08-09T20:07:00Z">
            <w:rPr>
              <w:rFonts w:ascii="Times New Roman" w:hAnsi="Times New Roman" w:cs="Times New Roman"/>
            </w:rPr>
          </w:rPrChange>
        </w:rPr>
        <w:t xml:space="preserve"> of </w:t>
      </w:r>
      <w:del w:id="1116" w:author="reviewer" w:date="2026-08-08T17:08:00Z">
        <w:r w:rsidRPr="00817C90">
          <w:rPr>
            <w:rFonts w:ascii="Times New Roman" w:hAnsi="Times New Roman" w:cs="Times New Roman"/>
            <w:i/>
            <w:iCs/>
            <w:sz w:val="22"/>
            <w:szCs w:val="22"/>
            <w:rPrChange w:id="1117" w:author="Microsoft Office User" w:date="2026-08-09T23:07:00Z" w16du:dateUtc="2026-08-09T20:07:00Z">
              <w:rPr>
                <w:rFonts w:ascii="Times New Roman" w:hAnsi="Times New Roman" w:cs="Times New Roman"/>
              </w:rPr>
            </w:rPrChange>
          </w:rPr>
          <w:delText>the Brexit tuition regime. Used are</w:delText>
        </w:r>
      </w:del>
      <w:ins w:id="1118" w:author="reviewer" w:date="2026-08-08T17:08:00Z">
        <w:r w:rsidRPr="00817C90">
          <w:rPr>
            <w:rFonts w:ascii="Times New Roman" w:hAnsi="Times New Roman" w:cs="Times New Roman"/>
            <w:i/>
            <w:iCs/>
            <w:sz w:val="22"/>
            <w:szCs w:val="22"/>
            <w:rPrChange w:id="1119" w:author="Microsoft Office User" w:date="2026-08-09T23:07:00Z" w16du:dateUtc="2026-08-09T20:07:00Z">
              <w:rPr>
                <w:rFonts w:ascii="Times New Roman" w:hAnsi="Times New Roman" w:cs="Times New Roman"/>
              </w:rPr>
            </w:rPrChange>
          </w:rPr>
          <w:t>estimates use</w:t>
        </w:r>
      </w:ins>
      <w:r w:rsidRPr="00817C90">
        <w:rPr>
          <w:rFonts w:ascii="Times New Roman" w:hAnsi="Times New Roman" w:cs="Times New Roman"/>
          <w:i/>
          <w:iCs/>
          <w:sz w:val="22"/>
          <w:szCs w:val="22"/>
          <w:rPrChange w:id="1120" w:author="Microsoft Office User" w:date="2026-08-09T23:07:00Z" w16du:dateUtc="2026-08-09T20:07:00Z">
            <w:rPr>
              <w:rFonts w:ascii="Times New Roman" w:hAnsi="Times New Roman" w:cs="Times New Roman"/>
            </w:rPr>
          </w:rPrChange>
        </w:rPr>
        <w:t xml:space="preserve"> Driscoll</w:t>
      </w:r>
      <w:del w:id="1121" w:author="reviewer" w:date="2026-08-08T17:08:00Z">
        <w:r w:rsidRPr="00817C90">
          <w:rPr>
            <w:rFonts w:ascii="Times New Roman" w:hAnsi="Times New Roman" w:cs="Times New Roman"/>
            <w:i/>
            <w:iCs/>
            <w:sz w:val="22"/>
            <w:szCs w:val="22"/>
            <w:rPrChange w:id="1122" w:author="Microsoft Office User" w:date="2026-08-09T23:07:00Z" w16du:dateUtc="2026-08-09T20:07:00Z">
              <w:rPr>
                <w:rFonts w:ascii="Times New Roman" w:hAnsi="Times New Roman" w:cs="Times New Roman"/>
              </w:rPr>
            </w:rPrChange>
          </w:rPr>
          <w:delText>-</w:delText>
        </w:r>
      </w:del>
      <w:ins w:id="1123" w:author="reviewer" w:date="2026-08-08T17:08:00Z">
        <w:r w:rsidRPr="00817C90">
          <w:rPr>
            <w:rFonts w:ascii="Times New Roman" w:hAnsi="Times New Roman" w:cs="Times New Roman"/>
            <w:i/>
            <w:iCs/>
            <w:sz w:val="22"/>
            <w:szCs w:val="22"/>
            <w:rPrChange w:id="1124" w:author="Microsoft Office User" w:date="2026-08-09T23:07:00Z" w16du:dateUtc="2026-08-09T20:07:00Z">
              <w:rPr>
                <w:rFonts w:ascii="Times New Roman" w:hAnsi="Times New Roman" w:cs="Times New Roman"/>
              </w:rPr>
            </w:rPrChange>
          </w:rPr>
          <w:t>–</w:t>
        </w:r>
      </w:ins>
      <w:r w:rsidRPr="00817C90">
        <w:rPr>
          <w:rFonts w:ascii="Times New Roman" w:hAnsi="Times New Roman" w:cs="Times New Roman"/>
          <w:i/>
          <w:iCs/>
          <w:sz w:val="22"/>
          <w:szCs w:val="22"/>
          <w:rPrChange w:id="1125" w:author="Microsoft Office User" w:date="2026-08-09T23:07:00Z" w16du:dateUtc="2026-08-09T20:07:00Z">
            <w:rPr>
              <w:rFonts w:ascii="Times New Roman" w:hAnsi="Times New Roman" w:cs="Times New Roman"/>
            </w:rPr>
          </w:rPrChange>
        </w:rPr>
        <w:t xml:space="preserve">Kraay </w:t>
      </w:r>
      <w:del w:id="1126" w:author="reviewer" w:date="2026-08-08T17:08:00Z">
        <w:r w:rsidRPr="00817C90">
          <w:rPr>
            <w:rFonts w:ascii="Times New Roman" w:hAnsi="Times New Roman" w:cs="Times New Roman"/>
            <w:i/>
            <w:iCs/>
            <w:sz w:val="22"/>
            <w:szCs w:val="22"/>
            <w:rPrChange w:id="1127" w:author="Microsoft Office User" w:date="2026-08-09T23:07:00Z" w16du:dateUtc="2026-08-09T20:07:00Z">
              <w:rPr>
                <w:rFonts w:ascii="Times New Roman" w:hAnsi="Times New Roman" w:cs="Times New Roman"/>
              </w:rPr>
            </w:rPrChange>
          </w:rPr>
          <w:delText xml:space="preserve">(L=1) </w:delText>
        </w:r>
      </w:del>
      <w:r w:rsidRPr="00817C90">
        <w:rPr>
          <w:rFonts w:ascii="Times New Roman" w:hAnsi="Times New Roman" w:cs="Times New Roman"/>
          <w:i/>
          <w:iCs/>
          <w:sz w:val="22"/>
          <w:szCs w:val="22"/>
          <w:rPrChange w:id="1128" w:author="Microsoft Office User" w:date="2026-08-09T23:07:00Z" w16du:dateUtc="2026-08-09T20:07:00Z">
            <w:rPr>
              <w:rFonts w:ascii="Times New Roman" w:hAnsi="Times New Roman" w:cs="Times New Roman"/>
            </w:rPr>
          </w:rPrChange>
        </w:rPr>
        <w:t xml:space="preserve">standard errors </w:t>
      </w:r>
      <w:del w:id="1129" w:author="reviewer" w:date="2026-08-08T17:08:00Z">
        <w:r w:rsidRPr="00817C90">
          <w:rPr>
            <w:rFonts w:ascii="Times New Roman" w:hAnsi="Times New Roman" w:cs="Times New Roman"/>
            <w:i/>
            <w:iCs/>
            <w:sz w:val="22"/>
            <w:szCs w:val="22"/>
            <w:rPrChange w:id="1130" w:author="Microsoft Office User" w:date="2026-08-09T23:07:00Z" w16du:dateUtc="2026-08-09T20:07:00Z">
              <w:rPr>
                <w:rFonts w:ascii="Times New Roman" w:hAnsi="Times New Roman" w:cs="Times New Roman"/>
              </w:rPr>
            </w:rPrChange>
          </w:rPr>
          <w:delText>consistently and across all the presented models. Details in the online appendix</w:delText>
        </w:r>
      </w:del>
      <w:ins w:id="1131" w:author="reviewer" w:date="2026-08-08T17:08:00Z">
        <w:r w:rsidRPr="00817C90">
          <w:rPr>
            <w:rFonts w:ascii="Times New Roman" w:hAnsi="Times New Roman" w:cs="Times New Roman"/>
            <w:i/>
            <w:iCs/>
            <w:sz w:val="22"/>
            <w:szCs w:val="22"/>
            <w:rPrChange w:id="1132" w:author="Microsoft Office User" w:date="2026-08-09T23:07:00Z" w16du:dateUtc="2026-08-09T20:07:00Z">
              <w:rPr>
                <w:rFonts w:ascii="Times New Roman" w:hAnsi="Times New Roman" w:cs="Times New Roman"/>
              </w:rPr>
            </w:rPrChange>
          </w:rPr>
          <w:t>with one lag. The period split is descriptive and does not separately identify a COVID effect</w:t>
        </w:r>
      </w:ins>
      <w:r w:rsidRPr="00817C90">
        <w:rPr>
          <w:rFonts w:ascii="Times New Roman" w:hAnsi="Times New Roman" w:cs="Times New Roman"/>
          <w:i/>
          <w:iCs/>
          <w:sz w:val="22"/>
          <w:szCs w:val="22"/>
          <w:rPrChange w:id="1133" w:author="Microsoft Office User" w:date="2026-08-09T23:07:00Z" w16du:dateUtc="2026-08-09T20:07:00Z">
            <w:rPr>
              <w:rFonts w:ascii="Times New Roman" w:hAnsi="Times New Roman" w:cs="Times New Roman"/>
            </w:rPr>
          </w:rPrChange>
        </w:rPr>
        <w:t>.</w:t>
      </w:r>
    </w:p>
    <w:p w14:paraId="7ABA1DB9" w14:textId="77777777" w:rsidR="006949B8" w:rsidRPr="002277CE" w:rsidRDefault="006949B8" w:rsidP="00081C81">
      <w:pPr>
        <w:spacing w:line="360" w:lineRule="auto"/>
        <w:rPr>
          <w:rFonts w:ascii="Times New Roman" w:hAnsi="Times New Roman" w:cs="Times New Roman"/>
        </w:rPr>
      </w:pPr>
    </w:p>
    <w:p w14:paraId="44A1E4C1" w14:textId="377B32BC" w:rsidR="00081C81" w:rsidRPr="00081C81" w:rsidRDefault="00081C81">
      <w:pPr>
        <w:spacing w:line="360" w:lineRule="auto"/>
        <w:rPr>
          <w:ins w:id="1134" w:author="Microsoft Office User" w:date="2026-08-09T18:36:00Z" w16du:dateUtc="2026-08-09T15:36:00Z"/>
          <w:rFonts w:ascii="Times New Roman" w:hAnsi="Times New Roman" w:cs="Times New Roman"/>
          <w:rPrChange w:id="1135" w:author="Microsoft Office User" w:date="2026-08-09T18:37:00Z" w16du:dateUtc="2026-08-09T15:37:00Z">
            <w:rPr>
              <w:ins w:id="1136" w:author="Microsoft Office User" w:date="2026-08-09T18:36:00Z" w16du:dateUtc="2026-08-09T15:36:00Z"/>
              <w:rFonts w:ascii="Times New Roman" w:eastAsia="Times New Roman" w:hAnsi="Times New Roman" w:cs="Times New Roman"/>
              <w:kern w:val="0"/>
              <w:lang w:val="en-BG" w:eastAsia="en-GB"/>
              <w14:ligatures w14:val="none"/>
            </w:rPr>
          </w:rPrChange>
        </w:rPr>
        <w:pPrChange w:id="1137" w:author="Microsoft Office User" w:date="2026-08-09T18:37:00Z" w16du:dateUtc="2026-08-09T15:37:00Z">
          <w:pPr/>
        </w:pPrChange>
      </w:pPr>
      <w:ins w:id="1138" w:author="Microsoft Office User" w:date="2026-08-09T18:36:00Z" w16du:dateUtc="2026-08-09T15:36:00Z">
        <w:r w:rsidRPr="00081C81">
          <w:rPr>
            <w:rFonts w:ascii="Times New Roman" w:hAnsi="Times New Roman" w:cs="Times New Roman"/>
            <w:rPrChange w:id="1139" w:author="Microsoft Office User" w:date="2026-08-09T18:37:00Z" w16du:dateUtc="2026-08-09T15:37:00Z">
              <w:rPr>
                <w:rFonts w:ascii="Times New Roman" w:eastAsia="Times New Roman" w:hAnsi="Times New Roman" w:cs="Times New Roman"/>
                <w:kern w:val="0"/>
                <w:lang w:val="en-BG" w:eastAsia="en-GB"/>
                <w14:ligatures w14:val="none"/>
              </w:rPr>
            </w:rPrChange>
          </w:rPr>
          <w:t xml:space="preserve">For nearly all EU-origin countries, the 2024–2025 estimates remain strongly negative and are often more negative than the 2021–2023 estimates, with </w:t>
        </w:r>
      </w:ins>
      <m:oMath>
        <m:sSub>
          <m:sSubPr>
            <m:ctrlPr>
              <w:ins w:id="1140" w:author="Microsoft Office User" w:date="2026-08-09T18:36:00Z" w16du:dateUtc="2026-08-09T15:36:00Z">
                <w:rPr>
                  <w:rFonts w:ascii="Cambria Math" w:hAnsi="Cambria Math" w:cs="Times New Roman"/>
                  <w:i/>
                </w:rPr>
              </w:ins>
            </m:ctrlPr>
          </m:sSubPr>
          <m:e>
            <m:r>
              <w:ins w:id="1141" w:author="Microsoft Office User" w:date="2026-08-09T18:37:00Z" w16du:dateUtc="2026-08-09T15:37:00Z">
                <m:rPr>
                  <m:sty m:val="p"/>
                </m:rPr>
                <w:rPr>
                  <w:rFonts w:ascii="Cambria Math" w:eastAsiaTheme="minorEastAsia" w:hAnsi="Cambria Math" w:cs="Times New Roman"/>
                </w:rPr>
                <m:t>Δ</m:t>
              </w:ins>
            </m:r>
            <m:ctrlPr>
              <w:ins w:id="1142" w:author="Microsoft Office User" w:date="2026-08-09T18:36:00Z" w16du:dateUtc="2026-08-09T15:36:00Z">
                <w:rPr>
                  <w:rFonts w:ascii="Cambria Math" w:eastAsiaTheme="minorEastAsia" w:hAnsi="Cambria Math" w:cs="Times New Roman"/>
                </w:rPr>
              </w:ins>
            </m:ctrlPr>
          </m:e>
          <m:sub>
            <m:r>
              <w:ins w:id="1143" w:author="Microsoft Office User" w:date="2026-08-09T18:36:00Z" w16du:dateUtc="2026-08-09T15:36:00Z">
                <w:rPr>
                  <w:rFonts w:ascii="Cambria Math" w:hAnsi="Cambria Math" w:cs="Times New Roman"/>
                </w:rPr>
                <m:t>j</m:t>
              </w:ins>
            </m:r>
          </m:sub>
        </m:sSub>
        <m:r>
          <w:ins w:id="1144" w:author="Microsoft Office User" w:date="2026-08-09T18:36:00Z" w16du:dateUtc="2026-08-09T15:36:00Z">
            <w:rPr>
              <w:rFonts w:ascii="Cambria Math" w:hAnsi="Cambria Math" w:cs="Times New Roman"/>
            </w:rPr>
            <m:t>&lt;0</m:t>
          </w:ins>
        </m:r>
      </m:oMath>
      <w:ins w:id="1145" w:author="Microsoft Office User" w:date="2026-08-09T18:36:00Z" w16du:dateUtc="2026-08-09T15:36:00Z">
        <w:r w:rsidRPr="00081C81">
          <w:rPr>
            <w:rFonts w:ascii="Times New Roman" w:hAnsi="Times New Roman" w:cs="Times New Roman"/>
            <w:rPrChange w:id="1146" w:author="Microsoft Office User" w:date="2026-08-09T18:37:00Z" w16du:dateUtc="2026-08-09T15:37:00Z">
              <w:rPr>
                <w:rFonts w:ascii="Times New Roman" w:eastAsia="Times New Roman" w:hAnsi="Times New Roman" w:cs="Times New Roman"/>
                <w:kern w:val="0"/>
                <w:lang w:val="en-BG" w:eastAsia="en-GB"/>
                <w14:ligatures w14:val="none"/>
              </w:rPr>
            </w:rPrChange>
          </w:rPr>
          <w:t xml:space="preserve">. Such a pattern suggests that the initial reduction was sustained or deepened as successive applicant cohorts adjusted to the higher price, updated their expectations about studying in the United Kingdom, and redirected applications toward alternative destinations. This persistence is inconsistent with a fully transitory disruption such as COVID or other contemporaneous changes that occurred immediately after the pandemic's onset in 2020. In fact, if temporarily restricted mobility was the driving reason behind the collapse, then the 2024- 2025 coefficients should’ve been closer to zero than the initial estimates and </w:t>
        </w:r>
      </w:ins>
      <m:oMath>
        <m:sSub>
          <m:sSubPr>
            <m:ctrlPr>
              <w:ins w:id="1147" w:author="Microsoft Office User" w:date="2026-08-09T18:38:00Z" w16du:dateUtc="2026-08-09T15:38:00Z">
                <w:rPr>
                  <w:rFonts w:ascii="Cambria Math" w:hAnsi="Cambria Math" w:cs="Times New Roman"/>
                  <w:i/>
                </w:rPr>
              </w:ins>
            </m:ctrlPr>
          </m:sSubPr>
          <m:e>
            <m:r>
              <w:ins w:id="1148" w:author="Microsoft Office User" w:date="2026-08-09T18:38:00Z" w16du:dateUtc="2026-08-09T15:38:00Z">
                <m:rPr>
                  <m:sty m:val="p"/>
                </m:rPr>
                <w:rPr>
                  <w:rFonts w:ascii="Cambria Math" w:eastAsiaTheme="minorEastAsia" w:hAnsi="Cambria Math" w:cs="Times New Roman"/>
                </w:rPr>
                <m:t>Δ</m:t>
              </w:ins>
            </m:r>
            <m:ctrlPr>
              <w:ins w:id="1149" w:author="Microsoft Office User" w:date="2026-08-09T18:38:00Z" w16du:dateUtc="2026-08-09T15:38:00Z">
                <w:rPr>
                  <w:rFonts w:ascii="Cambria Math" w:eastAsiaTheme="minorEastAsia" w:hAnsi="Cambria Math" w:cs="Times New Roman"/>
                </w:rPr>
              </w:ins>
            </m:ctrlPr>
          </m:e>
          <m:sub>
            <m:r>
              <w:ins w:id="1150" w:author="Microsoft Office User" w:date="2026-08-09T18:38:00Z" w16du:dateUtc="2026-08-09T15:38:00Z">
                <w:rPr>
                  <w:rFonts w:ascii="Cambria Math" w:hAnsi="Cambria Math" w:cs="Times New Roman"/>
                </w:rPr>
                <m:t>j</m:t>
              </w:ins>
            </m:r>
          </m:sub>
        </m:sSub>
      </m:oMath>
      <w:ins w:id="1151" w:author="Microsoft Office User" w:date="2026-08-09T18:36:00Z" w16du:dateUtc="2026-08-09T15:36:00Z">
        <w:r w:rsidRPr="00081C81">
          <w:rPr>
            <w:rFonts w:ascii="Times New Roman" w:hAnsi="Times New Roman" w:cs="Times New Roman"/>
            <w:rPrChange w:id="1152" w:author="Microsoft Office User" w:date="2026-08-09T18:37:00Z" w16du:dateUtc="2026-08-09T15:37:00Z">
              <w:rPr>
                <w:rFonts w:ascii="Times New Roman" w:eastAsia="Times New Roman" w:hAnsi="Times New Roman" w:cs="Times New Roman"/>
                <w:kern w:val="0"/>
                <w:lang w:val="en-BG" w:eastAsia="en-GB"/>
                <w14:ligatures w14:val="none"/>
              </w:rPr>
            </w:rPrChange>
          </w:rPr>
          <w:t xml:space="preserve"> positive.</w:t>
        </w:r>
      </w:ins>
    </w:p>
    <w:p w14:paraId="2FD6AA81" w14:textId="2A0E72FF" w:rsidR="00F47729" w:rsidRPr="00081C81" w:rsidDel="00081C81" w:rsidRDefault="00081C81">
      <w:pPr>
        <w:spacing w:line="360" w:lineRule="auto"/>
        <w:ind w:firstLine="720"/>
        <w:rPr>
          <w:del w:id="1153" w:author="Microsoft Office User" w:date="2026-08-09T17:37:00Z" w16du:dateUtc="2026-08-09T14:37:00Z"/>
          <w:rFonts w:ascii="Times New Roman" w:hAnsi="Times New Roman" w:cs="Times New Roman"/>
          <w:rPrChange w:id="1154" w:author="Microsoft Office User" w:date="2026-08-09T18:37:00Z" w16du:dateUtc="2026-08-09T15:37:00Z">
            <w:rPr>
              <w:del w:id="1155" w:author="Microsoft Office User" w:date="2026-08-09T17:37:00Z" w16du:dateUtc="2026-08-09T14:37:00Z"/>
              <w:rFonts w:ascii="Times New Roman" w:eastAsia="Times New Roman" w:hAnsi="Times New Roman" w:cs="Times New Roman"/>
              <w:kern w:val="0"/>
              <w:lang w:val="en-BG" w:eastAsia="en-GB"/>
              <w14:ligatures w14:val="none"/>
            </w:rPr>
          </w:rPrChange>
        </w:rPr>
        <w:pPrChange w:id="1156" w:author="Microsoft Office User" w:date="2026-08-09T18:37:00Z" w16du:dateUtc="2026-08-09T15:37:00Z">
          <w:pPr>
            <w:spacing w:line="360" w:lineRule="auto"/>
          </w:pPr>
        </w:pPrChange>
      </w:pPr>
      <w:ins w:id="1157" w:author="Microsoft Office User" w:date="2026-08-09T18:36:00Z" w16du:dateUtc="2026-08-09T15:36:00Z">
        <w:r w:rsidRPr="00081C81">
          <w:rPr>
            <w:rFonts w:ascii="Times New Roman" w:hAnsi="Times New Roman" w:cs="Times New Roman"/>
            <w:rPrChange w:id="1158" w:author="Microsoft Office User" w:date="2026-08-09T18:37:00Z" w16du:dateUtc="2026-08-09T15:37:00Z">
              <w:rPr>
                <w:rFonts w:ascii="Times New Roman" w:eastAsia="Times New Roman" w:hAnsi="Times New Roman" w:cs="Times New Roman"/>
                <w:kern w:val="0"/>
                <w:lang w:val="en-BG" w:eastAsia="en-GB"/>
                <w14:ligatures w14:val="none"/>
              </w:rPr>
            </w:rPrChange>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w:t>
        </w:r>
        <w:r w:rsidRPr="00081C81">
          <w:rPr>
            <w:rFonts w:ascii="Times New Roman" w:hAnsi="Times New Roman" w:cs="Times New Roman"/>
            <w:rPrChange w:id="1159" w:author="Microsoft Office User" w:date="2026-08-09T18:37:00Z" w16du:dateUtc="2026-08-09T15:37:00Z">
              <w:rPr>
                <w:rFonts w:ascii="Times New Roman" w:eastAsia="Times New Roman" w:hAnsi="Times New Roman" w:cs="Times New Roman"/>
                <w:kern w:val="0"/>
                <w:lang w:val="en-BG" w:eastAsia="en-GB"/>
                <w14:ligatures w14:val="none"/>
              </w:rPr>
            </w:rPrChange>
          </w:rPr>
          <w:lastRenderedPageBreak/>
          <w:t>driven or mobility-attraction story, implying that UK higher education grew steadily less popular among EU students until the system reached a stable equilibrium.</w:t>
        </w:r>
      </w:ins>
      <w:del w:id="1160" w:author="Microsoft Office User" w:date="2026-08-09T18:36:00Z" w16du:dateUtc="2026-08-09T15:36:00Z">
        <w:r w:rsidR="002277CE" w:rsidRPr="00081C81" w:rsidDel="00081C81">
          <w:rPr>
            <w:rFonts w:ascii="Times New Roman" w:hAnsi="Times New Roman" w:cs="Times New Roman"/>
          </w:rPr>
          <w:delText>For nearly all EU origin countries</w:delText>
        </w:r>
      </w:del>
      <w:ins w:id="1161" w:author="reviewer" w:date="2026-08-08T17:08:00Z">
        <w:del w:id="1162" w:author="Microsoft Office User" w:date="2026-08-09T18:36:00Z" w16du:dateUtc="2026-08-09T15:36:00Z">
          <w:r w:rsidR="002277CE" w:rsidRPr="00081C81" w:rsidDel="00081C81">
            <w:rPr>
              <w:rFonts w:ascii="Times New Roman" w:hAnsi="Times New Roman" w:cs="Times New Roman"/>
            </w:rPr>
            <w:delText>,</w:delText>
          </w:r>
        </w:del>
      </w:ins>
      <w:del w:id="1163" w:author="Microsoft Office User" w:date="2026-08-09T18:36:00Z" w16du:dateUtc="2026-08-09T15:36:00Z">
        <w:r w:rsidR="002277CE" w:rsidRPr="00081C81" w:rsidDel="00081C81">
          <w:rPr>
            <w:rFonts w:ascii="Times New Roman" w:hAnsi="Times New Roman" w:cs="Times New Roman"/>
          </w:rPr>
          <w:delText xml:space="preserve"> the persistent post-COVID elasticities stay</w:delText>
        </w:r>
      </w:del>
      <w:ins w:id="1164" w:author="reviewer" w:date="2026-08-08T17:08:00Z">
        <w:del w:id="1165" w:author="Microsoft Office User" w:date="2026-08-09T18:36:00Z" w16du:dateUtc="2026-08-09T15:36:00Z">
          <w:r w:rsidR="002277CE" w:rsidRPr="00081C81" w:rsidDel="00081C81">
            <w:rPr>
              <w:rFonts w:ascii="Times New Roman" w:hAnsi="Times New Roman" w:cs="Times New Roman"/>
            </w:rPr>
            <w:delText>2024–2025 estimates remain</w:delText>
          </w:r>
        </w:del>
      </w:ins>
      <w:del w:id="1166" w:author="Microsoft Office User" w:date="2026-08-09T18:36:00Z" w16du:dateUtc="2026-08-09T15:36:00Z">
        <w:r w:rsidR="002277CE" w:rsidRPr="00081C81" w:rsidDel="00081C81">
          <w:rPr>
            <w:rFonts w:ascii="Times New Roman" w:hAnsi="Times New Roman" w:cs="Times New Roman"/>
          </w:rPr>
          <w:delText xml:space="preserve"> strongly negative and close to </w:delText>
        </w:r>
      </w:del>
      <w:ins w:id="1167" w:author="reviewer" w:date="2026-08-08T17:08:00Z">
        <w:del w:id="1168" w:author="Microsoft Office User" w:date="2026-08-09T18:36:00Z" w16du:dateUtc="2026-08-09T15:36:00Z">
          <w:r w:rsidR="002277CE" w:rsidRPr="00081C81" w:rsidDel="00081C81">
            <w:rPr>
              <w:rFonts w:ascii="Times New Roman" w:hAnsi="Times New Roman" w:cs="Times New Roman"/>
            </w:rPr>
            <w:delText xml:space="preserve">are often more negative than </w:delText>
          </w:r>
        </w:del>
      </w:ins>
      <w:del w:id="1169" w:author="Microsoft Office User" w:date="2026-08-09T18:36:00Z" w16du:dateUtc="2026-08-09T15:36:00Z">
        <w:r w:rsidR="002277CE" w:rsidRPr="00081C81" w:rsidDel="00081C81">
          <w:rPr>
            <w:rFonts w:ascii="Times New Roman" w:hAnsi="Times New Roman" w:cs="Times New Roman"/>
          </w:rPr>
          <w:delText>the initial post-2021</w:delText>
        </w:r>
      </w:del>
      <w:ins w:id="1170" w:author="reviewer" w:date="2026-08-08T17:08:00Z">
        <w:del w:id="1171" w:author="Microsoft Office User" w:date="2026-08-09T18:36:00Z" w16du:dateUtc="2026-08-09T15:36:00Z">
          <w:r w:rsidR="002277CE" w:rsidRPr="00081C81" w:rsidDel="00081C81">
            <w:rPr>
              <w:rFonts w:ascii="Times New Roman" w:hAnsi="Times New Roman" w:cs="Times New Roman"/>
            </w:rPr>
            <w:delText>–2023</w:delText>
          </w:r>
        </w:del>
      </w:ins>
      <w:del w:id="1172" w:author="Microsoft Office User" w:date="2026-08-09T18:36:00Z" w16du:dateUtc="2026-08-09T15:36:00Z">
        <w:r w:rsidR="002277CE" w:rsidRPr="00081C81" w:rsidDel="00081C81">
          <w:rPr>
            <w:rFonts w:ascii="Times New Roman" w:hAnsi="Times New Roman" w:cs="Times New Roman"/>
          </w:rPr>
          <w:delText xml:space="preserve"> estimates. This persistence confirms that price sensitivity, not short-run volatility, drives the contraction. The 2024-2025 effects are at least as negative as the 2021-2023 effects, so there is little recovery once the COVID window passes, most clearly among lower-income countries though the deepening is visible across much of the income distribution</w:delText>
        </w:r>
      </w:del>
      <w:ins w:id="1173" w:author="reviewer" w:date="2026-08-08T17:08:00Z">
        <w:del w:id="1174" w:author="Microsoft Office User" w:date="2026-08-09T18:36:00Z" w16du:dateUtc="2026-08-09T15:36:00Z">
          <w:r w:rsidR="002277CE" w:rsidRPr="00081C81" w:rsidDel="00081C81">
            <w:rPr>
              <w:rFonts w:ascii="Times New Roman" w:hAnsi="Times New Roman" w:cs="Times New Roman"/>
            </w:rPr>
            <w:delText>is inconsistent with a fully transitory disruption</w:delText>
          </w:r>
        </w:del>
        <w:del w:id="1175" w:author="Microsoft Office User" w:date="2026-08-09T17:37:00Z" w16du:dateUtc="2026-08-09T14:37:00Z">
          <w:r w:rsidR="002277CE" w:rsidRPr="00081C81" w:rsidDel="007F29CC">
            <w:rPr>
              <w:rFonts w:ascii="Times New Roman" w:hAnsi="Times New Roman" w:cs="Times New Roman"/>
            </w:rPr>
            <w:delText>, although the split cannot assign the difference uniquely to tuition,</w:delText>
          </w:r>
        </w:del>
        <w:del w:id="1176" w:author="Microsoft Office User" w:date="2026-08-09T18:36:00Z" w16du:dateUtc="2026-08-09T15:36:00Z">
          <w:r w:rsidR="002277CE" w:rsidRPr="00081C81" w:rsidDel="00081C81">
            <w:rPr>
              <w:rFonts w:ascii="Times New Roman" w:hAnsi="Times New Roman" w:cs="Times New Roman"/>
            </w:rPr>
            <w:delText xml:space="preserve"> COVID, or other contemporaneous changes</w:delText>
          </w:r>
        </w:del>
      </w:ins>
      <w:del w:id="1177" w:author="Microsoft Office User" w:date="2026-08-09T17:37:00Z" w16du:dateUtc="2026-08-09T14:37:00Z">
        <w:r w:rsidR="002277CE" w:rsidRPr="00081C81" w:rsidDel="007F29CC">
          <w:rPr>
            <w:rFonts w:ascii="Times New Roman" w:hAnsi="Times New Roman" w:cs="Times New Roman"/>
          </w:rPr>
          <w:delText>.</w:delText>
        </w:r>
      </w:del>
    </w:p>
    <w:p w14:paraId="3FA203C1" w14:textId="77777777" w:rsidR="00081C81" w:rsidRPr="00081C81" w:rsidRDefault="00081C81">
      <w:pPr>
        <w:spacing w:line="360" w:lineRule="auto"/>
        <w:ind w:firstLine="720"/>
        <w:rPr>
          <w:ins w:id="1178" w:author="Microsoft Office User" w:date="2026-08-09T18:36:00Z" w16du:dateUtc="2026-08-09T15:36:00Z"/>
          <w:rFonts w:ascii="Times New Roman" w:eastAsia="Times New Roman" w:hAnsi="Times New Roman" w:cs="Times New Roman"/>
          <w:kern w:val="0"/>
          <w:lang w:val="en-BG" w:eastAsia="en-GB"/>
          <w14:ligatures w14:val="none"/>
          <w:rPrChange w:id="1179" w:author="Microsoft Office User" w:date="2026-08-09T18:36:00Z" w16du:dateUtc="2026-08-09T15:36:00Z">
            <w:rPr>
              <w:ins w:id="1180" w:author="Microsoft Office User" w:date="2026-08-09T18:36:00Z" w16du:dateUtc="2026-08-09T15:36:00Z"/>
              <w:rFonts w:ascii="Times New Roman" w:hAnsi="Times New Roman" w:cs="Times New Roman"/>
            </w:rPr>
          </w:rPrChange>
        </w:rPr>
        <w:pPrChange w:id="1181" w:author="Microsoft Office User" w:date="2026-08-09T18:37:00Z" w16du:dateUtc="2026-08-09T15:37:00Z">
          <w:pPr>
            <w:spacing w:line="360" w:lineRule="auto"/>
          </w:pPr>
        </w:pPrChange>
      </w:pPr>
    </w:p>
    <w:p w14:paraId="5957E7C9" w14:textId="66B978BB" w:rsidR="00014EA4" w:rsidRPr="00E47E63" w:rsidDel="00081C81" w:rsidRDefault="00014EA4" w:rsidP="002277CE">
      <w:pPr>
        <w:spacing w:line="360" w:lineRule="auto"/>
        <w:rPr>
          <w:del w:id="1182" w:author="Microsoft Office User" w:date="2026-08-09T18:36:00Z" w16du:dateUtc="2026-08-09T15:36:00Z"/>
          <w:rFonts w:ascii="Times New Roman" w:hAnsi="Times New Roman" w:cs="Times New Roman"/>
          <w:highlight w:val="yellow"/>
          <w:rPrChange w:id="1183" w:author="Microsoft Office User" w:date="2026-08-09T18:11:00Z" w16du:dateUtc="2026-08-09T15:11:00Z">
            <w:rPr>
              <w:del w:id="1184" w:author="Microsoft Office User" w:date="2026-08-09T18:36:00Z" w16du:dateUtc="2026-08-09T15:36:00Z"/>
              <w:rFonts w:ascii="Times New Roman" w:hAnsi="Times New Roman" w:cs="Times New Roman"/>
            </w:rPr>
          </w:rPrChange>
        </w:rPr>
      </w:pPr>
    </w:p>
    <w:p w14:paraId="1C63EA74" w14:textId="3224B0DD" w:rsidR="00F47729" w:rsidRPr="002277CE" w:rsidDel="00081C81" w:rsidRDefault="002277CE">
      <w:pPr>
        <w:spacing w:line="360" w:lineRule="auto"/>
        <w:ind w:firstLine="720"/>
        <w:rPr>
          <w:del w:id="1185" w:author="Microsoft Office User" w:date="2026-08-09T18:36:00Z" w16du:dateUtc="2026-08-09T15:36:00Z"/>
          <w:rFonts w:ascii="Times New Roman" w:hAnsi="Times New Roman" w:cs="Times New Roman"/>
        </w:rPr>
        <w:pPrChange w:id="1186" w:author="Microsoft Office User" w:date="2026-08-09T17:37:00Z" w16du:dateUtc="2026-08-09T14:37:00Z">
          <w:pPr>
            <w:spacing w:line="360" w:lineRule="auto"/>
          </w:pPr>
        </w:pPrChange>
      </w:pPr>
      <w:del w:id="1187" w:author="Microsoft Office User" w:date="2026-08-09T18:36:00Z" w16du:dateUtc="2026-08-09T15:36:00Z">
        <w:r w:rsidRPr="00E47E63" w:rsidDel="00081C81">
          <w:rPr>
            <w:rFonts w:ascii="Times New Roman" w:hAnsi="Times New Roman" w:cs="Times New Roman"/>
            <w:highlight w:val="yellow"/>
            <w:rPrChange w:id="1188" w:author="Microsoft Office User" w:date="2026-08-09T18:11:00Z" w16du:dateUtc="2026-08-09T15:11:00Z">
              <w:rPr>
                <w:rFonts w:ascii="Times New Roman" w:hAnsi="Times New Roman" w:cs="Times New Roman"/>
              </w:rPr>
            </w:rPrChange>
          </w:rPr>
          <w:delText>The COVID-specific ATT coefficients run</w:delText>
        </w:r>
      </w:del>
      <w:ins w:id="1189" w:author="reviewer" w:date="2026-08-08T17:08:00Z">
        <w:del w:id="1190" w:author="Microsoft Office User" w:date="2026-08-09T18:36:00Z" w16du:dateUtc="2026-08-09T15:36:00Z">
          <w:r w:rsidRPr="00E47E63" w:rsidDel="00081C81">
            <w:rPr>
              <w:rFonts w:ascii="Times New Roman" w:hAnsi="Times New Roman" w:cs="Times New Roman"/>
              <w:highlight w:val="yellow"/>
              <w:rPrChange w:id="1191" w:author="Microsoft Office User" w:date="2026-08-09T18:11:00Z" w16du:dateUtc="2026-08-09T15:11:00Z">
                <w:rPr>
                  <w:rFonts w:ascii="Times New Roman" w:hAnsi="Times New Roman" w:cs="Times New Roman"/>
                </w:rPr>
              </w:rPrChange>
            </w:rPr>
            <w:delText>The initial estimates range</w:delText>
          </w:r>
        </w:del>
      </w:ins>
      <w:del w:id="1192" w:author="Microsoft Office User" w:date="2026-08-09T18:36:00Z" w16du:dateUtc="2026-08-09T15:36:00Z">
        <w:r w:rsidRPr="00E47E63" w:rsidDel="00081C81">
          <w:rPr>
            <w:rFonts w:ascii="Times New Roman" w:hAnsi="Times New Roman" w:cs="Times New Roman"/>
            <w:highlight w:val="yellow"/>
            <w:rPrChange w:id="1193" w:author="Microsoft Office User" w:date="2026-08-09T18:11:00Z" w16du:dateUtc="2026-08-09T15:11:00Z">
              <w:rPr>
                <w:rFonts w:ascii="Times New Roman" w:hAnsi="Times New Roman" w:cs="Times New Roman"/>
              </w:rPr>
            </w:rPrChange>
          </w:rPr>
          <w:delText xml:space="preserve"> from −0.42 (down from −0.32)</w:delText>
        </w:r>
      </w:del>
      <w:ins w:id="1194" w:author="reviewer" w:date="2026-08-08T17:08:00Z">
        <w:del w:id="1195" w:author="Microsoft Office User" w:date="2026-08-09T18:36:00Z" w16du:dateUtc="2026-08-09T15:36:00Z">
          <w:r w:rsidRPr="00E47E63" w:rsidDel="00081C81">
            <w:rPr>
              <w:rFonts w:ascii="Times New Roman" w:hAnsi="Times New Roman" w:cs="Times New Roman"/>
              <w:highlight w:val="yellow"/>
              <w:rPrChange w:id="1196" w:author="Microsoft Office User" w:date="2026-08-09T18:11:00Z" w16du:dateUtc="2026-08-09T15:11:00Z">
                <w:rPr>
                  <w:rFonts w:ascii="Times New Roman" w:hAnsi="Times New Roman" w:cs="Times New Roman"/>
                </w:rPr>
              </w:rPrChange>
            </w:rPr>
            <w:delText>321</w:delText>
          </w:r>
        </w:del>
      </w:ins>
      <w:del w:id="1197" w:author="Microsoft Office User" w:date="2026-08-09T18:36:00Z" w16du:dateUtc="2026-08-09T15:36:00Z">
        <w:r w:rsidRPr="00E47E63" w:rsidDel="00081C81">
          <w:rPr>
            <w:rFonts w:ascii="Times New Roman" w:hAnsi="Times New Roman" w:cs="Times New Roman"/>
            <w:highlight w:val="yellow"/>
            <w:rPrChange w:id="1198" w:author="Microsoft Office User" w:date="2026-08-09T18:11:00Z" w16du:dateUtc="2026-08-09T15:11:00Z">
              <w:rPr>
                <w:rFonts w:ascii="Times New Roman" w:hAnsi="Times New Roman" w:cs="Times New Roman"/>
              </w:rPr>
            </w:rPrChange>
          </w:rPr>
          <w:delText xml:space="preserve"> for Malta to −2.39 (down from −2.03)</w:delText>
        </w:r>
      </w:del>
      <w:ins w:id="1199" w:author="reviewer" w:date="2026-08-08T17:08:00Z">
        <w:del w:id="1200" w:author="Microsoft Office User" w:date="2026-08-09T18:36:00Z" w16du:dateUtc="2026-08-09T15:36:00Z">
          <w:r w:rsidRPr="00E47E63" w:rsidDel="00081C81">
            <w:rPr>
              <w:rFonts w:ascii="Times New Roman" w:hAnsi="Times New Roman" w:cs="Times New Roman"/>
              <w:highlight w:val="yellow"/>
              <w:rPrChange w:id="1201" w:author="Microsoft Office User" w:date="2026-08-09T18:11:00Z" w16du:dateUtc="2026-08-09T15:11:00Z">
                <w:rPr>
                  <w:rFonts w:ascii="Times New Roman" w:hAnsi="Times New Roman" w:cs="Times New Roman"/>
                </w:rPr>
              </w:rPrChange>
            </w:rPr>
            <w:delText>026</w:delText>
          </w:r>
        </w:del>
      </w:ins>
      <w:del w:id="1202" w:author="Microsoft Office User" w:date="2026-08-09T18:36:00Z" w16du:dateUtc="2026-08-09T15:36:00Z">
        <w:r w:rsidRPr="00E47E63" w:rsidDel="00081C81">
          <w:rPr>
            <w:rFonts w:ascii="Times New Roman" w:hAnsi="Times New Roman" w:cs="Times New Roman"/>
            <w:highlight w:val="yellow"/>
            <w:rPrChange w:id="1203" w:author="Microsoft Office User" w:date="2026-08-09T18:11:00Z" w16du:dateUtc="2026-08-09T15:11:00Z">
              <w:rPr>
                <w:rFonts w:ascii="Times New Roman" w:hAnsi="Times New Roman" w:cs="Times New Roman"/>
              </w:rPr>
            </w:rPrChange>
          </w:rPr>
          <w:delText xml:space="preserve"> for Lithuania.</w:delText>
        </w:r>
      </w:del>
      <w:ins w:id="1204" w:author="reviewer" w:date="2026-08-08T17:08:00Z">
        <w:del w:id="1205" w:author="Microsoft Office User" w:date="2026-08-09T18:36:00Z" w16du:dateUtc="2026-08-09T15:36:00Z">
          <w:r w:rsidRPr="00E47E63" w:rsidDel="00081C81">
            <w:rPr>
              <w:rFonts w:ascii="Times New Roman" w:hAnsi="Times New Roman" w:cs="Times New Roman"/>
              <w:highlight w:val="yellow"/>
              <w:rPrChange w:id="1206" w:author="Microsoft Office User" w:date="2026-08-09T18:11:00Z" w16du:dateUtc="2026-08-09T15:11:00Z">
                <w:rPr>
                  <w:rFonts w:ascii="Times New Roman" w:hAnsi="Times New Roman" w:cs="Times New Roman"/>
                </w:rPr>
              </w:rPrChange>
            </w:rPr>
            <w:delText>; the corresponding 2024–2025 estimates are −0.423 and −2.394.</w:delText>
          </w:r>
        </w:del>
      </w:ins>
      <w:del w:id="1207" w:author="Microsoft Office User" w:date="2026-08-09T18:36:00Z" w16du:dateUtc="2026-08-09T15:36:00Z">
        <w:r w:rsidRPr="00E47E63" w:rsidDel="00081C81">
          <w:rPr>
            <w:rFonts w:ascii="Times New Roman" w:hAnsi="Times New Roman" w:cs="Times New Roman"/>
            <w:highlight w:val="yellow"/>
            <w:rPrChange w:id="1208" w:author="Microsoft Office User" w:date="2026-08-09T18:11:00Z" w16du:dateUtc="2026-08-09T15:11:00Z">
              <w:rPr>
                <w:rFonts w:ascii="Times New Roman" w:hAnsi="Times New Roman" w:cs="Times New Roman"/>
              </w:rPr>
            </w:rPrChange>
          </w:rPr>
          <w:delText xml:space="preserve"> Excluding Portugal for its data</w:delText>
        </w:r>
      </w:del>
      <w:ins w:id="1209" w:author="reviewer" w:date="2026-08-08T17:08:00Z">
        <w:del w:id="1210" w:author="Microsoft Office User" w:date="2026-08-09T18:36:00Z" w16du:dateUtc="2026-08-09T15:36:00Z">
          <w:r w:rsidRPr="00E47E63" w:rsidDel="00081C81">
            <w:rPr>
              <w:rFonts w:ascii="Times New Roman" w:hAnsi="Times New Roman" w:cs="Times New Roman"/>
              <w:highlight w:val="yellow"/>
              <w:rPrChange w:id="1211" w:author="Microsoft Office User" w:date="2026-08-09T18:11:00Z" w16du:dateUtc="2026-08-09T15:11:00Z">
                <w:rPr>
                  <w:rFonts w:ascii="Times New Roman" w:hAnsi="Times New Roman" w:cs="Times New Roman"/>
                </w:rPr>
              </w:rPrChange>
            </w:rPr>
            <w:delText>, whose 2021 count has a documented reporting</w:delText>
          </w:r>
        </w:del>
      </w:ins>
      <w:del w:id="1212" w:author="Microsoft Office User" w:date="2026-08-09T18:36:00Z" w16du:dateUtc="2026-08-09T15:36:00Z">
        <w:r w:rsidRPr="00E47E63" w:rsidDel="00081C81">
          <w:rPr>
            <w:rFonts w:ascii="Times New Roman" w:hAnsi="Times New Roman" w:cs="Times New Roman"/>
            <w:highlight w:val="yellow"/>
            <w:rPrChange w:id="1213" w:author="Microsoft Office User" w:date="2026-08-09T18:11:00Z" w16du:dateUtc="2026-08-09T15:11:00Z">
              <w:rPr>
                <w:rFonts w:ascii="Times New Roman" w:hAnsi="Times New Roman" w:cs="Times New Roman"/>
              </w:rPr>
            </w:rPrChange>
          </w:rPr>
          <w:delText xml:space="preserve"> issue, the post-COVID</w:delText>
        </w:r>
      </w:del>
      <w:ins w:id="1214" w:author="reviewer" w:date="2026-08-08T17:08:00Z">
        <w:del w:id="1215" w:author="Microsoft Office User" w:date="2026-08-09T18:36:00Z" w16du:dateUtc="2026-08-09T15:36:00Z">
          <w:r w:rsidRPr="00E47E63" w:rsidDel="00081C81">
            <w:rPr>
              <w:rFonts w:ascii="Times New Roman" w:hAnsi="Times New Roman" w:cs="Times New Roman"/>
              <w:highlight w:val="yellow"/>
              <w:rPrChange w:id="1216" w:author="Microsoft Office User" w:date="2026-08-09T18:11:00Z" w16du:dateUtc="2026-08-09T15:11:00Z">
                <w:rPr>
                  <w:rFonts w:ascii="Times New Roman" w:hAnsi="Times New Roman" w:cs="Times New Roman"/>
                </w:rPr>
              </w:rPrChange>
            </w:rPr>
            <w:delText>later</w:delText>
          </w:r>
        </w:del>
      </w:ins>
      <w:del w:id="1217" w:author="Microsoft Office User" w:date="2026-08-09T18:36:00Z" w16du:dateUtc="2026-08-09T15:36:00Z">
        <w:r w:rsidRPr="00E47E63" w:rsidDel="00081C81">
          <w:rPr>
            <w:rFonts w:ascii="Times New Roman" w:hAnsi="Times New Roman" w:cs="Times New Roman"/>
            <w:highlight w:val="yellow"/>
            <w:rPrChange w:id="1218" w:author="Microsoft Office User" w:date="2026-08-09T18:11:00Z" w16du:dateUtc="2026-08-09T15:11:00Z">
              <w:rPr>
                <w:rFonts w:ascii="Times New Roman" w:hAnsi="Times New Roman" w:cs="Times New Roman"/>
              </w:rPr>
            </w:rPrChange>
          </w:rPr>
          <w:delText xml:space="preserve"> coefficients are 2% to 42%</w:delText>
        </w:r>
      </w:del>
      <w:ins w:id="1219" w:author="reviewer" w:date="2026-08-08T17:08:00Z">
        <w:del w:id="1220" w:author="Microsoft Office User" w:date="2026-08-09T18:36:00Z" w16du:dateUtc="2026-08-09T15:36:00Z">
          <w:r w:rsidRPr="00E47E63" w:rsidDel="00081C81">
            <w:rPr>
              <w:rFonts w:ascii="Times New Roman" w:hAnsi="Times New Roman" w:cs="Times New Roman"/>
              <w:highlight w:val="yellow"/>
              <w:rPrChange w:id="1221" w:author="Microsoft Office User" w:date="2026-08-09T18:11:00Z" w16du:dateUtc="2026-08-09T15:11:00Z">
                <w:rPr>
                  <w:rFonts w:ascii="Times New Roman" w:hAnsi="Times New Roman" w:cs="Times New Roman"/>
                </w:rPr>
              </w:rPrChange>
            </w:rPr>
            <w:delText>generally</w:delText>
          </w:r>
        </w:del>
      </w:ins>
      <w:del w:id="1222" w:author="Microsoft Office User" w:date="2026-08-09T18:36:00Z" w16du:dateUtc="2026-08-09T15:36:00Z">
        <w:r w:rsidRPr="00E47E63" w:rsidDel="00081C81">
          <w:rPr>
            <w:rFonts w:ascii="Times New Roman" w:hAnsi="Times New Roman" w:cs="Times New Roman"/>
            <w:highlight w:val="yellow"/>
            <w:rPrChange w:id="1223" w:author="Microsoft Office User" w:date="2026-08-09T18:11:00Z" w16du:dateUtc="2026-08-09T15:11:00Z">
              <w:rPr>
                <w:rFonts w:ascii="Times New Roman" w:hAnsi="Times New Roman" w:cs="Times New Roman"/>
              </w:rPr>
            </w:rPrChange>
          </w:rPr>
          <w:delText xml:space="preserve"> larger in absolute magnitude. This contradicts a COVID-driven or mobility-attraction story and implies UK higher education grew steadily less popular among EU students until the system reached a stable equilibrium</w:delText>
        </w:r>
      </w:del>
      <w:ins w:id="1224" w:author="reviewer" w:date="2026-08-08T17:08:00Z">
        <w:del w:id="1225" w:author="Microsoft Office User" w:date="2026-08-09T18:36:00Z" w16du:dateUtc="2026-08-09T15:36:00Z">
          <w:r w:rsidRPr="00E47E63" w:rsidDel="00081C81">
            <w:rPr>
              <w:rFonts w:ascii="Times New Roman" w:hAnsi="Times New Roman" w:cs="Times New Roman"/>
              <w:highlight w:val="yellow"/>
              <w:rPrChange w:id="1226" w:author="Microsoft Office User" w:date="2026-08-09T18:11:00Z" w16du:dateUtc="2026-08-09T15:11:00Z">
                <w:rPr>
                  <w:rFonts w:ascii="Times New Roman" w:hAnsi="Times New Roman" w:cs="Times New Roman"/>
                </w:rPr>
              </w:rPrChange>
            </w:rPr>
            <w:delText>value. These patterns support persistence</w:delText>
          </w:r>
        </w:del>
        <w:del w:id="1227" w:author="Microsoft Office User" w:date="2026-08-09T18:06:00Z" w16du:dateUtc="2026-08-09T15:06:00Z">
          <w:r w:rsidRPr="00E47E63" w:rsidDel="00E252EC">
            <w:rPr>
              <w:rFonts w:ascii="Times New Roman" w:hAnsi="Times New Roman" w:cs="Times New Roman"/>
              <w:highlight w:val="yellow"/>
              <w:rPrChange w:id="1228" w:author="Microsoft Office User" w:date="2026-08-09T18:11:00Z" w16du:dateUtc="2026-08-09T15:11:00Z">
                <w:rPr>
                  <w:rFonts w:ascii="Times New Roman" w:hAnsi="Times New Roman" w:cs="Times New Roman"/>
                </w:rPr>
              </w:rPrChange>
            </w:rPr>
            <w:delText xml:space="preserve"> but do not identify a COVID-specific causal component</w:delText>
          </w:r>
        </w:del>
      </w:ins>
      <w:del w:id="1229" w:author="Microsoft Office User" w:date="2026-08-09T18:36:00Z" w16du:dateUtc="2026-08-09T15:36:00Z">
        <w:r w:rsidRPr="00E47E63" w:rsidDel="00081C81">
          <w:rPr>
            <w:rFonts w:ascii="Times New Roman" w:hAnsi="Times New Roman" w:cs="Times New Roman"/>
            <w:highlight w:val="yellow"/>
            <w:rPrChange w:id="1230" w:author="Microsoft Office User" w:date="2026-08-09T18:11:00Z" w16du:dateUtc="2026-08-09T15:11:00Z">
              <w:rPr>
                <w:rFonts w:ascii="Times New Roman" w:hAnsi="Times New Roman" w:cs="Times New Roman"/>
              </w:rPr>
            </w:rPrChange>
          </w:rPr>
          <w:delText>.</w:delText>
        </w:r>
      </w:del>
    </w:p>
    <w:p w14:paraId="40263537" w14:textId="77777777" w:rsidR="002277CE" w:rsidRPr="002277CE" w:rsidRDefault="002277CE" w:rsidP="002277CE">
      <w:pPr>
        <w:spacing w:line="360" w:lineRule="auto"/>
        <w:rPr>
          <w:rFonts w:ascii="Times New Roman" w:hAnsi="Times New Roman" w:cs="Times New Roman"/>
        </w:rPr>
      </w:pPr>
    </w:p>
    <w:p w14:paraId="14D446FD" w14:textId="77777777" w:rsidR="00F47729" w:rsidRPr="002277CE" w:rsidRDefault="002277CE" w:rsidP="000E4FD1">
      <w:pPr>
        <w:spacing w:line="360" w:lineRule="auto"/>
        <w:rPr>
          <w:rFonts w:ascii="Times New Roman" w:hAnsi="Times New Roman" w:cs="Times New Roman"/>
        </w:rPr>
      </w:pPr>
      <w:r>
        <w:rPr>
          <w:rFonts w:ascii="Times New Roman" w:hAnsi="Times New Roman" w:cs="Times New Roman"/>
          <w:b/>
          <w:bCs/>
          <w:i/>
          <w:iCs/>
        </w:rPr>
        <w:t>ATT wealth heterogeneity</w:t>
      </w:r>
    </w:p>
    <w:p w14:paraId="2EB420BE" w14:textId="77777777" w:rsidR="002277CE" w:rsidRPr="002277CE" w:rsidRDefault="002277CE" w:rsidP="002277CE">
      <w:pPr>
        <w:spacing w:line="360" w:lineRule="auto"/>
        <w:rPr>
          <w:rFonts w:ascii="Times New Roman" w:hAnsi="Times New Roman" w:cs="Times New Roman"/>
        </w:rPr>
      </w:pPr>
    </w:p>
    <w:p w14:paraId="4F58E1C7" w14:textId="77777777" w:rsidR="00F47729" w:rsidRPr="00817C90" w:rsidRDefault="002277CE" w:rsidP="00817C90">
      <w:pPr>
        <w:rPr>
          <w:rFonts w:ascii="Times New Roman" w:hAnsi="Times New Roman" w:cs="Times New Roman"/>
          <w:i/>
          <w:iCs/>
          <w:rPrChange w:id="1231" w:author="Microsoft Office User" w:date="2026-08-09T23:07:00Z" w16du:dateUtc="2026-08-09T20:07:00Z">
            <w:rPr>
              <w:rFonts w:ascii="Times New Roman" w:hAnsi="Times New Roman" w:cs="Times New Roman"/>
            </w:rPr>
          </w:rPrChange>
        </w:rPr>
        <w:pPrChange w:id="1232" w:author="Microsoft Office User" w:date="2026-08-09T23:07:00Z" w16du:dateUtc="2026-08-09T20:07:00Z">
          <w:pPr>
            <w:spacing w:line="360" w:lineRule="auto"/>
          </w:pPr>
        </w:pPrChange>
      </w:pPr>
      <w:r w:rsidRPr="00817C90">
        <w:rPr>
          <w:rFonts w:ascii="Times New Roman" w:hAnsi="Times New Roman" w:cs="Times New Roman"/>
          <w:b/>
          <w:bCs/>
          <w:i/>
          <w:iCs/>
          <w:rPrChange w:id="1233" w:author="Microsoft Office User" w:date="2026-08-09T23:07:00Z" w16du:dateUtc="2026-08-09T20:07:00Z">
            <w:rPr>
              <w:rFonts w:ascii="Times New Roman" w:hAnsi="Times New Roman" w:cs="Times New Roman"/>
              <w:b/>
              <w:bCs/>
            </w:rPr>
          </w:rPrChange>
        </w:rPr>
        <w:t>Table 3</w:t>
      </w:r>
      <w:r w:rsidRPr="00817C90">
        <w:rPr>
          <w:rFonts w:ascii="Times New Roman" w:hAnsi="Times New Roman" w:cs="Times New Roman"/>
          <w:i/>
          <w:iCs/>
          <w:rPrChange w:id="1234" w:author="Microsoft Office User" w:date="2026-08-09T23:07:00Z" w16du:dateUtc="2026-08-09T20:07:00Z">
            <w:rPr>
              <w:rFonts w:ascii="Times New Roman" w:hAnsi="Times New Roman" w:cs="Times New Roman"/>
              <w:b/>
              <w:bCs/>
            </w:rPr>
          </w:rPrChange>
        </w:rPr>
        <w:t>.</w:t>
      </w:r>
      <w:r w:rsidRPr="00817C90">
        <w:rPr>
          <w:rFonts w:ascii="Times New Roman" w:hAnsi="Times New Roman"/>
          <w:i/>
          <w:iCs/>
          <w:rPrChange w:id="1235" w:author="Microsoft Office User" w:date="2026-08-09T23:07:00Z" w16du:dateUtc="2026-08-09T20:07:00Z">
            <w:rPr>
              <w:rFonts w:ascii="Times New Roman" w:hAnsi="Times New Roman"/>
            </w:rPr>
          </w:rPrChange>
        </w:rPr>
        <w:t xml:space="preserve"> </w:t>
      </w:r>
      <w:del w:id="1236" w:author="reviewer" w:date="2026-08-08T17:08:00Z">
        <w:r w:rsidRPr="00817C90">
          <w:rPr>
            <w:rFonts w:ascii="Times New Roman" w:hAnsi="Times New Roman" w:cs="Times New Roman"/>
            <w:i/>
            <w:iCs/>
            <w:rPrChange w:id="1237" w:author="Microsoft Office User" w:date="2026-08-09T23:07:00Z" w16du:dateUtc="2026-08-09T20:07:00Z">
              <w:rPr>
                <w:rFonts w:ascii="Times New Roman" w:hAnsi="Times New Roman" w:cs="Times New Roman"/>
              </w:rPr>
            </w:rPrChange>
          </w:rPr>
          <w:delText>ATE coefficient</w:delText>
        </w:r>
      </w:del>
      <w:ins w:id="1238" w:author="reviewer" w:date="2026-08-08T17:08:00Z">
        <w:r w:rsidRPr="00817C90">
          <w:rPr>
            <w:rFonts w:ascii="Times New Roman" w:hAnsi="Times New Roman" w:cs="Times New Roman"/>
            <w:i/>
            <w:iCs/>
            <w:rPrChange w:id="1239" w:author="Microsoft Office User" w:date="2026-08-09T23:07:00Z" w16du:dateUtc="2026-08-09T20:07:00Z">
              <w:rPr>
                <w:rFonts w:ascii="Times New Roman" w:hAnsi="Times New Roman" w:cs="Times New Roman"/>
                <w:b/>
                <w:bCs/>
              </w:rPr>
            </w:rPrChange>
          </w:rPr>
          <w:t>Average treatment effect</w:t>
        </w:r>
      </w:ins>
      <w:r w:rsidRPr="00817C90">
        <w:rPr>
          <w:rFonts w:ascii="Times New Roman" w:hAnsi="Times New Roman"/>
          <w:i/>
          <w:iCs/>
          <w:rPrChange w:id="1240" w:author="Microsoft Office User" w:date="2026-08-09T23:07:00Z" w16du:dateUtc="2026-08-09T20:07:00Z">
            <w:rPr>
              <w:rFonts w:ascii="Times New Roman" w:hAnsi="Times New Roman"/>
            </w:rPr>
          </w:rPrChange>
        </w:rPr>
        <w:t xml:space="preserve"> and </w:t>
      </w:r>
      <w:ins w:id="1241" w:author="reviewer" w:date="2026-08-08T17:08:00Z">
        <w:r w:rsidRPr="00817C90">
          <w:rPr>
            <w:rFonts w:ascii="Times New Roman" w:hAnsi="Times New Roman" w:cs="Times New Roman"/>
            <w:i/>
            <w:iCs/>
            <w:rPrChange w:id="1242" w:author="Microsoft Office User" w:date="2026-08-09T23:07:00Z" w16du:dateUtc="2026-08-09T20:07:00Z">
              <w:rPr>
                <w:rFonts w:ascii="Times New Roman" w:hAnsi="Times New Roman" w:cs="Times New Roman"/>
                <w:b/>
                <w:bCs/>
              </w:rPr>
            </w:rPrChange>
          </w:rPr>
          <w:t xml:space="preserve">macroeconomic </w:t>
        </w:r>
      </w:ins>
      <w:r w:rsidRPr="00817C90">
        <w:rPr>
          <w:rFonts w:ascii="Times New Roman" w:hAnsi="Times New Roman"/>
          <w:i/>
          <w:iCs/>
          <w:rPrChange w:id="1243" w:author="Microsoft Office User" w:date="2026-08-09T23:07:00Z" w16du:dateUtc="2026-08-09T20:07:00Z">
            <w:rPr>
              <w:rFonts w:ascii="Times New Roman" w:hAnsi="Times New Roman"/>
            </w:rPr>
          </w:rPrChange>
        </w:rPr>
        <w:t>interactions</w:t>
      </w:r>
      <w:del w:id="1244" w:author="reviewer" w:date="2026-08-08T17:08:00Z">
        <w:r w:rsidRPr="00817C90">
          <w:rPr>
            <w:rFonts w:ascii="Times New Roman" w:hAnsi="Times New Roman" w:cs="Times New Roman"/>
            <w:i/>
            <w:iCs/>
            <w:rPrChange w:id="1245" w:author="Microsoft Office User" w:date="2026-08-09T23:07:00Z" w16du:dateUtc="2026-08-09T20:07:00Z">
              <w:rPr>
                <w:rFonts w:ascii="Times New Roman" w:hAnsi="Times New Roman" w:cs="Times New Roman"/>
              </w:rPr>
            </w:rPrChange>
          </w:rPr>
          <w:delText>. FEs are always entity</w:delText>
        </w:r>
      </w:del>
      <w:ins w:id="1246" w:author="reviewer" w:date="2026-08-08T17:08:00Z">
        <w:r w:rsidRPr="00817C90">
          <w:rPr>
            <w:rFonts w:ascii="Times New Roman" w:hAnsi="Times New Roman" w:cs="Times New Roman"/>
            <w:i/>
            <w:iCs/>
            <w:rPrChange w:id="1247" w:author="Microsoft Office User" w:date="2026-08-09T23:07:00Z" w16du:dateUtc="2026-08-09T20:07:00Z">
              <w:rPr>
                <w:rFonts w:ascii="Times New Roman" w:hAnsi="Times New Roman" w:cs="Times New Roman"/>
                <w:b/>
                <w:bCs/>
              </w:rPr>
            </w:rPrChange>
          </w:rPr>
          <w:t xml:space="preserve"> with country</w:t>
        </w:r>
      </w:ins>
      <w:r w:rsidRPr="00817C90">
        <w:rPr>
          <w:rFonts w:ascii="Times New Roman" w:hAnsi="Times New Roman"/>
          <w:i/>
          <w:iCs/>
          <w:rPrChange w:id="1248" w:author="Microsoft Office User" w:date="2026-08-09T23:07:00Z" w16du:dateUtc="2026-08-09T20:07:00Z">
            <w:rPr>
              <w:rFonts w:ascii="Times New Roman" w:hAnsi="Times New Roman"/>
            </w:rPr>
          </w:rPrChange>
        </w:rPr>
        <w:t xml:space="preserve"> and </w:t>
      </w:r>
      <w:del w:id="1249" w:author="reviewer" w:date="2026-08-08T17:08:00Z">
        <w:r w:rsidRPr="00817C90">
          <w:rPr>
            <w:rFonts w:ascii="Times New Roman" w:hAnsi="Times New Roman" w:cs="Times New Roman"/>
            <w:i/>
            <w:iCs/>
            <w:rPrChange w:id="1250" w:author="Microsoft Office User" w:date="2026-08-09T23:07:00Z" w16du:dateUtc="2026-08-09T20:07:00Z">
              <w:rPr>
                <w:rFonts w:ascii="Times New Roman" w:hAnsi="Times New Roman" w:cs="Times New Roman"/>
              </w:rPr>
            </w:rPrChange>
          </w:rPr>
          <w:delText>time. Standard errors are</w:delText>
        </w:r>
      </w:del>
      <w:ins w:id="1251" w:author="reviewer" w:date="2026-08-08T17:08:00Z">
        <w:r w:rsidRPr="00817C90">
          <w:rPr>
            <w:rFonts w:ascii="Times New Roman" w:hAnsi="Times New Roman" w:cs="Times New Roman"/>
            <w:i/>
            <w:iCs/>
            <w:rPrChange w:id="1252" w:author="Microsoft Office User" w:date="2026-08-09T23:07:00Z" w16du:dateUtc="2026-08-09T20:07:00Z">
              <w:rPr>
                <w:rFonts w:ascii="Times New Roman" w:hAnsi="Times New Roman" w:cs="Times New Roman"/>
                <w:b/>
                <w:bCs/>
              </w:rPr>
            </w:rPrChange>
          </w:rPr>
          <w:t>year fixed effects and</w:t>
        </w:r>
      </w:ins>
      <w:r w:rsidRPr="00817C90">
        <w:rPr>
          <w:rFonts w:ascii="Times New Roman" w:hAnsi="Times New Roman"/>
          <w:i/>
          <w:iCs/>
          <w:rPrChange w:id="1253" w:author="Microsoft Office User" w:date="2026-08-09T23:07:00Z" w16du:dateUtc="2026-08-09T20:07:00Z">
            <w:rPr>
              <w:rFonts w:ascii="Times New Roman" w:hAnsi="Times New Roman"/>
            </w:rPr>
          </w:rPrChange>
        </w:rPr>
        <w:t xml:space="preserve"> Driscoll</w:t>
      </w:r>
      <w:del w:id="1254" w:author="reviewer" w:date="2026-08-08T17:08:00Z">
        <w:r w:rsidRPr="00817C90">
          <w:rPr>
            <w:rFonts w:ascii="Times New Roman" w:hAnsi="Times New Roman" w:cs="Times New Roman"/>
            <w:i/>
            <w:iCs/>
            <w:rPrChange w:id="1255" w:author="Microsoft Office User" w:date="2026-08-09T23:07:00Z" w16du:dateUtc="2026-08-09T20:07:00Z">
              <w:rPr>
                <w:rFonts w:ascii="Times New Roman" w:hAnsi="Times New Roman" w:cs="Times New Roman"/>
              </w:rPr>
            </w:rPrChange>
          </w:rPr>
          <w:delText xml:space="preserve"> &amp; </w:delText>
        </w:r>
      </w:del>
      <w:ins w:id="1256" w:author="reviewer" w:date="2026-08-08T17:08:00Z">
        <w:r w:rsidRPr="00817C90">
          <w:rPr>
            <w:rFonts w:ascii="Times New Roman" w:hAnsi="Times New Roman" w:cs="Times New Roman"/>
            <w:i/>
            <w:iCs/>
            <w:rPrChange w:id="1257"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rPrChange w:id="1258" w:author="Microsoft Office User" w:date="2026-08-09T23:07:00Z" w16du:dateUtc="2026-08-09T20:07:00Z">
            <w:rPr>
              <w:rFonts w:ascii="Times New Roman" w:hAnsi="Times New Roman"/>
            </w:rPr>
          </w:rPrChange>
        </w:rPr>
        <w:t xml:space="preserve">Kraay </w:t>
      </w:r>
      <w:del w:id="1259" w:author="reviewer" w:date="2026-08-08T17:08:00Z">
        <w:r w:rsidRPr="00817C90">
          <w:rPr>
            <w:rFonts w:ascii="Times New Roman" w:hAnsi="Times New Roman" w:cs="Times New Roman"/>
            <w:i/>
            <w:iCs/>
            <w:rPrChange w:id="1260" w:author="Microsoft Office User" w:date="2026-08-09T23:07:00Z" w16du:dateUtc="2026-08-09T20:07:00Z">
              <w:rPr>
                <w:rFonts w:ascii="Times New Roman" w:hAnsi="Times New Roman" w:cs="Times New Roman"/>
              </w:rPr>
            </w:rPrChange>
          </w:rPr>
          <w:delText xml:space="preserve">(1998) </w:delText>
        </w:r>
      </w:del>
      <w:ins w:id="1261" w:author="reviewer" w:date="2026-08-08T17:08:00Z">
        <w:r w:rsidRPr="00817C90">
          <w:rPr>
            <w:rFonts w:ascii="Times New Roman" w:hAnsi="Times New Roman" w:cs="Times New Roman"/>
            <w:i/>
            <w:iCs/>
            <w:rPrChange w:id="1262" w:author="Microsoft Office User" w:date="2026-08-09T23:07:00Z" w16du:dateUtc="2026-08-09T20:07:00Z">
              <w:rPr>
                <w:rFonts w:ascii="Times New Roman" w:hAnsi="Times New Roman" w:cs="Times New Roman"/>
                <w:b/>
                <w:bCs/>
              </w:rPr>
            </w:rPrChange>
          </w:rPr>
          <w:t xml:space="preserve">standard errors </w:t>
        </w:r>
      </w:ins>
      <w:r w:rsidRPr="00817C90">
        <w:rPr>
          <w:rFonts w:ascii="Times New Roman" w:hAnsi="Times New Roman"/>
          <w:i/>
          <w:iCs/>
          <w:rPrChange w:id="1263" w:author="Microsoft Office User" w:date="2026-08-09T23:07:00Z" w16du:dateUtc="2026-08-09T20:07:00Z">
            <w:rPr>
              <w:rFonts w:ascii="Times New Roman" w:hAnsi="Times New Roman"/>
            </w:rPr>
          </w:rPrChange>
        </w:rPr>
        <w:t>(L</w:t>
      </w:r>
      <w:del w:id="1264" w:author="reviewer" w:date="2026-08-08T17:08:00Z">
        <w:r w:rsidRPr="00817C90">
          <w:rPr>
            <w:rFonts w:ascii="Times New Roman" w:hAnsi="Times New Roman" w:cs="Times New Roman"/>
            <w:i/>
            <w:iCs/>
            <w:rPrChange w:id="1265" w:author="Microsoft Office User" w:date="2026-08-09T23:07:00Z" w16du:dateUtc="2026-08-09T20:07:00Z">
              <w:rPr>
                <w:rFonts w:ascii="Times New Roman" w:hAnsi="Times New Roman" w:cs="Times New Roman"/>
              </w:rPr>
            </w:rPrChange>
          </w:rPr>
          <w:delText>=</w:delText>
        </w:r>
      </w:del>
      <w:ins w:id="1266" w:author="reviewer" w:date="2026-08-08T17:08:00Z">
        <w:r w:rsidRPr="00817C90">
          <w:rPr>
            <w:rFonts w:ascii="Times New Roman" w:hAnsi="Times New Roman" w:cs="Times New Roman"/>
            <w:i/>
            <w:iCs/>
            <w:rPrChange w:id="1267" w:author="Microsoft Office User" w:date="2026-08-09T23:07:00Z" w16du:dateUtc="2026-08-09T20:07:00Z">
              <w:rPr>
                <w:rFonts w:ascii="Times New Roman" w:hAnsi="Times New Roman" w:cs="Times New Roman"/>
                <w:b/>
                <w:bCs/>
              </w:rPr>
            </w:rPrChange>
          </w:rPr>
          <w:t xml:space="preserve"> = </w:t>
        </w:r>
      </w:ins>
      <w:r w:rsidRPr="00817C90">
        <w:rPr>
          <w:rFonts w:ascii="Times New Roman" w:hAnsi="Times New Roman"/>
          <w:i/>
          <w:iCs/>
          <w:rPrChange w:id="1268" w:author="Microsoft Office User" w:date="2026-08-09T23:07:00Z" w16du:dateUtc="2026-08-09T20:07:00Z">
            <w:rPr>
              <w:rFonts w:ascii="Times New Roman" w:hAnsi="Times New Roman"/>
            </w:rPr>
          </w:rPrChange>
        </w:rPr>
        <w:t>1)</w:t>
      </w:r>
    </w:p>
    <w:tbl>
      <w:tblPr>
        <w:tblStyle w:val="Style1"/>
        <w:tblW w:w="4920" w:type="pct"/>
        <w:tblLook w:val="0020" w:firstRow="1" w:lastRow="0" w:firstColumn="0" w:lastColumn="0" w:noHBand="0" w:noVBand="0"/>
        <w:tblPrChange w:id="1269" w:author="reviewer" w:date="2026-08-08T17:08:00Z">
          <w:tblPr>
            <w:tblStyle w:val="Style1"/>
            <w:tblW w:w="4920" w:type="pct"/>
            <w:tblLook w:val="0020" w:firstRow="1" w:lastRow="0" w:firstColumn="0" w:lastColumn="0" w:noHBand="0" w:noVBand="0"/>
          </w:tblPr>
        </w:tblPrChange>
      </w:tblPr>
      <w:tblGrid>
        <w:gridCol w:w="3565"/>
        <w:gridCol w:w="1067"/>
        <w:gridCol w:w="972"/>
        <w:gridCol w:w="1067"/>
        <w:gridCol w:w="1067"/>
        <w:gridCol w:w="1114"/>
        <w:tblGridChange w:id="1270">
          <w:tblGrid>
            <w:gridCol w:w="2971"/>
            <w:gridCol w:w="594"/>
            <w:gridCol w:w="599"/>
            <w:gridCol w:w="468"/>
            <w:gridCol w:w="597"/>
            <w:gridCol w:w="375"/>
            <w:gridCol w:w="818"/>
            <w:gridCol w:w="249"/>
            <w:gridCol w:w="944"/>
            <w:gridCol w:w="123"/>
            <w:gridCol w:w="1114"/>
          </w:tblGrid>
        </w:tblGridChange>
      </w:tblGrid>
      <w:tr w:rsidR="00F47729" w:rsidRPr="002277CE" w14:paraId="36FEB3F5" w14:textId="77777777" w:rsidTr="005807A3">
        <w:trPr>
          <w:cnfStyle w:val="100000000000" w:firstRow="1" w:lastRow="0" w:firstColumn="0" w:lastColumn="0" w:oddVBand="0" w:evenVBand="0" w:oddHBand="0" w:evenHBand="0" w:firstRowFirstColumn="0" w:firstRowLastColumn="0" w:lastRowFirstColumn="0" w:lastRowLastColumn="0"/>
          <w:tblHeader/>
        </w:trPr>
        <w:tc>
          <w:tcPr>
            <w:tcW w:w="0" w:type="auto"/>
            <w:tcPrChange w:id="1271" w:author="reviewer" w:date="2026-08-08T17:08:00Z">
              <w:tcPr>
                <w:tcW w:w="0" w:type="auto"/>
              </w:tcPr>
            </w:tcPrChange>
          </w:tcPr>
          <w:p w14:paraId="1FDA7772" w14:textId="77777777" w:rsidR="00F47729" w:rsidRPr="002277CE" w:rsidRDefault="00F47729"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vAlign w:val="center"/>
            <w:tcPrChange w:id="1272" w:author="reviewer" w:date="2026-08-08T17:08:00Z">
              <w:tcPr>
                <w:tcW w:w="0" w:type="auto"/>
                <w:gridSpan w:val="2"/>
                <w:vAlign w:val="center"/>
              </w:tcPr>
            </w:tcPrChange>
          </w:tcPr>
          <w:p w14:paraId="1B251653" w14:textId="77777777" w:rsidR="00F47729" w:rsidRPr="002277CE" w:rsidRDefault="002277CE" w:rsidP="005807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(I)</w:t>
            </w:r>
          </w:p>
        </w:tc>
        <w:tc>
          <w:tcPr>
            <w:tcW w:w="0" w:type="auto"/>
            <w:vAlign w:val="center"/>
            <w:tcPrChange w:id="1273" w:author="reviewer" w:date="2026-08-08T17:08:00Z">
              <w:tcPr>
                <w:tcW w:w="0" w:type="auto"/>
                <w:gridSpan w:val="2"/>
                <w:vAlign w:val="center"/>
              </w:tcPr>
            </w:tcPrChange>
          </w:tcPr>
          <w:p w14:paraId="78D633AF" w14:textId="77777777" w:rsidR="00F47729" w:rsidRPr="002277CE" w:rsidRDefault="002277CE" w:rsidP="005807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(II)</w:t>
            </w:r>
          </w:p>
        </w:tc>
        <w:tc>
          <w:tcPr>
            <w:tcW w:w="0" w:type="auto"/>
            <w:vAlign w:val="center"/>
            <w:tcPrChange w:id="1274" w:author="reviewer" w:date="2026-08-08T17:08:00Z">
              <w:tcPr>
                <w:tcW w:w="0" w:type="auto"/>
                <w:gridSpan w:val="2"/>
                <w:vAlign w:val="center"/>
              </w:tcPr>
            </w:tcPrChange>
          </w:tcPr>
          <w:p w14:paraId="4C89AFFE" w14:textId="77777777" w:rsidR="00F47729" w:rsidRPr="002277CE" w:rsidRDefault="002277CE" w:rsidP="005807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(III)</w:t>
            </w:r>
          </w:p>
        </w:tc>
        <w:tc>
          <w:tcPr>
            <w:tcW w:w="0" w:type="auto"/>
            <w:vAlign w:val="center"/>
            <w:tcPrChange w:id="1275" w:author="reviewer" w:date="2026-08-08T17:08:00Z">
              <w:tcPr>
                <w:tcW w:w="0" w:type="auto"/>
                <w:gridSpan w:val="2"/>
                <w:vAlign w:val="center"/>
              </w:tcPr>
            </w:tcPrChange>
          </w:tcPr>
          <w:p w14:paraId="59318102" w14:textId="77777777" w:rsidR="00F47729" w:rsidRPr="002277CE" w:rsidRDefault="002277CE" w:rsidP="005807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(IV)</w:t>
            </w:r>
          </w:p>
        </w:tc>
        <w:tc>
          <w:tcPr>
            <w:tcW w:w="0" w:type="auto"/>
            <w:vAlign w:val="center"/>
            <w:tcPrChange w:id="1276" w:author="reviewer" w:date="2026-08-08T17:08:00Z">
              <w:tcPr>
                <w:tcW w:w="0" w:type="auto"/>
                <w:gridSpan w:val="2"/>
                <w:vAlign w:val="center"/>
              </w:tcPr>
            </w:tcPrChange>
          </w:tcPr>
          <w:p w14:paraId="5B2F0C7B" w14:textId="77777777" w:rsidR="00F47729" w:rsidRPr="002277CE" w:rsidRDefault="002277CE" w:rsidP="005807A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(V)</w:t>
            </w:r>
          </w:p>
        </w:tc>
      </w:tr>
      <w:tr w:rsidR="00F47729" w:rsidRPr="002277CE" w14:paraId="11362C8F" w14:textId="77777777" w:rsidTr="005807A3">
        <w:tc>
          <w:tcPr>
            <w:tcW w:w="0" w:type="auto"/>
            <w:vAlign w:val="center"/>
          </w:tcPr>
          <w:p w14:paraId="644A9FB5"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oMath>
            <w:r>
              <w:rPr>
                <w:rFonts w:ascii="Times New Roman" w:eastAsiaTheme="minorEastAsia" w:hAnsi="Times New Roman" w:cs="Times New Roman"/>
              </w:rPr>
              <w:t xml:space="preserve"> </w:t>
            </w:r>
          </w:p>
        </w:tc>
        <w:tc>
          <w:tcPr>
            <w:tcW w:w="0" w:type="auto"/>
          </w:tcPr>
          <w:p w14:paraId="1DDDDD90" w14:textId="77777777" w:rsidR="00F47729" w:rsidRPr="00934FC0" w:rsidRDefault="002277CE" w:rsidP="002277CE">
            <w:pPr>
              <w:spacing w:line="360" w:lineRule="auto"/>
              <w:rPr>
                <w:rFonts w:ascii="Times New Roman" w:hAnsi="Times New Roman" w:cs="Times New Roman"/>
                <w:highlight w:val="yellow"/>
                <w:rPrChange w:id="1277"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78" w:author="Microsoft Office User" w:date="2026-08-08T18:44:00Z" w16du:dateUtc="2026-08-08T15:44:00Z">
                  <w:rPr>
                    <w:rFonts w:ascii="Times New Roman" w:hAnsi="Times New Roman" w:cs="Times New Roman"/>
                  </w:rPr>
                </w:rPrChange>
              </w:rPr>
              <w:t>-1.109</w:t>
            </w:r>
            <w:r w:rsidRPr="00934FC0">
              <w:rPr>
                <w:rFonts w:ascii="Times New Roman" w:hAnsi="Times New Roman" w:cs="Times New Roman"/>
                <w:highlight w:val="yellow"/>
                <w:vertAlign w:val="superscript"/>
                <w:rPrChange w:id="1279" w:author="Microsoft Office User" w:date="2026-08-08T18:44:00Z" w16du:dateUtc="2026-08-08T15:44:00Z">
                  <w:rPr>
                    <w:rFonts w:ascii="Times New Roman" w:hAnsi="Times New Roman" w:cs="Times New Roman"/>
                    <w:vertAlign w:val="superscript"/>
                  </w:rPr>
                </w:rPrChange>
              </w:rPr>
              <w:t>***</w:t>
            </w:r>
          </w:p>
        </w:tc>
        <w:tc>
          <w:tcPr>
            <w:tcW w:w="0" w:type="auto"/>
          </w:tcPr>
          <w:p w14:paraId="6389ABFC" w14:textId="77777777" w:rsidR="00F47729" w:rsidRPr="00934FC0" w:rsidRDefault="002277CE" w:rsidP="002277CE">
            <w:pPr>
              <w:spacing w:line="360" w:lineRule="auto"/>
              <w:rPr>
                <w:rFonts w:ascii="Times New Roman" w:hAnsi="Times New Roman" w:cs="Times New Roman"/>
                <w:highlight w:val="yellow"/>
                <w:rPrChange w:id="1280"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81" w:author="Microsoft Office User" w:date="2026-08-08T18:44:00Z" w16du:dateUtc="2026-08-08T15:44:00Z">
                  <w:rPr>
                    <w:rFonts w:ascii="Times New Roman" w:hAnsi="Times New Roman" w:cs="Times New Roman"/>
                  </w:rPr>
                </w:rPrChange>
              </w:rPr>
              <w:t>-1.05</w:t>
            </w:r>
            <w:r w:rsidRPr="00934FC0">
              <w:rPr>
                <w:rFonts w:ascii="Times New Roman" w:hAnsi="Times New Roman" w:cs="Times New Roman"/>
                <w:highlight w:val="yellow"/>
                <w:vertAlign w:val="superscript"/>
                <w:rPrChange w:id="1282" w:author="Microsoft Office User" w:date="2026-08-08T18:44:00Z" w16du:dateUtc="2026-08-08T15:44:00Z">
                  <w:rPr>
                    <w:rFonts w:ascii="Times New Roman" w:hAnsi="Times New Roman" w:cs="Times New Roman"/>
                    <w:vertAlign w:val="superscript"/>
                  </w:rPr>
                </w:rPrChange>
              </w:rPr>
              <w:t>***</w:t>
            </w:r>
          </w:p>
        </w:tc>
        <w:tc>
          <w:tcPr>
            <w:tcW w:w="0" w:type="auto"/>
          </w:tcPr>
          <w:p w14:paraId="3397D81C" w14:textId="77777777" w:rsidR="00F47729" w:rsidRPr="00934FC0" w:rsidRDefault="002277CE" w:rsidP="002277CE">
            <w:pPr>
              <w:spacing w:line="360" w:lineRule="auto"/>
              <w:rPr>
                <w:rFonts w:ascii="Times New Roman" w:hAnsi="Times New Roman" w:cs="Times New Roman"/>
                <w:highlight w:val="yellow"/>
                <w:rPrChange w:id="1283"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84" w:author="Microsoft Office User" w:date="2026-08-08T18:44:00Z" w16du:dateUtc="2026-08-08T15:44:00Z">
                  <w:rPr>
                    <w:rFonts w:ascii="Times New Roman" w:hAnsi="Times New Roman" w:cs="Times New Roman"/>
                  </w:rPr>
                </w:rPrChange>
              </w:rPr>
              <w:t>-0.981</w:t>
            </w:r>
            <w:r w:rsidRPr="00934FC0">
              <w:rPr>
                <w:rFonts w:ascii="Times New Roman" w:hAnsi="Times New Roman" w:cs="Times New Roman"/>
                <w:highlight w:val="yellow"/>
                <w:vertAlign w:val="superscript"/>
                <w:rPrChange w:id="1285" w:author="Microsoft Office User" w:date="2026-08-08T18:44:00Z" w16du:dateUtc="2026-08-08T15:44:00Z">
                  <w:rPr>
                    <w:rFonts w:ascii="Times New Roman" w:hAnsi="Times New Roman" w:cs="Times New Roman"/>
                    <w:vertAlign w:val="superscript"/>
                  </w:rPr>
                </w:rPrChange>
              </w:rPr>
              <w:t>***</w:t>
            </w:r>
          </w:p>
        </w:tc>
        <w:tc>
          <w:tcPr>
            <w:tcW w:w="0" w:type="auto"/>
          </w:tcPr>
          <w:p w14:paraId="634A83C9" w14:textId="77777777" w:rsidR="00F47729" w:rsidRPr="00934FC0" w:rsidRDefault="002277CE" w:rsidP="002277CE">
            <w:pPr>
              <w:spacing w:line="360" w:lineRule="auto"/>
              <w:rPr>
                <w:rFonts w:ascii="Times New Roman" w:hAnsi="Times New Roman" w:cs="Times New Roman"/>
                <w:highlight w:val="yellow"/>
                <w:rPrChange w:id="128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87" w:author="Microsoft Office User" w:date="2026-08-08T18:44:00Z" w16du:dateUtc="2026-08-08T15:44:00Z">
                  <w:rPr>
                    <w:rFonts w:ascii="Times New Roman" w:hAnsi="Times New Roman" w:cs="Times New Roman"/>
                  </w:rPr>
                </w:rPrChange>
              </w:rPr>
              <w:t>-0.961</w:t>
            </w:r>
            <w:r w:rsidRPr="00934FC0">
              <w:rPr>
                <w:rFonts w:ascii="Times New Roman" w:hAnsi="Times New Roman" w:cs="Times New Roman"/>
                <w:highlight w:val="yellow"/>
                <w:vertAlign w:val="superscript"/>
                <w:rPrChange w:id="1288" w:author="Microsoft Office User" w:date="2026-08-08T18:44:00Z" w16du:dateUtc="2026-08-08T15:44:00Z">
                  <w:rPr>
                    <w:rFonts w:ascii="Times New Roman" w:hAnsi="Times New Roman" w:cs="Times New Roman"/>
                    <w:vertAlign w:val="superscript"/>
                  </w:rPr>
                </w:rPrChange>
              </w:rPr>
              <w:t>***</w:t>
            </w:r>
          </w:p>
        </w:tc>
        <w:tc>
          <w:tcPr>
            <w:tcW w:w="0" w:type="auto"/>
          </w:tcPr>
          <w:p w14:paraId="3CAE9926" w14:textId="77777777" w:rsidR="00F47729" w:rsidRPr="00934FC0" w:rsidRDefault="002277CE" w:rsidP="002277CE">
            <w:pPr>
              <w:spacing w:line="360" w:lineRule="auto"/>
              <w:rPr>
                <w:rFonts w:ascii="Times New Roman" w:hAnsi="Times New Roman" w:cs="Times New Roman"/>
                <w:highlight w:val="yellow"/>
                <w:rPrChange w:id="1289"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90" w:author="Microsoft Office User" w:date="2026-08-08T18:44:00Z" w16du:dateUtc="2026-08-08T15:44:00Z">
                  <w:rPr>
                    <w:rFonts w:ascii="Times New Roman" w:hAnsi="Times New Roman" w:cs="Times New Roman"/>
                  </w:rPr>
                </w:rPrChange>
              </w:rPr>
              <w:t>-1.211</w:t>
            </w:r>
            <w:r w:rsidRPr="00934FC0">
              <w:rPr>
                <w:rFonts w:ascii="Times New Roman" w:hAnsi="Times New Roman" w:cs="Times New Roman"/>
                <w:highlight w:val="yellow"/>
                <w:vertAlign w:val="superscript"/>
                <w:rPrChange w:id="1291" w:author="Microsoft Office User" w:date="2026-08-08T18:44:00Z" w16du:dateUtc="2026-08-08T15:44:00Z">
                  <w:rPr>
                    <w:rFonts w:ascii="Times New Roman" w:hAnsi="Times New Roman" w:cs="Times New Roman"/>
                    <w:vertAlign w:val="superscript"/>
                  </w:rPr>
                </w:rPrChange>
              </w:rPr>
              <w:t>***</w:t>
            </w:r>
          </w:p>
        </w:tc>
      </w:tr>
      <w:tr w:rsidR="00F47729" w:rsidRPr="002277CE" w14:paraId="55B30C96" w14:textId="77777777" w:rsidTr="005807A3">
        <w:tc>
          <w:tcPr>
            <w:tcW w:w="0" w:type="auto"/>
            <w:vAlign w:val="center"/>
          </w:tcPr>
          <w:p w14:paraId="6658370C" w14:textId="77777777" w:rsidR="00F47729" w:rsidRPr="002277CE" w:rsidRDefault="00F47729" w:rsidP="005807A3">
            <w:pPr>
              <w:spacing w:line="360" w:lineRule="auto"/>
              <w:rPr>
                <w:rFonts w:ascii="Times New Roman" w:hAnsi="Times New Roman" w:cs="Times New Roman"/>
              </w:rPr>
            </w:pPr>
          </w:p>
        </w:tc>
        <w:tc>
          <w:tcPr>
            <w:tcW w:w="0" w:type="auto"/>
          </w:tcPr>
          <w:p w14:paraId="6144C40A" w14:textId="77777777" w:rsidR="00F47729" w:rsidRPr="00934FC0" w:rsidRDefault="002277CE" w:rsidP="002277CE">
            <w:pPr>
              <w:spacing w:line="360" w:lineRule="auto"/>
              <w:rPr>
                <w:rFonts w:ascii="Times New Roman" w:hAnsi="Times New Roman" w:cs="Times New Roman"/>
                <w:highlight w:val="yellow"/>
                <w:rPrChange w:id="1292"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93" w:author="Microsoft Office User" w:date="2026-08-08T18:44:00Z" w16du:dateUtc="2026-08-08T15:44:00Z">
                  <w:rPr>
                    <w:rFonts w:ascii="Times New Roman" w:hAnsi="Times New Roman" w:cs="Times New Roman"/>
                  </w:rPr>
                </w:rPrChange>
              </w:rPr>
              <w:t>(0.098)</w:t>
            </w:r>
          </w:p>
        </w:tc>
        <w:tc>
          <w:tcPr>
            <w:tcW w:w="0" w:type="auto"/>
          </w:tcPr>
          <w:p w14:paraId="26219711" w14:textId="77777777" w:rsidR="00F47729" w:rsidRPr="00934FC0" w:rsidRDefault="002277CE" w:rsidP="002277CE">
            <w:pPr>
              <w:spacing w:line="360" w:lineRule="auto"/>
              <w:rPr>
                <w:rFonts w:ascii="Times New Roman" w:hAnsi="Times New Roman" w:cs="Times New Roman"/>
                <w:highlight w:val="yellow"/>
                <w:rPrChange w:id="1294"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95" w:author="Microsoft Office User" w:date="2026-08-08T18:44:00Z" w16du:dateUtc="2026-08-08T15:44:00Z">
                  <w:rPr>
                    <w:rFonts w:ascii="Times New Roman" w:hAnsi="Times New Roman" w:cs="Times New Roman"/>
                  </w:rPr>
                </w:rPrChange>
              </w:rPr>
              <w:t>(0.110)</w:t>
            </w:r>
          </w:p>
        </w:tc>
        <w:tc>
          <w:tcPr>
            <w:tcW w:w="0" w:type="auto"/>
          </w:tcPr>
          <w:p w14:paraId="71AD1C13" w14:textId="77777777" w:rsidR="00F47729" w:rsidRPr="00934FC0" w:rsidRDefault="002277CE" w:rsidP="002277CE">
            <w:pPr>
              <w:spacing w:line="360" w:lineRule="auto"/>
              <w:rPr>
                <w:rFonts w:ascii="Times New Roman" w:hAnsi="Times New Roman" w:cs="Times New Roman"/>
                <w:highlight w:val="yellow"/>
                <w:rPrChange w:id="129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97" w:author="Microsoft Office User" w:date="2026-08-08T18:44:00Z" w16du:dateUtc="2026-08-08T15:44:00Z">
                  <w:rPr>
                    <w:rFonts w:ascii="Times New Roman" w:hAnsi="Times New Roman" w:cs="Times New Roman"/>
                  </w:rPr>
                </w:rPrChange>
              </w:rPr>
              <w:t>(0.101)</w:t>
            </w:r>
          </w:p>
        </w:tc>
        <w:tc>
          <w:tcPr>
            <w:tcW w:w="0" w:type="auto"/>
          </w:tcPr>
          <w:p w14:paraId="191AE7E3" w14:textId="77777777" w:rsidR="00F47729" w:rsidRPr="00934FC0" w:rsidRDefault="002277CE" w:rsidP="002277CE">
            <w:pPr>
              <w:spacing w:line="360" w:lineRule="auto"/>
              <w:rPr>
                <w:rFonts w:ascii="Times New Roman" w:hAnsi="Times New Roman" w:cs="Times New Roman"/>
                <w:highlight w:val="yellow"/>
                <w:rPrChange w:id="1298"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299" w:author="Microsoft Office User" w:date="2026-08-08T18:44:00Z" w16du:dateUtc="2026-08-08T15:44:00Z">
                  <w:rPr>
                    <w:rFonts w:ascii="Times New Roman" w:hAnsi="Times New Roman" w:cs="Times New Roman"/>
                  </w:rPr>
                </w:rPrChange>
              </w:rPr>
              <w:t>(0.092)</w:t>
            </w:r>
          </w:p>
        </w:tc>
        <w:tc>
          <w:tcPr>
            <w:tcW w:w="0" w:type="auto"/>
          </w:tcPr>
          <w:p w14:paraId="383EA0FE" w14:textId="77777777" w:rsidR="00F47729" w:rsidRPr="00934FC0" w:rsidRDefault="002277CE" w:rsidP="002277CE">
            <w:pPr>
              <w:spacing w:line="360" w:lineRule="auto"/>
              <w:rPr>
                <w:rFonts w:ascii="Times New Roman" w:hAnsi="Times New Roman" w:cs="Times New Roman"/>
                <w:highlight w:val="yellow"/>
                <w:rPrChange w:id="1300"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01" w:author="Microsoft Office User" w:date="2026-08-08T18:44:00Z" w16du:dateUtc="2026-08-08T15:44:00Z">
                  <w:rPr>
                    <w:rFonts w:ascii="Times New Roman" w:hAnsi="Times New Roman" w:cs="Times New Roman"/>
                  </w:rPr>
                </w:rPrChange>
              </w:rPr>
              <w:t>(0.120)</w:t>
            </w:r>
          </w:p>
        </w:tc>
      </w:tr>
      <w:tr w:rsidR="00F47729" w:rsidRPr="002277CE" w14:paraId="03FD7B70" w14:textId="77777777" w:rsidTr="005807A3">
        <w:tc>
          <w:tcPr>
            <w:tcW w:w="0" w:type="auto"/>
            <w:vAlign w:val="center"/>
          </w:tcPr>
          <w:p w14:paraId="50F6A7F0"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21958D0A" w14:textId="77777777" w:rsidR="00F47729" w:rsidRPr="00934FC0" w:rsidRDefault="00F47729" w:rsidP="002277CE">
            <w:pPr>
              <w:spacing w:line="360" w:lineRule="auto"/>
              <w:rPr>
                <w:rFonts w:ascii="Times New Roman" w:hAnsi="Times New Roman" w:cs="Times New Roman"/>
                <w:highlight w:val="yellow"/>
                <w:rPrChange w:id="1302" w:author="Microsoft Office User" w:date="2026-08-08T18:44:00Z" w16du:dateUtc="2026-08-08T15:44:00Z">
                  <w:rPr>
                    <w:rFonts w:ascii="Times New Roman" w:hAnsi="Times New Roman" w:cs="Times New Roman"/>
                  </w:rPr>
                </w:rPrChange>
              </w:rPr>
            </w:pPr>
          </w:p>
        </w:tc>
        <w:tc>
          <w:tcPr>
            <w:tcW w:w="0" w:type="auto"/>
          </w:tcPr>
          <w:p w14:paraId="01506CDD" w14:textId="77777777" w:rsidR="00F47729" w:rsidRPr="00934FC0" w:rsidRDefault="002277CE" w:rsidP="002277CE">
            <w:pPr>
              <w:spacing w:line="360" w:lineRule="auto"/>
              <w:rPr>
                <w:rFonts w:ascii="Times New Roman" w:hAnsi="Times New Roman" w:cs="Times New Roman"/>
                <w:highlight w:val="yellow"/>
                <w:rPrChange w:id="1303"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04" w:author="Microsoft Office User" w:date="2026-08-08T18:44:00Z" w16du:dateUtc="2026-08-08T15:44:00Z">
                  <w:rPr>
                    <w:rFonts w:ascii="Times New Roman" w:hAnsi="Times New Roman" w:cs="Times New Roman"/>
                  </w:rPr>
                </w:rPrChange>
              </w:rPr>
              <w:t>-0.720</w:t>
            </w:r>
            <w:r w:rsidRPr="00934FC0">
              <w:rPr>
                <w:rFonts w:ascii="Times New Roman" w:hAnsi="Times New Roman" w:cs="Times New Roman"/>
                <w:highlight w:val="yellow"/>
                <w:vertAlign w:val="superscript"/>
                <w:rPrChange w:id="1305" w:author="Microsoft Office User" w:date="2026-08-08T18:44:00Z" w16du:dateUtc="2026-08-08T15:44:00Z">
                  <w:rPr>
                    <w:rFonts w:ascii="Times New Roman" w:hAnsi="Times New Roman" w:cs="Times New Roman"/>
                    <w:vertAlign w:val="superscript"/>
                  </w:rPr>
                </w:rPrChange>
              </w:rPr>
              <w:t>*</w:t>
            </w:r>
          </w:p>
        </w:tc>
        <w:tc>
          <w:tcPr>
            <w:tcW w:w="0" w:type="auto"/>
          </w:tcPr>
          <w:p w14:paraId="056CFE8E" w14:textId="77777777" w:rsidR="00F47729" w:rsidRPr="00934FC0" w:rsidRDefault="002277CE" w:rsidP="002277CE">
            <w:pPr>
              <w:spacing w:line="360" w:lineRule="auto"/>
              <w:rPr>
                <w:rFonts w:ascii="Times New Roman" w:hAnsi="Times New Roman" w:cs="Times New Roman"/>
                <w:highlight w:val="yellow"/>
                <w:rPrChange w:id="130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07" w:author="Microsoft Office User" w:date="2026-08-08T18:44:00Z" w16du:dateUtc="2026-08-08T15:44:00Z">
                  <w:rPr>
                    <w:rFonts w:ascii="Times New Roman" w:hAnsi="Times New Roman" w:cs="Times New Roman"/>
                  </w:rPr>
                </w:rPrChange>
              </w:rPr>
              <w:t>-0.447</w:t>
            </w:r>
          </w:p>
        </w:tc>
        <w:tc>
          <w:tcPr>
            <w:tcW w:w="0" w:type="auto"/>
          </w:tcPr>
          <w:p w14:paraId="416E3DC4" w14:textId="77777777" w:rsidR="00F47729" w:rsidRPr="00934FC0" w:rsidRDefault="002277CE" w:rsidP="002277CE">
            <w:pPr>
              <w:spacing w:line="360" w:lineRule="auto"/>
              <w:rPr>
                <w:rFonts w:ascii="Times New Roman" w:hAnsi="Times New Roman" w:cs="Times New Roman"/>
                <w:highlight w:val="yellow"/>
                <w:rPrChange w:id="1308"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09" w:author="Microsoft Office User" w:date="2026-08-08T18:44:00Z" w16du:dateUtc="2026-08-08T15:44:00Z">
                  <w:rPr>
                    <w:rFonts w:ascii="Times New Roman" w:hAnsi="Times New Roman" w:cs="Times New Roman"/>
                  </w:rPr>
                </w:rPrChange>
              </w:rPr>
              <w:t>-0.687</w:t>
            </w:r>
            <w:r w:rsidRPr="00934FC0">
              <w:rPr>
                <w:rFonts w:ascii="Times New Roman" w:hAnsi="Times New Roman" w:cs="Times New Roman"/>
                <w:highlight w:val="yellow"/>
                <w:vertAlign w:val="superscript"/>
                <w:rPrChange w:id="1310" w:author="Microsoft Office User" w:date="2026-08-08T18:44:00Z" w16du:dateUtc="2026-08-08T15:44:00Z">
                  <w:rPr>
                    <w:rFonts w:ascii="Times New Roman" w:hAnsi="Times New Roman" w:cs="Times New Roman"/>
                    <w:vertAlign w:val="superscript"/>
                  </w:rPr>
                </w:rPrChange>
              </w:rPr>
              <w:t>*</w:t>
            </w:r>
          </w:p>
        </w:tc>
        <w:tc>
          <w:tcPr>
            <w:tcW w:w="0" w:type="auto"/>
          </w:tcPr>
          <w:p w14:paraId="3D4465AD" w14:textId="77777777" w:rsidR="00F47729" w:rsidRPr="00934FC0" w:rsidRDefault="002277CE" w:rsidP="002277CE">
            <w:pPr>
              <w:spacing w:line="360" w:lineRule="auto"/>
              <w:rPr>
                <w:rFonts w:ascii="Times New Roman" w:hAnsi="Times New Roman" w:cs="Times New Roman"/>
                <w:highlight w:val="yellow"/>
                <w:rPrChange w:id="1311"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12" w:author="Microsoft Office User" w:date="2026-08-08T18:44:00Z" w16du:dateUtc="2026-08-08T15:44:00Z">
                  <w:rPr>
                    <w:rFonts w:ascii="Times New Roman" w:hAnsi="Times New Roman" w:cs="Times New Roman"/>
                  </w:rPr>
                </w:rPrChange>
              </w:rPr>
              <w:t>0.018</w:t>
            </w:r>
          </w:p>
        </w:tc>
      </w:tr>
      <w:tr w:rsidR="00F47729" w:rsidRPr="002277CE" w14:paraId="05035EC4" w14:textId="77777777" w:rsidTr="005807A3">
        <w:tc>
          <w:tcPr>
            <w:tcW w:w="0" w:type="auto"/>
            <w:vAlign w:val="center"/>
          </w:tcPr>
          <w:p w14:paraId="2E752625" w14:textId="77777777" w:rsidR="00F47729" w:rsidRPr="002277CE" w:rsidRDefault="00F47729" w:rsidP="005807A3">
            <w:pPr>
              <w:spacing w:line="360" w:lineRule="auto"/>
              <w:rPr>
                <w:rFonts w:ascii="Times New Roman" w:hAnsi="Times New Roman" w:cs="Times New Roman"/>
              </w:rPr>
            </w:pPr>
          </w:p>
        </w:tc>
        <w:tc>
          <w:tcPr>
            <w:tcW w:w="0" w:type="auto"/>
          </w:tcPr>
          <w:p w14:paraId="5F452498" w14:textId="77777777" w:rsidR="00F47729" w:rsidRPr="00934FC0" w:rsidRDefault="00F47729" w:rsidP="002277CE">
            <w:pPr>
              <w:spacing w:line="360" w:lineRule="auto"/>
              <w:rPr>
                <w:rFonts w:ascii="Times New Roman" w:hAnsi="Times New Roman" w:cs="Times New Roman"/>
                <w:highlight w:val="yellow"/>
                <w:rPrChange w:id="1313" w:author="Microsoft Office User" w:date="2026-08-08T18:44:00Z" w16du:dateUtc="2026-08-08T15:44:00Z">
                  <w:rPr>
                    <w:rFonts w:ascii="Times New Roman" w:hAnsi="Times New Roman" w:cs="Times New Roman"/>
                  </w:rPr>
                </w:rPrChange>
              </w:rPr>
            </w:pPr>
          </w:p>
        </w:tc>
        <w:tc>
          <w:tcPr>
            <w:tcW w:w="0" w:type="auto"/>
          </w:tcPr>
          <w:p w14:paraId="7A99BC2C" w14:textId="77777777" w:rsidR="00F47729" w:rsidRPr="00934FC0" w:rsidRDefault="002277CE" w:rsidP="002277CE">
            <w:pPr>
              <w:spacing w:line="360" w:lineRule="auto"/>
              <w:rPr>
                <w:rFonts w:ascii="Times New Roman" w:hAnsi="Times New Roman" w:cs="Times New Roman"/>
                <w:highlight w:val="yellow"/>
                <w:rPrChange w:id="1314"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15" w:author="Microsoft Office User" w:date="2026-08-08T18:44:00Z" w16du:dateUtc="2026-08-08T15:44:00Z">
                  <w:rPr>
                    <w:rFonts w:ascii="Times New Roman" w:hAnsi="Times New Roman" w:cs="Times New Roman"/>
                  </w:rPr>
                </w:rPrChange>
              </w:rPr>
              <w:t>(0.265)</w:t>
            </w:r>
          </w:p>
        </w:tc>
        <w:tc>
          <w:tcPr>
            <w:tcW w:w="0" w:type="auto"/>
          </w:tcPr>
          <w:p w14:paraId="76D4E5D5" w14:textId="77777777" w:rsidR="00F47729" w:rsidRPr="00934FC0" w:rsidRDefault="002277CE" w:rsidP="002277CE">
            <w:pPr>
              <w:spacing w:line="360" w:lineRule="auto"/>
              <w:rPr>
                <w:rFonts w:ascii="Times New Roman" w:hAnsi="Times New Roman" w:cs="Times New Roman"/>
                <w:highlight w:val="yellow"/>
                <w:rPrChange w:id="131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17" w:author="Microsoft Office User" w:date="2026-08-08T18:44:00Z" w16du:dateUtc="2026-08-08T15:44:00Z">
                  <w:rPr>
                    <w:rFonts w:ascii="Times New Roman" w:hAnsi="Times New Roman" w:cs="Times New Roman"/>
                  </w:rPr>
                </w:rPrChange>
              </w:rPr>
              <w:t>(0.266)</w:t>
            </w:r>
          </w:p>
        </w:tc>
        <w:tc>
          <w:tcPr>
            <w:tcW w:w="0" w:type="auto"/>
          </w:tcPr>
          <w:p w14:paraId="60821456" w14:textId="77777777" w:rsidR="00F47729" w:rsidRPr="00934FC0" w:rsidRDefault="002277CE" w:rsidP="002277CE">
            <w:pPr>
              <w:spacing w:line="360" w:lineRule="auto"/>
              <w:rPr>
                <w:rFonts w:ascii="Times New Roman" w:hAnsi="Times New Roman" w:cs="Times New Roman"/>
                <w:highlight w:val="yellow"/>
                <w:rPrChange w:id="1318"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19" w:author="Microsoft Office User" w:date="2026-08-08T18:44:00Z" w16du:dateUtc="2026-08-08T15:44:00Z">
                  <w:rPr>
                    <w:rFonts w:ascii="Times New Roman" w:hAnsi="Times New Roman" w:cs="Times New Roman"/>
                  </w:rPr>
                </w:rPrChange>
              </w:rPr>
              <w:t>(0.290)</w:t>
            </w:r>
          </w:p>
        </w:tc>
        <w:tc>
          <w:tcPr>
            <w:tcW w:w="0" w:type="auto"/>
          </w:tcPr>
          <w:p w14:paraId="79532019" w14:textId="77777777" w:rsidR="00F47729" w:rsidRPr="00934FC0" w:rsidRDefault="002277CE" w:rsidP="002277CE">
            <w:pPr>
              <w:spacing w:line="360" w:lineRule="auto"/>
              <w:rPr>
                <w:rFonts w:ascii="Times New Roman" w:hAnsi="Times New Roman" w:cs="Times New Roman"/>
                <w:highlight w:val="yellow"/>
                <w:rPrChange w:id="1320"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21" w:author="Microsoft Office User" w:date="2026-08-08T18:44:00Z" w16du:dateUtc="2026-08-08T15:44:00Z">
                  <w:rPr>
                    <w:rFonts w:ascii="Times New Roman" w:hAnsi="Times New Roman" w:cs="Times New Roman"/>
                  </w:rPr>
                </w:rPrChange>
              </w:rPr>
              <w:t>(0.300)</w:t>
            </w:r>
          </w:p>
        </w:tc>
      </w:tr>
      <w:tr w:rsidR="00F47729" w:rsidRPr="002277CE" w14:paraId="15B0CAEF" w14:textId="77777777" w:rsidTr="005807A3">
        <w:tc>
          <w:tcPr>
            <w:tcW w:w="0" w:type="auto"/>
            <w:vAlign w:val="center"/>
          </w:tcPr>
          <w:p w14:paraId="6D572618"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Pr>
                <w:rFonts w:ascii="Times New Roman" w:eastAsiaTheme="minorEastAsia" w:hAnsi="Times New Roman" w:cs="Times New Roman"/>
              </w:rPr>
              <w:t xml:space="preserve"> </w:t>
            </w:r>
          </w:p>
        </w:tc>
        <w:tc>
          <w:tcPr>
            <w:tcW w:w="0" w:type="auto"/>
          </w:tcPr>
          <w:p w14:paraId="435D5CF5" w14:textId="77777777" w:rsidR="00F47729" w:rsidRPr="00934FC0" w:rsidRDefault="00F47729" w:rsidP="002277CE">
            <w:pPr>
              <w:spacing w:line="360" w:lineRule="auto"/>
              <w:rPr>
                <w:rFonts w:ascii="Times New Roman" w:hAnsi="Times New Roman" w:cs="Times New Roman"/>
                <w:highlight w:val="yellow"/>
                <w:rPrChange w:id="1322" w:author="Microsoft Office User" w:date="2026-08-08T18:44:00Z" w16du:dateUtc="2026-08-08T15:44:00Z">
                  <w:rPr>
                    <w:rFonts w:ascii="Times New Roman" w:hAnsi="Times New Roman" w:cs="Times New Roman"/>
                  </w:rPr>
                </w:rPrChange>
              </w:rPr>
            </w:pPr>
          </w:p>
        </w:tc>
        <w:tc>
          <w:tcPr>
            <w:tcW w:w="0" w:type="auto"/>
          </w:tcPr>
          <w:p w14:paraId="6FC3EE9B" w14:textId="77777777" w:rsidR="00F47729" w:rsidRPr="00934FC0" w:rsidRDefault="00F47729" w:rsidP="002277CE">
            <w:pPr>
              <w:spacing w:line="360" w:lineRule="auto"/>
              <w:rPr>
                <w:rFonts w:ascii="Times New Roman" w:hAnsi="Times New Roman" w:cs="Times New Roman"/>
                <w:highlight w:val="yellow"/>
                <w:rPrChange w:id="1323" w:author="Microsoft Office User" w:date="2026-08-08T18:44:00Z" w16du:dateUtc="2026-08-08T15:44:00Z">
                  <w:rPr>
                    <w:rFonts w:ascii="Times New Roman" w:hAnsi="Times New Roman" w:cs="Times New Roman"/>
                  </w:rPr>
                </w:rPrChange>
              </w:rPr>
            </w:pPr>
          </w:p>
        </w:tc>
        <w:tc>
          <w:tcPr>
            <w:tcW w:w="0" w:type="auto"/>
          </w:tcPr>
          <w:p w14:paraId="4AA594B6" w14:textId="77777777" w:rsidR="00F47729" w:rsidRPr="00934FC0" w:rsidRDefault="002277CE" w:rsidP="002277CE">
            <w:pPr>
              <w:spacing w:line="360" w:lineRule="auto"/>
              <w:rPr>
                <w:rFonts w:ascii="Times New Roman" w:hAnsi="Times New Roman" w:cs="Times New Roman"/>
                <w:highlight w:val="yellow"/>
                <w:rPrChange w:id="1324"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25" w:author="Microsoft Office User" w:date="2026-08-08T18:44:00Z" w16du:dateUtc="2026-08-08T15:44:00Z">
                  <w:rPr>
                    <w:rFonts w:ascii="Times New Roman" w:hAnsi="Times New Roman" w:cs="Times New Roman"/>
                  </w:rPr>
                </w:rPrChange>
              </w:rPr>
              <w:t>3.077</w:t>
            </w:r>
            <w:r w:rsidRPr="00934FC0">
              <w:rPr>
                <w:rFonts w:ascii="Times New Roman" w:hAnsi="Times New Roman" w:cs="Times New Roman"/>
                <w:highlight w:val="yellow"/>
                <w:vertAlign w:val="superscript"/>
                <w:rPrChange w:id="1326" w:author="Microsoft Office User" w:date="2026-08-08T18:44:00Z" w16du:dateUtc="2026-08-08T15:44:00Z">
                  <w:rPr>
                    <w:rFonts w:ascii="Times New Roman" w:hAnsi="Times New Roman" w:cs="Times New Roman"/>
                    <w:vertAlign w:val="superscript"/>
                  </w:rPr>
                </w:rPrChange>
              </w:rPr>
              <w:t>***</w:t>
            </w:r>
          </w:p>
        </w:tc>
        <w:tc>
          <w:tcPr>
            <w:tcW w:w="0" w:type="auto"/>
          </w:tcPr>
          <w:p w14:paraId="4D46F33E" w14:textId="77777777" w:rsidR="00F47729" w:rsidRPr="00934FC0" w:rsidRDefault="002277CE" w:rsidP="002277CE">
            <w:pPr>
              <w:spacing w:line="360" w:lineRule="auto"/>
              <w:rPr>
                <w:rFonts w:ascii="Times New Roman" w:hAnsi="Times New Roman" w:cs="Times New Roman"/>
                <w:highlight w:val="yellow"/>
                <w:rPrChange w:id="1327"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28" w:author="Microsoft Office User" w:date="2026-08-08T18:44:00Z" w16du:dateUtc="2026-08-08T15:44:00Z">
                  <w:rPr>
                    <w:rFonts w:ascii="Times New Roman" w:hAnsi="Times New Roman" w:cs="Times New Roman"/>
                  </w:rPr>
                </w:rPrChange>
              </w:rPr>
              <w:t>3.213</w:t>
            </w:r>
            <w:r w:rsidRPr="00934FC0">
              <w:rPr>
                <w:rFonts w:ascii="Times New Roman" w:hAnsi="Times New Roman" w:cs="Times New Roman"/>
                <w:highlight w:val="yellow"/>
                <w:vertAlign w:val="superscript"/>
                <w:rPrChange w:id="1329" w:author="Microsoft Office User" w:date="2026-08-08T18:44:00Z" w16du:dateUtc="2026-08-08T15:44:00Z">
                  <w:rPr>
                    <w:rFonts w:ascii="Times New Roman" w:hAnsi="Times New Roman" w:cs="Times New Roman"/>
                    <w:vertAlign w:val="superscript"/>
                  </w:rPr>
                </w:rPrChange>
              </w:rPr>
              <w:t>***</w:t>
            </w:r>
          </w:p>
        </w:tc>
        <w:tc>
          <w:tcPr>
            <w:tcW w:w="0" w:type="auto"/>
          </w:tcPr>
          <w:p w14:paraId="35EE654B" w14:textId="77777777" w:rsidR="00F47729" w:rsidRPr="00934FC0" w:rsidRDefault="002277CE" w:rsidP="002277CE">
            <w:pPr>
              <w:spacing w:line="360" w:lineRule="auto"/>
              <w:rPr>
                <w:rFonts w:ascii="Times New Roman" w:hAnsi="Times New Roman" w:cs="Times New Roman"/>
                <w:highlight w:val="yellow"/>
                <w:rPrChange w:id="1330"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31" w:author="Microsoft Office User" w:date="2026-08-08T18:44:00Z" w16du:dateUtc="2026-08-08T15:44:00Z">
                  <w:rPr>
                    <w:rFonts w:ascii="Times New Roman" w:hAnsi="Times New Roman" w:cs="Times New Roman"/>
                  </w:rPr>
                </w:rPrChange>
              </w:rPr>
              <w:t>2.631</w:t>
            </w:r>
            <w:r w:rsidRPr="00934FC0">
              <w:rPr>
                <w:rFonts w:ascii="Times New Roman" w:hAnsi="Times New Roman" w:cs="Times New Roman"/>
                <w:highlight w:val="yellow"/>
                <w:vertAlign w:val="superscript"/>
                <w:rPrChange w:id="1332" w:author="Microsoft Office User" w:date="2026-08-08T18:44:00Z" w16du:dateUtc="2026-08-08T15:44:00Z">
                  <w:rPr>
                    <w:rFonts w:ascii="Times New Roman" w:hAnsi="Times New Roman" w:cs="Times New Roman"/>
                    <w:vertAlign w:val="superscript"/>
                  </w:rPr>
                </w:rPrChange>
              </w:rPr>
              <w:t>***</w:t>
            </w:r>
          </w:p>
        </w:tc>
      </w:tr>
      <w:tr w:rsidR="00F47729" w:rsidRPr="002277CE" w14:paraId="64830C49" w14:textId="77777777" w:rsidTr="005807A3">
        <w:tc>
          <w:tcPr>
            <w:tcW w:w="0" w:type="auto"/>
            <w:vAlign w:val="center"/>
          </w:tcPr>
          <w:p w14:paraId="3A6600C0" w14:textId="77777777" w:rsidR="00F47729" w:rsidRPr="002277CE" w:rsidRDefault="00F47729" w:rsidP="005807A3">
            <w:pPr>
              <w:spacing w:line="360" w:lineRule="auto"/>
              <w:rPr>
                <w:rFonts w:ascii="Times New Roman" w:hAnsi="Times New Roman" w:cs="Times New Roman"/>
              </w:rPr>
            </w:pPr>
          </w:p>
        </w:tc>
        <w:tc>
          <w:tcPr>
            <w:tcW w:w="0" w:type="auto"/>
          </w:tcPr>
          <w:p w14:paraId="76379BFD" w14:textId="77777777" w:rsidR="00F47729" w:rsidRPr="00934FC0" w:rsidRDefault="00F47729" w:rsidP="002277CE">
            <w:pPr>
              <w:spacing w:line="360" w:lineRule="auto"/>
              <w:rPr>
                <w:rFonts w:ascii="Times New Roman" w:hAnsi="Times New Roman" w:cs="Times New Roman"/>
                <w:highlight w:val="yellow"/>
                <w:rPrChange w:id="1333" w:author="Microsoft Office User" w:date="2026-08-08T18:44:00Z" w16du:dateUtc="2026-08-08T15:44:00Z">
                  <w:rPr>
                    <w:rFonts w:ascii="Times New Roman" w:hAnsi="Times New Roman" w:cs="Times New Roman"/>
                  </w:rPr>
                </w:rPrChange>
              </w:rPr>
            </w:pPr>
          </w:p>
        </w:tc>
        <w:tc>
          <w:tcPr>
            <w:tcW w:w="0" w:type="auto"/>
          </w:tcPr>
          <w:p w14:paraId="4E683BBC" w14:textId="77777777" w:rsidR="00F47729" w:rsidRPr="00934FC0" w:rsidRDefault="00F47729" w:rsidP="002277CE">
            <w:pPr>
              <w:spacing w:line="360" w:lineRule="auto"/>
              <w:rPr>
                <w:rFonts w:ascii="Times New Roman" w:hAnsi="Times New Roman" w:cs="Times New Roman"/>
                <w:highlight w:val="yellow"/>
                <w:rPrChange w:id="1334" w:author="Microsoft Office User" w:date="2026-08-08T18:44:00Z" w16du:dateUtc="2026-08-08T15:44:00Z">
                  <w:rPr>
                    <w:rFonts w:ascii="Times New Roman" w:hAnsi="Times New Roman" w:cs="Times New Roman"/>
                  </w:rPr>
                </w:rPrChange>
              </w:rPr>
            </w:pPr>
          </w:p>
        </w:tc>
        <w:tc>
          <w:tcPr>
            <w:tcW w:w="0" w:type="auto"/>
          </w:tcPr>
          <w:p w14:paraId="0FC87AAF" w14:textId="77777777" w:rsidR="00F47729" w:rsidRPr="00934FC0" w:rsidRDefault="002277CE" w:rsidP="002277CE">
            <w:pPr>
              <w:spacing w:line="360" w:lineRule="auto"/>
              <w:rPr>
                <w:rFonts w:ascii="Times New Roman" w:hAnsi="Times New Roman" w:cs="Times New Roman"/>
                <w:highlight w:val="yellow"/>
                <w:rPrChange w:id="1335"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36" w:author="Microsoft Office User" w:date="2026-08-08T18:44:00Z" w16du:dateUtc="2026-08-08T15:44:00Z">
                  <w:rPr>
                    <w:rFonts w:ascii="Times New Roman" w:hAnsi="Times New Roman" w:cs="Times New Roman"/>
                  </w:rPr>
                </w:rPrChange>
              </w:rPr>
              <w:t>(0.460)</w:t>
            </w:r>
          </w:p>
        </w:tc>
        <w:tc>
          <w:tcPr>
            <w:tcW w:w="0" w:type="auto"/>
          </w:tcPr>
          <w:p w14:paraId="191747D2" w14:textId="77777777" w:rsidR="00F47729" w:rsidRPr="00934FC0" w:rsidRDefault="002277CE" w:rsidP="002277CE">
            <w:pPr>
              <w:spacing w:line="360" w:lineRule="auto"/>
              <w:rPr>
                <w:rFonts w:ascii="Times New Roman" w:hAnsi="Times New Roman" w:cs="Times New Roman"/>
                <w:highlight w:val="yellow"/>
                <w:rPrChange w:id="1337"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38" w:author="Microsoft Office User" w:date="2026-08-08T18:44:00Z" w16du:dateUtc="2026-08-08T15:44:00Z">
                  <w:rPr>
                    <w:rFonts w:ascii="Times New Roman" w:hAnsi="Times New Roman" w:cs="Times New Roman"/>
                  </w:rPr>
                </w:rPrChange>
              </w:rPr>
              <w:t>(0.519)</w:t>
            </w:r>
          </w:p>
        </w:tc>
        <w:tc>
          <w:tcPr>
            <w:tcW w:w="0" w:type="auto"/>
          </w:tcPr>
          <w:p w14:paraId="2D2AF844" w14:textId="77777777" w:rsidR="00F47729" w:rsidRPr="00934FC0" w:rsidRDefault="002277CE" w:rsidP="002277CE">
            <w:pPr>
              <w:spacing w:line="360" w:lineRule="auto"/>
              <w:rPr>
                <w:rFonts w:ascii="Times New Roman" w:hAnsi="Times New Roman" w:cs="Times New Roman"/>
                <w:highlight w:val="yellow"/>
                <w:rPrChange w:id="1339"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40" w:author="Microsoft Office User" w:date="2026-08-08T18:44:00Z" w16du:dateUtc="2026-08-08T15:44:00Z">
                  <w:rPr>
                    <w:rFonts w:ascii="Times New Roman" w:hAnsi="Times New Roman" w:cs="Times New Roman"/>
                  </w:rPr>
                </w:rPrChange>
              </w:rPr>
              <w:t>(0.462)</w:t>
            </w:r>
          </w:p>
        </w:tc>
      </w:tr>
      <w:tr w:rsidR="00F47729" w:rsidRPr="002277CE" w14:paraId="03AB49A7" w14:textId="77777777" w:rsidTr="005807A3">
        <w:tc>
          <w:tcPr>
            <w:tcW w:w="0" w:type="auto"/>
            <w:vAlign w:val="center"/>
          </w:tcPr>
          <w:p w14:paraId="127B4695"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1E4F717C" w14:textId="77777777" w:rsidR="00F47729" w:rsidRPr="00934FC0" w:rsidRDefault="00F47729" w:rsidP="002277CE">
            <w:pPr>
              <w:spacing w:line="360" w:lineRule="auto"/>
              <w:rPr>
                <w:rFonts w:ascii="Times New Roman" w:hAnsi="Times New Roman" w:cs="Times New Roman"/>
                <w:highlight w:val="yellow"/>
                <w:rPrChange w:id="1341" w:author="Microsoft Office User" w:date="2026-08-08T18:44:00Z" w16du:dateUtc="2026-08-08T15:44:00Z">
                  <w:rPr>
                    <w:rFonts w:ascii="Times New Roman" w:hAnsi="Times New Roman" w:cs="Times New Roman"/>
                  </w:rPr>
                </w:rPrChange>
              </w:rPr>
            </w:pPr>
          </w:p>
        </w:tc>
        <w:tc>
          <w:tcPr>
            <w:tcW w:w="0" w:type="auto"/>
          </w:tcPr>
          <w:p w14:paraId="68C17417" w14:textId="77777777" w:rsidR="00F47729" w:rsidRPr="00934FC0" w:rsidRDefault="00F47729" w:rsidP="002277CE">
            <w:pPr>
              <w:spacing w:line="360" w:lineRule="auto"/>
              <w:rPr>
                <w:rFonts w:ascii="Times New Roman" w:hAnsi="Times New Roman" w:cs="Times New Roman"/>
                <w:highlight w:val="yellow"/>
                <w:rPrChange w:id="1342" w:author="Microsoft Office User" w:date="2026-08-08T18:44:00Z" w16du:dateUtc="2026-08-08T15:44:00Z">
                  <w:rPr>
                    <w:rFonts w:ascii="Times New Roman" w:hAnsi="Times New Roman" w:cs="Times New Roman"/>
                  </w:rPr>
                </w:rPrChange>
              </w:rPr>
            </w:pPr>
          </w:p>
        </w:tc>
        <w:tc>
          <w:tcPr>
            <w:tcW w:w="0" w:type="auto"/>
          </w:tcPr>
          <w:p w14:paraId="608F9296" w14:textId="77777777" w:rsidR="00F47729" w:rsidRPr="00934FC0" w:rsidRDefault="00F47729" w:rsidP="002277CE">
            <w:pPr>
              <w:spacing w:line="360" w:lineRule="auto"/>
              <w:rPr>
                <w:rFonts w:ascii="Times New Roman" w:hAnsi="Times New Roman" w:cs="Times New Roman"/>
                <w:highlight w:val="yellow"/>
                <w:rPrChange w:id="1343" w:author="Microsoft Office User" w:date="2026-08-08T18:44:00Z" w16du:dateUtc="2026-08-08T15:44:00Z">
                  <w:rPr>
                    <w:rFonts w:ascii="Times New Roman" w:hAnsi="Times New Roman" w:cs="Times New Roman"/>
                  </w:rPr>
                </w:rPrChange>
              </w:rPr>
            </w:pPr>
          </w:p>
        </w:tc>
        <w:tc>
          <w:tcPr>
            <w:tcW w:w="0" w:type="auto"/>
          </w:tcPr>
          <w:p w14:paraId="7EF76479" w14:textId="77777777" w:rsidR="00F47729" w:rsidRPr="00934FC0" w:rsidRDefault="002277CE" w:rsidP="002277CE">
            <w:pPr>
              <w:spacing w:line="360" w:lineRule="auto"/>
              <w:rPr>
                <w:rFonts w:ascii="Times New Roman" w:hAnsi="Times New Roman" w:cs="Times New Roman"/>
                <w:highlight w:val="yellow"/>
                <w:rPrChange w:id="1344"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45" w:author="Microsoft Office User" w:date="2026-08-08T18:44:00Z" w16du:dateUtc="2026-08-08T15:44:00Z">
                  <w:rPr>
                    <w:rFonts w:ascii="Times New Roman" w:hAnsi="Times New Roman" w:cs="Times New Roman"/>
                  </w:rPr>
                </w:rPrChange>
              </w:rPr>
              <w:t>-0.014*</w:t>
            </w:r>
          </w:p>
        </w:tc>
        <w:tc>
          <w:tcPr>
            <w:tcW w:w="0" w:type="auto"/>
          </w:tcPr>
          <w:p w14:paraId="73D669F1" w14:textId="77777777" w:rsidR="00F47729" w:rsidRPr="00934FC0" w:rsidRDefault="002277CE" w:rsidP="002277CE">
            <w:pPr>
              <w:spacing w:line="360" w:lineRule="auto"/>
              <w:rPr>
                <w:rFonts w:ascii="Times New Roman" w:hAnsi="Times New Roman" w:cs="Times New Roman"/>
                <w:highlight w:val="yellow"/>
                <w:rPrChange w:id="134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47" w:author="Microsoft Office User" w:date="2026-08-08T18:44:00Z" w16du:dateUtc="2026-08-08T15:44:00Z">
                  <w:rPr>
                    <w:rFonts w:ascii="Times New Roman" w:hAnsi="Times New Roman" w:cs="Times New Roman"/>
                  </w:rPr>
                </w:rPrChange>
              </w:rPr>
              <w:t>-0.008+</w:t>
            </w:r>
          </w:p>
        </w:tc>
      </w:tr>
      <w:tr w:rsidR="00F47729" w:rsidRPr="002277CE" w14:paraId="3ECD1B51" w14:textId="77777777" w:rsidTr="005807A3">
        <w:tc>
          <w:tcPr>
            <w:tcW w:w="0" w:type="auto"/>
            <w:vAlign w:val="center"/>
          </w:tcPr>
          <w:p w14:paraId="5D352BF6" w14:textId="77777777" w:rsidR="00F47729" w:rsidRPr="002277CE" w:rsidRDefault="00F47729" w:rsidP="005807A3">
            <w:pPr>
              <w:spacing w:line="360" w:lineRule="auto"/>
              <w:rPr>
                <w:rFonts w:ascii="Times New Roman" w:hAnsi="Times New Roman" w:cs="Times New Roman"/>
              </w:rPr>
            </w:pPr>
          </w:p>
        </w:tc>
        <w:tc>
          <w:tcPr>
            <w:tcW w:w="0" w:type="auto"/>
          </w:tcPr>
          <w:p w14:paraId="5BE46138" w14:textId="77777777" w:rsidR="00F47729" w:rsidRPr="00934FC0" w:rsidRDefault="00F47729" w:rsidP="002277CE">
            <w:pPr>
              <w:spacing w:line="360" w:lineRule="auto"/>
              <w:rPr>
                <w:rFonts w:ascii="Times New Roman" w:hAnsi="Times New Roman" w:cs="Times New Roman"/>
                <w:highlight w:val="yellow"/>
                <w:rPrChange w:id="1348" w:author="Microsoft Office User" w:date="2026-08-08T18:44:00Z" w16du:dateUtc="2026-08-08T15:44:00Z">
                  <w:rPr>
                    <w:rFonts w:ascii="Times New Roman" w:hAnsi="Times New Roman" w:cs="Times New Roman"/>
                  </w:rPr>
                </w:rPrChange>
              </w:rPr>
            </w:pPr>
          </w:p>
        </w:tc>
        <w:tc>
          <w:tcPr>
            <w:tcW w:w="0" w:type="auto"/>
          </w:tcPr>
          <w:p w14:paraId="63728DEA" w14:textId="77777777" w:rsidR="00F47729" w:rsidRPr="00934FC0" w:rsidRDefault="00F47729" w:rsidP="002277CE">
            <w:pPr>
              <w:spacing w:line="360" w:lineRule="auto"/>
              <w:rPr>
                <w:rFonts w:ascii="Times New Roman" w:hAnsi="Times New Roman" w:cs="Times New Roman"/>
                <w:highlight w:val="yellow"/>
                <w:rPrChange w:id="1349" w:author="Microsoft Office User" w:date="2026-08-08T18:44:00Z" w16du:dateUtc="2026-08-08T15:44:00Z">
                  <w:rPr>
                    <w:rFonts w:ascii="Times New Roman" w:hAnsi="Times New Roman" w:cs="Times New Roman"/>
                  </w:rPr>
                </w:rPrChange>
              </w:rPr>
            </w:pPr>
          </w:p>
        </w:tc>
        <w:tc>
          <w:tcPr>
            <w:tcW w:w="0" w:type="auto"/>
          </w:tcPr>
          <w:p w14:paraId="3CBB2B6A" w14:textId="77777777" w:rsidR="00F47729" w:rsidRPr="00934FC0" w:rsidRDefault="00F47729" w:rsidP="002277CE">
            <w:pPr>
              <w:spacing w:line="360" w:lineRule="auto"/>
              <w:rPr>
                <w:rFonts w:ascii="Times New Roman" w:hAnsi="Times New Roman" w:cs="Times New Roman"/>
                <w:highlight w:val="yellow"/>
                <w:rPrChange w:id="1350" w:author="Microsoft Office User" w:date="2026-08-08T18:44:00Z" w16du:dateUtc="2026-08-08T15:44:00Z">
                  <w:rPr>
                    <w:rFonts w:ascii="Times New Roman" w:hAnsi="Times New Roman" w:cs="Times New Roman"/>
                  </w:rPr>
                </w:rPrChange>
              </w:rPr>
            </w:pPr>
          </w:p>
        </w:tc>
        <w:tc>
          <w:tcPr>
            <w:tcW w:w="0" w:type="auto"/>
          </w:tcPr>
          <w:p w14:paraId="737D6070" w14:textId="77777777" w:rsidR="00F47729" w:rsidRPr="00934FC0" w:rsidRDefault="002277CE" w:rsidP="002277CE">
            <w:pPr>
              <w:spacing w:line="360" w:lineRule="auto"/>
              <w:rPr>
                <w:rFonts w:ascii="Times New Roman" w:hAnsi="Times New Roman" w:cs="Times New Roman"/>
                <w:highlight w:val="yellow"/>
                <w:rPrChange w:id="1351"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52" w:author="Microsoft Office User" w:date="2026-08-08T18:44:00Z" w16du:dateUtc="2026-08-08T15:44:00Z">
                  <w:rPr>
                    <w:rFonts w:ascii="Times New Roman" w:hAnsi="Times New Roman" w:cs="Times New Roman"/>
                  </w:rPr>
                </w:rPrChange>
              </w:rPr>
              <w:t>(0.004)</w:t>
            </w:r>
          </w:p>
        </w:tc>
        <w:tc>
          <w:tcPr>
            <w:tcW w:w="0" w:type="auto"/>
          </w:tcPr>
          <w:p w14:paraId="2BE9AE36" w14:textId="77777777" w:rsidR="00F47729" w:rsidRPr="00934FC0" w:rsidRDefault="002277CE" w:rsidP="002277CE">
            <w:pPr>
              <w:spacing w:line="360" w:lineRule="auto"/>
              <w:rPr>
                <w:rFonts w:ascii="Times New Roman" w:hAnsi="Times New Roman" w:cs="Times New Roman"/>
                <w:highlight w:val="yellow"/>
                <w:rPrChange w:id="1353"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54" w:author="Microsoft Office User" w:date="2026-08-08T18:44:00Z" w16du:dateUtc="2026-08-08T15:44:00Z">
                  <w:rPr>
                    <w:rFonts w:ascii="Times New Roman" w:hAnsi="Times New Roman" w:cs="Times New Roman"/>
                  </w:rPr>
                </w:rPrChange>
              </w:rPr>
              <w:t>(0.004)</w:t>
            </w:r>
          </w:p>
        </w:tc>
      </w:tr>
      <w:tr w:rsidR="00F47729" w:rsidRPr="002277CE" w14:paraId="47861776" w14:textId="77777777" w:rsidTr="005807A3">
        <w:tc>
          <w:tcPr>
            <w:tcW w:w="0" w:type="auto"/>
            <w:vAlign w:val="center"/>
          </w:tcPr>
          <w:p w14:paraId="5D9DDA20"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0BC5E674" w14:textId="77777777" w:rsidR="00F47729" w:rsidRPr="00934FC0" w:rsidRDefault="00F47729" w:rsidP="002277CE">
            <w:pPr>
              <w:spacing w:line="360" w:lineRule="auto"/>
              <w:rPr>
                <w:rFonts w:ascii="Times New Roman" w:hAnsi="Times New Roman" w:cs="Times New Roman"/>
                <w:highlight w:val="yellow"/>
                <w:rPrChange w:id="1355" w:author="Microsoft Office User" w:date="2026-08-08T18:44:00Z" w16du:dateUtc="2026-08-08T15:44:00Z">
                  <w:rPr>
                    <w:rFonts w:ascii="Times New Roman" w:hAnsi="Times New Roman" w:cs="Times New Roman"/>
                  </w:rPr>
                </w:rPrChange>
              </w:rPr>
            </w:pPr>
          </w:p>
        </w:tc>
        <w:tc>
          <w:tcPr>
            <w:tcW w:w="0" w:type="auto"/>
          </w:tcPr>
          <w:p w14:paraId="4226A80A" w14:textId="77777777" w:rsidR="00F47729" w:rsidRPr="00934FC0" w:rsidRDefault="00F47729" w:rsidP="002277CE">
            <w:pPr>
              <w:spacing w:line="360" w:lineRule="auto"/>
              <w:rPr>
                <w:rFonts w:ascii="Times New Roman" w:hAnsi="Times New Roman" w:cs="Times New Roman"/>
                <w:highlight w:val="yellow"/>
                <w:rPrChange w:id="1356" w:author="Microsoft Office User" w:date="2026-08-08T18:44:00Z" w16du:dateUtc="2026-08-08T15:44:00Z">
                  <w:rPr>
                    <w:rFonts w:ascii="Times New Roman" w:hAnsi="Times New Roman" w:cs="Times New Roman"/>
                  </w:rPr>
                </w:rPrChange>
              </w:rPr>
            </w:pPr>
          </w:p>
        </w:tc>
        <w:tc>
          <w:tcPr>
            <w:tcW w:w="0" w:type="auto"/>
          </w:tcPr>
          <w:p w14:paraId="60094E70" w14:textId="77777777" w:rsidR="00F47729" w:rsidRPr="00934FC0" w:rsidRDefault="00F47729" w:rsidP="002277CE">
            <w:pPr>
              <w:spacing w:line="360" w:lineRule="auto"/>
              <w:rPr>
                <w:rFonts w:ascii="Times New Roman" w:hAnsi="Times New Roman" w:cs="Times New Roman"/>
                <w:highlight w:val="yellow"/>
                <w:rPrChange w:id="1357" w:author="Microsoft Office User" w:date="2026-08-08T18:44:00Z" w16du:dateUtc="2026-08-08T15:44:00Z">
                  <w:rPr>
                    <w:rFonts w:ascii="Times New Roman" w:hAnsi="Times New Roman" w:cs="Times New Roman"/>
                  </w:rPr>
                </w:rPrChange>
              </w:rPr>
            </w:pPr>
          </w:p>
        </w:tc>
        <w:tc>
          <w:tcPr>
            <w:tcW w:w="0" w:type="auto"/>
          </w:tcPr>
          <w:p w14:paraId="6013117A" w14:textId="77777777" w:rsidR="00F47729" w:rsidRPr="00934FC0" w:rsidRDefault="00F47729" w:rsidP="002277CE">
            <w:pPr>
              <w:spacing w:line="360" w:lineRule="auto"/>
              <w:rPr>
                <w:rFonts w:ascii="Times New Roman" w:hAnsi="Times New Roman" w:cs="Times New Roman"/>
                <w:highlight w:val="yellow"/>
                <w:rPrChange w:id="1358" w:author="Microsoft Office User" w:date="2026-08-08T18:44:00Z" w16du:dateUtc="2026-08-08T15:44:00Z">
                  <w:rPr>
                    <w:rFonts w:ascii="Times New Roman" w:hAnsi="Times New Roman" w:cs="Times New Roman"/>
                  </w:rPr>
                </w:rPrChange>
              </w:rPr>
            </w:pPr>
          </w:p>
        </w:tc>
        <w:tc>
          <w:tcPr>
            <w:tcW w:w="0" w:type="auto"/>
          </w:tcPr>
          <w:p w14:paraId="569259A6" w14:textId="77777777" w:rsidR="00F47729" w:rsidRPr="00934FC0" w:rsidRDefault="002277CE" w:rsidP="002277CE">
            <w:pPr>
              <w:spacing w:line="360" w:lineRule="auto"/>
              <w:rPr>
                <w:rFonts w:ascii="Times New Roman" w:hAnsi="Times New Roman" w:cs="Times New Roman"/>
                <w:highlight w:val="yellow"/>
                <w:rPrChange w:id="1359"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60" w:author="Microsoft Office User" w:date="2026-08-08T18:44:00Z" w16du:dateUtc="2026-08-08T15:44:00Z">
                  <w:rPr>
                    <w:rFonts w:ascii="Times New Roman" w:hAnsi="Times New Roman" w:cs="Times New Roman"/>
                  </w:rPr>
                </w:rPrChange>
              </w:rPr>
              <w:t>0.808</w:t>
            </w:r>
            <w:r w:rsidRPr="00934FC0">
              <w:rPr>
                <w:rFonts w:ascii="Times New Roman" w:hAnsi="Times New Roman" w:cs="Times New Roman"/>
                <w:highlight w:val="yellow"/>
                <w:vertAlign w:val="superscript"/>
                <w:rPrChange w:id="1361" w:author="Microsoft Office User" w:date="2026-08-08T18:44:00Z" w16du:dateUtc="2026-08-08T15:44:00Z">
                  <w:rPr>
                    <w:rFonts w:ascii="Times New Roman" w:hAnsi="Times New Roman" w:cs="Times New Roman"/>
                    <w:vertAlign w:val="superscript"/>
                  </w:rPr>
                </w:rPrChange>
              </w:rPr>
              <w:t>***</w:t>
            </w:r>
          </w:p>
        </w:tc>
      </w:tr>
      <w:tr w:rsidR="00F47729" w:rsidRPr="002277CE" w14:paraId="21E7D0E8" w14:textId="77777777" w:rsidTr="005807A3">
        <w:tc>
          <w:tcPr>
            <w:tcW w:w="0" w:type="auto"/>
            <w:vAlign w:val="center"/>
          </w:tcPr>
          <w:p w14:paraId="7E3EE1C1" w14:textId="77777777" w:rsidR="00F47729" w:rsidRPr="002277CE" w:rsidRDefault="00F47729" w:rsidP="005807A3">
            <w:pPr>
              <w:spacing w:line="360" w:lineRule="auto"/>
              <w:rPr>
                <w:rFonts w:ascii="Times New Roman" w:hAnsi="Times New Roman" w:cs="Times New Roman"/>
              </w:rPr>
            </w:pPr>
          </w:p>
        </w:tc>
        <w:tc>
          <w:tcPr>
            <w:tcW w:w="0" w:type="auto"/>
          </w:tcPr>
          <w:p w14:paraId="4D67ABCA" w14:textId="77777777" w:rsidR="00F47729" w:rsidRPr="00934FC0" w:rsidRDefault="00F47729" w:rsidP="002277CE">
            <w:pPr>
              <w:spacing w:line="360" w:lineRule="auto"/>
              <w:rPr>
                <w:rFonts w:ascii="Times New Roman" w:hAnsi="Times New Roman" w:cs="Times New Roman"/>
                <w:highlight w:val="yellow"/>
                <w:rPrChange w:id="1362" w:author="Microsoft Office User" w:date="2026-08-08T18:44:00Z" w16du:dateUtc="2026-08-08T15:44:00Z">
                  <w:rPr>
                    <w:rFonts w:ascii="Times New Roman" w:hAnsi="Times New Roman" w:cs="Times New Roman"/>
                  </w:rPr>
                </w:rPrChange>
              </w:rPr>
            </w:pPr>
          </w:p>
        </w:tc>
        <w:tc>
          <w:tcPr>
            <w:tcW w:w="0" w:type="auto"/>
          </w:tcPr>
          <w:p w14:paraId="1D3635D5" w14:textId="77777777" w:rsidR="00F47729" w:rsidRPr="00934FC0" w:rsidRDefault="00F47729" w:rsidP="002277CE">
            <w:pPr>
              <w:spacing w:line="360" w:lineRule="auto"/>
              <w:rPr>
                <w:rFonts w:ascii="Times New Roman" w:hAnsi="Times New Roman" w:cs="Times New Roman"/>
                <w:highlight w:val="yellow"/>
                <w:rPrChange w:id="1363" w:author="Microsoft Office User" w:date="2026-08-08T18:44:00Z" w16du:dateUtc="2026-08-08T15:44:00Z">
                  <w:rPr>
                    <w:rFonts w:ascii="Times New Roman" w:hAnsi="Times New Roman" w:cs="Times New Roman"/>
                  </w:rPr>
                </w:rPrChange>
              </w:rPr>
            </w:pPr>
          </w:p>
        </w:tc>
        <w:tc>
          <w:tcPr>
            <w:tcW w:w="0" w:type="auto"/>
          </w:tcPr>
          <w:p w14:paraId="43BBF0DD" w14:textId="77777777" w:rsidR="00F47729" w:rsidRPr="00934FC0" w:rsidRDefault="00F47729" w:rsidP="002277CE">
            <w:pPr>
              <w:spacing w:line="360" w:lineRule="auto"/>
              <w:rPr>
                <w:rFonts w:ascii="Times New Roman" w:hAnsi="Times New Roman" w:cs="Times New Roman"/>
                <w:highlight w:val="yellow"/>
                <w:rPrChange w:id="1364" w:author="Microsoft Office User" w:date="2026-08-08T18:44:00Z" w16du:dateUtc="2026-08-08T15:44:00Z">
                  <w:rPr>
                    <w:rFonts w:ascii="Times New Roman" w:hAnsi="Times New Roman" w:cs="Times New Roman"/>
                  </w:rPr>
                </w:rPrChange>
              </w:rPr>
            </w:pPr>
          </w:p>
        </w:tc>
        <w:tc>
          <w:tcPr>
            <w:tcW w:w="0" w:type="auto"/>
          </w:tcPr>
          <w:p w14:paraId="1C1428E0" w14:textId="77777777" w:rsidR="00F47729" w:rsidRPr="00934FC0" w:rsidRDefault="00F47729" w:rsidP="002277CE">
            <w:pPr>
              <w:spacing w:line="360" w:lineRule="auto"/>
              <w:rPr>
                <w:rFonts w:ascii="Times New Roman" w:hAnsi="Times New Roman" w:cs="Times New Roman"/>
                <w:highlight w:val="yellow"/>
                <w:rPrChange w:id="1365" w:author="Microsoft Office User" w:date="2026-08-08T18:44:00Z" w16du:dateUtc="2026-08-08T15:44:00Z">
                  <w:rPr>
                    <w:rFonts w:ascii="Times New Roman" w:hAnsi="Times New Roman" w:cs="Times New Roman"/>
                  </w:rPr>
                </w:rPrChange>
              </w:rPr>
            </w:pPr>
          </w:p>
        </w:tc>
        <w:tc>
          <w:tcPr>
            <w:tcW w:w="0" w:type="auto"/>
          </w:tcPr>
          <w:p w14:paraId="4C70E401" w14:textId="77777777" w:rsidR="00F47729" w:rsidRPr="00934FC0" w:rsidRDefault="002277CE" w:rsidP="002277CE">
            <w:pPr>
              <w:spacing w:line="360" w:lineRule="auto"/>
              <w:rPr>
                <w:rFonts w:ascii="Times New Roman" w:hAnsi="Times New Roman" w:cs="Times New Roman"/>
                <w:highlight w:val="yellow"/>
                <w:rPrChange w:id="1366"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67" w:author="Microsoft Office User" w:date="2026-08-08T18:44:00Z" w16du:dateUtc="2026-08-08T15:44:00Z">
                  <w:rPr>
                    <w:rFonts w:ascii="Times New Roman" w:hAnsi="Times New Roman" w:cs="Times New Roman"/>
                  </w:rPr>
                </w:rPrChange>
              </w:rPr>
              <w:t>(0.136)</w:t>
            </w:r>
          </w:p>
        </w:tc>
      </w:tr>
      <w:tr w:rsidR="00F47729" w:rsidRPr="002277CE" w14:paraId="33BEE922" w14:textId="77777777" w:rsidTr="005807A3">
        <w:tc>
          <w:tcPr>
            <w:tcW w:w="0" w:type="auto"/>
            <w:vAlign w:val="center"/>
          </w:tcPr>
          <w:p w14:paraId="55462640"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del w:id="1368" w:author="reviewer" w:date="2026-08-08T17:08:00Z">
                      <w:rPr>
                        <w:rFonts w:ascii="Cambria Math" w:hAnsi="Cambria Math" w:cs="Times New Roman"/>
                      </w:rPr>
                    </w:del>
                  </m:ctrlPr>
                </m:dPr>
                <m:e>
                  <m:r>
                    <w:del w:id="1369" w:author="reviewer" w:date="2026-08-08T17:08:00Z">
                      <w:rPr>
                        <w:rFonts w:ascii="Cambria Math" w:hAnsi="Cambria Math" w:cs="Times New Roman"/>
                      </w:rPr>
                      <m:t>Pop15</m:t>
                    </w:del>
                  </m:r>
                  <m:r>
                    <w:del w:id="1370" w:author="reviewer" w:date="2026-08-08T17:08:00Z">
                      <m:rPr>
                        <m:sty m:val="p"/>
                      </m:rPr>
                      <w:rPr>
                        <w:rFonts w:ascii="Cambria Math" w:hAnsi="Cambria Math" w:cs="Times New Roman"/>
                      </w:rPr>
                      <m:t>_</m:t>
                    </w:del>
                  </m:r>
                  <m:r>
                    <w:del w:id="1371" w:author="reviewer" w:date="2026-08-08T17:08:00Z">
                      <w:rPr>
                        <w:rFonts w:ascii="Cambria Math" w:hAnsi="Cambria Math" w:cs="Times New Roman"/>
                      </w:rPr>
                      <m:t>65</m:t>
                    </w:del>
                  </m:r>
                </m:e>
              </m:d>
              <m:d>
                <m:dPr>
                  <m:ctrlPr>
                    <w:ins w:id="1372" w:author="reviewer" w:date="2026-08-08T17:08:00Z">
                      <w:rPr>
                        <w:rFonts w:ascii="Cambria Math" w:hAnsi="Cambria Math" w:cs="Times New Roman"/>
                      </w:rPr>
                    </w:ins>
                  </m:ctrlPr>
                </m:dPr>
                <m:e>
                  <m:r>
                    <w:ins w:id="1373" w:author="reviewer" w:date="2026-08-08T17:08:00Z">
                      <w:rPr>
                        <w:rFonts w:ascii="Cambria Math" w:hAnsi="Cambria Math" w:cs="Times New Roman"/>
                      </w:rPr>
                      <m:t>Pop15</m:t>
                    </w:ins>
                  </m:r>
                  <m:r>
                    <w:ins w:id="1374" w:author="reviewer" w:date="2026-08-08T17:08:00Z">
                      <m:rPr>
                        <m:sty m:val="p"/>
                      </m:rPr>
                      <w:rPr>
                        <w:rFonts w:ascii="Cambria Math" w:hAnsi="Cambria Math" w:cs="Times New Roman"/>
                      </w:rPr>
                      <m:t>_</m:t>
                    </w:ins>
                  </m:r>
                  <m:r>
                    <w:ins w:id="1375" w:author="reviewer" w:date="2026-08-08T17:08:00Z">
                      <w:rPr>
                        <w:rFonts w:ascii="Cambria Math" w:hAnsi="Cambria Math" w:cs="Times New Roman"/>
                      </w:rPr>
                      <m:t>64</m:t>
                    </w:ins>
                  </m:r>
                </m:e>
              </m:d>
            </m:oMath>
            <w:r>
              <w:rPr>
                <w:rFonts w:ascii="Times New Roman" w:eastAsiaTheme="minorEastAsia" w:hAnsi="Times New Roman" w:cs="Times New Roman"/>
              </w:rPr>
              <w:t xml:space="preserve"> </w:t>
            </w:r>
          </w:p>
        </w:tc>
        <w:tc>
          <w:tcPr>
            <w:tcW w:w="0" w:type="auto"/>
          </w:tcPr>
          <w:p w14:paraId="7F365A82" w14:textId="77777777" w:rsidR="00F47729" w:rsidRPr="00934FC0" w:rsidRDefault="00F47729" w:rsidP="002277CE">
            <w:pPr>
              <w:spacing w:line="360" w:lineRule="auto"/>
              <w:rPr>
                <w:rFonts w:ascii="Times New Roman" w:hAnsi="Times New Roman" w:cs="Times New Roman"/>
                <w:highlight w:val="yellow"/>
                <w:rPrChange w:id="1376" w:author="Microsoft Office User" w:date="2026-08-08T18:44:00Z" w16du:dateUtc="2026-08-08T15:44:00Z">
                  <w:rPr>
                    <w:rFonts w:ascii="Times New Roman" w:hAnsi="Times New Roman" w:cs="Times New Roman"/>
                  </w:rPr>
                </w:rPrChange>
              </w:rPr>
            </w:pPr>
          </w:p>
        </w:tc>
        <w:tc>
          <w:tcPr>
            <w:tcW w:w="0" w:type="auto"/>
          </w:tcPr>
          <w:p w14:paraId="633B37B1" w14:textId="77777777" w:rsidR="00F47729" w:rsidRPr="00934FC0" w:rsidRDefault="00F47729" w:rsidP="002277CE">
            <w:pPr>
              <w:spacing w:line="360" w:lineRule="auto"/>
              <w:rPr>
                <w:rFonts w:ascii="Times New Roman" w:hAnsi="Times New Roman" w:cs="Times New Roman"/>
                <w:highlight w:val="yellow"/>
                <w:rPrChange w:id="1377" w:author="Microsoft Office User" w:date="2026-08-08T18:44:00Z" w16du:dateUtc="2026-08-08T15:44:00Z">
                  <w:rPr>
                    <w:rFonts w:ascii="Times New Roman" w:hAnsi="Times New Roman" w:cs="Times New Roman"/>
                  </w:rPr>
                </w:rPrChange>
              </w:rPr>
            </w:pPr>
          </w:p>
        </w:tc>
        <w:tc>
          <w:tcPr>
            <w:tcW w:w="0" w:type="auto"/>
          </w:tcPr>
          <w:p w14:paraId="71D474EA" w14:textId="77777777" w:rsidR="00F47729" w:rsidRPr="00934FC0" w:rsidRDefault="00F47729" w:rsidP="002277CE">
            <w:pPr>
              <w:spacing w:line="360" w:lineRule="auto"/>
              <w:rPr>
                <w:rFonts w:ascii="Times New Roman" w:hAnsi="Times New Roman" w:cs="Times New Roman"/>
                <w:highlight w:val="yellow"/>
                <w:rPrChange w:id="1378" w:author="Microsoft Office User" w:date="2026-08-08T18:44:00Z" w16du:dateUtc="2026-08-08T15:44:00Z">
                  <w:rPr>
                    <w:rFonts w:ascii="Times New Roman" w:hAnsi="Times New Roman" w:cs="Times New Roman"/>
                  </w:rPr>
                </w:rPrChange>
              </w:rPr>
            </w:pPr>
          </w:p>
        </w:tc>
        <w:tc>
          <w:tcPr>
            <w:tcW w:w="0" w:type="auto"/>
          </w:tcPr>
          <w:p w14:paraId="7E961942" w14:textId="77777777" w:rsidR="00F47729" w:rsidRPr="00934FC0" w:rsidRDefault="00F47729" w:rsidP="002277CE">
            <w:pPr>
              <w:spacing w:line="360" w:lineRule="auto"/>
              <w:rPr>
                <w:rFonts w:ascii="Times New Roman" w:hAnsi="Times New Roman" w:cs="Times New Roman"/>
                <w:highlight w:val="yellow"/>
                <w:rPrChange w:id="1379" w:author="Microsoft Office User" w:date="2026-08-08T18:44:00Z" w16du:dateUtc="2026-08-08T15:44:00Z">
                  <w:rPr>
                    <w:rFonts w:ascii="Times New Roman" w:hAnsi="Times New Roman" w:cs="Times New Roman"/>
                  </w:rPr>
                </w:rPrChange>
              </w:rPr>
            </w:pPr>
          </w:p>
        </w:tc>
        <w:tc>
          <w:tcPr>
            <w:tcW w:w="0" w:type="auto"/>
          </w:tcPr>
          <w:p w14:paraId="5F53FA87" w14:textId="77777777" w:rsidR="00F47729" w:rsidRPr="00934FC0" w:rsidRDefault="002277CE" w:rsidP="002277CE">
            <w:pPr>
              <w:spacing w:line="360" w:lineRule="auto"/>
              <w:rPr>
                <w:rFonts w:ascii="Times New Roman" w:hAnsi="Times New Roman" w:cs="Times New Roman"/>
                <w:highlight w:val="yellow"/>
                <w:rPrChange w:id="1380"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81" w:author="Microsoft Office User" w:date="2026-08-08T18:44:00Z" w16du:dateUtc="2026-08-08T15:44:00Z">
                  <w:rPr>
                    <w:rFonts w:ascii="Times New Roman" w:hAnsi="Times New Roman" w:cs="Times New Roman"/>
                  </w:rPr>
                </w:rPrChange>
              </w:rPr>
              <w:t>0.100</w:t>
            </w:r>
            <w:r w:rsidRPr="00934FC0">
              <w:rPr>
                <w:rFonts w:ascii="Times New Roman" w:hAnsi="Times New Roman" w:cs="Times New Roman"/>
                <w:highlight w:val="yellow"/>
                <w:vertAlign w:val="superscript"/>
                <w:rPrChange w:id="1382" w:author="Microsoft Office User" w:date="2026-08-08T18:44:00Z" w16du:dateUtc="2026-08-08T15:44:00Z">
                  <w:rPr>
                    <w:rFonts w:ascii="Times New Roman" w:hAnsi="Times New Roman" w:cs="Times New Roman"/>
                    <w:vertAlign w:val="superscript"/>
                  </w:rPr>
                </w:rPrChange>
              </w:rPr>
              <w:t>***</w:t>
            </w:r>
          </w:p>
        </w:tc>
      </w:tr>
      <w:tr w:rsidR="00F47729" w:rsidRPr="002277CE" w14:paraId="56BE67BD" w14:textId="77777777" w:rsidTr="005807A3">
        <w:tc>
          <w:tcPr>
            <w:tcW w:w="0" w:type="auto"/>
            <w:vAlign w:val="center"/>
          </w:tcPr>
          <w:p w14:paraId="3E0279E5" w14:textId="77777777" w:rsidR="00F47729" w:rsidRPr="002277CE" w:rsidRDefault="00F47729" w:rsidP="005807A3">
            <w:pPr>
              <w:spacing w:line="360" w:lineRule="auto"/>
              <w:rPr>
                <w:rFonts w:ascii="Times New Roman" w:hAnsi="Times New Roman" w:cs="Times New Roman"/>
              </w:rPr>
            </w:pPr>
          </w:p>
        </w:tc>
        <w:tc>
          <w:tcPr>
            <w:tcW w:w="0" w:type="auto"/>
          </w:tcPr>
          <w:p w14:paraId="000B170B" w14:textId="77777777" w:rsidR="00F47729" w:rsidRPr="00934FC0" w:rsidRDefault="00F47729" w:rsidP="002277CE">
            <w:pPr>
              <w:spacing w:line="360" w:lineRule="auto"/>
              <w:rPr>
                <w:rFonts w:ascii="Times New Roman" w:hAnsi="Times New Roman" w:cs="Times New Roman"/>
                <w:highlight w:val="yellow"/>
                <w:rPrChange w:id="1383" w:author="Microsoft Office User" w:date="2026-08-08T18:44:00Z" w16du:dateUtc="2026-08-08T15:44:00Z">
                  <w:rPr>
                    <w:rFonts w:ascii="Times New Roman" w:hAnsi="Times New Roman" w:cs="Times New Roman"/>
                  </w:rPr>
                </w:rPrChange>
              </w:rPr>
            </w:pPr>
          </w:p>
        </w:tc>
        <w:tc>
          <w:tcPr>
            <w:tcW w:w="0" w:type="auto"/>
          </w:tcPr>
          <w:p w14:paraId="447FB419" w14:textId="77777777" w:rsidR="00F47729" w:rsidRPr="00934FC0" w:rsidRDefault="00F47729" w:rsidP="002277CE">
            <w:pPr>
              <w:spacing w:line="360" w:lineRule="auto"/>
              <w:rPr>
                <w:rFonts w:ascii="Times New Roman" w:hAnsi="Times New Roman" w:cs="Times New Roman"/>
                <w:highlight w:val="yellow"/>
                <w:rPrChange w:id="1384" w:author="Microsoft Office User" w:date="2026-08-08T18:44:00Z" w16du:dateUtc="2026-08-08T15:44:00Z">
                  <w:rPr>
                    <w:rFonts w:ascii="Times New Roman" w:hAnsi="Times New Roman" w:cs="Times New Roman"/>
                  </w:rPr>
                </w:rPrChange>
              </w:rPr>
            </w:pPr>
          </w:p>
        </w:tc>
        <w:tc>
          <w:tcPr>
            <w:tcW w:w="0" w:type="auto"/>
          </w:tcPr>
          <w:p w14:paraId="722CF846" w14:textId="77777777" w:rsidR="00F47729" w:rsidRPr="00934FC0" w:rsidRDefault="00F47729" w:rsidP="002277CE">
            <w:pPr>
              <w:spacing w:line="360" w:lineRule="auto"/>
              <w:rPr>
                <w:rFonts w:ascii="Times New Roman" w:hAnsi="Times New Roman" w:cs="Times New Roman"/>
                <w:highlight w:val="yellow"/>
                <w:rPrChange w:id="1385" w:author="Microsoft Office User" w:date="2026-08-08T18:44:00Z" w16du:dateUtc="2026-08-08T15:44:00Z">
                  <w:rPr>
                    <w:rFonts w:ascii="Times New Roman" w:hAnsi="Times New Roman" w:cs="Times New Roman"/>
                  </w:rPr>
                </w:rPrChange>
              </w:rPr>
            </w:pPr>
          </w:p>
        </w:tc>
        <w:tc>
          <w:tcPr>
            <w:tcW w:w="0" w:type="auto"/>
          </w:tcPr>
          <w:p w14:paraId="423D9110" w14:textId="77777777" w:rsidR="00F47729" w:rsidRPr="00934FC0" w:rsidRDefault="00F47729" w:rsidP="002277CE">
            <w:pPr>
              <w:spacing w:line="360" w:lineRule="auto"/>
              <w:rPr>
                <w:rFonts w:ascii="Times New Roman" w:hAnsi="Times New Roman" w:cs="Times New Roman"/>
                <w:highlight w:val="yellow"/>
                <w:rPrChange w:id="1386" w:author="Microsoft Office User" w:date="2026-08-08T18:44:00Z" w16du:dateUtc="2026-08-08T15:44:00Z">
                  <w:rPr>
                    <w:rFonts w:ascii="Times New Roman" w:hAnsi="Times New Roman" w:cs="Times New Roman"/>
                  </w:rPr>
                </w:rPrChange>
              </w:rPr>
            </w:pPr>
          </w:p>
        </w:tc>
        <w:tc>
          <w:tcPr>
            <w:tcW w:w="0" w:type="auto"/>
          </w:tcPr>
          <w:p w14:paraId="4EF2E169" w14:textId="77777777" w:rsidR="00F47729" w:rsidRPr="00934FC0" w:rsidRDefault="002277CE" w:rsidP="002277CE">
            <w:pPr>
              <w:spacing w:line="360" w:lineRule="auto"/>
              <w:rPr>
                <w:rFonts w:ascii="Times New Roman" w:hAnsi="Times New Roman" w:cs="Times New Roman"/>
                <w:highlight w:val="yellow"/>
                <w:rPrChange w:id="1387"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88" w:author="Microsoft Office User" w:date="2026-08-08T18:44:00Z" w16du:dateUtc="2026-08-08T15:44:00Z">
                  <w:rPr>
                    <w:rFonts w:ascii="Times New Roman" w:hAnsi="Times New Roman" w:cs="Times New Roman"/>
                  </w:rPr>
                </w:rPrChange>
              </w:rPr>
              <w:t>(0.013)</w:t>
            </w:r>
          </w:p>
        </w:tc>
      </w:tr>
      <w:tr w:rsidR="00F47729" w:rsidRPr="002277CE" w14:paraId="472FC3FB" w14:textId="77777777" w:rsidTr="005807A3">
        <w:tc>
          <w:tcPr>
            <w:tcW w:w="0" w:type="auto"/>
            <w:vAlign w:val="center"/>
          </w:tcPr>
          <w:p w14:paraId="619E9B65"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1CBC5473" w14:textId="77777777" w:rsidR="00F47729" w:rsidRPr="00934FC0" w:rsidRDefault="00F47729" w:rsidP="002277CE">
            <w:pPr>
              <w:spacing w:line="360" w:lineRule="auto"/>
              <w:rPr>
                <w:rFonts w:ascii="Times New Roman" w:hAnsi="Times New Roman" w:cs="Times New Roman"/>
                <w:highlight w:val="yellow"/>
                <w:rPrChange w:id="1389" w:author="Microsoft Office User" w:date="2026-08-08T18:44:00Z" w16du:dateUtc="2026-08-08T15:44:00Z">
                  <w:rPr>
                    <w:rFonts w:ascii="Times New Roman" w:hAnsi="Times New Roman" w:cs="Times New Roman"/>
                  </w:rPr>
                </w:rPrChange>
              </w:rPr>
            </w:pPr>
          </w:p>
        </w:tc>
        <w:tc>
          <w:tcPr>
            <w:tcW w:w="0" w:type="auto"/>
          </w:tcPr>
          <w:p w14:paraId="000082B1" w14:textId="77777777" w:rsidR="00F47729" w:rsidRPr="00934FC0" w:rsidRDefault="00F47729" w:rsidP="002277CE">
            <w:pPr>
              <w:spacing w:line="360" w:lineRule="auto"/>
              <w:rPr>
                <w:rFonts w:ascii="Times New Roman" w:hAnsi="Times New Roman" w:cs="Times New Roman"/>
                <w:highlight w:val="yellow"/>
                <w:rPrChange w:id="1390" w:author="Microsoft Office User" w:date="2026-08-08T18:44:00Z" w16du:dateUtc="2026-08-08T15:44:00Z">
                  <w:rPr>
                    <w:rFonts w:ascii="Times New Roman" w:hAnsi="Times New Roman" w:cs="Times New Roman"/>
                  </w:rPr>
                </w:rPrChange>
              </w:rPr>
            </w:pPr>
          </w:p>
        </w:tc>
        <w:tc>
          <w:tcPr>
            <w:tcW w:w="0" w:type="auto"/>
          </w:tcPr>
          <w:p w14:paraId="2EA27BA5" w14:textId="77777777" w:rsidR="00F47729" w:rsidRPr="00934FC0" w:rsidRDefault="00F47729" w:rsidP="002277CE">
            <w:pPr>
              <w:spacing w:line="360" w:lineRule="auto"/>
              <w:rPr>
                <w:rFonts w:ascii="Times New Roman" w:hAnsi="Times New Roman" w:cs="Times New Roman"/>
                <w:highlight w:val="yellow"/>
                <w:rPrChange w:id="1391" w:author="Microsoft Office User" w:date="2026-08-08T18:44:00Z" w16du:dateUtc="2026-08-08T15:44:00Z">
                  <w:rPr>
                    <w:rFonts w:ascii="Times New Roman" w:hAnsi="Times New Roman" w:cs="Times New Roman"/>
                  </w:rPr>
                </w:rPrChange>
              </w:rPr>
            </w:pPr>
          </w:p>
        </w:tc>
        <w:tc>
          <w:tcPr>
            <w:tcW w:w="0" w:type="auto"/>
          </w:tcPr>
          <w:p w14:paraId="2A6E3D63" w14:textId="77777777" w:rsidR="00F47729" w:rsidRPr="00934FC0" w:rsidRDefault="00F47729" w:rsidP="002277CE">
            <w:pPr>
              <w:spacing w:line="360" w:lineRule="auto"/>
              <w:rPr>
                <w:rFonts w:ascii="Times New Roman" w:hAnsi="Times New Roman" w:cs="Times New Roman"/>
                <w:highlight w:val="yellow"/>
                <w:rPrChange w:id="1392" w:author="Microsoft Office User" w:date="2026-08-08T18:44:00Z" w16du:dateUtc="2026-08-08T15:44:00Z">
                  <w:rPr>
                    <w:rFonts w:ascii="Times New Roman" w:hAnsi="Times New Roman" w:cs="Times New Roman"/>
                  </w:rPr>
                </w:rPrChange>
              </w:rPr>
            </w:pPr>
          </w:p>
        </w:tc>
        <w:tc>
          <w:tcPr>
            <w:tcW w:w="0" w:type="auto"/>
          </w:tcPr>
          <w:p w14:paraId="6235DB6D" w14:textId="77777777" w:rsidR="00F47729" w:rsidRPr="00934FC0" w:rsidRDefault="002277CE" w:rsidP="002277CE">
            <w:pPr>
              <w:spacing w:line="360" w:lineRule="auto"/>
              <w:rPr>
                <w:rFonts w:ascii="Times New Roman" w:hAnsi="Times New Roman" w:cs="Times New Roman"/>
                <w:highlight w:val="yellow"/>
                <w:rPrChange w:id="1393"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394" w:author="Microsoft Office User" w:date="2026-08-08T18:44:00Z" w16du:dateUtc="2026-08-08T15:44:00Z">
                  <w:rPr>
                    <w:rFonts w:ascii="Times New Roman" w:hAnsi="Times New Roman" w:cs="Times New Roman"/>
                  </w:rPr>
                </w:rPrChange>
              </w:rPr>
              <w:t>0.011</w:t>
            </w:r>
          </w:p>
        </w:tc>
      </w:tr>
      <w:tr w:rsidR="00F47729" w:rsidRPr="002277CE" w14:paraId="472758E7" w14:textId="77777777" w:rsidTr="005807A3">
        <w:tc>
          <w:tcPr>
            <w:tcW w:w="0" w:type="auto"/>
            <w:vAlign w:val="center"/>
          </w:tcPr>
          <w:p w14:paraId="0E7E56CB" w14:textId="77777777" w:rsidR="00F47729" w:rsidRPr="002277CE" w:rsidRDefault="00F47729" w:rsidP="005807A3">
            <w:pPr>
              <w:spacing w:line="360" w:lineRule="auto"/>
              <w:rPr>
                <w:rFonts w:ascii="Times New Roman" w:hAnsi="Times New Roman" w:cs="Times New Roman"/>
              </w:rPr>
            </w:pPr>
          </w:p>
        </w:tc>
        <w:tc>
          <w:tcPr>
            <w:tcW w:w="0" w:type="auto"/>
          </w:tcPr>
          <w:p w14:paraId="1FD45EB9" w14:textId="77777777" w:rsidR="00F47729" w:rsidRPr="00934FC0" w:rsidRDefault="00F47729" w:rsidP="002277CE">
            <w:pPr>
              <w:spacing w:line="360" w:lineRule="auto"/>
              <w:rPr>
                <w:rFonts w:ascii="Times New Roman" w:hAnsi="Times New Roman" w:cs="Times New Roman"/>
                <w:highlight w:val="yellow"/>
                <w:rPrChange w:id="1395" w:author="Microsoft Office User" w:date="2026-08-08T18:44:00Z" w16du:dateUtc="2026-08-08T15:44:00Z">
                  <w:rPr>
                    <w:rFonts w:ascii="Times New Roman" w:hAnsi="Times New Roman" w:cs="Times New Roman"/>
                  </w:rPr>
                </w:rPrChange>
              </w:rPr>
            </w:pPr>
          </w:p>
        </w:tc>
        <w:tc>
          <w:tcPr>
            <w:tcW w:w="0" w:type="auto"/>
          </w:tcPr>
          <w:p w14:paraId="3142A2CB" w14:textId="77777777" w:rsidR="00F47729" w:rsidRPr="00934FC0" w:rsidRDefault="00F47729" w:rsidP="002277CE">
            <w:pPr>
              <w:spacing w:line="360" w:lineRule="auto"/>
              <w:rPr>
                <w:rFonts w:ascii="Times New Roman" w:hAnsi="Times New Roman" w:cs="Times New Roman"/>
                <w:highlight w:val="yellow"/>
                <w:rPrChange w:id="1396" w:author="Microsoft Office User" w:date="2026-08-08T18:44:00Z" w16du:dateUtc="2026-08-08T15:44:00Z">
                  <w:rPr>
                    <w:rFonts w:ascii="Times New Roman" w:hAnsi="Times New Roman" w:cs="Times New Roman"/>
                  </w:rPr>
                </w:rPrChange>
              </w:rPr>
            </w:pPr>
          </w:p>
        </w:tc>
        <w:tc>
          <w:tcPr>
            <w:tcW w:w="0" w:type="auto"/>
          </w:tcPr>
          <w:p w14:paraId="646C1970" w14:textId="77777777" w:rsidR="00F47729" w:rsidRPr="00934FC0" w:rsidRDefault="00F47729" w:rsidP="002277CE">
            <w:pPr>
              <w:spacing w:line="360" w:lineRule="auto"/>
              <w:rPr>
                <w:rFonts w:ascii="Times New Roman" w:hAnsi="Times New Roman" w:cs="Times New Roman"/>
                <w:highlight w:val="yellow"/>
                <w:rPrChange w:id="1397" w:author="Microsoft Office User" w:date="2026-08-08T18:44:00Z" w16du:dateUtc="2026-08-08T15:44:00Z">
                  <w:rPr>
                    <w:rFonts w:ascii="Times New Roman" w:hAnsi="Times New Roman" w:cs="Times New Roman"/>
                  </w:rPr>
                </w:rPrChange>
              </w:rPr>
            </w:pPr>
          </w:p>
        </w:tc>
        <w:tc>
          <w:tcPr>
            <w:tcW w:w="0" w:type="auto"/>
          </w:tcPr>
          <w:p w14:paraId="2218D9C5" w14:textId="77777777" w:rsidR="00F47729" w:rsidRPr="00934FC0" w:rsidRDefault="00F47729" w:rsidP="002277CE">
            <w:pPr>
              <w:spacing w:line="360" w:lineRule="auto"/>
              <w:rPr>
                <w:rFonts w:ascii="Times New Roman" w:hAnsi="Times New Roman" w:cs="Times New Roman"/>
                <w:highlight w:val="yellow"/>
                <w:rPrChange w:id="1398" w:author="Microsoft Office User" w:date="2026-08-08T18:44:00Z" w16du:dateUtc="2026-08-08T15:44:00Z">
                  <w:rPr>
                    <w:rFonts w:ascii="Times New Roman" w:hAnsi="Times New Roman" w:cs="Times New Roman"/>
                  </w:rPr>
                </w:rPrChange>
              </w:rPr>
            </w:pPr>
          </w:p>
        </w:tc>
        <w:tc>
          <w:tcPr>
            <w:tcW w:w="0" w:type="auto"/>
          </w:tcPr>
          <w:p w14:paraId="2E672C9D" w14:textId="77777777" w:rsidR="00F47729" w:rsidRPr="00934FC0" w:rsidRDefault="002277CE" w:rsidP="002277CE">
            <w:pPr>
              <w:spacing w:line="360" w:lineRule="auto"/>
              <w:rPr>
                <w:rFonts w:ascii="Times New Roman" w:hAnsi="Times New Roman" w:cs="Times New Roman"/>
                <w:highlight w:val="yellow"/>
                <w:rPrChange w:id="1399" w:author="Microsoft Office User" w:date="2026-08-08T18:44:00Z" w16du:dateUtc="2026-08-08T15:44:00Z">
                  <w:rPr>
                    <w:rFonts w:ascii="Times New Roman" w:hAnsi="Times New Roman" w:cs="Times New Roman"/>
                  </w:rPr>
                </w:rPrChange>
              </w:rPr>
            </w:pPr>
            <w:r w:rsidRPr="00934FC0">
              <w:rPr>
                <w:rFonts w:ascii="Times New Roman" w:hAnsi="Times New Roman" w:cs="Times New Roman"/>
                <w:highlight w:val="yellow"/>
                <w:rPrChange w:id="1400" w:author="Microsoft Office User" w:date="2026-08-08T18:44:00Z" w16du:dateUtc="2026-08-08T15:44:00Z">
                  <w:rPr>
                    <w:rFonts w:ascii="Times New Roman" w:hAnsi="Times New Roman" w:cs="Times New Roman"/>
                  </w:rPr>
                </w:rPrChange>
              </w:rPr>
              <w:t>(0.006)</w:t>
            </w:r>
          </w:p>
        </w:tc>
      </w:tr>
      <w:tr w:rsidR="00F47729" w:rsidRPr="002277CE" w14:paraId="1B951EDC" w14:textId="77777777" w:rsidTr="002277CE">
        <w:tc>
          <w:tcPr>
            <w:tcW w:w="0" w:type="auto"/>
          </w:tcPr>
          <w:p w14:paraId="4B8A75E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Obs.</w:t>
            </w:r>
          </w:p>
        </w:tc>
        <w:tc>
          <w:tcPr>
            <w:tcW w:w="0" w:type="auto"/>
          </w:tcPr>
          <w:p w14:paraId="19D9EC8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520</w:t>
            </w:r>
          </w:p>
        </w:tc>
        <w:tc>
          <w:tcPr>
            <w:tcW w:w="0" w:type="auto"/>
          </w:tcPr>
          <w:p w14:paraId="5854713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3A88AB0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281596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5F3551E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r>
      <w:tr w:rsidR="00F47729" w:rsidRPr="002277CE" w14:paraId="54596CF8" w14:textId="77777777" w:rsidTr="002277CE">
        <w:tc>
          <w:tcPr>
            <w:tcW w:w="0" w:type="auto"/>
          </w:tcPr>
          <w:p w14:paraId="42CD9A0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Adj</w:t>
            </w:r>
          </w:p>
        </w:tc>
        <w:tc>
          <w:tcPr>
            <w:tcW w:w="0" w:type="auto"/>
          </w:tcPr>
          <w:p w14:paraId="649A58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0.957</w:t>
            </w:r>
          </w:p>
        </w:tc>
        <w:tc>
          <w:tcPr>
            <w:tcW w:w="0" w:type="auto"/>
          </w:tcPr>
          <w:p w14:paraId="104F956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0.958</w:t>
            </w:r>
          </w:p>
        </w:tc>
        <w:tc>
          <w:tcPr>
            <w:tcW w:w="0" w:type="auto"/>
          </w:tcPr>
          <w:p w14:paraId="5822C9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49A8CC6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6BB686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0.970</w:t>
            </w:r>
          </w:p>
        </w:tc>
      </w:tr>
      <w:tr w:rsidR="00F47729" w:rsidRPr="002277CE" w14:paraId="34FA7CC4" w14:textId="77777777" w:rsidTr="002277CE">
        <w:tc>
          <w:tcPr>
            <w:tcW w:w="0" w:type="auto"/>
          </w:tcPr>
          <w:p w14:paraId="05B642E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Within</w:t>
            </w:r>
          </w:p>
        </w:tc>
        <w:tc>
          <w:tcPr>
            <w:tcW w:w="0" w:type="auto"/>
          </w:tcPr>
          <w:p w14:paraId="3C3280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0.585</w:t>
            </w:r>
          </w:p>
        </w:tc>
        <w:tc>
          <w:tcPr>
            <w:tcW w:w="0" w:type="auto"/>
          </w:tcPr>
          <w:p w14:paraId="7871BE2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0.586</w:t>
            </w:r>
          </w:p>
        </w:tc>
        <w:tc>
          <w:tcPr>
            <w:tcW w:w="0" w:type="auto"/>
          </w:tcPr>
          <w:p w14:paraId="3E98BB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0.644</w:t>
            </w:r>
          </w:p>
        </w:tc>
        <w:tc>
          <w:tcPr>
            <w:tcW w:w="0" w:type="auto"/>
          </w:tcPr>
          <w:p w14:paraId="0459509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0.652</w:t>
            </w:r>
          </w:p>
        </w:tc>
        <w:tc>
          <w:tcPr>
            <w:tcW w:w="0" w:type="auto"/>
          </w:tcPr>
          <w:p w14:paraId="71751D8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0.708</w:t>
            </w:r>
          </w:p>
        </w:tc>
      </w:tr>
    </w:tbl>
    <w:p w14:paraId="08913204" w14:textId="0591FEDD" w:rsidR="00F47729" w:rsidRPr="00817C90" w:rsidDel="00817C90" w:rsidRDefault="002277CE" w:rsidP="00817C90">
      <w:pPr>
        <w:rPr>
          <w:del w:id="1401" w:author="Microsoft Office User" w:date="2026-08-09T23:02:00Z" w16du:dateUtc="2026-08-09T20:02:00Z"/>
          <w:rFonts w:ascii="Times New Roman" w:hAnsi="Times New Roman" w:cs="Times New Roman"/>
          <w:i/>
          <w:iCs/>
          <w:sz w:val="22"/>
          <w:szCs w:val="22"/>
          <w:rPrChange w:id="1402" w:author="Microsoft Office User" w:date="2026-08-09T23:07:00Z" w16du:dateUtc="2026-08-09T20:07:00Z">
            <w:rPr>
              <w:del w:id="1403" w:author="Microsoft Office User" w:date="2026-08-09T23:02:00Z" w16du:dateUtc="2026-08-09T20:02:00Z"/>
              <w:rFonts w:ascii="Times New Roman" w:hAnsi="Times New Roman" w:cs="Times New Roman"/>
            </w:rPr>
          </w:rPrChange>
        </w:rPr>
        <w:pPrChange w:id="1404" w:author="Microsoft Office User" w:date="2026-08-09T23:07:00Z" w16du:dateUtc="2026-08-09T20:07:00Z">
          <w:pPr>
            <w:spacing w:line="360" w:lineRule="auto"/>
          </w:pPr>
        </w:pPrChange>
      </w:pPr>
      <w:r w:rsidRPr="00817C90">
        <w:rPr>
          <w:rFonts w:ascii="Times New Roman" w:hAnsi="Times New Roman" w:cs="Times New Roman"/>
          <w:b/>
          <w:bCs/>
          <w:i/>
          <w:iCs/>
          <w:sz w:val="22"/>
          <w:szCs w:val="22"/>
          <w:rPrChange w:id="1405" w:author="Microsoft Office User" w:date="2026-08-09T23:07:00Z" w16du:dateUtc="2026-08-09T20:07:00Z">
            <w:rPr>
              <w:rFonts w:ascii="Times New Roman" w:hAnsi="Times New Roman" w:cs="Times New Roman"/>
              <w:b/>
              <w:bCs/>
            </w:rPr>
          </w:rPrChange>
        </w:rPr>
        <w:t>Note</w:t>
      </w:r>
      <w:r w:rsidRPr="00817C90">
        <w:rPr>
          <w:rFonts w:ascii="Times New Roman" w:hAnsi="Times New Roman" w:cs="Times New Roman"/>
          <w:i/>
          <w:iCs/>
          <w:sz w:val="22"/>
          <w:szCs w:val="22"/>
          <w:rPrChange w:id="1406" w:author="Microsoft Office User" w:date="2026-08-09T23:07:00Z" w16du:dateUtc="2026-08-09T20:07:00Z">
            <w:rPr>
              <w:rFonts w:ascii="Times New Roman" w:hAnsi="Times New Roman" w:cs="Times New Roman"/>
              <w:b/>
              <w:bCs/>
            </w:rPr>
          </w:rPrChange>
        </w:rPr>
        <w:t>:</w:t>
      </w:r>
      <w:r w:rsidRPr="00817C90">
        <w:rPr>
          <w:rFonts w:ascii="Times New Roman" w:hAnsi="Times New Roman"/>
          <w:i/>
          <w:iCs/>
          <w:sz w:val="22"/>
          <w:szCs w:val="22"/>
          <w:rPrChange w:id="1407" w:author="Microsoft Office User" w:date="2026-08-09T23:07:00Z" w16du:dateUtc="2026-08-09T20:07:00Z">
            <w:rPr>
              <w:rFonts w:ascii="Times New Roman" w:hAnsi="Times New Roman"/>
            </w:rPr>
          </w:rPrChange>
        </w:rPr>
        <w:t xml:space="preserve"> Models </w:t>
      </w:r>
      <w:del w:id="1408" w:author="reviewer" w:date="2026-08-08T17:08:00Z">
        <w:r w:rsidRPr="00817C90">
          <w:rPr>
            <w:rFonts w:ascii="Times New Roman" w:hAnsi="Times New Roman" w:cs="Times New Roman"/>
            <w:i/>
            <w:iCs/>
            <w:sz w:val="22"/>
            <w:szCs w:val="22"/>
            <w:rPrChange w:id="1409" w:author="Microsoft Office User" w:date="2026-08-09T23:07:00Z" w16du:dateUtc="2026-08-09T20:07:00Z">
              <w:rPr>
                <w:rFonts w:ascii="Times New Roman" w:hAnsi="Times New Roman" w:cs="Times New Roman"/>
              </w:rPr>
            </w:rPrChange>
          </w:rPr>
          <w:delText>(</w:delText>
        </w:r>
      </w:del>
      <w:r w:rsidRPr="00817C90">
        <w:rPr>
          <w:rFonts w:ascii="Times New Roman" w:hAnsi="Times New Roman"/>
          <w:i/>
          <w:iCs/>
          <w:sz w:val="22"/>
          <w:szCs w:val="22"/>
          <w:rPrChange w:id="1410" w:author="Microsoft Office User" w:date="2026-08-09T23:07:00Z" w16du:dateUtc="2026-08-09T20:07:00Z">
            <w:rPr>
              <w:rFonts w:ascii="Times New Roman" w:hAnsi="Times New Roman"/>
            </w:rPr>
          </w:rPrChange>
        </w:rPr>
        <w:t>I</w:t>
      </w:r>
      <w:del w:id="1411" w:author="reviewer" w:date="2026-08-08T17:08:00Z">
        <w:r w:rsidRPr="00817C90">
          <w:rPr>
            <w:rFonts w:ascii="Times New Roman" w:hAnsi="Times New Roman" w:cs="Times New Roman"/>
            <w:i/>
            <w:iCs/>
            <w:sz w:val="22"/>
            <w:szCs w:val="22"/>
            <w:rPrChange w:id="1412" w:author="Microsoft Office User" w:date="2026-08-09T23:07:00Z" w16du:dateUtc="2026-08-09T20:07:00Z">
              <w:rPr>
                <w:rFonts w:ascii="Times New Roman" w:hAnsi="Times New Roman" w:cs="Times New Roman"/>
              </w:rPr>
            </w:rPrChange>
          </w:rPr>
          <w:delText>) through (</w:delText>
        </w:r>
      </w:del>
      <w:ins w:id="1413" w:author="reviewer" w:date="2026-08-08T17:08:00Z">
        <w:r w:rsidRPr="00817C90">
          <w:rPr>
            <w:rFonts w:ascii="Times New Roman" w:hAnsi="Times New Roman" w:cs="Times New Roman"/>
            <w:i/>
            <w:iCs/>
            <w:sz w:val="22"/>
            <w:szCs w:val="22"/>
            <w:rPrChange w:id="1414"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sz w:val="22"/>
          <w:szCs w:val="22"/>
          <w:rPrChange w:id="1415" w:author="Microsoft Office User" w:date="2026-08-09T23:07:00Z" w16du:dateUtc="2026-08-09T20:07:00Z">
            <w:rPr>
              <w:rFonts w:ascii="Times New Roman" w:hAnsi="Times New Roman"/>
            </w:rPr>
          </w:rPrChange>
        </w:rPr>
        <w:t>V</w:t>
      </w:r>
      <w:del w:id="1416" w:author="reviewer" w:date="2026-08-08T17:08:00Z">
        <w:r w:rsidRPr="00817C90">
          <w:rPr>
            <w:rFonts w:ascii="Times New Roman" w:hAnsi="Times New Roman" w:cs="Times New Roman"/>
            <w:i/>
            <w:iCs/>
            <w:sz w:val="22"/>
            <w:szCs w:val="22"/>
            <w:rPrChange w:id="1417" w:author="Microsoft Office User" w:date="2026-08-09T23:07:00Z" w16du:dateUtc="2026-08-09T20:07:00Z">
              <w:rPr>
                <w:rFonts w:ascii="Times New Roman" w:hAnsi="Times New Roman" w:cs="Times New Roman"/>
              </w:rPr>
            </w:rPrChange>
          </w:rPr>
          <w:delText>) are estimated with the standard TWFE estimator. The data is sourced from the World Bank API resources where</w:delText>
        </w:r>
      </w:del>
      <w:ins w:id="1418" w:author="reviewer" w:date="2026-08-08T17:08:00Z">
        <w:r w:rsidRPr="00817C90">
          <w:rPr>
            <w:rFonts w:ascii="Times New Roman" w:hAnsi="Times New Roman" w:cs="Times New Roman"/>
            <w:i/>
            <w:iCs/>
            <w:sz w:val="22"/>
            <w:szCs w:val="22"/>
            <w:rPrChange w:id="1419" w:author="Microsoft Office User" w:date="2026-08-09T23:07:00Z" w16du:dateUtc="2026-08-09T20:07:00Z">
              <w:rPr>
                <w:rFonts w:ascii="Times New Roman" w:hAnsi="Times New Roman" w:cs="Times New Roman"/>
                <w:b/>
                <w:bCs/>
              </w:rPr>
            </w:rPrChange>
          </w:rPr>
          <w:t xml:space="preserve"> use two-way fixed effects.</w:t>
        </w:r>
      </w:ins>
      <w:r w:rsidRPr="00817C90">
        <w:rPr>
          <w:rFonts w:ascii="Times New Roman" w:hAnsi="Times New Roman"/>
          <w:i/>
          <w:iCs/>
          <w:sz w:val="22"/>
          <w:szCs w:val="22"/>
          <w:rPrChange w:id="1420" w:author="Microsoft Office User" w:date="2026-08-09T23:07:00Z" w16du:dateUtc="2026-08-09T20:07:00Z">
            <w:rPr>
              <w:rFonts w:ascii="Times New Roman" w:hAnsi="Times New Roman"/>
            </w:rPr>
          </w:rPrChange>
        </w:rPr>
        <w:t xml:space="preserve"> Model </w:t>
      </w:r>
      <w:del w:id="1421" w:author="reviewer" w:date="2026-08-08T17:08:00Z">
        <w:r w:rsidRPr="00817C90">
          <w:rPr>
            <w:rFonts w:ascii="Times New Roman" w:hAnsi="Times New Roman" w:cs="Times New Roman"/>
            <w:i/>
            <w:iCs/>
            <w:sz w:val="22"/>
            <w:szCs w:val="22"/>
            <w:rPrChange w:id="1422" w:author="Microsoft Office User" w:date="2026-08-09T23:07:00Z" w16du:dateUtc="2026-08-09T20:07:00Z">
              <w:rPr>
                <w:rFonts w:ascii="Times New Roman" w:hAnsi="Times New Roman" w:cs="Times New Roman"/>
              </w:rPr>
            </w:rPrChange>
          </w:rPr>
          <w:delText>(</w:delText>
        </w:r>
      </w:del>
      <w:r w:rsidRPr="00817C90">
        <w:rPr>
          <w:rFonts w:ascii="Times New Roman" w:hAnsi="Times New Roman"/>
          <w:i/>
          <w:iCs/>
          <w:sz w:val="22"/>
          <w:szCs w:val="22"/>
          <w:rPrChange w:id="1423" w:author="Microsoft Office User" w:date="2026-08-09T23:07:00Z" w16du:dateUtc="2026-08-09T20:07:00Z">
            <w:rPr>
              <w:rFonts w:ascii="Times New Roman" w:hAnsi="Times New Roman"/>
            </w:rPr>
          </w:rPrChange>
        </w:rPr>
        <w:t>I</w:t>
      </w:r>
      <w:del w:id="1424" w:author="reviewer" w:date="2026-08-08T17:08:00Z">
        <w:r w:rsidRPr="00817C90">
          <w:rPr>
            <w:rFonts w:ascii="Times New Roman" w:hAnsi="Times New Roman" w:cs="Times New Roman"/>
            <w:i/>
            <w:iCs/>
            <w:sz w:val="22"/>
            <w:szCs w:val="22"/>
            <w:rPrChange w:id="1425" w:author="Microsoft Office User" w:date="2026-08-09T23:07:00Z" w16du:dateUtc="2026-08-09T20:07:00Z">
              <w:rPr>
                <w:rFonts w:ascii="Times New Roman" w:hAnsi="Times New Roman" w:cs="Times New Roman"/>
              </w:rPr>
            </w:rPrChange>
          </w:rPr>
          <w:delText>)</w:delText>
        </w:r>
      </w:del>
      <w:r w:rsidRPr="00817C90">
        <w:rPr>
          <w:rFonts w:ascii="Times New Roman" w:hAnsi="Times New Roman"/>
          <w:i/>
          <w:iCs/>
          <w:sz w:val="22"/>
          <w:szCs w:val="22"/>
          <w:rPrChange w:id="1426" w:author="Microsoft Office User" w:date="2026-08-09T23:07:00Z" w16du:dateUtc="2026-08-09T20:07:00Z">
            <w:rPr>
              <w:rFonts w:ascii="Times New Roman" w:hAnsi="Times New Roman"/>
            </w:rPr>
          </w:rPrChange>
        </w:rPr>
        <w:t xml:space="preserve"> uses </w:t>
      </w:r>
      <w:del w:id="1427" w:author="reviewer" w:date="2026-08-08T17:08:00Z">
        <w:r w:rsidRPr="00817C90">
          <w:rPr>
            <w:rFonts w:ascii="Times New Roman" w:hAnsi="Times New Roman" w:cs="Times New Roman"/>
            <w:i/>
            <w:iCs/>
            <w:sz w:val="22"/>
            <w:szCs w:val="22"/>
            <w:rPrChange w:id="1428" w:author="Microsoft Office User" w:date="2026-08-09T23:07:00Z" w16du:dateUtc="2026-08-09T20:07:00Z">
              <w:rPr>
                <w:rFonts w:ascii="Times New Roman" w:hAnsi="Times New Roman" w:cs="Times New Roman"/>
              </w:rPr>
            </w:rPrChange>
          </w:rPr>
          <w:delText xml:space="preserve">the full panel of </w:delText>
        </w:r>
      </w:del>
      <w:r w:rsidRPr="00817C90">
        <w:rPr>
          <w:rFonts w:ascii="Times New Roman" w:hAnsi="Times New Roman"/>
          <w:i/>
          <w:iCs/>
          <w:sz w:val="22"/>
          <w:szCs w:val="22"/>
          <w:rPrChange w:id="1429" w:author="Microsoft Office User" w:date="2026-08-09T23:07:00Z" w16du:dateUtc="2026-08-09T20:07:00Z">
            <w:rPr>
              <w:rFonts w:ascii="Times New Roman" w:hAnsi="Times New Roman"/>
            </w:rPr>
          </w:rPrChange>
        </w:rPr>
        <w:t xml:space="preserve">520 observations </w:t>
      </w:r>
      <w:del w:id="1430" w:author="reviewer" w:date="2026-08-08T17:08:00Z">
        <w:r w:rsidRPr="00817C90">
          <w:rPr>
            <w:rFonts w:ascii="Times New Roman" w:hAnsi="Times New Roman" w:cs="Times New Roman"/>
            <w:i/>
            <w:iCs/>
            <w:sz w:val="22"/>
            <w:szCs w:val="22"/>
            <w:rPrChange w:id="1431" w:author="Microsoft Office User" w:date="2026-08-09T23:07:00Z" w16du:dateUtc="2026-08-09T20:07:00Z">
              <w:rPr>
                <w:rFonts w:ascii="Times New Roman" w:hAnsi="Times New Roman" w:cs="Times New Roman"/>
              </w:rPr>
            </w:rPrChange>
          </w:rPr>
          <w:delText>(</w:delText>
        </w:r>
      </w:del>
      <w:ins w:id="1432" w:author="reviewer" w:date="2026-08-08T17:08:00Z">
        <w:r w:rsidRPr="00817C90">
          <w:rPr>
            <w:rFonts w:ascii="Times New Roman" w:hAnsi="Times New Roman" w:cs="Times New Roman"/>
            <w:i/>
            <w:iCs/>
            <w:sz w:val="22"/>
            <w:szCs w:val="22"/>
            <w:rPrChange w:id="1433" w:author="Microsoft Office User" w:date="2026-08-09T23:07:00Z" w16du:dateUtc="2026-08-09T20:07:00Z">
              <w:rPr>
                <w:rFonts w:ascii="Times New Roman" w:hAnsi="Times New Roman" w:cs="Times New Roman"/>
                <w:b/>
                <w:bCs/>
              </w:rPr>
            </w:rPrChange>
          </w:rPr>
          <w:t xml:space="preserve">for </w:t>
        </w:r>
      </w:ins>
      <w:r w:rsidRPr="00817C90">
        <w:rPr>
          <w:rFonts w:ascii="Times New Roman" w:hAnsi="Times New Roman"/>
          <w:i/>
          <w:iCs/>
          <w:sz w:val="22"/>
          <w:szCs w:val="22"/>
          <w:rPrChange w:id="1434" w:author="Microsoft Office User" w:date="2026-08-09T23:07:00Z" w16du:dateUtc="2026-08-09T20:07:00Z">
            <w:rPr>
              <w:rFonts w:ascii="Times New Roman" w:hAnsi="Times New Roman"/>
            </w:rPr>
          </w:rPrChange>
        </w:rPr>
        <w:t xml:space="preserve">52 countries </w:t>
      </w:r>
      <w:del w:id="1435" w:author="reviewer" w:date="2026-08-08T17:08:00Z">
        <w:r w:rsidRPr="00817C90">
          <w:rPr>
            <w:rFonts w:ascii="Times New Roman" w:hAnsi="Times New Roman" w:cs="Times New Roman"/>
            <w:i/>
            <w:iCs/>
            <w:sz w:val="22"/>
            <w:szCs w:val="22"/>
            <w:rPrChange w:id="1436" w:author="Microsoft Office User" w:date="2026-08-09T23:07:00Z" w16du:dateUtc="2026-08-09T20:07:00Z">
              <w:rPr>
                <w:rFonts w:ascii="Times New Roman" w:hAnsi="Times New Roman" w:cs="Times New Roman"/>
              </w:rPr>
            </w:rPrChange>
          </w:rPr>
          <w:delText>over the</w:delText>
        </w:r>
      </w:del>
      <w:ins w:id="1437" w:author="reviewer" w:date="2026-08-08T17:08:00Z">
        <w:r w:rsidRPr="00817C90">
          <w:rPr>
            <w:rFonts w:ascii="Times New Roman" w:hAnsi="Times New Roman" w:cs="Times New Roman"/>
            <w:i/>
            <w:iCs/>
            <w:sz w:val="22"/>
            <w:szCs w:val="22"/>
            <w:rPrChange w:id="1438" w:author="Microsoft Office User" w:date="2026-08-09T23:07:00Z" w16du:dateUtc="2026-08-09T20:07:00Z">
              <w:rPr>
                <w:rFonts w:ascii="Times New Roman" w:hAnsi="Times New Roman" w:cs="Times New Roman"/>
                <w:b/>
                <w:bCs/>
              </w:rPr>
            </w:rPrChange>
          </w:rPr>
          <w:t>in</w:t>
        </w:r>
      </w:ins>
      <w:r w:rsidRPr="00817C90">
        <w:rPr>
          <w:rFonts w:ascii="Times New Roman" w:hAnsi="Times New Roman"/>
          <w:i/>
          <w:iCs/>
          <w:sz w:val="22"/>
          <w:szCs w:val="22"/>
          <w:rPrChange w:id="1439" w:author="Microsoft Office User" w:date="2026-08-09T23:07:00Z" w16du:dateUtc="2026-08-09T20:07:00Z">
            <w:rPr>
              <w:rFonts w:ascii="Times New Roman" w:hAnsi="Times New Roman"/>
            </w:rPr>
          </w:rPrChange>
        </w:rPr>
        <w:t xml:space="preserve"> 2016</w:t>
      </w:r>
      <w:del w:id="1440" w:author="reviewer" w:date="2026-08-08T17:08:00Z">
        <w:r w:rsidRPr="00817C90">
          <w:rPr>
            <w:rFonts w:ascii="Times New Roman" w:hAnsi="Times New Roman" w:cs="Times New Roman"/>
            <w:i/>
            <w:iCs/>
            <w:sz w:val="22"/>
            <w:szCs w:val="22"/>
            <w:rPrChange w:id="1441" w:author="Microsoft Office User" w:date="2026-08-09T23:07:00Z" w16du:dateUtc="2026-08-09T20:07:00Z">
              <w:rPr>
                <w:rFonts w:ascii="Times New Roman" w:hAnsi="Times New Roman" w:cs="Times New Roman"/>
              </w:rPr>
            </w:rPrChange>
          </w:rPr>
          <w:delText xml:space="preserve"> to </w:delText>
        </w:r>
      </w:del>
      <w:ins w:id="1442" w:author="reviewer" w:date="2026-08-08T17:08:00Z">
        <w:r w:rsidRPr="00817C90">
          <w:rPr>
            <w:rFonts w:ascii="Times New Roman" w:hAnsi="Times New Roman" w:cs="Times New Roman"/>
            <w:i/>
            <w:iCs/>
            <w:sz w:val="22"/>
            <w:szCs w:val="22"/>
            <w:rPrChange w:id="1443"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sz w:val="22"/>
          <w:szCs w:val="22"/>
          <w:rPrChange w:id="1444" w:author="Microsoft Office User" w:date="2026-08-09T23:07:00Z" w16du:dateUtc="2026-08-09T20:07:00Z">
            <w:rPr>
              <w:rFonts w:ascii="Times New Roman" w:hAnsi="Times New Roman"/>
            </w:rPr>
          </w:rPrChange>
        </w:rPr>
        <w:t>2025</w:t>
      </w:r>
      <w:del w:id="1445" w:author="reviewer" w:date="2026-08-08T17:08:00Z">
        <w:r w:rsidRPr="00817C90">
          <w:rPr>
            <w:rFonts w:ascii="Times New Roman" w:hAnsi="Times New Roman" w:cs="Times New Roman"/>
            <w:i/>
            <w:iCs/>
            <w:sz w:val="22"/>
            <w:szCs w:val="22"/>
            <w:rPrChange w:id="1446" w:author="Microsoft Office User" w:date="2026-08-09T23:07:00Z" w16du:dateUtc="2026-08-09T20:07:00Z">
              <w:rPr>
                <w:rFonts w:ascii="Times New Roman" w:hAnsi="Times New Roman" w:cs="Times New Roman"/>
              </w:rPr>
            </w:rPrChange>
          </w:rPr>
          <w:delText xml:space="preserve"> window), while the specifications with World Bank controls (</w:delText>
        </w:r>
      </w:del>
      <w:ins w:id="1447" w:author="reviewer" w:date="2026-08-08T17:08:00Z">
        <w:r w:rsidRPr="00817C90">
          <w:rPr>
            <w:rFonts w:ascii="Times New Roman" w:hAnsi="Times New Roman" w:cs="Times New Roman"/>
            <w:i/>
            <w:iCs/>
            <w:sz w:val="22"/>
            <w:szCs w:val="22"/>
            <w:rPrChange w:id="1448" w:author="Microsoft Office User" w:date="2026-08-09T23:07:00Z" w16du:dateUtc="2026-08-09T20:07:00Z">
              <w:rPr>
                <w:rFonts w:ascii="Times New Roman" w:hAnsi="Times New Roman" w:cs="Times New Roman"/>
                <w:b/>
                <w:bCs/>
              </w:rPr>
            </w:rPrChange>
          </w:rPr>
          <w:t xml:space="preserve">. </w:t>
        </w:r>
      </w:ins>
      <w:r w:rsidRPr="00817C90">
        <w:rPr>
          <w:rFonts w:ascii="Times New Roman" w:hAnsi="Times New Roman"/>
          <w:i/>
          <w:iCs/>
          <w:sz w:val="22"/>
          <w:szCs w:val="22"/>
          <w:rPrChange w:id="1449" w:author="Microsoft Office User" w:date="2026-08-09T23:07:00Z" w16du:dateUtc="2026-08-09T20:07:00Z">
            <w:rPr>
              <w:rFonts w:ascii="Times New Roman" w:hAnsi="Times New Roman"/>
            </w:rPr>
          </w:rPrChange>
        </w:rPr>
        <w:t>Models II</w:t>
      </w:r>
      <w:del w:id="1450" w:author="reviewer" w:date="2026-08-08T17:08:00Z">
        <w:r w:rsidRPr="00817C90">
          <w:rPr>
            <w:rFonts w:ascii="Times New Roman" w:hAnsi="Times New Roman" w:cs="Times New Roman"/>
            <w:i/>
            <w:iCs/>
            <w:sz w:val="22"/>
            <w:szCs w:val="22"/>
            <w:rPrChange w:id="1451" w:author="Microsoft Office User" w:date="2026-08-09T23:07:00Z" w16du:dateUtc="2026-08-09T20:07:00Z">
              <w:rPr>
                <w:rFonts w:ascii="Times New Roman" w:hAnsi="Times New Roman" w:cs="Times New Roman"/>
              </w:rPr>
            </w:rPrChange>
          </w:rPr>
          <w:delText xml:space="preserve"> to </w:delText>
        </w:r>
      </w:del>
      <w:ins w:id="1452" w:author="reviewer" w:date="2026-08-08T17:08:00Z">
        <w:r w:rsidRPr="00817C90">
          <w:rPr>
            <w:rFonts w:ascii="Times New Roman" w:hAnsi="Times New Roman" w:cs="Times New Roman"/>
            <w:i/>
            <w:iCs/>
            <w:sz w:val="22"/>
            <w:szCs w:val="22"/>
            <w:rPrChange w:id="1453"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sz w:val="22"/>
          <w:szCs w:val="22"/>
          <w:rPrChange w:id="1454" w:author="Microsoft Office User" w:date="2026-08-09T23:07:00Z" w16du:dateUtc="2026-08-09T20:07:00Z">
            <w:rPr>
              <w:rFonts w:ascii="Times New Roman" w:hAnsi="Times New Roman"/>
            </w:rPr>
          </w:rPrChange>
        </w:rPr>
        <w:t>V</w:t>
      </w:r>
      <w:del w:id="1455" w:author="reviewer" w:date="2026-08-08T17:08:00Z">
        <w:r w:rsidRPr="00817C90">
          <w:rPr>
            <w:rFonts w:ascii="Times New Roman" w:hAnsi="Times New Roman" w:cs="Times New Roman"/>
            <w:i/>
            <w:iCs/>
            <w:sz w:val="22"/>
            <w:szCs w:val="22"/>
            <w:rPrChange w:id="1456" w:author="Microsoft Office User" w:date="2026-08-09T23:07:00Z" w16du:dateUtc="2026-08-09T20:07:00Z">
              <w:rPr>
                <w:rFonts w:ascii="Times New Roman" w:hAnsi="Times New Roman" w:cs="Times New Roman"/>
              </w:rPr>
            </w:rPrChange>
          </w:rPr>
          <w:delText>)</w:delText>
        </w:r>
      </w:del>
      <w:r w:rsidRPr="00817C90">
        <w:rPr>
          <w:rFonts w:ascii="Times New Roman" w:hAnsi="Times New Roman"/>
          <w:i/>
          <w:iCs/>
          <w:sz w:val="22"/>
          <w:szCs w:val="22"/>
          <w:rPrChange w:id="1457" w:author="Microsoft Office User" w:date="2026-08-09T23:07:00Z" w16du:dateUtc="2026-08-09T20:07:00Z">
            <w:rPr>
              <w:rFonts w:ascii="Times New Roman" w:hAnsi="Times New Roman"/>
            </w:rPr>
          </w:rPrChange>
        </w:rPr>
        <w:t xml:space="preserve"> use 468 observations </w:t>
      </w:r>
      <w:del w:id="1458" w:author="reviewer" w:date="2026-08-08T17:08:00Z">
        <w:r w:rsidRPr="00817C90">
          <w:rPr>
            <w:rFonts w:ascii="Times New Roman" w:hAnsi="Times New Roman" w:cs="Times New Roman"/>
            <w:i/>
            <w:iCs/>
            <w:sz w:val="22"/>
            <w:szCs w:val="22"/>
            <w:rPrChange w:id="1459" w:author="Microsoft Office User" w:date="2026-08-09T23:07:00Z" w16du:dateUtc="2026-08-09T20:07:00Z">
              <w:rPr>
                <w:rFonts w:ascii="Times New Roman" w:hAnsi="Times New Roman" w:cs="Times New Roman"/>
              </w:rPr>
            </w:rPrChange>
          </w:rPr>
          <w:delText xml:space="preserve">(52 countries over the </w:delText>
        </w:r>
      </w:del>
      <w:ins w:id="1460" w:author="reviewer" w:date="2026-08-08T17:08:00Z">
        <w:r w:rsidRPr="00817C90">
          <w:rPr>
            <w:rFonts w:ascii="Times New Roman" w:hAnsi="Times New Roman" w:cs="Times New Roman"/>
            <w:i/>
            <w:iCs/>
            <w:sz w:val="22"/>
            <w:szCs w:val="22"/>
            <w:rPrChange w:id="1461" w:author="Microsoft Office User" w:date="2026-08-09T23:07:00Z" w16du:dateUtc="2026-08-09T20:07:00Z">
              <w:rPr>
                <w:rFonts w:ascii="Times New Roman" w:hAnsi="Times New Roman" w:cs="Times New Roman"/>
                <w:b/>
                <w:bCs/>
              </w:rPr>
            </w:rPrChange>
          </w:rPr>
          <w:t xml:space="preserve">in </w:t>
        </w:r>
      </w:ins>
      <w:r w:rsidRPr="00817C90">
        <w:rPr>
          <w:rFonts w:ascii="Times New Roman" w:hAnsi="Times New Roman"/>
          <w:i/>
          <w:iCs/>
          <w:sz w:val="22"/>
          <w:szCs w:val="22"/>
          <w:rPrChange w:id="1462" w:author="Microsoft Office User" w:date="2026-08-09T23:07:00Z" w16du:dateUtc="2026-08-09T20:07:00Z">
            <w:rPr>
              <w:rFonts w:ascii="Times New Roman" w:hAnsi="Times New Roman"/>
            </w:rPr>
          </w:rPrChange>
        </w:rPr>
        <w:t>2016</w:t>
      </w:r>
      <w:del w:id="1463" w:author="reviewer" w:date="2026-08-08T17:08:00Z">
        <w:r w:rsidRPr="00817C90">
          <w:rPr>
            <w:rFonts w:ascii="Times New Roman" w:hAnsi="Times New Roman" w:cs="Times New Roman"/>
            <w:i/>
            <w:iCs/>
            <w:sz w:val="22"/>
            <w:szCs w:val="22"/>
            <w:rPrChange w:id="1464" w:author="Microsoft Office User" w:date="2026-08-09T23:07:00Z" w16du:dateUtc="2026-08-09T20:07:00Z">
              <w:rPr>
                <w:rFonts w:ascii="Times New Roman" w:hAnsi="Times New Roman" w:cs="Times New Roman"/>
              </w:rPr>
            </w:rPrChange>
          </w:rPr>
          <w:delText xml:space="preserve"> to </w:delText>
        </w:r>
      </w:del>
      <w:ins w:id="1465" w:author="reviewer" w:date="2026-08-08T17:08:00Z">
        <w:r w:rsidRPr="00817C90">
          <w:rPr>
            <w:rFonts w:ascii="Times New Roman" w:hAnsi="Times New Roman" w:cs="Times New Roman"/>
            <w:i/>
            <w:iCs/>
            <w:sz w:val="22"/>
            <w:szCs w:val="22"/>
            <w:rPrChange w:id="1466"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sz w:val="22"/>
          <w:szCs w:val="22"/>
          <w:rPrChange w:id="1467" w:author="Microsoft Office User" w:date="2026-08-09T23:07:00Z" w16du:dateUtc="2026-08-09T20:07:00Z">
            <w:rPr>
              <w:rFonts w:ascii="Times New Roman" w:hAnsi="Times New Roman"/>
            </w:rPr>
          </w:rPrChange>
        </w:rPr>
        <w:t xml:space="preserve">2024 </w:t>
      </w:r>
      <w:del w:id="1468" w:author="reviewer" w:date="2026-08-08T17:08:00Z">
        <w:r w:rsidRPr="00817C90">
          <w:rPr>
            <w:rFonts w:ascii="Times New Roman" w:hAnsi="Times New Roman" w:cs="Times New Roman"/>
            <w:i/>
            <w:iCs/>
            <w:sz w:val="22"/>
            <w:szCs w:val="22"/>
            <w:rPrChange w:id="1469" w:author="Microsoft Office User" w:date="2026-08-09T23:07:00Z" w16du:dateUtc="2026-08-09T20:07:00Z">
              <w:rPr>
                <w:rFonts w:ascii="Times New Roman" w:hAnsi="Times New Roman" w:cs="Times New Roman"/>
              </w:rPr>
            </w:rPrChange>
          </w:rPr>
          <w:delText xml:space="preserve">window), </w:delText>
        </w:r>
      </w:del>
      <w:r w:rsidRPr="00817C90">
        <w:rPr>
          <w:rFonts w:ascii="Times New Roman" w:hAnsi="Times New Roman"/>
          <w:i/>
          <w:iCs/>
          <w:sz w:val="22"/>
          <w:szCs w:val="22"/>
          <w:rPrChange w:id="1470" w:author="Microsoft Office User" w:date="2026-08-09T23:07:00Z" w16du:dateUtc="2026-08-09T20:07:00Z">
            <w:rPr>
              <w:rFonts w:ascii="Times New Roman" w:hAnsi="Times New Roman"/>
            </w:rPr>
          </w:rPrChange>
        </w:rPr>
        <w:t xml:space="preserve">because the World Bank </w:t>
      </w:r>
      <w:del w:id="1471" w:author="reviewer" w:date="2026-08-08T17:08:00Z">
        <w:r w:rsidRPr="00817C90">
          <w:rPr>
            <w:rFonts w:ascii="Times New Roman" w:hAnsi="Times New Roman" w:cs="Times New Roman"/>
            <w:i/>
            <w:iCs/>
            <w:sz w:val="22"/>
            <w:szCs w:val="22"/>
            <w:rPrChange w:id="1472" w:author="Microsoft Office User" w:date="2026-08-09T23:07:00Z" w16du:dateUtc="2026-08-09T20:07:00Z">
              <w:rPr>
                <w:rFonts w:ascii="Times New Roman" w:hAnsi="Times New Roman" w:cs="Times New Roman"/>
              </w:rPr>
            </w:rPrChange>
          </w:rPr>
          <w:delText>PPP GDP series carries no 2025 value so those country-years drop out. The c_log variables</w:delText>
        </w:r>
      </w:del>
      <w:ins w:id="1473" w:author="reviewer" w:date="2026-08-08T17:08:00Z">
        <w:r w:rsidRPr="00817C90">
          <w:rPr>
            <w:rFonts w:ascii="Times New Roman" w:hAnsi="Times New Roman" w:cs="Times New Roman"/>
            <w:i/>
            <w:iCs/>
            <w:sz w:val="22"/>
            <w:szCs w:val="22"/>
            <w:rPrChange w:id="1474" w:author="Microsoft Office User" w:date="2026-08-09T23:07:00Z" w16du:dateUtc="2026-08-09T20:07:00Z">
              <w:rPr>
                <w:rFonts w:ascii="Times New Roman" w:hAnsi="Times New Roman" w:cs="Times New Roman"/>
                <w:b/>
                <w:bCs/>
              </w:rPr>
            </w:rPrChange>
          </w:rPr>
          <w:t>controls are capped at 2024. GDP per capita is NY.GDP.PCAP.PP.KD, purchasing-power-parity GDP per capita in constant 2021 international dollars. Logged GDP and population</w:t>
        </w:r>
      </w:ins>
      <w:r w:rsidRPr="00817C90">
        <w:rPr>
          <w:rFonts w:ascii="Times New Roman" w:hAnsi="Times New Roman"/>
          <w:i/>
          <w:iCs/>
          <w:sz w:val="22"/>
          <w:szCs w:val="22"/>
          <w:rPrChange w:id="1475" w:author="Microsoft Office User" w:date="2026-08-09T23:07:00Z" w16du:dateUtc="2026-08-09T20:07:00Z">
            <w:rPr>
              <w:rFonts w:ascii="Times New Roman" w:hAnsi="Times New Roman"/>
            </w:rPr>
          </w:rPrChange>
        </w:rPr>
        <w:t xml:space="preserve"> are demeaned </w:t>
      </w:r>
      <w:ins w:id="1476" w:author="reviewer" w:date="2026-08-08T17:08:00Z">
        <w:r w:rsidRPr="00817C90">
          <w:rPr>
            <w:rFonts w:ascii="Times New Roman" w:hAnsi="Times New Roman" w:cs="Times New Roman"/>
            <w:i/>
            <w:iCs/>
            <w:sz w:val="22"/>
            <w:szCs w:val="22"/>
            <w:rPrChange w:id="1477" w:author="Microsoft Office User" w:date="2026-08-09T23:07:00Z" w16du:dateUtc="2026-08-09T20:07:00Z">
              <w:rPr>
                <w:rFonts w:ascii="Times New Roman" w:hAnsi="Times New Roman" w:cs="Times New Roman"/>
                <w:b/>
                <w:bCs/>
              </w:rPr>
            </w:rPrChange>
          </w:rPr>
          <w:t xml:space="preserve">over the estimation sample </w:t>
        </w:r>
      </w:ins>
      <w:r w:rsidRPr="00817C90">
        <w:rPr>
          <w:rFonts w:ascii="Times New Roman" w:hAnsi="Times New Roman"/>
          <w:i/>
          <w:iCs/>
          <w:sz w:val="22"/>
          <w:szCs w:val="22"/>
          <w:rPrChange w:id="1478" w:author="Microsoft Office User" w:date="2026-08-09T23:07:00Z" w16du:dateUtc="2026-08-09T20:07:00Z">
            <w:rPr>
              <w:rFonts w:ascii="Times New Roman" w:hAnsi="Times New Roman"/>
            </w:rPr>
          </w:rPrChange>
        </w:rPr>
        <w:t xml:space="preserve">before </w:t>
      </w:r>
      <w:del w:id="1479" w:author="reviewer" w:date="2026-08-08T17:08:00Z">
        <w:r w:rsidRPr="00817C90">
          <w:rPr>
            <w:rFonts w:ascii="Times New Roman" w:hAnsi="Times New Roman" w:cs="Times New Roman"/>
            <w:i/>
            <w:iCs/>
            <w:sz w:val="22"/>
            <w:szCs w:val="22"/>
            <w:rPrChange w:id="1480" w:author="Microsoft Office User" w:date="2026-08-09T23:07:00Z" w16du:dateUtc="2026-08-09T20:07:00Z">
              <w:rPr>
                <w:rFonts w:ascii="Times New Roman" w:hAnsi="Times New Roman" w:cs="Times New Roman"/>
              </w:rPr>
            </w:rPrChange>
          </w:rPr>
          <w:delText xml:space="preserve">being included in the regression so the </w:delText>
        </w:r>
      </w:del>
      <w:r w:rsidRPr="00817C90">
        <w:rPr>
          <w:rFonts w:ascii="Times New Roman" w:hAnsi="Times New Roman"/>
          <w:i/>
          <w:iCs/>
          <w:sz w:val="22"/>
          <w:szCs w:val="22"/>
          <w:rPrChange w:id="1481" w:author="Microsoft Office User" w:date="2026-08-09T23:07:00Z" w16du:dateUtc="2026-08-09T20:07:00Z">
            <w:rPr>
              <w:rFonts w:ascii="Times New Roman" w:hAnsi="Times New Roman"/>
            </w:rPr>
          </w:rPrChange>
        </w:rPr>
        <w:t xml:space="preserve">interactions </w:t>
      </w:r>
      <w:del w:id="1482" w:author="reviewer" w:date="2026-08-08T17:08:00Z">
        <w:r w:rsidRPr="00817C90">
          <w:rPr>
            <w:rFonts w:ascii="Times New Roman" w:hAnsi="Times New Roman" w:cs="Times New Roman"/>
            <w:i/>
            <w:iCs/>
            <w:sz w:val="22"/>
            <w:szCs w:val="22"/>
            <w:rPrChange w:id="1483" w:author="Microsoft Office User" w:date="2026-08-09T23:07:00Z" w16du:dateUtc="2026-08-09T20:07:00Z">
              <w:rPr>
                <w:rFonts w:ascii="Times New Roman" w:hAnsi="Times New Roman" w:cs="Times New Roman"/>
              </w:rPr>
            </w:rPrChange>
          </w:rPr>
          <w:delText xml:space="preserve">with the ATT in model (V) will be comparable. The formula used for the demeaning was </w:delText>
        </w:r>
      </w:del>
      <m:oMath>
        <m:r>
          <w:del w:id="1484" w:author="reviewer" w:date="2026-08-08T17:08:00Z">
            <w:rPr>
              <w:rFonts w:ascii="Cambria Math" w:hAnsi="Cambria Math" w:cs="Times New Roman"/>
              <w:sz w:val="22"/>
              <w:szCs w:val="22"/>
              <w:rPrChange w:id="1485" w:author="Microsoft Office User" w:date="2026-08-09T23:07:00Z" w16du:dateUtc="2026-08-09T20:07:00Z">
                <w:rPr>
                  <w:rFonts w:ascii="Cambria Math" w:hAnsi="Cambria Math" w:cs="Times New Roman"/>
                </w:rPr>
              </w:rPrChange>
            </w:rPr>
            <m:t>log</m:t>
          </w:del>
        </m:r>
        <m:d>
          <m:dPr>
            <m:ctrlPr>
              <w:del w:id="1486" w:author="reviewer" w:date="2026-08-08T17:08:00Z">
                <w:rPr>
                  <w:rFonts w:ascii="Cambria Math" w:hAnsi="Cambria Math" w:cs="Times New Roman"/>
                  <w:i/>
                  <w:iCs/>
                  <w:sz w:val="22"/>
                  <w:szCs w:val="22"/>
                  <w:rPrChange w:id="1487" w:author="Microsoft Office User" w:date="2026-08-09T23:07:00Z" w16du:dateUtc="2026-08-09T20:07:00Z">
                    <w:rPr>
                      <w:rFonts w:ascii="Cambria Math" w:hAnsi="Cambria Math" w:cs="Times New Roman"/>
                    </w:rPr>
                  </w:rPrChange>
                </w:rPr>
              </w:del>
            </m:ctrlPr>
          </m:dPr>
          <m:e>
            <m:sSub>
              <m:sSubPr>
                <m:ctrlPr>
                  <w:del w:id="1488" w:author="reviewer" w:date="2026-08-08T17:08:00Z">
                    <w:rPr>
                      <w:rFonts w:ascii="Cambria Math" w:hAnsi="Cambria Math" w:cs="Times New Roman"/>
                      <w:i/>
                      <w:iCs/>
                      <w:sz w:val="22"/>
                      <w:szCs w:val="22"/>
                      <w:rPrChange w:id="1489" w:author="Microsoft Office User" w:date="2026-08-09T23:07:00Z" w16du:dateUtc="2026-08-09T20:07:00Z">
                        <w:rPr>
                          <w:rFonts w:ascii="Cambria Math" w:hAnsi="Cambria Math" w:cs="Times New Roman"/>
                        </w:rPr>
                      </w:rPrChange>
                    </w:rPr>
                  </w:del>
                </m:ctrlPr>
              </m:sSubPr>
              <m:e>
                <m:r>
                  <w:del w:id="1490" w:author="reviewer" w:date="2026-08-08T17:08:00Z">
                    <w:rPr>
                      <w:rFonts w:ascii="Cambria Math" w:hAnsi="Cambria Math" w:cs="Times New Roman"/>
                      <w:sz w:val="22"/>
                      <w:szCs w:val="22"/>
                      <w:rPrChange w:id="1491" w:author="Microsoft Office User" w:date="2026-08-09T23:07:00Z" w16du:dateUtc="2026-08-09T20:07:00Z">
                        <w:rPr>
                          <w:rFonts w:ascii="Cambria Math" w:hAnsi="Cambria Math" w:cs="Times New Roman"/>
                        </w:rPr>
                      </w:rPrChange>
                    </w:rPr>
                    <m:t>x</m:t>
                  </w:del>
                </m:r>
              </m:e>
              <m:sub>
                <m:r>
                  <w:del w:id="1492" w:author="reviewer" w:date="2026-08-08T17:08:00Z">
                    <w:rPr>
                      <w:rFonts w:ascii="Cambria Math" w:hAnsi="Cambria Math" w:cs="Times New Roman"/>
                      <w:sz w:val="22"/>
                      <w:szCs w:val="22"/>
                      <w:rPrChange w:id="1493" w:author="Microsoft Office User" w:date="2026-08-09T23:07:00Z" w16du:dateUtc="2026-08-09T20:07:00Z">
                        <w:rPr>
                          <w:rFonts w:ascii="Cambria Math" w:hAnsi="Cambria Math" w:cs="Times New Roman"/>
                        </w:rPr>
                      </w:rPrChange>
                    </w:rPr>
                    <m:t>i</m:t>
                  </w:del>
                </m:r>
              </m:sub>
            </m:sSub>
          </m:e>
        </m:d>
        <m:r>
          <w:del w:id="1494" w:author="reviewer" w:date="2026-08-08T17:08:00Z">
            <w:rPr>
              <w:rFonts w:ascii="Cambria Math" w:hAnsi="Cambria Math" w:cs="Times New Roman"/>
              <w:sz w:val="22"/>
              <w:szCs w:val="22"/>
              <w:rPrChange w:id="1495" w:author="Microsoft Office User" w:date="2026-08-09T23:07:00Z" w16du:dateUtc="2026-08-09T20:07:00Z">
                <w:rPr>
                  <w:rFonts w:ascii="Cambria Math" w:hAnsi="Cambria Math" w:cs="Times New Roman"/>
                </w:rPr>
              </w:rPrChange>
            </w:rPr>
            <m:t>-</m:t>
          </w:del>
        </m:r>
        <m:bar>
          <m:barPr>
            <m:pos m:val="top"/>
            <m:ctrlPr>
              <w:del w:id="1496" w:author="reviewer" w:date="2026-08-08T17:08:00Z">
                <w:rPr>
                  <w:rFonts w:ascii="Cambria Math" w:hAnsi="Cambria Math" w:cs="Times New Roman"/>
                  <w:i/>
                  <w:iCs/>
                  <w:sz w:val="22"/>
                  <w:szCs w:val="22"/>
                  <w:rPrChange w:id="1497" w:author="Microsoft Office User" w:date="2026-08-09T23:07:00Z" w16du:dateUtc="2026-08-09T20:07:00Z">
                    <w:rPr>
                      <w:rFonts w:ascii="Cambria Math" w:hAnsi="Cambria Math" w:cs="Times New Roman"/>
                    </w:rPr>
                  </w:rPrChange>
                </w:rPr>
              </w:del>
            </m:ctrlPr>
          </m:barPr>
          <m:e>
            <m:r>
              <w:del w:id="1498" w:author="reviewer" w:date="2026-08-08T17:08:00Z">
                <w:rPr>
                  <w:rFonts w:ascii="Cambria Math" w:hAnsi="Cambria Math" w:cs="Times New Roman"/>
                  <w:sz w:val="22"/>
                  <w:szCs w:val="22"/>
                  <w:rPrChange w:id="1499" w:author="Microsoft Office User" w:date="2026-08-09T23:07:00Z" w16du:dateUtc="2026-08-09T20:07:00Z">
                    <w:rPr>
                      <w:rFonts w:ascii="Cambria Math" w:hAnsi="Cambria Math" w:cs="Times New Roman"/>
                    </w:rPr>
                  </w:rPrChange>
                </w:rPr>
                <m:t>log</m:t>
              </w:del>
            </m:r>
            <m:d>
              <m:dPr>
                <m:ctrlPr>
                  <w:del w:id="1500" w:author="reviewer" w:date="2026-08-08T17:08:00Z">
                    <w:rPr>
                      <w:rFonts w:ascii="Cambria Math" w:hAnsi="Cambria Math" w:cs="Times New Roman"/>
                      <w:i/>
                      <w:iCs/>
                      <w:sz w:val="22"/>
                      <w:szCs w:val="22"/>
                      <w:rPrChange w:id="1501" w:author="Microsoft Office User" w:date="2026-08-09T23:07:00Z" w16du:dateUtc="2026-08-09T20:07:00Z">
                        <w:rPr>
                          <w:rFonts w:ascii="Cambria Math" w:hAnsi="Cambria Math" w:cs="Times New Roman"/>
                        </w:rPr>
                      </w:rPrChange>
                    </w:rPr>
                  </w:del>
                </m:ctrlPr>
              </m:dPr>
              <m:e>
                <m:sSub>
                  <m:sSubPr>
                    <m:ctrlPr>
                      <w:del w:id="1502" w:author="reviewer" w:date="2026-08-08T17:08:00Z">
                        <w:rPr>
                          <w:rFonts w:ascii="Cambria Math" w:hAnsi="Cambria Math" w:cs="Times New Roman"/>
                          <w:i/>
                          <w:iCs/>
                          <w:sz w:val="22"/>
                          <w:szCs w:val="22"/>
                          <w:rPrChange w:id="1503" w:author="Microsoft Office User" w:date="2026-08-09T23:07:00Z" w16du:dateUtc="2026-08-09T20:07:00Z">
                            <w:rPr>
                              <w:rFonts w:ascii="Cambria Math" w:hAnsi="Cambria Math" w:cs="Times New Roman"/>
                            </w:rPr>
                          </w:rPrChange>
                        </w:rPr>
                      </w:del>
                    </m:ctrlPr>
                  </m:sSubPr>
                  <m:e>
                    <m:r>
                      <w:del w:id="1504" w:author="reviewer" w:date="2026-08-08T17:08:00Z">
                        <w:rPr>
                          <w:rFonts w:ascii="Cambria Math" w:hAnsi="Cambria Math" w:cs="Times New Roman"/>
                          <w:sz w:val="22"/>
                          <w:szCs w:val="22"/>
                          <w:rPrChange w:id="1505" w:author="Microsoft Office User" w:date="2026-08-09T23:07:00Z" w16du:dateUtc="2026-08-09T20:07:00Z">
                            <w:rPr>
                              <w:rFonts w:ascii="Cambria Math" w:hAnsi="Cambria Math" w:cs="Times New Roman"/>
                            </w:rPr>
                          </w:rPrChange>
                        </w:rPr>
                        <m:t>x</m:t>
                      </w:del>
                    </m:r>
                  </m:e>
                  <m:sub>
                    <m:r>
                      <w:del w:id="1506" w:author="reviewer" w:date="2026-08-08T17:08:00Z">
                        <w:rPr>
                          <w:rFonts w:ascii="Cambria Math" w:hAnsi="Cambria Math" w:cs="Times New Roman"/>
                          <w:sz w:val="22"/>
                          <w:szCs w:val="22"/>
                          <w:rPrChange w:id="1507" w:author="Microsoft Office User" w:date="2026-08-09T23:07:00Z" w16du:dateUtc="2026-08-09T20:07:00Z">
                            <w:rPr>
                              <w:rFonts w:ascii="Cambria Math" w:hAnsi="Cambria Math" w:cs="Times New Roman"/>
                            </w:rPr>
                          </w:rPrChange>
                        </w:rPr>
                        <m:t>i</m:t>
                      </w:del>
                    </m:r>
                  </m:sub>
                </m:sSub>
              </m:e>
            </m:d>
          </m:e>
        </m:bar>
      </m:oMath>
      <w:del w:id="1508" w:author="reviewer" w:date="2026-08-08T17:08:00Z">
        <w:r w:rsidRPr="00817C90">
          <w:rPr>
            <w:rFonts w:ascii="Times New Roman" w:hAnsi="Times New Roman" w:cs="Times New Roman"/>
            <w:i/>
            <w:iCs/>
            <w:sz w:val="22"/>
            <w:szCs w:val="22"/>
            <w:rPrChange w:id="1509" w:author="Microsoft Office User" w:date="2026-08-09T23:07:00Z" w16du:dateUtc="2026-08-09T20:07:00Z">
              <w:rPr>
                <w:rFonts w:ascii="Times New Roman" w:hAnsi="Times New Roman" w:cs="Times New Roman"/>
              </w:rPr>
            </w:rPrChange>
          </w:rPr>
          <w:delText xml:space="preserve"> removing the entire cross-sectional mean, not the within-group one, which allows the entity fixed effects to retain their original meaning. Used </w:delText>
        </w:r>
      </w:del>
      <w:r w:rsidRPr="00817C90">
        <w:rPr>
          <w:rFonts w:ascii="Times New Roman" w:hAnsi="Times New Roman"/>
          <w:i/>
          <w:iCs/>
          <w:sz w:val="22"/>
          <w:szCs w:val="22"/>
          <w:rPrChange w:id="1510" w:author="Microsoft Office User" w:date="2026-08-09T23:07:00Z" w16du:dateUtc="2026-08-09T20:07:00Z">
            <w:rPr>
              <w:rFonts w:ascii="Times New Roman" w:hAnsi="Times New Roman"/>
            </w:rPr>
          </w:rPrChange>
        </w:rPr>
        <w:t xml:space="preserve">are </w:t>
      </w:r>
      <w:ins w:id="1511" w:author="reviewer" w:date="2026-08-08T17:08:00Z">
        <w:r w:rsidRPr="00817C90">
          <w:rPr>
            <w:rFonts w:ascii="Times New Roman" w:hAnsi="Times New Roman" w:cs="Times New Roman"/>
            <w:i/>
            <w:iCs/>
            <w:sz w:val="22"/>
            <w:szCs w:val="22"/>
            <w:rPrChange w:id="1512" w:author="Microsoft Office User" w:date="2026-08-09T23:07:00Z" w16du:dateUtc="2026-08-09T20:07:00Z">
              <w:rPr>
                <w:rFonts w:ascii="Times New Roman" w:hAnsi="Times New Roman" w:cs="Times New Roman"/>
                <w:b/>
                <w:bCs/>
              </w:rPr>
            </w:rPrChange>
          </w:rPr>
          <w:t xml:space="preserve">formed. All models use </w:t>
        </w:r>
      </w:ins>
      <w:r w:rsidRPr="00817C90">
        <w:rPr>
          <w:rFonts w:ascii="Times New Roman" w:hAnsi="Times New Roman"/>
          <w:i/>
          <w:iCs/>
          <w:sz w:val="22"/>
          <w:szCs w:val="22"/>
          <w:rPrChange w:id="1513" w:author="Microsoft Office User" w:date="2026-08-09T23:07:00Z" w16du:dateUtc="2026-08-09T20:07:00Z">
            <w:rPr>
              <w:rFonts w:ascii="Times New Roman" w:hAnsi="Times New Roman"/>
            </w:rPr>
          </w:rPrChange>
        </w:rPr>
        <w:t>Driscoll</w:t>
      </w:r>
      <w:del w:id="1514" w:author="reviewer" w:date="2026-08-08T17:08:00Z">
        <w:r w:rsidRPr="00817C90">
          <w:rPr>
            <w:rFonts w:ascii="Times New Roman" w:hAnsi="Times New Roman" w:cs="Times New Roman"/>
            <w:i/>
            <w:iCs/>
            <w:sz w:val="22"/>
            <w:szCs w:val="22"/>
            <w:rPrChange w:id="1515" w:author="Microsoft Office User" w:date="2026-08-09T23:07:00Z" w16du:dateUtc="2026-08-09T20:07:00Z">
              <w:rPr>
                <w:rFonts w:ascii="Times New Roman" w:hAnsi="Times New Roman" w:cs="Times New Roman"/>
              </w:rPr>
            </w:rPrChange>
          </w:rPr>
          <w:delText>-</w:delText>
        </w:r>
      </w:del>
      <w:ins w:id="1516" w:author="reviewer" w:date="2026-08-08T17:08:00Z">
        <w:r w:rsidRPr="00817C90">
          <w:rPr>
            <w:rFonts w:ascii="Times New Roman" w:hAnsi="Times New Roman" w:cs="Times New Roman"/>
            <w:i/>
            <w:iCs/>
            <w:sz w:val="22"/>
            <w:szCs w:val="22"/>
            <w:rPrChange w:id="1517" w:author="Microsoft Office User" w:date="2026-08-09T23:07:00Z" w16du:dateUtc="2026-08-09T20:07:00Z">
              <w:rPr>
                <w:rFonts w:ascii="Times New Roman" w:hAnsi="Times New Roman" w:cs="Times New Roman"/>
                <w:b/>
                <w:bCs/>
              </w:rPr>
            </w:rPrChange>
          </w:rPr>
          <w:t>–</w:t>
        </w:r>
      </w:ins>
      <w:r w:rsidRPr="00817C90">
        <w:rPr>
          <w:rFonts w:ascii="Times New Roman" w:hAnsi="Times New Roman"/>
          <w:i/>
          <w:iCs/>
          <w:sz w:val="22"/>
          <w:szCs w:val="22"/>
          <w:rPrChange w:id="1518" w:author="Microsoft Office User" w:date="2026-08-09T23:07:00Z" w16du:dateUtc="2026-08-09T20:07:00Z">
            <w:rPr>
              <w:rFonts w:ascii="Times New Roman" w:hAnsi="Times New Roman"/>
            </w:rPr>
          </w:rPrChange>
        </w:rPr>
        <w:t xml:space="preserve">Kraay </w:t>
      </w:r>
      <w:del w:id="1519" w:author="reviewer" w:date="2026-08-08T17:08:00Z">
        <w:r w:rsidRPr="00817C90">
          <w:rPr>
            <w:rFonts w:ascii="Times New Roman" w:hAnsi="Times New Roman" w:cs="Times New Roman"/>
            <w:i/>
            <w:iCs/>
            <w:sz w:val="22"/>
            <w:szCs w:val="22"/>
            <w:rPrChange w:id="1520" w:author="Microsoft Office User" w:date="2026-08-09T23:07:00Z" w16du:dateUtc="2026-08-09T20:07:00Z">
              <w:rPr>
                <w:rFonts w:ascii="Times New Roman" w:hAnsi="Times New Roman" w:cs="Times New Roman"/>
              </w:rPr>
            </w:rPrChange>
          </w:rPr>
          <w:delText xml:space="preserve">(L=1) </w:delText>
        </w:r>
      </w:del>
      <w:r w:rsidRPr="00817C90">
        <w:rPr>
          <w:rFonts w:ascii="Times New Roman" w:hAnsi="Times New Roman"/>
          <w:i/>
          <w:iCs/>
          <w:sz w:val="22"/>
          <w:szCs w:val="22"/>
          <w:rPrChange w:id="1521" w:author="Microsoft Office User" w:date="2026-08-09T23:07:00Z" w16du:dateUtc="2026-08-09T20:07:00Z">
            <w:rPr>
              <w:rFonts w:ascii="Times New Roman" w:hAnsi="Times New Roman"/>
            </w:rPr>
          </w:rPrChange>
        </w:rPr>
        <w:t xml:space="preserve">standard errors </w:t>
      </w:r>
      <w:del w:id="1522" w:author="reviewer" w:date="2026-08-08T17:08:00Z">
        <w:r w:rsidRPr="00817C90">
          <w:rPr>
            <w:rFonts w:ascii="Times New Roman" w:hAnsi="Times New Roman" w:cs="Times New Roman"/>
            <w:i/>
            <w:iCs/>
            <w:sz w:val="22"/>
            <w:szCs w:val="22"/>
            <w:rPrChange w:id="1523" w:author="Microsoft Office User" w:date="2026-08-09T23:07:00Z" w16du:dateUtc="2026-08-09T20:07:00Z">
              <w:rPr>
                <w:rFonts w:ascii="Times New Roman" w:hAnsi="Times New Roman" w:cs="Times New Roman"/>
              </w:rPr>
            </w:rPrChange>
          </w:rPr>
          <w:delText>consistently and across all the presented models.</w:delText>
        </w:r>
      </w:del>
      <w:ins w:id="1524" w:author="reviewer" w:date="2026-08-08T17:08:00Z">
        <w:r w:rsidRPr="00817C90">
          <w:rPr>
            <w:rFonts w:ascii="Times New Roman" w:hAnsi="Times New Roman" w:cs="Times New Roman"/>
            <w:i/>
            <w:iCs/>
            <w:sz w:val="22"/>
            <w:szCs w:val="22"/>
            <w:rPrChange w:id="1525" w:author="Microsoft Office User" w:date="2026-08-09T23:07:00Z" w16du:dateUtc="2026-08-09T20:07:00Z">
              <w:rPr>
                <w:rFonts w:ascii="Times New Roman" w:hAnsi="Times New Roman" w:cs="Times New Roman"/>
                <w:b/>
                <w:bCs/>
              </w:rPr>
            </w:rPrChange>
          </w:rPr>
          <w:t>with one lag.</w:t>
        </w:r>
      </w:ins>
      <w:r w:rsidRPr="00817C90">
        <w:rPr>
          <w:rFonts w:ascii="Times New Roman" w:hAnsi="Times New Roman"/>
          <w:i/>
          <w:iCs/>
          <w:sz w:val="22"/>
          <w:szCs w:val="22"/>
          <w:rPrChange w:id="1526" w:author="Microsoft Office User" w:date="2026-08-09T23:07:00Z" w16du:dateUtc="2026-08-09T20:07:00Z">
            <w:rPr>
              <w:rFonts w:ascii="Times New Roman" w:hAnsi="Times New Roman"/>
            </w:rPr>
          </w:rPrChange>
        </w:rPr>
        <w:t xml:space="preserve"> Significance </w:t>
      </w:r>
      <w:del w:id="1527" w:author="reviewer" w:date="2026-08-08T17:08:00Z">
        <w:r w:rsidRPr="00817C90">
          <w:rPr>
            <w:rFonts w:ascii="Times New Roman" w:hAnsi="Times New Roman" w:cs="Times New Roman"/>
            <w:i/>
            <w:iCs/>
            <w:sz w:val="22"/>
            <w:szCs w:val="22"/>
            <w:rPrChange w:id="1528" w:author="Microsoft Office User" w:date="2026-08-09T23:07:00Z" w16du:dateUtc="2026-08-09T20:07:00Z">
              <w:rPr>
                <w:rFonts w:ascii="Times New Roman" w:hAnsi="Times New Roman" w:cs="Times New Roman"/>
              </w:rPr>
            </w:rPrChange>
          </w:rPr>
          <w:delText>is marked as</w:delText>
        </w:r>
      </w:del>
      <w:ins w:id="1529" w:author="reviewer" w:date="2026-08-08T17:08:00Z">
        <w:r w:rsidRPr="00817C90">
          <w:rPr>
            <w:rFonts w:ascii="Times New Roman" w:hAnsi="Times New Roman" w:cs="Times New Roman"/>
            <w:i/>
            <w:iCs/>
            <w:sz w:val="22"/>
            <w:szCs w:val="22"/>
            <w:rPrChange w:id="1530" w:author="Microsoft Office User" w:date="2026-08-09T23:07:00Z" w16du:dateUtc="2026-08-09T20:07:00Z">
              <w:rPr>
                <w:rFonts w:ascii="Times New Roman" w:hAnsi="Times New Roman" w:cs="Times New Roman"/>
                <w:b/>
                <w:bCs/>
              </w:rPr>
            </w:rPrChange>
          </w:rPr>
          <w:t>codes are</w:t>
        </w:r>
      </w:ins>
      <w:r w:rsidRPr="00817C90">
        <w:rPr>
          <w:rFonts w:ascii="Times New Roman" w:hAnsi="Times New Roman"/>
          <w:i/>
          <w:iCs/>
          <w:sz w:val="22"/>
          <w:szCs w:val="22"/>
          <w:rPrChange w:id="1531" w:author="Microsoft Office User" w:date="2026-08-09T23:07:00Z" w16du:dateUtc="2026-08-09T20:07:00Z">
            <w:rPr>
              <w:rFonts w:ascii="Times New Roman" w:hAnsi="Times New Roman"/>
            </w:rPr>
          </w:rPrChange>
        </w:rPr>
        <w:t xml:space="preserve"> + p</w:t>
      </w:r>
      <w:del w:id="1532" w:author="reviewer" w:date="2026-08-08T17:08:00Z">
        <w:r w:rsidRPr="00817C90">
          <w:rPr>
            <w:rFonts w:ascii="Times New Roman" w:hAnsi="Times New Roman" w:cs="Times New Roman"/>
            <w:i/>
            <w:iCs/>
            <w:sz w:val="22"/>
            <w:szCs w:val="22"/>
            <w:rPrChange w:id="1533" w:author="Microsoft Office User" w:date="2026-08-09T23:07:00Z" w16du:dateUtc="2026-08-09T20:07:00Z">
              <w:rPr>
                <w:rFonts w:ascii="Times New Roman" w:hAnsi="Times New Roman" w:cs="Times New Roman"/>
              </w:rPr>
            </w:rPrChange>
          </w:rPr>
          <w:delText>&lt;0.1</w:delText>
        </w:r>
      </w:del>
      <w:ins w:id="1534" w:author="reviewer" w:date="2026-08-08T17:08:00Z">
        <w:r w:rsidRPr="00817C90">
          <w:rPr>
            <w:rFonts w:ascii="Times New Roman" w:hAnsi="Times New Roman" w:cs="Times New Roman"/>
            <w:i/>
            <w:iCs/>
            <w:sz w:val="22"/>
            <w:szCs w:val="22"/>
            <w:rPrChange w:id="1535" w:author="Microsoft Office User" w:date="2026-08-09T23:07:00Z" w16du:dateUtc="2026-08-09T20:07:00Z">
              <w:rPr>
                <w:rFonts w:ascii="Times New Roman" w:hAnsi="Times New Roman" w:cs="Times New Roman"/>
                <w:b/>
                <w:bCs/>
              </w:rPr>
            </w:rPrChange>
          </w:rPr>
          <w:t xml:space="preserve"> &lt; .10</w:t>
        </w:r>
      </w:ins>
      <w:r w:rsidRPr="00817C90">
        <w:rPr>
          <w:rFonts w:ascii="Times New Roman" w:hAnsi="Times New Roman"/>
          <w:i/>
          <w:iCs/>
          <w:sz w:val="22"/>
          <w:szCs w:val="22"/>
          <w:rPrChange w:id="1536" w:author="Microsoft Office User" w:date="2026-08-09T23:07:00Z" w16du:dateUtc="2026-08-09T20:07:00Z">
            <w:rPr>
              <w:rFonts w:ascii="Times New Roman" w:hAnsi="Times New Roman"/>
            </w:rPr>
          </w:rPrChange>
        </w:rPr>
        <w:t>, * p</w:t>
      </w:r>
      <w:del w:id="1537" w:author="reviewer" w:date="2026-08-08T17:08:00Z">
        <w:r w:rsidRPr="00817C90">
          <w:rPr>
            <w:rFonts w:ascii="Times New Roman" w:hAnsi="Times New Roman" w:cs="Times New Roman"/>
            <w:i/>
            <w:iCs/>
            <w:sz w:val="22"/>
            <w:szCs w:val="22"/>
            <w:rPrChange w:id="1538" w:author="Microsoft Office User" w:date="2026-08-09T23:07:00Z" w16du:dateUtc="2026-08-09T20:07:00Z">
              <w:rPr>
                <w:rFonts w:ascii="Times New Roman" w:hAnsi="Times New Roman" w:cs="Times New Roman"/>
              </w:rPr>
            </w:rPrChange>
          </w:rPr>
          <w:delText>&lt;0</w:delText>
        </w:r>
      </w:del>
      <w:ins w:id="1539" w:author="reviewer" w:date="2026-08-08T17:08:00Z">
        <w:r w:rsidRPr="00817C90">
          <w:rPr>
            <w:rFonts w:ascii="Times New Roman" w:hAnsi="Times New Roman" w:cs="Times New Roman"/>
            <w:i/>
            <w:iCs/>
            <w:sz w:val="22"/>
            <w:szCs w:val="22"/>
            <w:rPrChange w:id="1540" w:author="Microsoft Office User" w:date="2026-08-09T23:07:00Z" w16du:dateUtc="2026-08-09T20:07:00Z">
              <w:rPr>
                <w:rFonts w:ascii="Times New Roman" w:hAnsi="Times New Roman" w:cs="Times New Roman"/>
                <w:b/>
                <w:bCs/>
              </w:rPr>
            </w:rPrChange>
          </w:rPr>
          <w:t xml:space="preserve"> &lt; </w:t>
        </w:r>
      </w:ins>
      <w:r w:rsidRPr="00817C90">
        <w:rPr>
          <w:rFonts w:ascii="Times New Roman" w:hAnsi="Times New Roman"/>
          <w:i/>
          <w:iCs/>
          <w:sz w:val="22"/>
          <w:szCs w:val="22"/>
          <w:rPrChange w:id="1541" w:author="Microsoft Office User" w:date="2026-08-09T23:07:00Z" w16du:dateUtc="2026-08-09T20:07:00Z">
            <w:rPr>
              <w:rFonts w:ascii="Times New Roman" w:hAnsi="Times New Roman"/>
            </w:rPr>
          </w:rPrChange>
        </w:rPr>
        <w:t>.05, ** p</w:t>
      </w:r>
      <w:del w:id="1542" w:author="reviewer" w:date="2026-08-08T17:08:00Z">
        <w:r w:rsidRPr="00817C90">
          <w:rPr>
            <w:rFonts w:ascii="Times New Roman" w:hAnsi="Times New Roman" w:cs="Times New Roman"/>
            <w:i/>
            <w:iCs/>
            <w:sz w:val="22"/>
            <w:szCs w:val="22"/>
            <w:rPrChange w:id="1543" w:author="Microsoft Office User" w:date="2026-08-09T23:07:00Z" w16du:dateUtc="2026-08-09T20:07:00Z">
              <w:rPr>
                <w:rFonts w:ascii="Times New Roman" w:hAnsi="Times New Roman" w:cs="Times New Roman"/>
              </w:rPr>
            </w:rPrChange>
          </w:rPr>
          <w:delText>&lt;0</w:delText>
        </w:r>
      </w:del>
      <w:ins w:id="1544" w:author="reviewer" w:date="2026-08-08T17:08:00Z">
        <w:r w:rsidRPr="00817C90">
          <w:rPr>
            <w:rFonts w:ascii="Times New Roman" w:hAnsi="Times New Roman" w:cs="Times New Roman"/>
            <w:i/>
            <w:iCs/>
            <w:sz w:val="22"/>
            <w:szCs w:val="22"/>
            <w:rPrChange w:id="1545" w:author="Microsoft Office User" w:date="2026-08-09T23:07:00Z" w16du:dateUtc="2026-08-09T20:07:00Z">
              <w:rPr>
                <w:rFonts w:ascii="Times New Roman" w:hAnsi="Times New Roman" w:cs="Times New Roman"/>
                <w:b/>
                <w:bCs/>
              </w:rPr>
            </w:rPrChange>
          </w:rPr>
          <w:t xml:space="preserve"> &lt; </w:t>
        </w:r>
      </w:ins>
      <w:r w:rsidRPr="00817C90">
        <w:rPr>
          <w:rFonts w:ascii="Times New Roman" w:hAnsi="Times New Roman"/>
          <w:i/>
          <w:iCs/>
          <w:sz w:val="22"/>
          <w:szCs w:val="22"/>
          <w:rPrChange w:id="1546" w:author="Microsoft Office User" w:date="2026-08-09T23:07:00Z" w16du:dateUtc="2026-08-09T20:07:00Z">
            <w:rPr>
              <w:rFonts w:ascii="Times New Roman" w:hAnsi="Times New Roman"/>
            </w:rPr>
          </w:rPrChange>
        </w:rPr>
        <w:t xml:space="preserve">.01, </w:t>
      </w:r>
      <w:ins w:id="1547" w:author="reviewer" w:date="2026-08-08T17:08:00Z">
        <w:r w:rsidRPr="00817C90">
          <w:rPr>
            <w:rFonts w:ascii="Times New Roman" w:hAnsi="Times New Roman" w:cs="Times New Roman"/>
            <w:i/>
            <w:iCs/>
            <w:sz w:val="22"/>
            <w:szCs w:val="22"/>
            <w:rPrChange w:id="1548" w:author="Microsoft Office User" w:date="2026-08-09T23:07:00Z" w16du:dateUtc="2026-08-09T20:07:00Z">
              <w:rPr>
                <w:rFonts w:ascii="Times New Roman" w:hAnsi="Times New Roman" w:cs="Times New Roman"/>
                <w:b/>
                <w:bCs/>
              </w:rPr>
            </w:rPrChange>
          </w:rPr>
          <w:t xml:space="preserve">and </w:t>
        </w:r>
      </w:ins>
      <w:r w:rsidRPr="00817C90">
        <w:rPr>
          <w:rFonts w:ascii="Times New Roman" w:hAnsi="Times New Roman"/>
          <w:i/>
          <w:iCs/>
          <w:sz w:val="22"/>
          <w:szCs w:val="22"/>
          <w:rPrChange w:id="1549" w:author="Microsoft Office User" w:date="2026-08-09T23:07:00Z" w16du:dateUtc="2026-08-09T20:07:00Z">
            <w:rPr>
              <w:rFonts w:ascii="Times New Roman" w:hAnsi="Times New Roman"/>
            </w:rPr>
          </w:rPrChange>
        </w:rPr>
        <w:t>*** p</w:t>
      </w:r>
      <w:del w:id="1550" w:author="reviewer" w:date="2026-08-08T17:08:00Z">
        <w:r w:rsidRPr="00817C90">
          <w:rPr>
            <w:rFonts w:ascii="Times New Roman" w:hAnsi="Times New Roman" w:cs="Times New Roman"/>
            <w:i/>
            <w:iCs/>
            <w:sz w:val="22"/>
            <w:szCs w:val="22"/>
            <w:rPrChange w:id="1551" w:author="Microsoft Office User" w:date="2026-08-09T23:07:00Z" w16du:dateUtc="2026-08-09T20:07:00Z">
              <w:rPr>
                <w:rFonts w:ascii="Times New Roman" w:hAnsi="Times New Roman" w:cs="Times New Roman"/>
              </w:rPr>
            </w:rPrChange>
          </w:rPr>
          <w:delText>&lt;0</w:delText>
        </w:r>
      </w:del>
      <w:ins w:id="1552" w:author="reviewer" w:date="2026-08-08T17:08:00Z">
        <w:r w:rsidRPr="00817C90">
          <w:rPr>
            <w:rFonts w:ascii="Times New Roman" w:hAnsi="Times New Roman" w:cs="Times New Roman"/>
            <w:i/>
            <w:iCs/>
            <w:sz w:val="22"/>
            <w:szCs w:val="22"/>
            <w:rPrChange w:id="1553" w:author="Microsoft Office User" w:date="2026-08-09T23:07:00Z" w16du:dateUtc="2026-08-09T20:07:00Z">
              <w:rPr>
                <w:rFonts w:ascii="Times New Roman" w:hAnsi="Times New Roman" w:cs="Times New Roman"/>
                <w:b/>
                <w:bCs/>
              </w:rPr>
            </w:rPrChange>
          </w:rPr>
          <w:t xml:space="preserve"> &lt; </w:t>
        </w:r>
      </w:ins>
      <w:r w:rsidRPr="00817C90">
        <w:rPr>
          <w:rFonts w:ascii="Times New Roman" w:hAnsi="Times New Roman"/>
          <w:i/>
          <w:iCs/>
          <w:sz w:val="22"/>
          <w:szCs w:val="22"/>
          <w:rPrChange w:id="1554" w:author="Microsoft Office User" w:date="2026-08-09T23:07:00Z" w16du:dateUtc="2026-08-09T20:07:00Z">
            <w:rPr>
              <w:rFonts w:ascii="Times New Roman" w:hAnsi="Times New Roman"/>
            </w:rPr>
          </w:rPrChange>
        </w:rPr>
        <w:t>.001.</w:t>
      </w:r>
      <w:del w:id="1555" w:author="reviewer" w:date="2026-08-08T17:08:00Z">
        <w:r w:rsidRPr="00817C90">
          <w:rPr>
            <w:rFonts w:ascii="Times New Roman" w:hAnsi="Times New Roman" w:cs="Times New Roman"/>
            <w:i/>
            <w:iCs/>
            <w:sz w:val="22"/>
            <w:szCs w:val="22"/>
            <w:rPrChange w:id="1556" w:author="Microsoft Office User" w:date="2026-08-09T23:07:00Z" w16du:dateUtc="2026-08-09T20:07:00Z">
              <w:rPr>
                <w:rFonts w:ascii="Times New Roman" w:hAnsi="Times New Roman" w:cs="Times New Roman"/>
              </w:rPr>
            </w:rPrChange>
          </w:rPr>
          <w:delText xml:space="preserve"> Details in the online appendix. The panel regressions use GDP per capita in purchasing power parity terms (constant international dollars)</w:delText>
        </w:r>
      </w:del>
    </w:p>
    <w:p w14:paraId="0B66D1A3" w14:textId="77777777" w:rsidR="00934FC0" w:rsidRPr="00817C90" w:rsidRDefault="00934FC0" w:rsidP="00817C90">
      <w:pPr>
        <w:rPr>
          <w:ins w:id="1557" w:author="Microsoft Office User" w:date="2026-08-08T18:43:00Z" w16du:dateUtc="2026-08-08T15:43:00Z"/>
          <w:rFonts w:ascii="Times New Roman" w:hAnsi="Times New Roman" w:cs="Times New Roman"/>
          <w:i/>
          <w:iCs/>
          <w:sz w:val="22"/>
          <w:szCs w:val="22"/>
          <w:rPrChange w:id="1558" w:author="Microsoft Office User" w:date="2026-08-09T23:07:00Z" w16du:dateUtc="2026-08-09T20:07:00Z">
            <w:rPr>
              <w:ins w:id="1559" w:author="Microsoft Office User" w:date="2026-08-08T18:43:00Z" w16du:dateUtc="2026-08-08T15:43:00Z"/>
              <w:rFonts w:ascii="Times New Roman" w:hAnsi="Times New Roman" w:cs="Times New Roman"/>
            </w:rPr>
          </w:rPrChange>
        </w:rPr>
        <w:pPrChange w:id="1560" w:author="Microsoft Office User" w:date="2026-08-09T23:07:00Z" w16du:dateUtc="2026-08-09T20:07:00Z">
          <w:pPr>
            <w:spacing w:line="360" w:lineRule="auto"/>
          </w:pPr>
        </w:pPrChange>
      </w:pPr>
    </w:p>
    <w:p w14:paraId="4611C979" w14:textId="3166E8E7" w:rsidR="00934FC0" w:rsidRDefault="00934FC0" w:rsidP="002277CE">
      <w:pPr>
        <w:spacing w:line="360" w:lineRule="auto"/>
        <w:rPr>
          <w:ins w:id="1561" w:author="Microsoft Office User" w:date="2026-08-08T18:43:00Z" w16du:dateUtc="2026-08-08T15:43:00Z"/>
          <w:rFonts w:ascii="Times New Roman" w:hAnsi="Times New Roman" w:cs="Times New Roman"/>
        </w:rPr>
      </w:pPr>
      <w:ins w:id="1562" w:author="Microsoft Office User" w:date="2026-08-08T18:44:00Z" w16du:dateUtc="2026-08-08T15:44:00Z">
        <w:r>
          <w:rPr>
            <w:rFonts w:ascii="Times New Roman" w:hAnsi="Times New Roman" w:cs="Times New Roman"/>
            <w:noProof/>
          </w:rPr>
          <w:lastRenderedPageBreak/>
          <w:drawing>
            <wp:anchor distT="0" distB="0" distL="114300" distR="114300" simplePos="0" relativeHeight="251659264" behindDoc="0" locked="0" layoutInCell="1" allowOverlap="1" wp14:anchorId="0B6AEA5D" wp14:editId="19394295">
              <wp:simplePos x="0" y="0"/>
              <wp:positionH relativeFrom="column">
                <wp:posOffset>-80683</wp:posOffset>
              </wp:positionH>
              <wp:positionV relativeFrom="paragraph">
                <wp:posOffset>150</wp:posOffset>
              </wp:positionV>
              <wp:extent cx="5731510" cy="4528185"/>
              <wp:effectExtent l="0" t="0" r="0" b="5715"/>
              <wp:wrapSquare wrapText="bothSides"/>
              <wp:docPr id="19408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7850" name="Picture 19408478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528185"/>
                      </a:xfrm>
                      <a:prstGeom prst="rect">
                        <a:avLst/>
                      </a:prstGeom>
                    </pic:spPr>
                  </pic:pic>
                </a:graphicData>
              </a:graphic>
            </wp:anchor>
          </w:drawing>
        </w:r>
      </w:ins>
    </w:p>
    <w:p w14:paraId="29A60AD3" w14:textId="2CA42D34" w:rsidR="00934FC0" w:rsidRPr="002277CE" w:rsidRDefault="00934FC0" w:rsidP="002277CE">
      <w:pPr>
        <w:spacing w:line="360" w:lineRule="auto"/>
        <w:rPr>
          <w:rFonts w:ascii="Times New Roman" w:hAnsi="Times New Roman" w:cs="Times New Roman"/>
        </w:rPr>
      </w:pPr>
    </w:p>
    <w:p w14:paraId="2034D149" w14:textId="77777777" w:rsidR="00F47729" w:rsidRPr="002277CE" w:rsidRDefault="002277CE" w:rsidP="00BE721F">
      <w:pPr>
        <w:spacing w:line="360" w:lineRule="auto"/>
        <w:ind w:firstLine="720"/>
        <w:rPr>
          <w:rFonts w:ascii="Times New Roman" w:hAnsi="Times New Roman" w:cs="Times New Roman"/>
        </w:rPr>
      </w:pPr>
      <w:del w:id="1563" w:author="reviewer" w:date="2026-08-08T17:08:00Z">
        <w:r>
          <w:rPr>
            <w:rFonts w:ascii="Times New Roman" w:hAnsi="Times New Roman" w:cs="Times New Roman"/>
          </w:rPr>
          <w:delText xml:space="preserve">Based on Table 3, the ATT of the </w:delText>
        </w:r>
      </w:del>
      <w:ins w:id="1564" w:author="reviewer" w:date="2026-08-08T17:08:00Z">
        <w:r>
          <w:rPr>
            <w:rFonts w:ascii="Times New Roman" w:hAnsi="Times New Roman" w:cs="Times New Roman"/>
          </w:rPr>
          <w:t xml:space="preserve">The </w:t>
        </w:r>
      </w:ins>
      <w:r>
        <w:rPr>
          <w:rFonts w:ascii="Times New Roman" w:hAnsi="Times New Roman" w:cs="Times New Roman"/>
        </w:rPr>
        <w:t xml:space="preserve">uncontrolled </w:t>
      </w:r>
      <w:del w:id="1565" w:author="reviewer" w:date="2026-08-08T17:08:00Z">
        <w:r>
          <w:rPr>
            <w:rFonts w:ascii="Times New Roman" w:hAnsi="Times New Roman" w:cs="Times New Roman"/>
          </w:rPr>
          <w:delText>model</w:delText>
        </w:r>
      </w:del>
      <w:ins w:id="1566" w:author="reviewer" w:date="2026-08-08T17:08:00Z">
        <w:r>
          <w:rPr>
            <w:rFonts w:ascii="Times New Roman" w:hAnsi="Times New Roman" w:cs="Times New Roman"/>
          </w:rPr>
          <w:t>ATT</w:t>
        </w:r>
      </w:ins>
      <w:r>
        <w:rPr>
          <w:rFonts w:ascii="Times New Roman" w:hAnsi="Times New Roman" w:cs="Times New Roman"/>
        </w:rPr>
        <w:t xml:space="preserve"> is −1.109, </w:t>
      </w:r>
      <w:del w:id="1567" w:author="reviewer" w:date="2026-08-08T17:08:00Z">
        <w:r>
          <w:rPr>
            <w:rFonts w:ascii="Times New Roman" w:hAnsi="Times New Roman" w:cs="Times New Roman"/>
          </w:rPr>
          <w:delText xml:space="preserve">or </w:delText>
        </w:r>
      </w:del>
      <w:ins w:id="1568" w:author="reviewer" w:date="2026-08-08T17:08:00Z">
        <w:r>
          <w:rPr>
            <w:rFonts w:ascii="Times New Roman" w:hAnsi="Times New Roman" w:cs="Times New Roman"/>
          </w:rPr>
          <w:t xml:space="preserve">equivalent to </w:t>
        </w:r>
      </w:ins>
      <w:r>
        <w:rPr>
          <w:rFonts w:ascii="Times New Roman" w:hAnsi="Times New Roman" w:cs="Times New Roman"/>
        </w:rPr>
        <w:t>exp(−1.109) − 1 = −67.0</w:t>
      </w:r>
      <w:del w:id="1569" w:author="reviewer" w:date="2026-08-08T17:08:00Z">
        <w:r>
          <w:rPr>
            <w:rFonts w:ascii="Times New Roman" w:hAnsi="Times New Roman" w:cs="Times New Roman"/>
          </w:rPr>
          <w:delText xml:space="preserve"> percent, reconciles</w:delText>
        </w:r>
      </w:del>
      <w:ins w:id="1570" w:author="reviewer" w:date="2026-08-08T17:08:00Z">
        <w:r>
          <w:rPr>
            <w:rFonts w:ascii="Times New Roman" w:hAnsi="Times New Roman" w:cs="Times New Roman"/>
          </w:rPr>
          <w:t>%. Reconciling it</w:t>
        </w:r>
      </w:ins>
      <w:r>
        <w:rPr>
          <w:rFonts w:ascii="Times New Roman" w:hAnsi="Times New Roman" w:cs="Times New Roman"/>
        </w:rPr>
        <w:t xml:space="preserve"> with </w:t>
      </w:r>
      <w:del w:id="1571" w:author="reviewer" w:date="2026-08-08T17:08:00Z">
        <w:r>
          <w:rPr>
            <w:rFonts w:ascii="Times New Roman" w:hAnsi="Times New Roman" w:cs="Times New Roman"/>
          </w:rPr>
          <w:delText>the</w:delText>
        </w:r>
      </w:del>
      <w:ins w:id="1572" w:author="reviewer" w:date="2026-08-08T17:08:00Z">
        <w:r>
          <w:rPr>
            <w:rFonts w:ascii="Times New Roman" w:hAnsi="Times New Roman" w:cs="Times New Roman"/>
          </w:rPr>
          <w:t>Conlon et al.’s (2021)</w:t>
        </w:r>
      </w:ins>
      <w:r>
        <w:rPr>
          <w:rFonts w:ascii="Times New Roman" w:hAnsi="Times New Roman" w:cs="Times New Roman"/>
        </w:rPr>
        <w:t xml:space="preserve"> long-run </w:t>
      </w:r>
      <w:ins w:id="1573" w:author="reviewer" w:date="2026-08-08T17:08:00Z">
        <w:r>
          <w:rPr>
            <w:rFonts w:ascii="Times New Roman" w:hAnsi="Times New Roman" w:cs="Times New Roman"/>
          </w:rPr>
          <w:t xml:space="preserve">elasticity of </w:t>
        </w:r>
      </w:ins>
      <w:r>
        <w:rPr>
          <w:rFonts w:ascii="Times New Roman" w:hAnsi="Times New Roman" w:cs="Times New Roman"/>
        </w:rPr>
        <w:t xml:space="preserve">−0.354 </w:t>
      </w:r>
      <w:del w:id="1574" w:author="reviewer" w:date="2026-08-08T17:08:00Z">
        <w:r>
          <w:rPr>
            <w:rFonts w:ascii="Times New Roman" w:hAnsi="Times New Roman" w:cs="Times New Roman"/>
          </w:rPr>
          <w:delText>of Conlon et al. (2021) only under</w:delText>
        </w:r>
      </w:del>
      <w:ins w:id="1575" w:author="reviewer" w:date="2026-08-08T17:08:00Z">
        <w:r>
          <w:rPr>
            <w:rFonts w:ascii="Times New Roman" w:hAnsi="Times New Roman" w:cs="Times New Roman"/>
          </w:rPr>
          <w:t>requires</w:t>
        </w:r>
      </w:ins>
      <w:r>
        <w:rPr>
          <w:rFonts w:ascii="Times New Roman" w:hAnsi="Times New Roman" w:cs="Times New Roman"/>
        </w:rPr>
        <w:t xml:space="preserve"> a specific attribution. </w:t>
      </w:r>
      <w:del w:id="1576" w:author="reviewer" w:date="2026-08-08T17:08:00Z">
        <w:r>
          <w:rPr>
            <w:rFonts w:ascii="Times New Roman" w:hAnsi="Times New Roman" w:cs="Times New Roman"/>
          </w:rPr>
          <w:delText>Given</w:delText>
        </w:r>
      </w:del>
      <w:ins w:id="1577" w:author="reviewer" w:date="2026-08-08T17:08:00Z">
        <w:r>
          <w:rPr>
            <w:rFonts w:ascii="Times New Roman" w:hAnsi="Times New Roman" w:cs="Times New Roman"/>
          </w:rPr>
          <w:t>Applied to</w:t>
        </w:r>
      </w:ins>
      <w:r>
        <w:rPr>
          <w:rFonts w:ascii="Times New Roman" w:hAnsi="Times New Roman" w:cs="Times New Roman"/>
        </w:rPr>
        <w:t xml:space="preserve"> the</w:t>
      </w:r>
      <w:ins w:id="1578" w:author="reviewer" w:date="2026-08-08T17:08:00Z">
        <w:r>
          <w:rPr>
            <w:rFonts w:ascii="Times New Roman" w:hAnsi="Times New Roman" w:cs="Times New Roman"/>
          </w:rPr>
          <w:t xml:space="preserve"> 140%</w:t>
        </w:r>
      </w:ins>
      <w:r>
        <w:rPr>
          <w:rFonts w:ascii="Times New Roman" w:hAnsi="Times New Roman" w:cs="Times New Roman"/>
        </w:rPr>
        <w:t xml:space="preserve"> gross </w:t>
      </w:r>
      <w:del w:id="1579" w:author="reviewer" w:date="2026-08-08T17:08:00Z">
        <w:r>
          <w:rPr>
            <w:rFonts w:ascii="Times New Roman" w:hAnsi="Times New Roman" w:cs="Times New Roman"/>
          </w:rPr>
          <w:delText xml:space="preserve">140 percent </w:delText>
        </w:r>
      </w:del>
      <w:r>
        <w:rPr>
          <w:rFonts w:ascii="Times New Roman" w:hAnsi="Times New Roman" w:cs="Times New Roman"/>
        </w:rPr>
        <w:t xml:space="preserve">fee increase, that </w:t>
      </w:r>
      <w:del w:id="1580" w:author="reviewer" w:date="2026-08-08T17:08:00Z">
        <w:r>
          <w:rPr>
            <w:rFonts w:ascii="Times New Roman" w:hAnsi="Times New Roman" w:cs="Times New Roman"/>
          </w:rPr>
          <w:delText>coefficient</w:delText>
        </w:r>
      </w:del>
      <w:ins w:id="1581" w:author="reviewer" w:date="2026-08-08T17:08:00Z">
        <w:r>
          <w:rPr>
            <w:rFonts w:ascii="Times New Roman" w:hAnsi="Times New Roman" w:cs="Times New Roman"/>
          </w:rPr>
          <w:t>elasticity</w:t>
        </w:r>
      </w:ins>
      <w:r>
        <w:rPr>
          <w:rFonts w:ascii="Times New Roman" w:hAnsi="Times New Roman" w:cs="Times New Roman"/>
        </w:rPr>
        <w:t xml:space="preserve"> assigns a log </w:t>
      </w:r>
      <w:ins w:id="1582" w:author="reviewer" w:date="2026-08-08T17:08:00Z">
        <w:r>
          <w:rPr>
            <w:rFonts w:ascii="Times New Roman" w:hAnsi="Times New Roman" w:cs="Times New Roman"/>
          </w:rPr>
          <w:t xml:space="preserve">quantity </w:t>
        </w:r>
      </w:ins>
      <w:r>
        <w:rPr>
          <w:rFonts w:ascii="Times New Roman" w:hAnsi="Times New Roman" w:cs="Times New Roman"/>
        </w:rPr>
        <w:t>change of −0.354 × ln(2.4) = −0.310 to price, or exp(−0.310) − 1 = −26.7</w:t>
      </w:r>
      <w:del w:id="1583" w:author="reviewer" w:date="2026-08-08T17:08:00Z">
        <w:r>
          <w:rPr>
            <w:rFonts w:ascii="Times New Roman" w:hAnsi="Times New Roman" w:cs="Times New Roman"/>
          </w:rPr>
          <w:delText xml:space="preserve"> percent, 27.9 percent of our effect. The residual of</w:delText>
        </w:r>
      </w:del>
      <w:ins w:id="1584" w:author="reviewer" w:date="2026-08-08T17:08:00Z">
        <w:r>
          <w:rPr>
            <w:rFonts w:ascii="Times New Roman" w:hAnsi="Times New Roman" w:cs="Times New Roman"/>
          </w:rPr>
          <w:t>%. The remaining</w:t>
        </w:r>
      </w:ins>
      <w:r>
        <w:rPr>
          <w:rFonts w:ascii="Times New Roman" w:hAnsi="Times New Roman" w:cs="Times New Roman"/>
        </w:rPr>
        <w:t xml:space="preserve"> −0.799 </w:t>
      </w:r>
      <w:del w:id="1585" w:author="reviewer" w:date="2026-08-08T17:08:00Z">
        <w:r>
          <w:rPr>
            <w:rFonts w:ascii="Times New Roman" w:hAnsi="Times New Roman" w:cs="Times New Roman"/>
          </w:rPr>
          <w:delText>falls</w:delText>
        </w:r>
      </w:del>
      <w:ins w:id="1586" w:author="reviewer" w:date="2026-08-08T17:08:00Z">
        <w:r>
          <w:rPr>
            <w:rFonts w:ascii="Times New Roman" w:hAnsi="Times New Roman" w:cs="Times New Roman"/>
          </w:rPr>
          <w:t>log points would be attributed</w:t>
        </w:r>
      </w:ins>
      <w:r>
        <w:rPr>
          <w:rFonts w:ascii="Times New Roman" w:hAnsi="Times New Roman" w:cs="Times New Roman"/>
        </w:rPr>
        <w:t xml:space="preserve"> to non-price </w:t>
      </w:r>
      <w:del w:id="1587" w:author="reviewer" w:date="2026-08-08T17:08:00Z">
        <w:r>
          <w:rPr>
            <w:rFonts w:ascii="Times New Roman" w:hAnsi="Times New Roman" w:cs="Times New Roman"/>
          </w:rPr>
          <w:delText>components, exp(−0.799) − 1 = −55.0 percent.</w:delText>
        </w:r>
      </w:del>
      <w:ins w:id="1588" w:author="reviewer" w:date="2026-08-08T17:08:00Z">
        <w:r>
          <w:rPr>
            <w:rFonts w:ascii="Times New Roman" w:hAnsi="Times New Roman" w:cs="Times New Roman"/>
          </w:rPr>
          <w:t>channels.</w:t>
        </w:r>
      </w:ins>
      <w:r>
        <w:rPr>
          <w:rFonts w:ascii="Times New Roman" w:hAnsi="Times New Roman" w:cs="Times New Roman"/>
        </w:rPr>
        <w:t xml:space="preserve"> At their </w:t>
      </w:r>
      <w:ins w:id="1589" w:author="reviewer" w:date="2026-08-08T17:08:00Z">
        <w:r>
          <w:rPr>
            <w:rFonts w:ascii="Times New Roman" w:hAnsi="Times New Roman" w:cs="Times New Roman"/>
          </w:rPr>
          <w:t xml:space="preserve">more </w:t>
        </w:r>
      </w:ins>
      <w:r>
        <w:rPr>
          <w:rFonts w:ascii="Times New Roman" w:hAnsi="Times New Roman" w:cs="Times New Roman"/>
        </w:rPr>
        <w:t>elastic bound of −0.648</w:t>
      </w:r>
      <w:ins w:id="1590" w:author="reviewer" w:date="2026-08-08T17:08:00Z">
        <w:r>
          <w:rPr>
            <w:rFonts w:ascii="Times New Roman" w:hAnsi="Times New Roman" w:cs="Times New Roman"/>
          </w:rPr>
          <w:t>,</w:t>
        </w:r>
      </w:ins>
      <w:r>
        <w:rPr>
          <w:rFonts w:ascii="Times New Roman" w:hAnsi="Times New Roman" w:cs="Times New Roman"/>
        </w:rPr>
        <w:t xml:space="preserve"> the price channel </w:t>
      </w:r>
      <w:del w:id="1591" w:author="reviewer" w:date="2026-08-08T17:08:00Z">
        <w:r>
          <w:rPr>
            <w:rFonts w:ascii="Times New Roman" w:hAnsi="Times New Roman" w:cs="Times New Roman"/>
          </w:rPr>
          <w:delText xml:space="preserve">absorbs 51.2 percent and </w:delText>
        </w:r>
      </w:del>
      <w:ins w:id="1592" w:author="reviewer" w:date="2026-08-08T17:08:00Z">
        <w:r>
          <w:rPr>
            <w:rFonts w:ascii="Times New Roman" w:hAnsi="Times New Roman" w:cs="Times New Roman"/>
          </w:rPr>
          <w:t xml:space="preserve">accounts for a larger share, leaving a residual log change of −0.542. This decomposition is accounting, not separate causal identification of </w:t>
        </w:r>
      </w:ins>
      <w:r>
        <w:rPr>
          <w:rFonts w:ascii="Times New Roman" w:hAnsi="Times New Roman" w:cs="Times New Roman"/>
        </w:rPr>
        <w:t>the residual</w:t>
      </w:r>
      <w:del w:id="1593" w:author="reviewer" w:date="2026-08-08T17:08:00Z">
        <w:r>
          <w:rPr>
            <w:rFonts w:ascii="Times New Roman" w:hAnsi="Times New Roman" w:cs="Times New Roman"/>
          </w:rPr>
          <w:delText xml:space="preserve"> is exp(−0.542) − 1 = −41.8 percent. The heterogeneity results bound what a large non-price shock can do, since COVID produces at most a 43 percent effect for the most affected countries</w:delText>
        </w:r>
      </w:del>
      <w:r>
        <w:rPr>
          <w:rFonts w:ascii="Times New Roman" w:hAnsi="Times New Roman" w:cs="Times New Roman"/>
        </w:rPr>
        <w:t>.</w:t>
      </w:r>
    </w:p>
    <w:p w14:paraId="254D9950" w14:textId="39C60F3C"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The same arithmetic runs in reverse. Attributing the whole of our ATT to price, the annual fee increase required for an elasticity of −0.354 to generate it is exp(1.11/0.354) =22.9</w:t>
      </w:r>
      <w:r>
        <w:rPr>
          <w:rStyle w:val="FootnoteReference"/>
          <w:rFonts w:ascii="Times New Roman" w:hAnsi="Times New Roman" w:cs="Times New Roman"/>
        </w:rPr>
        <w:footnoteReference w:id="3"/>
      </w:r>
      <w:r>
        <w:rPr>
          <w:rFonts w:ascii="Times New Roman" w:hAnsi="Times New Roman" w:cs="Times New Roman"/>
        </w:rPr>
        <w:t xml:space="preserve">, a rise of 2,194 percent. Against the pre-Brexit home fee of £9,250, that implies an annual charge of approximately £212,200 rather than the roughly £22,200 actually levied once EU applicants moved to international rates. Even the elastic bound of −0.648 requires </w:t>
      </w:r>
      <w:r>
        <w:rPr>
          <w:rFonts w:ascii="Times New Roman" w:hAnsi="Times New Roman" w:cs="Times New Roman"/>
        </w:rPr>
        <w:lastRenderedPageBreak/>
        <w:t xml:space="preserve">exp(1.109 / 0.648) = 5.5, an increase of 454 percent, or about £51,200 a year. However, such change will be possible only for countries where the income-contingent loan is effectively equal to zero in present value terms. To obtain Conlon et al. (2021) number of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0.354</m:t>
        </m:r>
      </m:oMath>
      <w:r>
        <w:rPr>
          <w:rFonts w:ascii="Times New Roman" w:hAnsi="Times New Roman" w:cs="Times New Roman"/>
        </w:rPr>
        <w:t xml:space="preserve"> we have to solve for a denominator that gives </w:t>
      </w: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1.109</m:t>
            </m:r>
          </m:num>
          <m:den>
            <m:r>
              <w:rPr>
                <w:rFonts w:ascii="Cambria Math" w:hAnsi="Cambria Math" w:cs="Times New Roman"/>
              </w:rPr>
              <m:t>0.354</m:t>
            </m:r>
          </m:den>
        </m:f>
        <m:r>
          <m:rPr>
            <m:sty m:val="p"/>
          </m:rPr>
          <w:rPr>
            <w:rFonts w:ascii="Cambria Math" w:hAnsi="Cambria Math" w:cs="Times New Roman"/>
          </w:rPr>
          <m:t>=</m:t>
        </m:r>
        <m:r>
          <w:rPr>
            <w:rFonts w:ascii="Cambria Math" w:hAnsi="Cambria Math" w:cs="Times New Roman"/>
          </w:rPr>
          <m:t>3.13</m:t>
        </m:r>
      </m:oMath>
      <w:r>
        <w:rPr>
          <w:rFonts w:ascii="Times New Roman" w:hAnsi="Times New Roman" w:cs="Times New Roman"/>
        </w:rPr>
        <w:t xml:space="preserve">, so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200</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3.13</m:t>
                </m:r>
              </m:sup>
            </m:sSup>
          </m:den>
        </m:f>
        <m:r>
          <m:rPr>
            <m:sty m:val="p"/>
          </m:rPr>
          <w:rPr>
            <w:rFonts w:ascii="Cambria Math" w:hAnsi="Cambria Math" w:cs="Times New Roman"/>
          </w:rPr>
          <m:t>=£</m:t>
        </m:r>
        <m:r>
          <w:rPr>
            <w:rFonts w:ascii="Cambria Math" w:hAnsi="Cambria Math" w:cs="Times New Roman"/>
          </w:rPr>
          <m:t>968</m:t>
        </m:r>
      </m:oMath>
      <w:r>
        <w:rPr>
          <w:rFonts w:ascii="Times New Roman" w:hAnsi="Times New Roman" w:cs="Times New Roman"/>
        </w:rPr>
        <w:t>. That is 10.5 percent of the £9,250 principal, and under our baseline calibration it corresponds to an expected graduate wage of about £18,250 a year. Therefore, the estimates are equal only for an applicant whose income-contingent loan was worth about a tenth of its face value in present-value terms.</w:t>
      </w:r>
    </w:p>
    <w:p w14:paraId="2CFF69F4" w14:textId="77777777" w:rsidR="00F47729" w:rsidRPr="002277CE" w:rsidRDefault="002277CE" w:rsidP="002277CE">
      <w:pPr>
        <w:spacing w:line="360" w:lineRule="auto"/>
        <w:ind w:firstLine="720"/>
        <w:rPr>
          <w:del w:id="1594" w:author="reviewer" w:date="2026-08-08T17:08:00Z"/>
          <w:rFonts w:ascii="Times New Roman" w:hAnsi="Times New Roman" w:cs="Times New Roman"/>
        </w:rPr>
      </w:pPr>
      <w:del w:id="1595" w:author="reviewer" w:date="2026-08-08T17:08:00Z">
        <w:r>
          <w:rPr>
            <w:rFonts w:ascii="Times New Roman" w:hAnsi="Times New Roman" w:cs="Times New Roman"/>
          </w:rPr>
          <w:delText>Table 3 also reports regressions that relate the magnitude of the Brexit demand shock to country-level economic characteristics. Across all specifications, the baseline effect remains large, negative, and statistically significant, showing negligible change when additional controls were added. At the same time, there is clear evidence of heterogeneity. The interaction between the Brexit treatment and GDP per capita is positive and statistically significant, indicating that higher-income countries experience smaller declines in applicant numbers. This is consistent with lower price sensitivity in wealthier contexts. Working-age population also plays an important role. The interaction with population is positive and precisely estimated, which demonstrates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delText>
        </w:r>
      </w:del>
    </w:p>
    <w:p w14:paraId="5D9091F3" w14:textId="77777777" w:rsidR="00F47729" w:rsidRPr="002277CE" w:rsidRDefault="002277CE" w:rsidP="002277CE">
      <w:pPr>
        <w:spacing w:line="360" w:lineRule="auto"/>
        <w:ind w:firstLine="720"/>
        <w:rPr>
          <w:ins w:id="1596" w:author="reviewer" w:date="2026-08-08T17:08:00Z"/>
          <w:rFonts w:ascii="Times New Roman" w:hAnsi="Times New Roman" w:cs="Times New Roman"/>
        </w:rPr>
      </w:pPr>
      <w:ins w:id="1597" w:author="reviewer" w:date="2026-08-08T17:08:00Z">
        <w:r>
          <w:rPr>
            <w:rFonts w:ascii="Times New Roman" w:hAnsi="Times New Roman" w:cs="Times New Roman"/>
          </w:rPr>
          <w:t>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These conditional associations are consistent with smaller contractions in wealthier and demographically larger origins, but they do not independently identify the underlying mechanisms.</w:t>
        </w:r>
      </w:ins>
    </w:p>
    <w:p w14:paraId="0E3C0F17" w14:textId="77777777" w:rsidR="00F47729" w:rsidRDefault="002277CE" w:rsidP="002277CE">
      <w:pPr>
        <w:spacing w:line="360" w:lineRule="auto"/>
        <w:ind w:firstLine="720"/>
        <w:rPr>
          <w:ins w:id="1598" w:author="Microsoft Office User" w:date="2026-08-08T20:24:00Z" w16du:dateUtc="2026-08-08T17:24:00Z"/>
          <w:rFonts w:ascii="Times New Roman" w:hAnsi="Times New Roman" w:cs="Times New Roman"/>
        </w:rPr>
      </w:pPr>
      <w:r>
        <w:rPr>
          <w:rFonts w:ascii="Times New Roman" w:hAnsi="Times New Roman" w:cs="Times New Roman"/>
        </w:rPr>
        <w:t xml:space="preserve">Figure 6 reports country-specific elasticities under homogeneous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showing no meaningful change in the estimates beyond a slight downward shift in the ATT that does not warrant further investigation.</w:t>
      </w:r>
    </w:p>
    <w:p w14:paraId="0E6E554B" w14:textId="77777777" w:rsidR="007D7BBF" w:rsidRPr="002277CE" w:rsidRDefault="007D7BBF" w:rsidP="002277CE">
      <w:pPr>
        <w:spacing w:line="360" w:lineRule="auto"/>
        <w:ind w:firstLine="720"/>
        <w:rPr>
          <w:rFonts w:ascii="Times New Roman" w:hAnsi="Times New Roman" w:cs="Times New Roman"/>
        </w:rPr>
      </w:pPr>
    </w:p>
    <w:p w14:paraId="311BA9D7" w14:textId="29B58D1B" w:rsidR="002277CE" w:rsidRPr="00817C90" w:rsidDel="00BE721F" w:rsidRDefault="00817C90" w:rsidP="00817C90">
      <w:pPr>
        <w:rPr>
          <w:del w:id="1599" w:author="reviewer" w:date="2026-08-08T17:08:00Z"/>
          <w:rFonts w:ascii="Times New Roman" w:hAnsi="Times New Roman" w:cs="Times New Roman"/>
          <w:i/>
          <w:iCs/>
          <w:sz w:val="22"/>
          <w:szCs w:val="22"/>
          <w:rPrChange w:id="1600" w:author="Microsoft Office User" w:date="2026-08-09T23:08:00Z" w16du:dateUtc="2026-08-09T20:08:00Z">
            <w:rPr>
              <w:del w:id="1601" w:author="reviewer" w:date="2026-08-08T17:08:00Z"/>
              <w:rFonts w:ascii="Times New Roman" w:hAnsi="Times New Roman" w:cs="Times New Roman"/>
            </w:rPr>
          </w:rPrChange>
        </w:rPr>
        <w:pPrChange w:id="1602" w:author="Microsoft Office User" w:date="2026-08-09T23:07:00Z" w16du:dateUtc="2026-08-09T20:07:00Z">
          <w:pPr>
            <w:spacing w:line="360" w:lineRule="auto"/>
          </w:pPr>
        </w:pPrChange>
      </w:pPr>
      <w:ins w:id="1603" w:author="Microsoft Office User" w:date="2026-08-08T20:25:00Z" w16du:dateUtc="2026-08-08T17:25:00Z">
        <w:r w:rsidRPr="00817C90">
          <w:rPr>
            <w:rFonts w:ascii="Times New Roman" w:hAnsi="Times New Roman" w:cs="Times New Roman"/>
            <w:i/>
            <w:iCs/>
            <w:noProof/>
            <w:sz w:val="22"/>
            <w:szCs w:val="22"/>
            <w:rPrChange w:id="1604" w:author="Microsoft Office User" w:date="2026-08-09T23:08:00Z" w16du:dateUtc="2026-08-09T20:08:00Z">
              <w:rPr>
                <w:rFonts w:ascii="Times New Roman" w:hAnsi="Times New Roman" w:cs="Times New Roman"/>
                <w:noProof/>
              </w:rPr>
            </w:rPrChange>
          </w:rPr>
          <w:lastRenderedPageBreak/>
          <w:drawing>
            <wp:anchor distT="0" distB="0" distL="114300" distR="114300" simplePos="0" relativeHeight="251662336" behindDoc="0" locked="0" layoutInCell="1" allowOverlap="1" wp14:anchorId="247E5296" wp14:editId="3D0318FF">
              <wp:simplePos x="0" y="0"/>
              <wp:positionH relativeFrom="column">
                <wp:posOffset>57150</wp:posOffset>
              </wp:positionH>
              <wp:positionV relativeFrom="paragraph">
                <wp:posOffset>430254</wp:posOffset>
              </wp:positionV>
              <wp:extent cx="5560060" cy="3971290"/>
              <wp:effectExtent l="0" t="0" r="2540" b="3810"/>
              <wp:wrapTopAndBottom/>
              <wp:docPr id="368650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0299" name="Picture 3686502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0060" cy="3971290"/>
                      </a:xfrm>
                      <a:prstGeom prst="rect">
                        <a:avLst/>
                      </a:prstGeom>
                    </pic:spPr>
                  </pic:pic>
                </a:graphicData>
              </a:graphic>
              <wp14:sizeRelH relativeFrom="margin">
                <wp14:pctWidth>0</wp14:pctWidth>
              </wp14:sizeRelH>
              <wp14:sizeRelV relativeFrom="margin">
                <wp14:pctHeight>0</wp14:pctHeight>
              </wp14:sizeRelV>
            </wp:anchor>
          </w:drawing>
        </w:r>
      </w:ins>
    </w:p>
    <w:p w14:paraId="0D4F77B2" w14:textId="77777777" w:rsidR="00BE721F" w:rsidRPr="00817C90" w:rsidRDefault="00BE721F" w:rsidP="00817C90">
      <w:pPr>
        <w:ind w:firstLine="720"/>
        <w:rPr>
          <w:del w:id="1605" w:author="reviewer" w:date="2026-08-08T17:08:00Z"/>
          <w:rFonts w:ascii="Times New Roman" w:hAnsi="Times New Roman" w:cs="Times New Roman"/>
          <w:i/>
          <w:iCs/>
          <w:sz w:val="22"/>
          <w:szCs w:val="22"/>
          <w:rPrChange w:id="1606" w:author="Microsoft Office User" w:date="2026-08-09T23:08:00Z" w16du:dateUtc="2026-08-09T20:08:00Z">
            <w:rPr>
              <w:del w:id="1607" w:author="reviewer" w:date="2026-08-08T17:08:00Z"/>
              <w:rFonts w:ascii="Times New Roman" w:hAnsi="Times New Roman" w:cs="Times New Roman"/>
            </w:rPr>
          </w:rPrChange>
        </w:rPr>
        <w:pPrChange w:id="1608" w:author="Microsoft Office User" w:date="2026-08-09T23:07:00Z" w16du:dateUtc="2026-08-09T20:07:00Z">
          <w:pPr>
            <w:spacing w:line="360" w:lineRule="auto"/>
            <w:ind w:firstLine="720"/>
          </w:pPr>
        </w:pPrChange>
      </w:pPr>
    </w:p>
    <w:p w14:paraId="3CAFB24B" w14:textId="77777777" w:rsidR="00BE721F" w:rsidRPr="00817C90" w:rsidRDefault="00BE721F" w:rsidP="00817C90">
      <w:pPr>
        <w:ind w:firstLine="720"/>
        <w:rPr>
          <w:del w:id="1609" w:author="reviewer" w:date="2026-08-08T17:08:00Z"/>
          <w:rFonts w:ascii="Times New Roman" w:hAnsi="Times New Roman" w:cs="Times New Roman"/>
          <w:i/>
          <w:iCs/>
          <w:sz w:val="22"/>
          <w:szCs w:val="22"/>
          <w:rPrChange w:id="1610" w:author="Microsoft Office User" w:date="2026-08-09T23:08:00Z" w16du:dateUtc="2026-08-09T20:08:00Z">
            <w:rPr>
              <w:del w:id="1611" w:author="reviewer" w:date="2026-08-08T17:08:00Z"/>
              <w:rFonts w:ascii="Times New Roman" w:hAnsi="Times New Roman" w:cs="Times New Roman"/>
            </w:rPr>
          </w:rPrChange>
        </w:rPr>
        <w:pPrChange w:id="1612" w:author="Microsoft Office User" w:date="2026-08-09T23:07:00Z" w16du:dateUtc="2026-08-09T20:07:00Z">
          <w:pPr>
            <w:spacing w:line="360" w:lineRule="auto"/>
            <w:ind w:firstLine="720"/>
          </w:pPr>
        </w:pPrChange>
      </w:pPr>
    </w:p>
    <w:p w14:paraId="3B57BDCA" w14:textId="77777777" w:rsidR="00BE721F" w:rsidRPr="00817C90" w:rsidRDefault="00BE721F" w:rsidP="00817C90">
      <w:pPr>
        <w:ind w:firstLine="720"/>
        <w:rPr>
          <w:del w:id="1613" w:author="reviewer" w:date="2026-08-08T17:08:00Z"/>
          <w:rFonts w:ascii="Times New Roman" w:hAnsi="Times New Roman" w:cs="Times New Roman"/>
          <w:i/>
          <w:iCs/>
          <w:sz w:val="22"/>
          <w:szCs w:val="22"/>
          <w:rPrChange w:id="1614" w:author="Microsoft Office User" w:date="2026-08-09T23:08:00Z" w16du:dateUtc="2026-08-09T20:08:00Z">
            <w:rPr>
              <w:del w:id="1615" w:author="reviewer" w:date="2026-08-08T17:08:00Z"/>
              <w:rFonts w:ascii="Times New Roman" w:hAnsi="Times New Roman" w:cs="Times New Roman"/>
            </w:rPr>
          </w:rPrChange>
        </w:rPr>
        <w:pPrChange w:id="1616" w:author="Microsoft Office User" w:date="2026-08-09T23:07:00Z" w16du:dateUtc="2026-08-09T20:07:00Z">
          <w:pPr>
            <w:spacing w:line="360" w:lineRule="auto"/>
            <w:ind w:firstLine="720"/>
          </w:pPr>
        </w:pPrChange>
      </w:pPr>
    </w:p>
    <w:p w14:paraId="3018C05B" w14:textId="77777777" w:rsidR="00BE721F" w:rsidRPr="00817C90" w:rsidRDefault="00BE721F" w:rsidP="00817C90">
      <w:pPr>
        <w:ind w:firstLine="720"/>
        <w:rPr>
          <w:del w:id="1617" w:author="reviewer" w:date="2026-08-08T17:08:00Z"/>
          <w:rFonts w:ascii="Times New Roman" w:hAnsi="Times New Roman" w:cs="Times New Roman"/>
          <w:i/>
          <w:iCs/>
          <w:sz w:val="22"/>
          <w:szCs w:val="22"/>
          <w:rPrChange w:id="1618" w:author="Microsoft Office User" w:date="2026-08-09T23:08:00Z" w16du:dateUtc="2026-08-09T20:08:00Z">
            <w:rPr>
              <w:del w:id="1619" w:author="reviewer" w:date="2026-08-08T17:08:00Z"/>
              <w:rFonts w:ascii="Times New Roman" w:hAnsi="Times New Roman" w:cs="Times New Roman"/>
            </w:rPr>
          </w:rPrChange>
        </w:rPr>
        <w:pPrChange w:id="1620" w:author="Microsoft Office User" w:date="2026-08-09T23:07:00Z" w16du:dateUtc="2026-08-09T20:07:00Z">
          <w:pPr>
            <w:spacing w:line="360" w:lineRule="auto"/>
            <w:ind w:firstLine="720"/>
          </w:pPr>
        </w:pPrChange>
      </w:pPr>
    </w:p>
    <w:p w14:paraId="409831F5" w14:textId="77777777" w:rsidR="00BE721F" w:rsidRPr="00817C90" w:rsidRDefault="00BE721F" w:rsidP="00817C90">
      <w:pPr>
        <w:ind w:firstLine="720"/>
        <w:rPr>
          <w:del w:id="1621" w:author="reviewer" w:date="2026-08-08T17:08:00Z"/>
          <w:rFonts w:ascii="Times New Roman" w:hAnsi="Times New Roman" w:cs="Times New Roman"/>
          <w:i/>
          <w:iCs/>
          <w:sz w:val="22"/>
          <w:szCs w:val="22"/>
          <w:rPrChange w:id="1622" w:author="Microsoft Office User" w:date="2026-08-09T23:08:00Z" w16du:dateUtc="2026-08-09T20:08:00Z">
            <w:rPr>
              <w:del w:id="1623" w:author="reviewer" w:date="2026-08-08T17:08:00Z"/>
              <w:rFonts w:ascii="Times New Roman" w:hAnsi="Times New Roman" w:cs="Times New Roman"/>
            </w:rPr>
          </w:rPrChange>
        </w:rPr>
        <w:pPrChange w:id="1624" w:author="Microsoft Office User" w:date="2026-08-09T23:07:00Z" w16du:dateUtc="2026-08-09T20:07:00Z">
          <w:pPr>
            <w:spacing w:line="360" w:lineRule="auto"/>
            <w:ind w:firstLine="720"/>
          </w:pPr>
        </w:pPrChange>
      </w:pPr>
    </w:p>
    <w:p w14:paraId="29C1681C" w14:textId="77777777" w:rsidR="00BE721F" w:rsidRPr="00817C90" w:rsidRDefault="00BE721F" w:rsidP="00817C90">
      <w:pPr>
        <w:ind w:firstLine="720"/>
        <w:rPr>
          <w:del w:id="1625" w:author="reviewer" w:date="2026-08-08T17:08:00Z"/>
          <w:rFonts w:ascii="Times New Roman" w:hAnsi="Times New Roman" w:cs="Times New Roman"/>
          <w:i/>
          <w:iCs/>
          <w:sz w:val="22"/>
          <w:szCs w:val="22"/>
          <w:rPrChange w:id="1626" w:author="Microsoft Office User" w:date="2026-08-09T23:08:00Z" w16du:dateUtc="2026-08-09T20:08:00Z">
            <w:rPr>
              <w:del w:id="1627" w:author="reviewer" w:date="2026-08-08T17:08:00Z"/>
              <w:rFonts w:ascii="Times New Roman" w:hAnsi="Times New Roman" w:cs="Times New Roman"/>
            </w:rPr>
          </w:rPrChange>
        </w:rPr>
        <w:pPrChange w:id="1628" w:author="Microsoft Office User" w:date="2026-08-09T23:07:00Z" w16du:dateUtc="2026-08-09T20:07:00Z">
          <w:pPr>
            <w:spacing w:line="360" w:lineRule="auto"/>
            <w:ind w:firstLine="720"/>
          </w:pPr>
        </w:pPrChange>
      </w:pPr>
    </w:p>
    <w:p w14:paraId="7BC3C76B" w14:textId="77777777" w:rsidR="00BE721F" w:rsidRPr="00817C90" w:rsidRDefault="00BE721F" w:rsidP="00817C90">
      <w:pPr>
        <w:ind w:firstLine="720"/>
        <w:rPr>
          <w:del w:id="1629" w:author="reviewer" w:date="2026-08-08T17:08:00Z"/>
          <w:rFonts w:ascii="Times New Roman" w:hAnsi="Times New Roman" w:cs="Times New Roman"/>
          <w:i/>
          <w:iCs/>
          <w:sz w:val="22"/>
          <w:szCs w:val="22"/>
          <w:rPrChange w:id="1630" w:author="Microsoft Office User" w:date="2026-08-09T23:08:00Z" w16du:dateUtc="2026-08-09T20:08:00Z">
            <w:rPr>
              <w:del w:id="1631" w:author="reviewer" w:date="2026-08-08T17:08:00Z"/>
              <w:rFonts w:ascii="Times New Roman" w:hAnsi="Times New Roman" w:cs="Times New Roman"/>
            </w:rPr>
          </w:rPrChange>
        </w:rPr>
        <w:pPrChange w:id="1632" w:author="Microsoft Office User" w:date="2026-08-09T23:07:00Z" w16du:dateUtc="2026-08-09T20:07:00Z">
          <w:pPr>
            <w:spacing w:line="360" w:lineRule="auto"/>
            <w:ind w:firstLine="720"/>
          </w:pPr>
        </w:pPrChange>
      </w:pPr>
    </w:p>
    <w:p w14:paraId="20C65E7E" w14:textId="77777777" w:rsidR="00BE721F" w:rsidRPr="00817C90" w:rsidRDefault="00BE721F" w:rsidP="00817C90">
      <w:pPr>
        <w:ind w:firstLine="720"/>
        <w:rPr>
          <w:del w:id="1633" w:author="reviewer" w:date="2026-08-08T17:08:00Z"/>
          <w:rFonts w:ascii="Times New Roman" w:hAnsi="Times New Roman" w:cs="Times New Roman"/>
          <w:i/>
          <w:iCs/>
          <w:sz w:val="22"/>
          <w:szCs w:val="22"/>
          <w:rPrChange w:id="1634" w:author="Microsoft Office User" w:date="2026-08-09T23:08:00Z" w16du:dateUtc="2026-08-09T20:08:00Z">
            <w:rPr>
              <w:del w:id="1635" w:author="reviewer" w:date="2026-08-08T17:08:00Z"/>
              <w:rFonts w:ascii="Times New Roman" w:hAnsi="Times New Roman" w:cs="Times New Roman"/>
            </w:rPr>
          </w:rPrChange>
        </w:rPr>
        <w:pPrChange w:id="1636" w:author="Microsoft Office User" w:date="2026-08-09T23:07:00Z" w16du:dateUtc="2026-08-09T20:07:00Z">
          <w:pPr>
            <w:spacing w:line="360" w:lineRule="auto"/>
            <w:ind w:firstLine="720"/>
          </w:pPr>
        </w:pPrChange>
      </w:pPr>
    </w:p>
    <w:p w14:paraId="7523BC98" w14:textId="77777777" w:rsidR="00BE721F" w:rsidRPr="00817C90" w:rsidRDefault="00BE721F" w:rsidP="00817C90">
      <w:pPr>
        <w:ind w:firstLine="720"/>
        <w:rPr>
          <w:del w:id="1637" w:author="reviewer" w:date="2026-08-08T17:08:00Z"/>
          <w:rFonts w:ascii="Times New Roman" w:hAnsi="Times New Roman" w:cs="Times New Roman"/>
          <w:i/>
          <w:iCs/>
          <w:sz w:val="22"/>
          <w:szCs w:val="22"/>
          <w:rPrChange w:id="1638" w:author="Microsoft Office User" w:date="2026-08-09T23:08:00Z" w16du:dateUtc="2026-08-09T20:08:00Z">
            <w:rPr>
              <w:del w:id="1639" w:author="reviewer" w:date="2026-08-08T17:08:00Z"/>
              <w:rFonts w:ascii="Times New Roman" w:hAnsi="Times New Roman" w:cs="Times New Roman"/>
            </w:rPr>
          </w:rPrChange>
        </w:rPr>
        <w:pPrChange w:id="1640" w:author="Microsoft Office User" w:date="2026-08-09T23:07:00Z" w16du:dateUtc="2026-08-09T20:07:00Z">
          <w:pPr>
            <w:spacing w:line="360" w:lineRule="auto"/>
            <w:ind w:firstLine="720"/>
          </w:pPr>
        </w:pPrChange>
      </w:pPr>
    </w:p>
    <w:p w14:paraId="77071597" w14:textId="77777777" w:rsidR="00BE721F" w:rsidRPr="00817C90" w:rsidRDefault="00BE721F" w:rsidP="00817C90">
      <w:pPr>
        <w:ind w:firstLine="720"/>
        <w:rPr>
          <w:del w:id="1641" w:author="reviewer" w:date="2026-08-08T17:08:00Z"/>
          <w:rFonts w:ascii="Times New Roman" w:hAnsi="Times New Roman" w:cs="Times New Roman"/>
          <w:i/>
          <w:iCs/>
          <w:sz w:val="22"/>
          <w:szCs w:val="22"/>
          <w:rPrChange w:id="1642" w:author="Microsoft Office User" w:date="2026-08-09T23:08:00Z" w16du:dateUtc="2026-08-09T20:08:00Z">
            <w:rPr>
              <w:del w:id="1643" w:author="reviewer" w:date="2026-08-08T17:08:00Z"/>
              <w:rFonts w:ascii="Times New Roman" w:hAnsi="Times New Roman" w:cs="Times New Roman"/>
            </w:rPr>
          </w:rPrChange>
        </w:rPr>
        <w:pPrChange w:id="1644" w:author="Microsoft Office User" w:date="2026-08-09T23:07:00Z" w16du:dateUtc="2026-08-09T20:07:00Z">
          <w:pPr>
            <w:spacing w:line="360" w:lineRule="auto"/>
            <w:ind w:firstLine="720"/>
          </w:pPr>
        </w:pPrChange>
      </w:pPr>
    </w:p>
    <w:p w14:paraId="65D44427" w14:textId="77777777" w:rsidR="00BE721F" w:rsidRPr="00817C90" w:rsidRDefault="00BE721F" w:rsidP="00817C90">
      <w:pPr>
        <w:ind w:firstLine="720"/>
        <w:rPr>
          <w:del w:id="1645" w:author="reviewer" w:date="2026-08-08T17:08:00Z"/>
          <w:rFonts w:ascii="Times New Roman" w:hAnsi="Times New Roman" w:cs="Times New Roman"/>
          <w:i/>
          <w:iCs/>
          <w:sz w:val="22"/>
          <w:szCs w:val="22"/>
          <w:rPrChange w:id="1646" w:author="Microsoft Office User" w:date="2026-08-09T23:08:00Z" w16du:dateUtc="2026-08-09T20:08:00Z">
            <w:rPr>
              <w:del w:id="1647" w:author="reviewer" w:date="2026-08-08T17:08:00Z"/>
              <w:rFonts w:ascii="Times New Roman" w:hAnsi="Times New Roman" w:cs="Times New Roman"/>
            </w:rPr>
          </w:rPrChange>
        </w:rPr>
        <w:pPrChange w:id="1648" w:author="Microsoft Office User" w:date="2026-08-09T23:07:00Z" w16du:dateUtc="2026-08-09T20:07:00Z">
          <w:pPr>
            <w:spacing w:line="360" w:lineRule="auto"/>
            <w:ind w:firstLine="720"/>
          </w:pPr>
        </w:pPrChange>
      </w:pPr>
    </w:p>
    <w:p w14:paraId="1B478794" w14:textId="77777777" w:rsidR="00BE721F" w:rsidRPr="00817C90" w:rsidRDefault="00BE721F" w:rsidP="00817C90">
      <w:pPr>
        <w:ind w:firstLine="720"/>
        <w:rPr>
          <w:del w:id="1649" w:author="reviewer" w:date="2026-08-08T17:08:00Z"/>
          <w:rFonts w:ascii="Times New Roman" w:hAnsi="Times New Roman" w:cs="Times New Roman"/>
          <w:i/>
          <w:iCs/>
          <w:sz w:val="22"/>
          <w:szCs w:val="22"/>
          <w:rPrChange w:id="1650" w:author="Microsoft Office User" w:date="2026-08-09T23:08:00Z" w16du:dateUtc="2026-08-09T20:08:00Z">
            <w:rPr>
              <w:del w:id="1651" w:author="reviewer" w:date="2026-08-08T17:08:00Z"/>
              <w:rFonts w:ascii="Times New Roman" w:hAnsi="Times New Roman" w:cs="Times New Roman"/>
            </w:rPr>
          </w:rPrChange>
        </w:rPr>
        <w:pPrChange w:id="1652" w:author="Microsoft Office User" w:date="2026-08-09T23:07:00Z" w16du:dateUtc="2026-08-09T20:07:00Z">
          <w:pPr>
            <w:spacing w:line="360" w:lineRule="auto"/>
            <w:ind w:firstLine="720"/>
          </w:pPr>
        </w:pPrChange>
      </w:pPr>
    </w:p>
    <w:p w14:paraId="2228F276" w14:textId="77777777" w:rsidR="00BE721F" w:rsidRPr="00817C90" w:rsidRDefault="00BE721F" w:rsidP="00817C90">
      <w:pPr>
        <w:ind w:firstLine="720"/>
        <w:rPr>
          <w:del w:id="1653" w:author="reviewer" w:date="2026-08-08T17:08:00Z"/>
          <w:rFonts w:ascii="Times New Roman" w:hAnsi="Times New Roman" w:cs="Times New Roman"/>
          <w:i/>
          <w:iCs/>
          <w:sz w:val="22"/>
          <w:szCs w:val="22"/>
          <w:rPrChange w:id="1654" w:author="Microsoft Office User" w:date="2026-08-09T23:08:00Z" w16du:dateUtc="2026-08-09T20:08:00Z">
            <w:rPr>
              <w:del w:id="1655" w:author="reviewer" w:date="2026-08-08T17:08:00Z"/>
              <w:rFonts w:ascii="Times New Roman" w:hAnsi="Times New Roman" w:cs="Times New Roman"/>
            </w:rPr>
          </w:rPrChange>
        </w:rPr>
        <w:pPrChange w:id="1656" w:author="Microsoft Office User" w:date="2026-08-09T23:07:00Z" w16du:dateUtc="2026-08-09T20:07:00Z">
          <w:pPr>
            <w:spacing w:line="360" w:lineRule="auto"/>
            <w:ind w:firstLine="720"/>
          </w:pPr>
        </w:pPrChange>
      </w:pPr>
    </w:p>
    <w:p w14:paraId="17EA6D77" w14:textId="77777777" w:rsidR="002277CE" w:rsidRPr="00817C90" w:rsidDel="00BE721F" w:rsidRDefault="002277CE" w:rsidP="00817C90">
      <w:pPr>
        <w:ind w:firstLine="720"/>
        <w:rPr>
          <w:del w:id="1657" w:author="reviewer" w:date="2026-08-08T17:08:00Z"/>
          <w:rFonts w:ascii="Times New Roman" w:hAnsi="Times New Roman" w:cs="Times New Roman"/>
          <w:i/>
          <w:iCs/>
          <w:sz w:val="22"/>
          <w:szCs w:val="22"/>
          <w:rPrChange w:id="1658" w:author="Microsoft Office User" w:date="2026-08-09T23:08:00Z" w16du:dateUtc="2026-08-09T20:08:00Z">
            <w:rPr>
              <w:del w:id="1659" w:author="reviewer" w:date="2026-08-08T17:08:00Z"/>
              <w:rFonts w:ascii="Times New Roman" w:hAnsi="Times New Roman" w:cs="Times New Roman"/>
            </w:rPr>
          </w:rPrChange>
        </w:rPr>
        <w:pPrChange w:id="1660" w:author="Microsoft Office User" w:date="2026-08-09T23:07:00Z" w16du:dateUtc="2026-08-09T20:07:00Z">
          <w:pPr>
            <w:spacing w:line="360" w:lineRule="auto"/>
            <w:ind w:firstLine="720"/>
          </w:pPr>
        </w:pPrChange>
      </w:pPr>
    </w:p>
    <w:p w14:paraId="1776247B" w14:textId="77777777" w:rsidR="002277CE" w:rsidRPr="00817C90" w:rsidDel="00BE721F" w:rsidRDefault="002277CE" w:rsidP="00817C90">
      <w:pPr>
        <w:ind w:firstLine="720"/>
        <w:rPr>
          <w:del w:id="1661" w:author="reviewer" w:date="2026-08-08T17:08:00Z"/>
          <w:rFonts w:ascii="Times New Roman" w:hAnsi="Times New Roman" w:cs="Times New Roman"/>
          <w:i/>
          <w:iCs/>
          <w:sz w:val="22"/>
          <w:szCs w:val="22"/>
          <w:rPrChange w:id="1662" w:author="Microsoft Office User" w:date="2026-08-09T23:08:00Z" w16du:dateUtc="2026-08-09T20:08:00Z">
            <w:rPr>
              <w:del w:id="1663" w:author="reviewer" w:date="2026-08-08T17:08:00Z"/>
              <w:rFonts w:ascii="Times New Roman" w:hAnsi="Times New Roman" w:cs="Times New Roman"/>
            </w:rPr>
          </w:rPrChange>
        </w:rPr>
        <w:pPrChange w:id="1664" w:author="Microsoft Office User" w:date="2026-08-09T23:07:00Z" w16du:dateUtc="2026-08-09T20:07:00Z">
          <w:pPr>
            <w:spacing w:line="360" w:lineRule="auto"/>
            <w:ind w:firstLine="720"/>
          </w:pPr>
        </w:pPrChange>
      </w:pPr>
    </w:p>
    <w:p w14:paraId="2A6249A4" w14:textId="77777777" w:rsidR="002277CE" w:rsidRPr="00817C90" w:rsidDel="00BE721F" w:rsidRDefault="002277CE" w:rsidP="00817C90">
      <w:pPr>
        <w:ind w:firstLine="720"/>
        <w:rPr>
          <w:del w:id="1665" w:author="reviewer" w:date="2026-08-08T17:08:00Z"/>
          <w:rFonts w:ascii="Times New Roman" w:hAnsi="Times New Roman" w:cs="Times New Roman"/>
          <w:i/>
          <w:iCs/>
          <w:sz w:val="22"/>
          <w:szCs w:val="22"/>
          <w:rPrChange w:id="1666" w:author="Microsoft Office User" w:date="2026-08-09T23:08:00Z" w16du:dateUtc="2026-08-09T20:08:00Z">
            <w:rPr>
              <w:del w:id="1667" w:author="reviewer" w:date="2026-08-08T17:08:00Z"/>
              <w:rFonts w:ascii="Times New Roman" w:hAnsi="Times New Roman" w:cs="Times New Roman"/>
            </w:rPr>
          </w:rPrChange>
        </w:rPr>
        <w:pPrChange w:id="1668" w:author="Microsoft Office User" w:date="2026-08-09T23:07:00Z" w16du:dateUtc="2026-08-09T20:07:00Z">
          <w:pPr>
            <w:spacing w:line="360" w:lineRule="auto"/>
            <w:ind w:firstLine="720"/>
          </w:pPr>
        </w:pPrChange>
      </w:pPr>
    </w:p>
    <w:p w14:paraId="17AFF2F2" w14:textId="77777777" w:rsidR="002277CE" w:rsidRPr="00817C90" w:rsidDel="00BE721F" w:rsidRDefault="002277CE" w:rsidP="00817C90">
      <w:pPr>
        <w:ind w:firstLine="720"/>
        <w:rPr>
          <w:del w:id="1669" w:author="reviewer" w:date="2026-08-08T17:08:00Z"/>
          <w:rFonts w:ascii="Times New Roman" w:hAnsi="Times New Roman" w:cs="Times New Roman"/>
          <w:i/>
          <w:iCs/>
          <w:sz w:val="22"/>
          <w:szCs w:val="22"/>
          <w:rPrChange w:id="1670" w:author="Microsoft Office User" w:date="2026-08-09T23:08:00Z" w16du:dateUtc="2026-08-09T20:08:00Z">
            <w:rPr>
              <w:del w:id="1671" w:author="reviewer" w:date="2026-08-08T17:08:00Z"/>
              <w:rFonts w:ascii="Times New Roman" w:hAnsi="Times New Roman" w:cs="Times New Roman"/>
            </w:rPr>
          </w:rPrChange>
        </w:rPr>
        <w:pPrChange w:id="1672" w:author="Microsoft Office User" w:date="2026-08-09T23:07:00Z" w16du:dateUtc="2026-08-09T20:07:00Z">
          <w:pPr>
            <w:spacing w:line="360" w:lineRule="auto"/>
            <w:ind w:firstLine="720"/>
          </w:pPr>
        </w:pPrChange>
      </w:pPr>
    </w:p>
    <w:p w14:paraId="5407E3A3" w14:textId="77777777" w:rsidR="002277CE" w:rsidRPr="00817C90" w:rsidDel="00BE721F" w:rsidRDefault="002277CE" w:rsidP="00817C90">
      <w:pPr>
        <w:ind w:firstLine="720"/>
        <w:rPr>
          <w:del w:id="1673" w:author="reviewer" w:date="2026-08-08T17:08:00Z"/>
          <w:rFonts w:ascii="Times New Roman" w:hAnsi="Times New Roman" w:cs="Times New Roman"/>
          <w:i/>
          <w:iCs/>
          <w:sz w:val="22"/>
          <w:szCs w:val="22"/>
          <w:rPrChange w:id="1674" w:author="Microsoft Office User" w:date="2026-08-09T23:08:00Z" w16du:dateUtc="2026-08-09T20:08:00Z">
            <w:rPr>
              <w:del w:id="1675" w:author="reviewer" w:date="2026-08-08T17:08:00Z"/>
              <w:rFonts w:ascii="Times New Roman" w:hAnsi="Times New Roman" w:cs="Times New Roman"/>
            </w:rPr>
          </w:rPrChange>
        </w:rPr>
        <w:pPrChange w:id="1676" w:author="Microsoft Office User" w:date="2026-08-09T23:07:00Z" w16du:dateUtc="2026-08-09T20:07:00Z">
          <w:pPr>
            <w:spacing w:line="360" w:lineRule="auto"/>
            <w:ind w:firstLine="720"/>
          </w:pPr>
        </w:pPrChange>
      </w:pPr>
    </w:p>
    <w:p w14:paraId="4DB4C71F" w14:textId="77777777" w:rsidR="002277CE" w:rsidRPr="00817C90" w:rsidDel="00BE721F" w:rsidRDefault="002277CE" w:rsidP="00817C90">
      <w:pPr>
        <w:ind w:firstLine="720"/>
        <w:rPr>
          <w:del w:id="1677" w:author="reviewer" w:date="2026-08-08T17:08:00Z"/>
          <w:rFonts w:ascii="Times New Roman" w:hAnsi="Times New Roman" w:cs="Times New Roman"/>
          <w:i/>
          <w:iCs/>
          <w:sz w:val="22"/>
          <w:szCs w:val="22"/>
          <w:rPrChange w:id="1678" w:author="Microsoft Office User" w:date="2026-08-09T23:08:00Z" w16du:dateUtc="2026-08-09T20:08:00Z">
            <w:rPr>
              <w:del w:id="1679" w:author="reviewer" w:date="2026-08-08T17:08:00Z"/>
              <w:rFonts w:ascii="Times New Roman" w:hAnsi="Times New Roman" w:cs="Times New Roman"/>
            </w:rPr>
          </w:rPrChange>
        </w:rPr>
        <w:pPrChange w:id="1680" w:author="Microsoft Office User" w:date="2026-08-09T23:07:00Z" w16du:dateUtc="2026-08-09T20:07:00Z">
          <w:pPr>
            <w:spacing w:line="360" w:lineRule="auto"/>
            <w:ind w:firstLine="720"/>
          </w:pPr>
        </w:pPrChange>
      </w:pPr>
    </w:p>
    <w:p w14:paraId="2B47C11C" w14:textId="77777777" w:rsidR="002277CE" w:rsidRPr="00817C90" w:rsidDel="00BE721F" w:rsidRDefault="002277CE" w:rsidP="00817C90">
      <w:pPr>
        <w:ind w:firstLine="720"/>
        <w:rPr>
          <w:del w:id="1681" w:author="reviewer" w:date="2026-08-08T17:08:00Z"/>
          <w:rFonts w:ascii="Times New Roman" w:hAnsi="Times New Roman" w:cs="Times New Roman"/>
          <w:i/>
          <w:iCs/>
          <w:sz w:val="22"/>
          <w:szCs w:val="22"/>
          <w:rPrChange w:id="1682" w:author="Microsoft Office User" w:date="2026-08-09T23:08:00Z" w16du:dateUtc="2026-08-09T20:08:00Z">
            <w:rPr>
              <w:del w:id="1683" w:author="reviewer" w:date="2026-08-08T17:08:00Z"/>
              <w:rFonts w:ascii="Times New Roman" w:hAnsi="Times New Roman" w:cs="Times New Roman"/>
            </w:rPr>
          </w:rPrChange>
        </w:rPr>
        <w:pPrChange w:id="1684" w:author="Microsoft Office User" w:date="2026-08-09T23:07:00Z" w16du:dateUtc="2026-08-09T20:07:00Z">
          <w:pPr>
            <w:spacing w:line="360" w:lineRule="auto"/>
            <w:ind w:firstLine="720"/>
          </w:pPr>
        </w:pPrChange>
      </w:pPr>
    </w:p>
    <w:p w14:paraId="7AC828A2" w14:textId="77777777" w:rsidR="002277CE" w:rsidRPr="00817C90" w:rsidDel="00BE721F" w:rsidRDefault="002277CE" w:rsidP="00817C90">
      <w:pPr>
        <w:ind w:firstLine="720"/>
        <w:rPr>
          <w:del w:id="1685" w:author="reviewer" w:date="2026-08-08T17:08:00Z"/>
          <w:rFonts w:ascii="Times New Roman" w:hAnsi="Times New Roman" w:cs="Times New Roman"/>
          <w:i/>
          <w:iCs/>
          <w:sz w:val="22"/>
          <w:szCs w:val="22"/>
          <w:rPrChange w:id="1686" w:author="Microsoft Office User" w:date="2026-08-09T23:08:00Z" w16du:dateUtc="2026-08-09T20:08:00Z">
            <w:rPr>
              <w:del w:id="1687" w:author="reviewer" w:date="2026-08-08T17:08:00Z"/>
              <w:rFonts w:ascii="Times New Roman" w:hAnsi="Times New Roman" w:cs="Times New Roman"/>
            </w:rPr>
          </w:rPrChange>
        </w:rPr>
        <w:pPrChange w:id="1688" w:author="Microsoft Office User" w:date="2026-08-09T23:07:00Z" w16du:dateUtc="2026-08-09T20:07:00Z">
          <w:pPr>
            <w:spacing w:line="360" w:lineRule="auto"/>
            <w:ind w:firstLine="720"/>
          </w:pPr>
        </w:pPrChange>
      </w:pPr>
    </w:p>
    <w:p w14:paraId="6BCBCA68" w14:textId="77777777" w:rsidR="002277CE" w:rsidRPr="00817C90" w:rsidDel="00BE721F" w:rsidRDefault="002277CE" w:rsidP="00817C90">
      <w:pPr>
        <w:ind w:firstLine="720"/>
        <w:rPr>
          <w:del w:id="1689" w:author="reviewer" w:date="2026-08-08T17:08:00Z"/>
          <w:rFonts w:ascii="Times New Roman" w:hAnsi="Times New Roman" w:cs="Times New Roman"/>
          <w:i/>
          <w:iCs/>
          <w:sz w:val="22"/>
          <w:szCs w:val="22"/>
          <w:rPrChange w:id="1690" w:author="Microsoft Office User" w:date="2026-08-09T23:08:00Z" w16du:dateUtc="2026-08-09T20:08:00Z">
            <w:rPr>
              <w:del w:id="1691" w:author="reviewer" w:date="2026-08-08T17:08:00Z"/>
              <w:rFonts w:ascii="Times New Roman" w:hAnsi="Times New Roman" w:cs="Times New Roman"/>
            </w:rPr>
          </w:rPrChange>
        </w:rPr>
        <w:pPrChange w:id="1692" w:author="Microsoft Office User" w:date="2026-08-09T23:07:00Z" w16du:dateUtc="2026-08-09T20:07:00Z">
          <w:pPr>
            <w:spacing w:line="360" w:lineRule="auto"/>
            <w:ind w:firstLine="720"/>
          </w:pPr>
        </w:pPrChange>
      </w:pPr>
    </w:p>
    <w:p w14:paraId="0420E5DB" w14:textId="77777777" w:rsidR="002277CE" w:rsidRPr="00817C90" w:rsidDel="00BE721F" w:rsidRDefault="002277CE" w:rsidP="00817C90">
      <w:pPr>
        <w:ind w:firstLine="720"/>
        <w:rPr>
          <w:del w:id="1693" w:author="reviewer" w:date="2026-08-08T17:08:00Z"/>
          <w:rFonts w:ascii="Times New Roman" w:hAnsi="Times New Roman" w:cs="Times New Roman"/>
          <w:i/>
          <w:iCs/>
          <w:sz w:val="22"/>
          <w:szCs w:val="22"/>
          <w:rPrChange w:id="1694" w:author="Microsoft Office User" w:date="2026-08-09T23:08:00Z" w16du:dateUtc="2026-08-09T20:08:00Z">
            <w:rPr>
              <w:del w:id="1695" w:author="reviewer" w:date="2026-08-08T17:08:00Z"/>
              <w:rFonts w:ascii="Times New Roman" w:hAnsi="Times New Roman" w:cs="Times New Roman"/>
            </w:rPr>
          </w:rPrChange>
        </w:rPr>
        <w:pPrChange w:id="1696" w:author="Microsoft Office User" w:date="2026-08-09T23:07:00Z" w16du:dateUtc="2026-08-09T20:07:00Z">
          <w:pPr>
            <w:spacing w:line="360" w:lineRule="auto"/>
            <w:ind w:firstLine="720"/>
          </w:pPr>
        </w:pPrChange>
      </w:pPr>
    </w:p>
    <w:p w14:paraId="7D1EAF96" w14:textId="77777777" w:rsidR="002277CE" w:rsidRPr="00817C90" w:rsidDel="00BE721F" w:rsidRDefault="002277CE" w:rsidP="00817C90">
      <w:pPr>
        <w:ind w:firstLine="720"/>
        <w:rPr>
          <w:del w:id="1697" w:author="reviewer" w:date="2026-08-08T17:08:00Z"/>
          <w:rFonts w:ascii="Times New Roman" w:hAnsi="Times New Roman" w:cs="Times New Roman"/>
          <w:i/>
          <w:iCs/>
          <w:sz w:val="22"/>
          <w:szCs w:val="22"/>
          <w:rPrChange w:id="1698" w:author="Microsoft Office User" w:date="2026-08-09T23:08:00Z" w16du:dateUtc="2026-08-09T20:08:00Z">
            <w:rPr>
              <w:del w:id="1699" w:author="reviewer" w:date="2026-08-08T17:08:00Z"/>
              <w:rFonts w:ascii="Times New Roman" w:hAnsi="Times New Roman" w:cs="Times New Roman"/>
            </w:rPr>
          </w:rPrChange>
        </w:rPr>
        <w:pPrChange w:id="1700" w:author="Microsoft Office User" w:date="2026-08-09T23:07:00Z" w16du:dateUtc="2026-08-09T20:07:00Z">
          <w:pPr>
            <w:spacing w:line="360" w:lineRule="auto"/>
            <w:ind w:firstLine="720"/>
          </w:pPr>
        </w:pPrChange>
      </w:pPr>
    </w:p>
    <w:p w14:paraId="1D431411" w14:textId="77777777" w:rsidR="002277CE" w:rsidRPr="00817C90" w:rsidDel="00BE721F" w:rsidRDefault="002277CE" w:rsidP="00817C90">
      <w:pPr>
        <w:ind w:firstLine="720"/>
        <w:rPr>
          <w:del w:id="1701" w:author="reviewer" w:date="2026-08-08T17:08:00Z"/>
          <w:rFonts w:ascii="Times New Roman" w:hAnsi="Times New Roman" w:cs="Times New Roman"/>
          <w:i/>
          <w:iCs/>
          <w:sz w:val="22"/>
          <w:szCs w:val="22"/>
          <w:rPrChange w:id="1702" w:author="Microsoft Office User" w:date="2026-08-09T23:08:00Z" w16du:dateUtc="2026-08-09T20:08:00Z">
            <w:rPr>
              <w:del w:id="1703" w:author="reviewer" w:date="2026-08-08T17:08:00Z"/>
              <w:rFonts w:ascii="Times New Roman" w:hAnsi="Times New Roman" w:cs="Times New Roman"/>
            </w:rPr>
          </w:rPrChange>
        </w:rPr>
        <w:pPrChange w:id="1704" w:author="Microsoft Office User" w:date="2026-08-09T23:07:00Z" w16du:dateUtc="2026-08-09T20:07:00Z">
          <w:pPr>
            <w:spacing w:line="360" w:lineRule="auto"/>
            <w:ind w:firstLine="720"/>
          </w:pPr>
        </w:pPrChange>
      </w:pPr>
    </w:p>
    <w:p w14:paraId="31658C58" w14:textId="77777777" w:rsidR="002277CE" w:rsidRPr="00817C90" w:rsidDel="00BE721F" w:rsidRDefault="002277CE" w:rsidP="00817C90">
      <w:pPr>
        <w:ind w:firstLine="720"/>
        <w:rPr>
          <w:del w:id="1705" w:author="reviewer" w:date="2026-08-08T17:08:00Z"/>
          <w:rFonts w:ascii="Times New Roman" w:hAnsi="Times New Roman" w:cs="Times New Roman"/>
          <w:i/>
          <w:iCs/>
          <w:sz w:val="22"/>
          <w:szCs w:val="22"/>
          <w:rPrChange w:id="1706" w:author="Microsoft Office User" w:date="2026-08-09T23:08:00Z" w16du:dateUtc="2026-08-09T20:08:00Z">
            <w:rPr>
              <w:del w:id="1707" w:author="reviewer" w:date="2026-08-08T17:08:00Z"/>
              <w:rFonts w:ascii="Times New Roman" w:hAnsi="Times New Roman" w:cs="Times New Roman"/>
            </w:rPr>
          </w:rPrChange>
        </w:rPr>
        <w:pPrChange w:id="1708" w:author="Microsoft Office User" w:date="2026-08-09T23:07:00Z" w16du:dateUtc="2026-08-09T20:07:00Z">
          <w:pPr>
            <w:spacing w:line="360" w:lineRule="auto"/>
            <w:ind w:firstLine="720"/>
          </w:pPr>
        </w:pPrChange>
      </w:pPr>
    </w:p>
    <w:p w14:paraId="1FC5E057" w14:textId="77777777" w:rsidR="000E4FD1" w:rsidRPr="00817C90" w:rsidDel="00BE721F" w:rsidRDefault="000E4FD1" w:rsidP="00817C90">
      <w:pPr>
        <w:ind w:firstLine="720"/>
        <w:rPr>
          <w:del w:id="1709" w:author="reviewer" w:date="2026-08-08T17:08:00Z"/>
          <w:rFonts w:ascii="Times New Roman" w:hAnsi="Times New Roman" w:cs="Times New Roman"/>
          <w:i/>
          <w:iCs/>
          <w:sz w:val="22"/>
          <w:szCs w:val="22"/>
          <w:rPrChange w:id="1710" w:author="Microsoft Office User" w:date="2026-08-09T23:08:00Z" w16du:dateUtc="2026-08-09T20:08:00Z">
            <w:rPr>
              <w:del w:id="1711" w:author="reviewer" w:date="2026-08-08T17:08:00Z"/>
              <w:rFonts w:ascii="Times New Roman" w:hAnsi="Times New Roman" w:cs="Times New Roman"/>
            </w:rPr>
          </w:rPrChange>
        </w:rPr>
        <w:pPrChange w:id="1712" w:author="Microsoft Office User" w:date="2026-08-09T23:07:00Z" w16du:dateUtc="2026-08-09T20:07:00Z">
          <w:pPr>
            <w:spacing w:line="360" w:lineRule="auto"/>
            <w:ind w:firstLine="720"/>
          </w:pPr>
        </w:pPrChange>
      </w:pPr>
    </w:p>
    <w:p w14:paraId="053C3151" w14:textId="77777777" w:rsidR="000E4FD1" w:rsidRPr="00817C90" w:rsidDel="00BE721F" w:rsidRDefault="000E4FD1" w:rsidP="00817C90">
      <w:pPr>
        <w:ind w:firstLine="720"/>
        <w:rPr>
          <w:del w:id="1713" w:author="reviewer" w:date="2026-08-08T17:08:00Z"/>
          <w:rFonts w:ascii="Times New Roman" w:hAnsi="Times New Roman" w:cs="Times New Roman"/>
          <w:i/>
          <w:iCs/>
          <w:sz w:val="22"/>
          <w:szCs w:val="22"/>
          <w:rPrChange w:id="1714" w:author="Microsoft Office User" w:date="2026-08-09T23:08:00Z" w16du:dateUtc="2026-08-09T20:08:00Z">
            <w:rPr>
              <w:del w:id="1715" w:author="reviewer" w:date="2026-08-08T17:08:00Z"/>
              <w:rFonts w:ascii="Times New Roman" w:hAnsi="Times New Roman" w:cs="Times New Roman"/>
            </w:rPr>
          </w:rPrChange>
        </w:rPr>
        <w:pPrChange w:id="1716" w:author="Microsoft Office User" w:date="2026-08-09T23:07:00Z" w16du:dateUtc="2026-08-09T20:07:00Z">
          <w:pPr>
            <w:spacing w:line="360" w:lineRule="auto"/>
            <w:ind w:firstLine="720"/>
          </w:pPr>
        </w:pPrChange>
      </w:pPr>
    </w:p>
    <w:p w14:paraId="713C9D61" w14:textId="77777777" w:rsidR="000E4FD1" w:rsidRPr="00817C90" w:rsidDel="00BE721F" w:rsidRDefault="000E4FD1" w:rsidP="00817C90">
      <w:pPr>
        <w:ind w:firstLine="720"/>
        <w:rPr>
          <w:del w:id="1717" w:author="reviewer" w:date="2026-08-08T17:08:00Z"/>
          <w:rFonts w:ascii="Times New Roman" w:hAnsi="Times New Roman" w:cs="Times New Roman"/>
          <w:i/>
          <w:iCs/>
          <w:sz w:val="22"/>
          <w:szCs w:val="22"/>
          <w:rPrChange w:id="1718" w:author="Microsoft Office User" w:date="2026-08-09T23:08:00Z" w16du:dateUtc="2026-08-09T20:08:00Z">
            <w:rPr>
              <w:del w:id="1719" w:author="reviewer" w:date="2026-08-08T17:08:00Z"/>
              <w:rFonts w:ascii="Times New Roman" w:hAnsi="Times New Roman" w:cs="Times New Roman"/>
            </w:rPr>
          </w:rPrChange>
        </w:rPr>
        <w:pPrChange w:id="1720" w:author="Microsoft Office User" w:date="2026-08-09T23:07:00Z" w16du:dateUtc="2026-08-09T20:07:00Z">
          <w:pPr>
            <w:spacing w:line="360" w:lineRule="auto"/>
            <w:ind w:firstLine="720"/>
          </w:pPr>
        </w:pPrChange>
      </w:pPr>
    </w:p>
    <w:p w14:paraId="3D6E91D7" w14:textId="77777777" w:rsidR="000E4FD1" w:rsidRPr="00817C90" w:rsidDel="00BE721F" w:rsidRDefault="000E4FD1" w:rsidP="00817C90">
      <w:pPr>
        <w:ind w:firstLine="720"/>
        <w:rPr>
          <w:del w:id="1721" w:author="reviewer" w:date="2026-08-08T17:08:00Z"/>
          <w:rFonts w:ascii="Times New Roman" w:hAnsi="Times New Roman" w:cs="Times New Roman"/>
          <w:i/>
          <w:iCs/>
          <w:sz w:val="22"/>
          <w:szCs w:val="22"/>
          <w:rPrChange w:id="1722" w:author="Microsoft Office User" w:date="2026-08-09T23:08:00Z" w16du:dateUtc="2026-08-09T20:08:00Z">
            <w:rPr>
              <w:del w:id="1723" w:author="reviewer" w:date="2026-08-08T17:08:00Z"/>
              <w:rFonts w:ascii="Times New Roman" w:hAnsi="Times New Roman" w:cs="Times New Roman"/>
            </w:rPr>
          </w:rPrChange>
        </w:rPr>
        <w:pPrChange w:id="1724" w:author="Microsoft Office User" w:date="2026-08-09T23:07:00Z" w16du:dateUtc="2026-08-09T20:07:00Z">
          <w:pPr>
            <w:spacing w:line="360" w:lineRule="auto"/>
            <w:ind w:firstLine="720"/>
          </w:pPr>
        </w:pPrChange>
      </w:pPr>
    </w:p>
    <w:p w14:paraId="55DDCBD5" w14:textId="77777777" w:rsidR="000E4FD1" w:rsidRPr="00817C90" w:rsidDel="00BE721F" w:rsidRDefault="000E4FD1" w:rsidP="00817C90">
      <w:pPr>
        <w:ind w:firstLine="720"/>
        <w:rPr>
          <w:del w:id="1725" w:author="reviewer" w:date="2026-08-08T17:08:00Z"/>
          <w:rFonts w:ascii="Times New Roman" w:hAnsi="Times New Roman" w:cs="Times New Roman"/>
          <w:i/>
          <w:iCs/>
          <w:sz w:val="22"/>
          <w:szCs w:val="22"/>
          <w:rPrChange w:id="1726" w:author="Microsoft Office User" w:date="2026-08-09T23:08:00Z" w16du:dateUtc="2026-08-09T20:08:00Z">
            <w:rPr>
              <w:del w:id="1727" w:author="reviewer" w:date="2026-08-08T17:08:00Z"/>
              <w:rFonts w:ascii="Times New Roman" w:hAnsi="Times New Roman" w:cs="Times New Roman"/>
            </w:rPr>
          </w:rPrChange>
        </w:rPr>
        <w:pPrChange w:id="1728" w:author="Microsoft Office User" w:date="2026-08-09T23:07:00Z" w16du:dateUtc="2026-08-09T20:07:00Z">
          <w:pPr>
            <w:spacing w:line="360" w:lineRule="auto"/>
            <w:ind w:firstLine="720"/>
          </w:pPr>
        </w:pPrChange>
      </w:pPr>
    </w:p>
    <w:p w14:paraId="38E18558" w14:textId="77777777" w:rsidR="000E4FD1" w:rsidRPr="00817C90" w:rsidDel="00BE721F" w:rsidRDefault="000E4FD1" w:rsidP="00817C90">
      <w:pPr>
        <w:ind w:firstLine="720"/>
        <w:rPr>
          <w:del w:id="1729" w:author="reviewer" w:date="2026-08-08T17:08:00Z"/>
          <w:rFonts w:ascii="Times New Roman" w:hAnsi="Times New Roman" w:cs="Times New Roman"/>
          <w:i/>
          <w:iCs/>
          <w:sz w:val="22"/>
          <w:szCs w:val="22"/>
          <w:rPrChange w:id="1730" w:author="Microsoft Office User" w:date="2026-08-09T23:08:00Z" w16du:dateUtc="2026-08-09T20:08:00Z">
            <w:rPr>
              <w:del w:id="1731" w:author="reviewer" w:date="2026-08-08T17:08:00Z"/>
              <w:rFonts w:ascii="Times New Roman" w:hAnsi="Times New Roman" w:cs="Times New Roman"/>
            </w:rPr>
          </w:rPrChange>
        </w:rPr>
        <w:pPrChange w:id="1732" w:author="Microsoft Office User" w:date="2026-08-09T23:07:00Z" w16du:dateUtc="2026-08-09T20:07:00Z">
          <w:pPr>
            <w:spacing w:line="360" w:lineRule="auto"/>
            <w:ind w:firstLine="720"/>
          </w:pPr>
        </w:pPrChange>
      </w:pPr>
    </w:p>
    <w:p w14:paraId="3EC54813" w14:textId="77777777" w:rsidR="00446968" w:rsidRPr="00817C90" w:rsidDel="00BE721F" w:rsidRDefault="00446968" w:rsidP="00817C90">
      <w:pPr>
        <w:rPr>
          <w:del w:id="1733" w:author="reviewer" w:date="2026-08-08T17:08:00Z"/>
          <w:rFonts w:ascii="Times New Roman" w:hAnsi="Times New Roman" w:cs="Times New Roman"/>
          <w:i/>
          <w:iCs/>
          <w:sz w:val="22"/>
          <w:szCs w:val="22"/>
          <w:rPrChange w:id="1734" w:author="Microsoft Office User" w:date="2026-08-09T23:08:00Z" w16du:dateUtc="2026-08-09T20:08:00Z">
            <w:rPr>
              <w:del w:id="1735" w:author="reviewer" w:date="2026-08-08T17:08:00Z"/>
              <w:rFonts w:ascii="Times New Roman" w:hAnsi="Times New Roman" w:cs="Times New Roman"/>
            </w:rPr>
          </w:rPrChange>
        </w:rPr>
        <w:pPrChange w:id="1736" w:author="Microsoft Office User" w:date="2026-08-09T23:07:00Z" w16du:dateUtc="2026-08-09T20:07:00Z">
          <w:pPr>
            <w:spacing w:line="360" w:lineRule="auto"/>
          </w:pPr>
        </w:pPrChange>
      </w:pPr>
    </w:p>
    <w:p w14:paraId="316AE934" w14:textId="77777777" w:rsidR="00F47729" w:rsidRPr="00817C90" w:rsidRDefault="002277CE" w:rsidP="00817C90">
      <w:pPr>
        <w:keepNext/>
        <w:rPr>
          <w:rFonts w:ascii="Times New Roman" w:hAnsi="Times New Roman" w:cs="Times New Roman"/>
          <w:i/>
          <w:iCs/>
          <w:sz w:val="22"/>
          <w:szCs w:val="22"/>
          <w:rPrChange w:id="1737" w:author="Microsoft Office User" w:date="2026-08-09T23:08:00Z" w16du:dateUtc="2026-08-09T20:08:00Z">
            <w:rPr>
              <w:rFonts w:ascii="Times New Roman" w:hAnsi="Times New Roman" w:cs="Times New Roman"/>
            </w:rPr>
          </w:rPrChange>
        </w:rPr>
        <w:pPrChange w:id="1738" w:author="Microsoft Office User" w:date="2026-08-09T23:07:00Z" w16du:dateUtc="2026-08-09T20:07:00Z">
          <w:pPr>
            <w:spacing w:line="360" w:lineRule="auto"/>
          </w:pPr>
        </w:pPrChange>
      </w:pPr>
      <w:r w:rsidRPr="00817C90">
        <w:rPr>
          <w:rFonts w:ascii="Times New Roman" w:hAnsi="Times New Roman" w:cs="Times New Roman"/>
          <w:b/>
          <w:bCs/>
          <w:i/>
          <w:iCs/>
          <w:sz w:val="22"/>
          <w:szCs w:val="22"/>
          <w:rPrChange w:id="1739" w:author="Microsoft Office User" w:date="2026-08-09T23:08:00Z" w16du:dateUtc="2026-08-09T20:08:00Z">
            <w:rPr>
              <w:rFonts w:ascii="Times New Roman" w:hAnsi="Times New Roman" w:cs="Times New Roman"/>
              <w:b/>
              <w:bCs/>
            </w:rPr>
          </w:rPrChange>
        </w:rPr>
        <w:t>Figure 6.</w:t>
      </w:r>
      <w:r w:rsidRPr="00817C90">
        <w:rPr>
          <w:rFonts w:ascii="Times New Roman" w:hAnsi="Times New Roman" w:cs="Times New Roman"/>
          <w:i/>
          <w:iCs/>
          <w:sz w:val="22"/>
          <w:szCs w:val="22"/>
          <w:rPrChange w:id="1740" w:author="Microsoft Office User" w:date="2026-08-09T23:08:00Z" w16du:dateUtc="2026-08-09T20:08:00Z">
            <w:rPr>
              <w:rFonts w:ascii="Times New Roman" w:hAnsi="Times New Roman" w:cs="Times New Roman"/>
            </w:rPr>
          </w:rPrChange>
        </w:rPr>
        <w:t xml:space="preserve"> Saturated </w:t>
      </w:r>
      <w:proofErr w:type="spellStart"/>
      <w:r w:rsidRPr="00817C90">
        <w:rPr>
          <w:rFonts w:ascii="Times New Roman" w:hAnsi="Times New Roman" w:cs="Times New Roman"/>
          <w:i/>
          <w:iCs/>
          <w:sz w:val="22"/>
          <w:szCs w:val="22"/>
          <w:rPrChange w:id="1741" w:author="Microsoft Office User" w:date="2026-08-09T23:08:00Z" w16du:dateUtc="2026-08-09T20:08:00Z">
            <w:rPr>
              <w:rFonts w:ascii="Times New Roman" w:hAnsi="Times New Roman" w:cs="Times New Roman"/>
            </w:rPr>
          </w:rPrChange>
        </w:rPr>
        <w:t>DiD</w:t>
      </w:r>
      <w:proofErr w:type="spellEnd"/>
      <w:r w:rsidRPr="00817C90">
        <w:rPr>
          <w:rFonts w:ascii="Times New Roman" w:hAnsi="Times New Roman" w:cs="Times New Roman"/>
          <w:i/>
          <w:iCs/>
          <w:sz w:val="22"/>
          <w:szCs w:val="22"/>
          <w:rPrChange w:id="1742" w:author="Microsoft Office User" w:date="2026-08-09T23:08:00Z" w16du:dateUtc="2026-08-09T20:08:00Z">
            <w:rPr>
              <w:rFonts w:ascii="Times New Roman" w:hAnsi="Times New Roman" w:cs="Times New Roman"/>
            </w:rPr>
          </w:rPrChange>
        </w:rPr>
        <w:t xml:space="preserve"> specifications with macroeconomic controls added. Namely GDP per capita (PPP, constant prices), population and the percentage of youth unemployment as separate models.</w:t>
      </w:r>
    </w:p>
    <w:p w14:paraId="6D8143BC" w14:textId="05E12783" w:rsidR="00F47729" w:rsidRPr="00817C90" w:rsidRDefault="002277CE" w:rsidP="00817C90">
      <w:pPr>
        <w:rPr>
          <w:del w:id="1743" w:author="reviewer" w:date="2026-08-08T17:08:00Z"/>
          <w:rFonts w:ascii="Times New Roman" w:hAnsi="Times New Roman" w:cs="Times New Roman"/>
          <w:i/>
          <w:iCs/>
          <w:rPrChange w:id="1744" w:author="Microsoft Office User" w:date="2026-08-09T23:08:00Z" w16du:dateUtc="2026-08-09T20:08:00Z">
            <w:rPr>
              <w:del w:id="1745" w:author="reviewer" w:date="2026-08-08T17:08:00Z"/>
              <w:rFonts w:ascii="Times New Roman" w:hAnsi="Times New Roman" w:cs="Times New Roman"/>
            </w:rPr>
          </w:rPrChange>
        </w:rPr>
        <w:pPrChange w:id="1746" w:author="Microsoft Office User" w:date="2026-08-09T23:07:00Z" w16du:dateUtc="2026-08-09T20:07:00Z">
          <w:pPr>
            <w:spacing w:line="360" w:lineRule="auto"/>
          </w:pPr>
        </w:pPrChange>
      </w:pPr>
      <w:del w:id="1747" w:author="reviewer" w:date="2026-08-08T17:08:00Z">
        <w:r w:rsidRPr="00817C90">
          <w:rPr>
            <w:rFonts w:ascii="Times New Roman" w:hAnsi="Times New Roman" w:cs="Times New Roman"/>
            <w:i/>
            <w:iCs/>
            <w:noProof/>
            <w:rPrChange w:id="1748" w:author="Microsoft Office User" w:date="2026-08-09T23:08:00Z" w16du:dateUtc="2026-08-09T20:08:00Z">
              <w:rPr>
                <w:rFonts w:ascii="Times New Roman" w:hAnsi="Times New Roman" w:cs="Times New Roman"/>
                <w:noProof/>
              </w:rPr>
            </w:rPrChange>
          </w:rPr>
          <w:drawing>
            <wp:inline distT="0" distB="0" distL="0" distR="0" wp14:anchorId="3A76E1F4" wp14:editId="38B2C500">
              <wp:extent cx="5727700" cy="4091214"/>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41" name="Picture" descr="media/image6.png"/>
                      <pic:cNvPicPr>
                        <a:picLocks noChangeAspect="1" noChangeArrowheads="1"/>
                      </pic:cNvPicPr>
                    </pic:nvPicPr>
                    <pic:blipFill>
                      <a:blip r:embed="rId18"/>
                      <a:stretch>
                        <a:fillRect/>
                      </a:stretch>
                    </pic:blipFill>
                    <pic:spPr bwMode="auto">
                      <a:xfrm>
                        <a:off x="0" y="0"/>
                        <a:ext cx="5727700" cy="4091214"/>
                      </a:xfrm>
                      <a:prstGeom prst="rect">
                        <a:avLst/>
                      </a:prstGeom>
                      <a:noFill/>
                      <a:ln w="9525">
                        <a:noFill/>
                        <a:headEnd/>
                        <a:tailEnd/>
                      </a:ln>
                    </pic:spPr>
                  </pic:pic>
                </a:graphicData>
              </a:graphic>
            </wp:inline>
          </w:drawing>
        </w:r>
      </w:del>
    </w:p>
    <w:p w14:paraId="131066F4" w14:textId="4C1F622B" w:rsidR="00F47729" w:rsidRPr="00817C90" w:rsidDel="007D7BBF" w:rsidRDefault="002277CE" w:rsidP="00817C90">
      <w:pPr>
        <w:rPr>
          <w:ins w:id="1749" w:author="reviewer" w:date="2026-08-08T17:08:00Z"/>
          <w:del w:id="1750" w:author="Microsoft Office User" w:date="2026-08-08T20:26:00Z" w16du:dateUtc="2026-08-08T17:26:00Z"/>
          <w:rFonts w:ascii="Times New Roman" w:hAnsi="Times New Roman" w:cs="Times New Roman"/>
          <w:i/>
          <w:iCs/>
          <w:rPrChange w:id="1751" w:author="Microsoft Office User" w:date="2026-08-09T23:08:00Z" w16du:dateUtc="2026-08-09T20:08:00Z">
            <w:rPr>
              <w:ins w:id="1752" w:author="reviewer" w:date="2026-08-08T17:08:00Z"/>
              <w:del w:id="1753" w:author="Microsoft Office User" w:date="2026-08-08T20:26:00Z" w16du:dateUtc="2026-08-08T17:26:00Z"/>
              <w:rFonts w:ascii="Times New Roman" w:hAnsi="Times New Roman" w:cs="Times New Roman"/>
            </w:rPr>
          </w:rPrChange>
        </w:rPr>
        <w:pPrChange w:id="1754" w:author="Microsoft Office User" w:date="2026-08-09T23:07:00Z" w16du:dateUtc="2026-08-09T20:07:00Z">
          <w:pPr>
            <w:spacing w:line="360" w:lineRule="auto"/>
          </w:pPr>
        </w:pPrChange>
      </w:pPr>
      <w:ins w:id="1755" w:author="reviewer" w:date="2026-08-08T17:08:00Z">
        <w:del w:id="1756" w:author="Microsoft Office User" w:date="2026-08-08T20:22:00Z" w16du:dateUtc="2026-08-08T17:22:00Z">
          <w:r w:rsidRPr="00817C90" w:rsidDel="007D7BBF">
            <w:rPr>
              <w:rFonts w:ascii="Times New Roman" w:hAnsi="Times New Roman" w:cs="Times New Roman"/>
              <w:i/>
              <w:iCs/>
              <w:noProof/>
              <w:rPrChange w:id="1757" w:author="Microsoft Office User" w:date="2026-08-09T23:08:00Z" w16du:dateUtc="2026-08-09T20:08:00Z">
                <w:rPr>
                  <w:rFonts w:ascii="Times New Roman" w:hAnsi="Times New Roman" w:cs="Times New Roman"/>
                  <w:noProof/>
                </w:rPr>
              </w:rPrChange>
            </w:rPr>
            <w:drawing>
              <wp:inline distT="0" distB="0" distL="0" distR="0" wp14:anchorId="5C46A63C" wp14:editId="6B05DF63">
                <wp:extent cx="5727700" cy="4091214"/>
                <wp:effectExtent l="0" t="0" r="0" b="0"/>
                <wp:docPr id="40" name="Picture" descr="Country-specific saturated difference-in-differences estimates after adding macroeconomic controls." title="Country-specific saturated difference-in-differences estimates after adding macroeconomic controls"/>
                <wp:cNvGraphicFramePr/>
                <a:graphic xmlns:a="http://schemas.openxmlformats.org/drawingml/2006/main">
                  <a:graphicData uri="http://schemas.openxmlformats.org/drawingml/2006/picture">
                    <pic:pic xmlns:pic="http://schemas.openxmlformats.org/drawingml/2006/picture">
                      <pic:nvPicPr>
                        <pic:cNvPr id="41" name="Picture" descr="media/image6.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del>
      </w:ins>
    </w:p>
    <w:p w14:paraId="774A6871" w14:textId="3798BFFA" w:rsidR="002277CE" w:rsidRPr="00817C90" w:rsidRDefault="002277CE" w:rsidP="00817C90">
      <w:pPr>
        <w:rPr>
          <w:rFonts w:ascii="Times New Roman" w:hAnsi="Times New Roman" w:cs="Times New Roman"/>
          <w:i/>
          <w:iCs/>
          <w:rPrChange w:id="1758" w:author="Microsoft Office User" w:date="2026-08-09T23:08:00Z" w16du:dateUtc="2026-08-09T20:08:00Z">
            <w:rPr>
              <w:rFonts w:ascii="Times New Roman" w:hAnsi="Times New Roman" w:cs="Times New Roman"/>
            </w:rPr>
          </w:rPrChange>
        </w:rPr>
        <w:pPrChange w:id="1759" w:author="Microsoft Office User" w:date="2026-08-09T23:07:00Z" w16du:dateUtc="2026-08-09T20:07:00Z">
          <w:pPr>
            <w:spacing w:line="360" w:lineRule="auto"/>
          </w:pPr>
        </w:pPrChange>
      </w:pPr>
      <w:r w:rsidRPr="00817C90">
        <w:rPr>
          <w:rFonts w:ascii="Times New Roman" w:hAnsi="Times New Roman" w:cs="Times New Roman"/>
          <w:b/>
          <w:bCs/>
          <w:i/>
          <w:iCs/>
          <w:rPrChange w:id="1760" w:author="Microsoft Office User" w:date="2026-08-09T23:08:00Z" w16du:dateUtc="2026-08-09T20:08:00Z">
            <w:rPr>
              <w:rFonts w:ascii="Times New Roman" w:hAnsi="Times New Roman" w:cs="Times New Roman"/>
              <w:b/>
              <w:bCs/>
            </w:rPr>
          </w:rPrChange>
        </w:rPr>
        <w:t>Note:</w:t>
      </w:r>
      <w:r w:rsidRPr="00817C90">
        <w:rPr>
          <w:rFonts w:ascii="Times New Roman" w:hAnsi="Times New Roman" w:cs="Times New Roman"/>
          <w:i/>
          <w:iCs/>
          <w:rPrChange w:id="1761" w:author="Microsoft Office User" w:date="2026-08-09T23:08:00Z" w16du:dateUtc="2026-08-09T20:08:00Z">
            <w:rPr>
              <w:rFonts w:ascii="Times New Roman" w:hAnsi="Times New Roman" w:cs="Times New Roman"/>
            </w:rPr>
          </w:rPrChange>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7C95B407" w14:textId="761A8B37" w:rsidR="002277CE" w:rsidRPr="002277CE" w:rsidRDefault="002277CE" w:rsidP="002277CE">
      <w:pPr>
        <w:spacing w:line="360" w:lineRule="auto"/>
        <w:rPr>
          <w:rFonts w:ascii="Times New Roman" w:hAnsi="Times New Roman" w:cs="Times New Roman"/>
        </w:rPr>
      </w:pPr>
    </w:p>
    <w:p w14:paraId="16286FD9" w14:textId="2418A9D7" w:rsidR="00F47729" w:rsidRPr="002277CE" w:rsidRDefault="002277CE" w:rsidP="0078390D">
      <w:pPr>
        <w:numPr>
          <w:ilvl w:val="0"/>
          <w:numId w:val="7"/>
        </w:numPr>
        <w:spacing w:line="360" w:lineRule="auto"/>
        <w:rPr>
          <w:rFonts w:ascii="Times New Roman" w:hAnsi="Times New Roman" w:cs="Times New Roman"/>
        </w:rPr>
      </w:pPr>
      <w:r>
        <w:rPr>
          <w:rFonts w:ascii="Times New Roman" w:hAnsi="Times New Roman" w:cs="Times New Roman"/>
          <w:b/>
          <w:bCs/>
          <w:i/>
          <w:iCs/>
        </w:rPr>
        <w:t>Robustness</w:t>
      </w:r>
    </w:p>
    <w:p w14:paraId="2857A2B0" w14:textId="4761F076" w:rsidR="002277CE" w:rsidRPr="00BE721F" w:rsidRDefault="002277CE" w:rsidP="002277CE">
      <w:pPr>
        <w:spacing w:line="360" w:lineRule="auto"/>
        <w:rPr>
          <w:rFonts w:ascii="Times New Roman" w:hAnsi="Times New Roman" w:cs="Times New Roman"/>
          <w:b/>
          <w:bCs/>
          <w:i/>
        </w:rPr>
      </w:pPr>
    </w:p>
    <w:p w14:paraId="4508FF05" w14:textId="7F2836BE" w:rsidR="00F47729" w:rsidRPr="00BE721F" w:rsidRDefault="002277CE" w:rsidP="002277CE">
      <w:pPr>
        <w:spacing w:line="360" w:lineRule="auto"/>
        <w:rPr>
          <w:rFonts w:ascii="Times New Roman" w:hAnsi="Times New Roman" w:cs="Times New Roman"/>
          <w:i/>
        </w:rPr>
      </w:pPr>
      <w:r>
        <w:rPr>
          <w:rFonts w:ascii="Times New Roman" w:hAnsi="Times New Roman" w:cs="Times New Roman"/>
          <w:b/>
          <w:bCs/>
          <w:i/>
        </w:rPr>
        <w:t>Control group robustness</w:t>
      </w:r>
    </w:p>
    <w:p w14:paraId="052C4ECB" w14:textId="03B0F520"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We </w:t>
      </w:r>
      <w:del w:id="1762" w:author="reviewer" w:date="2026-08-08T17:08:00Z">
        <w:r>
          <w:rPr>
            <w:rFonts w:ascii="Times New Roman" w:hAnsi="Times New Roman" w:cs="Times New Roman"/>
          </w:rPr>
          <w:delText xml:space="preserve">test robustness mainly against the choice of </w:delText>
        </w:r>
      </w:del>
      <w:ins w:id="1763" w:author="reviewer" w:date="2026-08-08T17:08:00Z">
        <w:r>
          <w:rPr>
            <w:rFonts w:ascii="Times New Roman" w:hAnsi="Times New Roman" w:cs="Times New Roman"/>
          </w:rPr>
          <w:t xml:space="preserve">assess sensitivity to </w:t>
        </w:r>
      </w:ins>
      <w:r>
        <w:rPr>
          <w:rFonts w:ascii="Times New Roman" w:hAnsi="Times New Roman" w:cs="Times New Roman"/>
        </w:rPr>
        <w:t>control</w:t>
      </w:r>
      <w:del w:id="1764" w:author="reviewer" w:date="2026-08-08T17:08:00Z">
        <w:r>
          <w:rPr>
            <w:rFonts w:ascii="Times New Roman" w:hAnsi="Times New Roman" w:cs="Times New Roman"/>
          </w:rPr>
          <w:delText xml:space="preserve"> </w:delText>
        </w:r>
      </w:del>
      <w:ins w:id="1765" w:author="reviewer" w:date="2026-08-08T17:08:00Z">
        <w:r>
          <w:rPr>
            <w:rFonts w:ascii="Times New Roman" w:hAnsi="Times New Roman" w:cs="Times New Roman"/>
          </w:rPr>
          <w:t>-</w:t>
        </w:r>
      </w:ins>
      <w:r>
        <w:rPr>
          <w:rFonts w:ascii="Times New Roman" w:hAnsi="Times New Roman" w:cs="Times New Roman"/>
        </w:rPr>
        <w:t>group</w:t>
      </w:r>
      <w:del w:id="1766" w:author="reviewer" w:date="2026-08-08T17:08:00Z">
        <w:r>
          <w:rPr>
            <w:rFonts w:ascii="Times New Roman" w:hAnsi="Times New Roman" w:cs="Times New Roman"/>
          </w:rPr>
          <w:delText>, since prior work has already confirmed</w:delText>
        </w:r>
      </w:del>
      <w:ins w:id="1767" w:author="reviewer" w:date="2026-08-08T17:08:00Z">
        <w:r>
          <w:rPr>
            <w:rFonts w:ascii="Times New Roman" w:hAnsi="Times New Roman" w:cs="Times New Roman"/>
          </w:rPr>
          <w:t xml:space="preserve"> choice using several alternative donor pools and an Ireland-only comparison. Prior work motivates these checks, but it does not eliminate the need to evaluate them in the present sample</w:t>
        </w:r>
      </w:ins>
      <w:r>
        <w:rPr>
          <w:rFonts w:ascii="Times New Roman" w:hAnsi="Times New Roman" w:cs="Times New Roman"/>
        </w:rPr>
        <w:t xml:space="preserve"> (Clifton-Sprigg et al., 2025</w:t>
      </w:r>
      <w:del w:id="1768" w:author="reviewer" w:date="2026-08-08T17:08:00Z">
        <w:r>
          <w:rPr>
            <w:rFonts w:ascii="Times New Roman" w:hAnsi="Times New Roman" w:cs="Times New Roman"/>
          </w:rPr>
          <w:delText>):</w:delText>
        </w:r>
      </w:del>
      <w:ins w:id="1769" w:author="reviewer" w:date="2026-08-08T17:08:00Z">
        <w:r>
          <w:rPr>
            <w:rFonts w:ascii="Times New Roman" w:hAnsi="Times New Roman" w:cs="Times New Roman"/>
          </w:rPr>
          <w:t>).</w:t>
        </w:r>
      </w:ins>
    </w:p>
    <w:p w14:paraId="0FD76B69"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 xml:space="preserve">The </w:t>
      </w:r>
      <w:del w:id="1770" w:author="reviewer" w:date="2026-08-08T17:08:00Z">
        <w:r>
          <w:rPr>
            <w:rFonts w:ascii="Times New Roman" w:hAnsi="Times New Roman" w:cs="Times New Roman"/>
          </w:rPr>
          <w:delText>Brexit shock was indeed a valid quasi-experiment with stable</w:delText>
        </w:r>
      </w:del>
      <w:ins w:id="1771" w:author="reviewer" w:date="2026-08-08T17:08:00Z">
        <w:r>
          <w:rPr>
            <w:rFonts w:ascii="Times New Roman" w:hAnsi="Times New Roman" w:cs="Times New Roman"/>
          </w:rPr>
          <w:t>event-study estimates provide no evidence of differential</w:t>
        </w:r>
      </w:ins>
      <w:r>
        <w:rPr>
          <w:rFonts w:ascii="Times New Roman" w:hAnsi="Times New Roman" w:cs="Times New Roman"/>
        </w:rPr>
        <w:t xml:space="preserve"> pre-trends</w:t>
      </w:r>
      <w:ins w:id="1772" w:author="reviewer" w:date="2026-08-08T17:08:00Z">
        <w:r>
          <w:rPr>
            <w:rFonts w:ascii="Times New Roman" w:hAnsi="Times New Roman" w:cs="Times New Roman"/>
          </w:rPr>
          <w:t xml:space="preserve"> in the available window.</w:t>
        </w:r>
      </w:ins>
    </w:p>
    <w:p w14:paraId="56404E52" w14:textId="77777777" w:rsidR="00F47729" w:rsidRPr="002277CE" w:rsidRDefault="002277CE" w:rsidP="0078390D">
      <w:pPr>
        <w:numPr>
          <w:ilvl w:val="0"/>
          <w:numId w:val="1"/>
        </w:numPr>
        <w:spacing w:line="360" w:lineRule="auto"/>
        <w:rPr>
          <w:del w:id="1773" w:author="reviewer" w:date="2026-08-08T17:08:00Z"/>
          <w:rFonts w:ascii="Times New Roman" w:hAnsi="Times New Roman" w:cs="Times New Roman"/>
        </w:rPr>
      </w:pPr>
      <w:del w:id="1774" w:author="reviewer" w:date="2026-08-08T17:08:00Z">
        <w:r>
          <w:rPr>
            <w:rFonts w:ascii="Times New Roman" w:hAnsi="Times New Roman" w:cs="Times New Roman"/>
          </w:rPr>
          <w:delText>There were no anticipation effects and no major spillovers from the Brexit referendum in 2016</w:delText>
        </w:r>
      </w:del>
    </w:p>
    <w:p w14:paraId="7C097BF3" w14:textId="77777777" w:rsidR="00F47729" w:rsidRPr="002277CE" w:rsidRDefault="002277CE" w:rsidP="0078390D">
      <w:pPr>
        <w:numPr>
          <w:ilvl w:val="0"/>
          <w:numId w:val="8"/>
        </w:numPr>
        <w:spacing w:line="360" w:lineRule="auto"/>
        <w:rPr>
          <w:ins w:id="1775" w:author="reviewer" w:date="2026-08-08T17:08:00Z"/>
          <w:rFonts w:ascii="Times New Roman" w:hAnsi="Times New Roman" w:cs="Times New Roman"/>
        </w:rPr>
      </w:pPr>
      <w:ins w:id="1776" w:author="reviewer" w:date="2026-08-08T17:08:00Z">
        <w:r>
          <w:rPr>
            <w:rFonts w:ascii="Times New Roman" w:hAnsi="Times New Roman" w:cs="Times New Roman"/>
          </w:rPr>
          <w:t>The leads-only specification provides no evidence of anticipatory adjustment.</w:t>
        </w:r>
      </w:ins>
    </w:p>
    <w:p w14:paraId="12E50327" w14:textId="77777777" w:rsidR="00F47729" w:rsidRPr="002277CE" w:rsidRDefault="002277CE" w:rsidP="0078390D">
      <w:pPr>
        <w:numPr>
          <w:ilvl w:val="0"/>
          <w:numId w:val="8"/>
        </w:numPr>
        <w:spacing w:line="360" w:lineRule="auto"/>
        <w:rPr>
          <w:ins w:id="1777" w:author="reviewer" w:date="2026-08-08T17:08:00Z"/>
          <w:rFonts w:ascii="Times New Roman" w:hAnsi="Times New Roman" w:cs="Times New Roman"/>
        </w:rPr>
      </w:pPr>
      <w:ins w:id="1778" w:author="reviewer" w:date="2026-08-08T17:08:00Z">
        <w:r>
          <w:rPr>
            <w:rFonts w:ascii="Times New Roman" w:hAnsi="Times New Roman" w:cs="Times New Roman"/>
          </w:rPr>
          <w:t xml:space="preserve">The Croatian accession design in </w:t>
        </w:r>
      </w:ins>
      <w:r>
        <w:rPr>
          <w:rFonts w:ascii="Times New Roman" w:hAnsi="Times New Roman" w:cs="Times New Roman"/>
        </w:rPr>
        <w:t xml:space="preserve">Clifton-Sprigg </w:t>
      </w:r>
      <w:del w:id="1779" w:author="reviewer" w:date="2026-08-08T17:08:00Z">
        <w:r>
          <w:rPr>
            <w:rFonts w:ascii="Times New Roman" w:hAnsi="Times New Roman" w:cs="Times New Roman"/>
          </w:rPr>
          <w:delText>even performed a robustness exercise by using the Croatian case that in itself created</w:delText>
        </w:r>
      </w:del>
      <w:ins w:id="1780" w:author="reviewer" w:date="2026-08-08T17:08:00Z">
        <w:r>
          <w:rPr>
            <w:rFonts w:ascii="Times New Roman" w:hAnsi="Times New Roman" w:cs="Times New Roman"/>
          </w:rPr>
          <w:t>et al. (2025) provides related</w:t>
        </w:r>
      </w:ins>
      <w:r>
        <w:rPr>
          <w:rFonts w:ascii="Times New Roman" w:hAnsi="Times New Roman" w:cs="Times New Roman"/>
        </w:rPr>
        <w:t xml:space="preserve"> quasi-experimental evidence </w:t>
      </w:r>
      <w:del w:id="1781" w:author="reviewer" w:date="2026-08-08T17:08:00Z">
        <w:r>
          <w:rPr>
            <w:rFonts w:ascii="Times New Roman" w:hAnsi="Times New Roman" w:cs="Times New Roman"/>
          </w:rPr>
          <w:delText>when</w:delText>
        </w:r>
      </w:del>
      <w:ins w:id="1782" w:author="reviewer" w:date="2026-08-08T17:08:00Z">
        <w:r>
          <w:rPr>
            <w:rFonts w:ascii="Times New Roman" w:hAnsi="Times New Roman" w:cs="Times New Roman"/>
          </w:rPr>
          <w:t>from an earlier policy change.</w:t>
        </w:r>
      </w:ins>
    </w:p>
    <w:p w14:paraId="76B6BBF7" w14:textId="77777777" w:rsidR="00F47729" w:rsidRPr="002277CE" w:rsidRDefault="002277CE" w:rsidP="0078390D">
      <w:pPr>
        <w:numPr>
          <w:ilvl w:val="0"/>
          <w:numId w:val="1"/>
        </w:numPr>
        <w:spacing w:line="360" w:lineRule="auto"/>
        <w:rPr>
          <w:del w:id="1783" w:author="reviewer" w:date="2026-08-08T17:08:00Z"/>
          <w:rFonts w:ascii="Times New Roman" w:hAnsi="Times New Roman" w:cs="Times New Roman"/>
        </w:rPr>
      </w:pPr>
      <w:ins w:id="1784" w:author="reviewer" w:date="2026-08-08T17:08:00Z">
        <w:r>
          <w:rPr>
            <w:rFonts w:ascii="Times New Roman" w:hAnsi="Times New Roman" w:cs="Times New Roman"/>
          </w:rPr>
          <w:lastRenderedPageBreak/>
          <w:t>We compare</w:t>
        </w:r>
      </w:ins>
      <w:r>
        <w:rPr>
          <w:rFonts w:ascii="Times New Roman" w:hAnsi="Times New Roman" w:cs="Times New Roman"/>
        </w:rPr>
        <w:t xml:space="preserve"> the </w:t>
      </w:r>
      <w:del w:id="1785" w:author="reviewer" w:date="2026-08-08T17:08:00Z">
        <w:r>
          <w:rPr>
            <w:rFonts w:ascii="Times New Roman" w:hAnsi="Times New Roman" w:cs="Times New Roman"/>
          </w:rPr>
          <w:delText>country joined the Union.</w:delText>
        </w:r>
      </w:del>
    </w:p>
    <w:p w14:paraId="5B55F9E6" w14:textId="77777777" w:rsidR="00F47729" w:rsidRPr="002277CE" w:rsidRDefault="002277CE" w:rsidP="002277CE">
      <w:pPr>
        <w:spacing w:line="360" w:lineRule="auto"/>
        <w:rPr>
          <w:rFonts w:ascii="Times New Roman" w:hAnsi="Times New Roman" w:cs="Times New Roman"/>
        </w:rPr>
      </w:pPr>
      <w:del w:id="1786" w:author="reviewer" w:date="2026-08-08T17:08:00Z">
        <w:r>
          <w:rPr>
            <w:rFonts w:ascii="Times New Roman" w:hAnsi="Times New Roman" w:cs="Times New Roman"/>
          </w:rPr>
          <w:delText xml:space="preserve">What remains is to show the result does not depend on control-group construction. We build </w:delText>
        </w:r>
      </w:del>
      <w:ins w:id="1787" w:author="reviewer" w:date="2026-08-08T17:08:00Z">
        <w:r>
          <w:rPr>
            <w:rFonts w:ascii="Times New Roman" w:hAnsi="Times New Roman" w:cs="Times New Roman"/>
          </w:rPr>
          <w:t xml:space="preserve">baseline with </w:t>
        </w:r>
      </w:ins>
      <w:r>
        <w:rPr>
          <w:rFonts w:ascii="Times New Roman" w:hAnsi="Times New Roman" w:cs="Times New Roman"/>
        </w:rPr>
        <w:t>four alternatives</w:t>
      </w:r>
      <w:del w:id="1788" w:author="reviewer" w:date="2026-08-08T17:08:00Z">
        <w:r>
          <w:rPr>
            <w:rFonts w:ascii="Times New Roman" w:hAnsi="Times New Roman" w:cs="Times New Roman"/>
          </w:rPr>
          <w:delText xml:space="preserve"> to our own</w:delText>
        </w:r>
      </w:del>
      <w:r>
        <w:rPr>
          <w:rFonts w:ascii="Times New Roman" w:hAnsi="Times New Roman" w:cs="Times New Roman"/>
        </w:rPr>
        <w:t>: very poor countries (14</w:t>
      </w:r>
      <w:ins w:id="1789" w:author="reviewer" w:date="2026-08-08T17:08:00Z">
        <w:r>
          <w:rPr>
            <w:rFonts w:ascii="Times New Roman" w:hAnsi="Times New Roman" w:cs="Times New Roman"/>
          </w:rPr>
          <w:t xml:space="preserve"> controls</w:t>
        </w:r>
      </w:ins>
      <w:r>
        <w:rPr>
          <w:rFonts w:ascii="Times New Roman" w:hAnsi="Times New Roman" w:cs="Times New Roman"/>
        </w:rPr>
        <w:t>), very rich countries (</w:t>
      </w:r>
      <w:del w:id="1790" w:author="reviewer" w:date="2026-08-08T17:08:00Z">
        <w:r>
          <w:rPr>
            <w:rFonts w:ascii="Times New Roman" w:hAnsi="Times New Roman" w:cs="Times New Roman"/>
          </w:rPr>
          <w:delText>13</w:delText>
        </w:r>
      </w:del>
      <w:ins w:id="1791" w:author="reviewer" w:date="2026-08-08T17:08:00Z">
        <w:r>
          <w:rPr>
            <w:rFonts w:ascii="Times New Roman" w:hAnsi="Times New Roman" w:cs="Times New Roman"/>
          </w:rPr>
          <w:t>12 controls</w:t>
        </w:r>
      </w:ins>
      <w:r>
        <w:rPr>
          <w:rFonts w:ascii="Times New Roman" w:hAnsi="Times New Roman" w:cs="Times New Roman"/>
        </w:rPr>
        <w:t>), OECD countries (14</w:t>
      </w:r>
      <w:ins w:id="1792" w:author="reviewer" w:date="2026-08-08T17:08:00Z">
        <w:r>
          <w:rPr>
            <w:rFonts w:ascii="Times New Roman" w:hAnsi="Times New Roman" w:cs="Times New Roman"/>
          </w:rPr>
          <w:t xml:space="preserve"> controls</w:t>
        </w:r>
      </w:ins>
      <w:r>
        <w:rPr>
          <w:rFonts w:ascii="Times New Roman" w:hAnsi="Times New Roman" w:cs="Times New Roman"/>
        </w:rPr>
        <w:t xml:space="preserve">), and Ireland </w:t>
      </w:r>
      <w:del w:id="1793" w:author="reviewer" w:date="2026-08-08T17:08:00Z">
        <w:r>
          <w:rPr>
            <w:rFonts w:ascii="Times New Roman" w:hAnsi="Times New Roman" w:cs="Times New Roman"/>
          </w:rPr>
          <w:delText>as a single-country comparison.</w:delText>
        </w:r>
      </w:del>
      <w:ins w:id="1794" w:author="reviewer" w:date="2026-08-08T17:08:00Z">
        <w:r>
          <w:rPr>
            <w:rFonts w:ascii="Times New Roman" w:hAnsi="Times New Roman" w:cs="Times New Roman"/>
          </w:rPr>
          <w:t>alone.</w:t>
        </w:r>
      </w:ins>
      <w:r>
        <w:rPr>
          <w:rFonts w:ascii="Times New Roman" w:hAnsi="Times New Roman" w:cs="Times New Roman"/>
        </w:rPr>
        <w:t xml:space="preserve"> The three multi-country groups are detailed in Table 4.</w:t>
      </w:r>
    </w:p>
    <w:p w14:paraId="0C60E0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4.</w:t>
      </w:r>
      <w:r>
        <w:rPr>
          <w:rFonts w:ascii="Times New Roman" w:hAnsi="Times New Roman" w:cs="Times New Roman"/>
        </w:rPr>
        <w:t xml:space="preserve"> Sample compositions for the alternative control groups</w:t>
      </w:r>
    </w:p>
    <w:tbl>
      <w:tblPr>
        <w:tblStyle w:val="Style1"/>
        <w:tblW w:w="4792" w:type="pct"/>
        <w:tblLook w:val="0020" w:firstRow="1" w:lastRow="0" w:firstColumn="0" w:lastColumn="0" w:noHBand="0" w:noVBand="0"/>
        <w:tblPrChange w:id="1795" w:author="reviewer" w:date="2026-08-08T17:08:00Z">
          <w:tblPr>
            <w:tblStyle w:val="Style1"/>
            <w:tblW w:w="4792" w:type="pct"/>
            <w:tblLook w:val="0020" w:firstRow="1" w:lastRow="0" w:firstColumn="0" w:lastColumn="0" w:noHBand="0" w:noVBand="0"/>
          </w:tblPr>
        </w:tblPrChange>
      </w:tblPr>
      <w:tblGrid>
        <w:gridCol w:w="2624"/>
        <w:gridCol w:w="2033"/>
        <w:gridCol w:w="1965"/>
        <w:gridCol w:w="2000"/>
        <w:tblGridChange w:id="1796">
          <w:tblGrid>
            <w:gridCol w:w="1551"/>
            <w:gridCol w:w="1073"/>
            <w:gridCol w:w="1296"/>
            <w:gridCol w:w="737"/>
            <w:gridCol w:w="1602"/>
            <w:gridCol w:w="363"/>
            <w:gridCol w:w="2000"/>
          </w:tblGrid>
        </w:tblGridChange>
      </w:tblGrid>
      <w:tr w:rsidR="00F47729" w:rsidRPr="002277CE" w14:paraId="3B9529D7" w14:textId="77777777" w:rsidTr="002277CE">
        <w:trPr>
          <w:cnfStyle w:val="100000000000" w:firstRow="1" w:lastRow="0" w:firstColumn="0" w:lastColumn="0" w:oddVBand="0" w:evenVBand="0" w:oddHBand="0" w:evenHBand="0" w:firstRowFirstColumn="0" w:firstRowLastColumn="0" w:lastRowFirstColumn="0" w:lastRowLastColumn="0"/>
          <w:tblHeader/>
        </w:trPr>
        <w:tc>
          <w:tcPr>
            <w:tcW w:w="0" w:type="auto"/>
            <w:tcPrChange w:id="1797" w:author="reviewer" w:date="2026-08-08T17:08:00Z">
              <w:tcPr>
                <w:tcW w:w="0" w:type="auto"/>
              </w:tcPr>
            </w:tcPrChange>
          </w:tcPr>
          <w:p w14:paraId="7B90355B" w14:textId="77777777" w:rsidR="00F47729" w:rsidRPr="002277CE" w:rsidRDefault="00F47729"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PrChange w:id="1798" w:author="reviewer" w:date="2026-08-08T17:08:00Z">
              <w:tcPr>
                <w:tcW w:w="0" w:type="auto"/>
                <w:gridSpan w:val="2"/>
              </w:tcPr>
            </w:tcPrChange>
          </w:tcPr>
          <w:p w14:paraId="665BD520"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Poor</w:t>
            </w:r>
          </w:p>
        </w:tc>
        <w:tc>
          <w:tcPr>
            <w:tcW w:w="0" w:type="auto"/>
            <w:tcPrChange w:id="1799" w:author="reviewer" w:date="2026-08-08T17:08:00Z">
              <w:tcPr>
                <w:tcW w:w="0" w:type="auto"/>
                <w:gridSpan w:val="2"/>
              </w:tcPr>
            </w:tcPrChange>
          </w:tcPr>
          <w:p w14:paraId="6C0C0A35"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Rich</w:t>
            </w:r>
          </w:p>
        </w:tc>
        <w:tc>
          <w:tcPr>
            <w:tcW w:w="0" w:type="auto"/>
            <w:tcPrChange w:id="1800" w:author="reviewer" w:date="2026-08-08T17:08:00Z">
              <w:tcPr>
                <w:tcW w:w="0" w:type="auto"/>
                <w:gridSpan w:val="2"/>
              </w:tcPr>
            </w:tcPrChange>
          </w:tcPr>
          <w:p w14:paraId="24F08E70"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b/>
                <w:bCs/>
              </w:rPr>
              <w:t>OECD</w:t>
            </w:r>
          </w:p>
        </w:tc>
      </w:tr>
      <w:tr w:rsidR="00F47729" w:rsidRPr="002277CE" w14:paraId="58516209" w14:textId="77777777" w:rsidTr="002277CE">
        <w:tc>
          <w:tcPr>
            <w:tcW w:w="0" w:type="auto"/>
          </w:tcPr>
          <w:p w14:paraId="6472FE1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Control</w:t>
            </w:r>
            <w:del w:id="1801" w:author="reviewer" w:date="2026-08-08T17:08:00Z">
              <w:r>
                <w:rPr>
                  <w:rFonts w:ascii="Times New Roman" w:hAnsi="Times New Roman" w:cs="Times New Roman"/>
                </w:rPr>
                <w:delText xml:space="preserve"> </w:delText>
              </w:r>
            </w:del>
            <w:ins w:id="1802" w:author="reviewer" w:date="2026-08-08T17:08:00Z">
              <w:r>
                <w:rPr>
                  <w:rFonts w:ascii="Times New Roman" w:hAnsi="Times New Roman" w:cs="Times New Roman"/>
                </w:rPr>
                <w:t>-</w:t>
              </w:r>
            </w:ins>
            <w:r>
              <w:rPr>
                <w:rFonts w:ascii="Times New Roman" w:hAnsi="Times New Roman" w:cs="Times New Roman"/>
              </w:rPr>
              <w:t xml:space="preserve">group </w:t>
            </w:r>
            <w:del w:id="1803" w:author="reviewer" w:date="2026-08-08T17:08:00Z">
              <w:r>
                <w:rPr>
                  <w:rFonts w:ascii="Times New Roman" w:hAnsi="Times New Roman" w:cs="Times New Roman"/>
                </w:rPr>
                <w:delText>co mposition</w:delText>
              </w:r>
            </w:del>
            <w:ins w:id="1804" w:author="reviewer" w:date="2026-08-08T17:08:00Z">
              <w:r>
                <w:rPr>
                  <w:rFonts w:ascii="Times New Roman" w:hAnsi="Times New Roman" w:cs="Times New Roman"/>
                </w:rPr>
                <w:t>composition</w:t>
              </w:r>
            </w:ins>
          </w:p>
        </w:tc>
        <w:tc>
          <w:tcPr>
            <w:tcW w:w="0" w:type="auto"/>
          </w:tcPr>
          <w:p w14:paraId="2A89874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Pakistan, Nepal, Bangladesh, Ethiopia, Uganda,</w:t>
            </w:r>
          </w:p>
          <w:p w14:paraId="7918667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Tanzania, United Republic of, Rwanda, Mozambique, Malawi,</w:t>
            </w:r>
          </w:p>
          <w:p w14:paraId="3820E19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Sierra Leone, Ghana, Nigeria, Kenya, Zimbabwe</w:t>
            </w:r>
          </w:p>
        </w:tc>
        <w:tc>
          <w:tcPr>
            <w:tcW w:w="0" w:type="auto"/>
          </w:tcPr>
          <w:p w14:paraId="607B3465" w14:textId="77777777" w:rsidR="00F47729" w:rsidRPr="002277CE" w:rsidRDefault="002277CE" w:rsidP="002277CE">
            <w:pPr>
              <w:spacing w:line="360" w:lineRule="auto"/>
              <w:rPr>
                <w:del w:id="1805" w:author="reviewer" w:date="2026-08-08T17:08:00Z"/>
                <w:rFonts w:ascii="Times New Roman" w:hAnsi="Times New Roman" w:cs="Times New Roman"/>
              </w:rPr>
            </w:pPr>
            <w:r>
              <w:rPr>
                <w:rFonts w:ascii="Times New Roman" w:hAnsi="Times New Roman" w:cs="Times New Roman"/>
              </w:rPr>
              <w:t>United States of America, Canada, Australia, Norway, Switzerland,</w:t>
            </w:r>
          </w:p>
          <w:p w14:paraId="7195FF06" w14:textId="77777777" w:rsidR="00F47729" w:rsidRPr="002277CE" w:rsidRDefault="002277CE" w:rsidP="002277CE">
            <w:pPr>
              <w:spacing w:line="360" w:lineRule="auto"/>
              <w:rPr>
                <w:del w:id="1806" w:author="reviewer" w:date="2026-08-08T17:08:00Z"/>
                <w:rFonts w:ascii="Times New Roman" w:hAnsi="Times New Roman" w:cs="Times New Roman"/>
              </w:rPr>
            </w:pPr>
            <w:ins w:id="1807" w:author="reviewer" w:date="2026-08-08T17:08:00Z">
              <w:r>
                <w:rPr>
                  <w:rFonts w:ascii="Times New Roman" w:hAnsi="Times New Roman" w:cs="Times New Roman"/>
                </w:rPr>
                <w:t xml:space="preserve"> </w:t>
              </w:r>
            </w:ins>
            <w:r>
              <w:rPr>
                <w:rFonts w:ascii="Times New Roman" w:hAnsi="Times New Roman" w:cs="Times New Roman"/>
              </w:rPr>
              <w:t>Singapore, Qatar, United Arab Emirates, Kuwait, Saudi Arabia,</w:t>
            </w:r>
          </w:p>
          <w:p w14:paraId="22657E72" w14:textId="77777777" w:rsidR="00F47729" w:rsidRPr="002277CE" w:rsidRDefault="002277CE" w:rsidP="002277CE">
            <w:pPr>
              <w:spacing w:line="360" w:lineRule="auto"/>
              <w:rPr>
                <w:rFonts w:ascii="Times New Roman" w:hAnsi="Times New Roman" w:cs="Times New Roman"/>
              </w:rPr>
            </w:pPr>
            <w:ins w:id="1808" w:author="reviewer" w:date="2026-08-08T17:08:00Z">
              <w:r>
                <w:rPr>
                  <w:rFonts w:ascii="Times New Roman" w:hAnsi="Times New Roman" w:cs="Times New Roman"/>
                </w:rPr>
                <w:t xml:space="preserve"> </w:t>
              </w:r>
            </w:ins>
            <w:r>
              <w:rPr>
                <w:rFonts w:ascii="Times New Roman" w:hAnsi="Times New Roman" w:cs="Times New Roman"/>
              </w:rPr>
              <w:t>Israel, Japan</w:t>
            </w:r>
            <w:del w:id="1809" w:author="reviewer" w:date="2026-08-08T17:08:00Z">
              <w:r>
                <w:rPr>
                  <w:rFonts w:ascii="Times New Roman" w:hAnsi="Times New Roman" w:cs="Times New Roman"/>
                </w:rPr>
                <w:delText>, Hong Kong</w:delText>
              </w:r>
            </w:del>
          </w:p>
        </w:tc>
        <w:tc>
          <w:tcPr>
            <w:tcW w:w="0" w:type="auto"/>
          </w:tcPr>
          <w:p w14:paraId="2AB099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Australia, Canada, Chile, Colombia, Iceland, Israel, Japan,</w:t>
            </w:r>
          </w:p>
          <w:p w14:paraId="53F340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Korea, Republic of, Mexico, New Zealand, Norway, Switzerland,</w:t>
            </w:r>
          </w:p>
          <w:p w14:paraId="360426C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Turkey, United States of America</w:t>
            </w:r>
          </w:p>
        </w:tc>
      </w:tr>
      <w:tr w:rsidR="005807A3" w:rsidRPr="002277CE" w14:paraId="10CDD1D4" w14:textId="77777777" w:rsidTr="005807A3">
        <w:tc>
          <w:tcPr>
            <w:tcW w:w="0" w:type="auto"/>
            <w:tcPrChange w:id="1810" w:author="reviewer" w:date="2026-08-08T17:08:00Z">
              <w:tcPr>
                <w:tcW w:w="0" w:type="auto"/>
              </w:tcPr>
            </w:tcPrChange>
          </w:tcPr>
          <w:p w14:paraId="452ACBC3" w14:textId="77777777" w:rsidR="005807A3" w:rsidRPr="002277CE" w:rsidRDefault="005807A3" w:rsidP="002277CE">
            <w:pPr>
              <w:spacing w:line="360" w:lineRule="auto"/>
              <w:rPr>
                <w:rFonts w:ascii="Times New Roman" w:hAnsi="Times New Roman" w:cs="Times New Roman"/>
              </w:rPr>
            </w:pPr>
            <w:r>
              <w:rPr>
                <w:rFonts w:ascii="Times New Roman" w:hAnsi="Times New Roman" w:cs="Times New Roman"/>
              </w:rPr>
              <w:t>EU group</w:t>
            </w:r>
          </w:p>
        </w:tc>
        <w:tc>
          <w:tcPr>
            <w:tcW w:w="0" w:type="auto"/>
            <w:gridSpan w:val="3"/>
            <w:vAlign w:val="center"/>
            <w:tcPrChange w:id="1811" w:author="reviewer" w:date="2026-08-08T17:08:00Z">
              <w:tcPr>
                <w:tcW w:w="0" w:type="auto"/>
                <w:gridSpan w:val="6"/>
                <w:vAlign w:val="center"/>
              </w:tcPr>
            </w:tcPrChange>
          </w:tcPr>
          <w:p w14:paraId="15D7BF2D" w14:textId="77777777" w:rsidR="005807A3" w:rsidRPr="002277CE" w:rsidRDefault="005807A3" w:rsidP="005807A3">
            <w:pPr>
              <w:spacing w:line="360" w:lineRule="auto"/>
              <w:jc w:val="center"/>
              <w:rPr>
                <w:rFonts w:ascii="Times New Roman" w:hAnsi="Times New Roman" w:cs="Times New Roman"/>
              </w:rPr>
            </w:pPr>
            <w:r>
              <w:rPr>
                <w:rFonts w:ascii="Times New Roman" w:hAnsi="Times New Roman" w:cs="Times New Roman"/>
              </w:rPr>
              <w:t>26</w:t>
            </w:r>
          </w:p>
        </w:tc>
      </w:tr>
      <w:tr w:rsidR="00F47729" w:rsidRPr="002277CE" w14:paraId="7EA47C15" w14:textId="77777777" w:rsidTr="002277CE">
        <w:tc>
          <w:tcPr>
            <w:tcW w:w="0" w:type="auto"/>
          </w:tcPr>
          <w:p w14:paraId="42F7797F" w14:textId="77777777" w:rsidR="00F47729" w:rsidRPr="002277CE" w:rsidRDefault="002277CE" w:rsidP="002277CE">
            <w:pPr>
              <w:spacing w:line="360" w:lineRule="auto"/>
              <w:rPr>
                <w:rFonts w:ascii="Times New Roman" w:hAnsi="Times New Roman" w:cs="Times New Roman"/>
              </w:rPr>
            </w:pPr>
            <w:del w:id="1812" w:author="reviewer" w:date="2026-08-08T17:08:00Z">
              <w:r>
                <w:rPr>
                  <w:rFonts w:ascii="Times New Roman" w:hAnsi="Times New Roman" w:cs="Times New Roman"/>
                </w:rPr>
                <w:delText>Obs ervations</w:delText>
              </w:r>
            </w:del>
            <w:ins w:id="1813" w:author="reviewer" w:date="2026-08-08T17:08:00Z">
              <w:r>
                <w:rPr>
                  <w:rFonts w:ascii="Times New Roman" w:hAnsi="Times New Roman" w:cs="Times New Roman"/>
                </w:rPr>
                <w:t>Observations</w:t>
              </w:r>
            </w:ins>
          </w:p>
        </w:tc>
        <w:tc>
          <w:tcPr>
            <w:tcW w:w="0" w:type="auto"/>
          </w:tcPr>
          <w:p w14:paraId="2AFCE1E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c>
          <w:tcPr>
            <w:tcW w:w="0" w:type="auto"/>
          </w:tcPr>
          <w:p w14:paraId="4273B39C" w14:textId="77777777" w:rsidR="00F47729" w:rsidRPr="002277CE" w:rsidRDefault="002277CE" w:rsidP="002277CE">
            <w:pPr>
              <w:spacing w:line="360" w:lineRule="auto"/>
              <w:rPr>
                <w:rFonts w:ascii="Times New Roman" w:hAnsi="Times New Roman" w:cs="Times New Roman"/>
              </w:rPr>
            </w:pPr>
            <w:del w:id="1814" w:author="reviewer" w:date="2026-08-08T17:08:00Z">
              <w:r>
                <w:rPr>
                  <w:rFonts w:ascii="Times New Roman" w:hAnsi="Times New Roman" w:cs="Times New Roman"/>
                </w:rPr>
                <w:delText>390</w:delText>
              </w:r>
            </w:del>
            <w:ins w:id="1815" w:author="reviewer" w:date="2026-08-08T17:08:00Z">
              <w:r>
                <w:rPr>
                  <w:rFonts w:ascii="Times New Roman" w:hAnsi="Times New Roman" w:cs="Times New Roman"/>
                </w:rPr>
                <w:t>380</w:t>
              </w:r>
            </w:ins>
          </w:p>
        </w:tc>
        <w:tc>
          <w:tcPr>
            <w:tcW w:w="0" w:type="auto"/>
          </w:tcPr>
          <w:p w14:paraId="6BBE4D3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r>
    </w:tbl>
    <w:p w14:paraId="07393A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Note: </w:t>
      </w:r>
      <w:del w:id="1816" w:author="reviewer" w:date="2026-08-08T17:08:00Z">
        <w:r>
          <w:rPr>
            <w:rFonts w:ascii="Times New Roman" w:hAnsi="Times New Roman" w:cs="Times New Roman"/>
          </w:rPr>
          <w:delText>To avoid the proliferation of too many tables detailed statistical description of the used</w:delText>
        </w:r>
      </w:del>
      <w:ins w:id="1817" w:author="reviewer" w:date="2026-08-08T17:08:00Z">
        <w:r>
          <w:rPr>
            <w:rFonts w:ascii="Times New Roman" w:hAnsi="Times New Roman" w:cs="Times New Roman"/>
          </w:rPr>
          <w:t>Detailed descriptive statistics for these</w:t>
        </w:r>
      </w:ins>
      <w:r>
        <w:rPr>
          <w:rFonts w:ascii="Times New Roman" w:hAnsi="Times New Roman" w:cs="Times New Roman"/>
        </w:rPr>
        <w:t xml:space="preserve"> groups </w:t>
      </w:r>
      <w:del w:id="1818" w:author="reviewer" w:date="2026-08-08T17:08:00Z">
        <w:r>
          <w:rPr>
            <w:rFonts w:ascii="Times New Roman" w:hAnsi="Times New Roman" w:cs="Times New Roman"/>
          </w:rPr>
          <w:delText>is provided</w:delText>
        </w:r>
      </w:del>
      <w:ins w:id="1819" w:author="reviewer" w:date="2026-08-08T17:08:00Z">
        <w:r>
          <w:rPr>
            <w:rFonts w:ascii="Times New Roman" w:hAnsi="Times New Roman" w:cs="Times New Roman"/>
          </w:rPr>
          <w:t>are reported</w:t>
        </w:r>
      </w:ins>
      <w:r>
        <w:rPr>
          <w:rFonts w:ascii="Times New Roman" w:hAnsi="Times New Roman" w:cs="Times New Roman"/>
        </w:rPr>
        <w:t xml:space="preserve"> in the supplementary materials</w:t>
      </w:r>
      <w:del w:id="1820" w:author="reviewer" w:date="2026-08-08T17:08:00Z">
        <w:r>
          <w:rPr>
            <w:rFonts w:ascii="Times New Roman" w:hAnsi="Times New Roman" w:cs="Times New Roman"/>
          </w:rPr>
          <w:delText xml:space="preserve"> section</w:delText>
        </w:r>
      </w:del>
      <w:r>
        <w:rPr>
          <w:rFonts w:ascii="Times New Roman" w:hAnsi="Times New Roman" w:cs="Times New Roman"/>
        </w:rPr>
        <w:t>.</w:t>
      </w:r>
    </w:p>
    <w:p w14:paraId="398CBADE" w14:textId="77777777" w:rsidR="00446968" w:rsidRDefault="00446968" w:rsidP="002277CE">
      <w:pPr>
        <w:spacing w:line="360" w:lineRule="auto"/>
        <w:rPr>
          <w:rFonts w:ascii="Times New Roman" w:hAnsi="Times New Roman" w:cs="Times New Roman"/>
        </w:rPr>
      </w:pPr>
    </w:p>
    <w:p w14:paraId="66E99D14"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w:t>
      </w:r>
      <w:proofErr w:type="spellStart"/>
      <w:r>
        <w:rPr>
          <w:rFonts w:ascii="Times New Roman" w:hAnsi="Times New Roman" w:cs="Times New Roman"/>
        </w:rPr>
        <w:t>DiD</w:t>
      </w:r>
      <w:proofErr w:type="spellEnd"/>
      <w:r>
        <w:rPr>
          <w:rFonts w:ascii="Times New Roman" w:hAnsi="Times New Roman" w:cs="Times New Roman"/>
        </w:rPr>
        <w:t xml:space="preserve"> coefficient. Second, the Ireland-only specification is also introduced specifically for that purpose, since Irish citizens kept Common Travel Area rights and did not rely on the Route as other international students did, which limits control-group contamination.</w:t>
      </w:r>
    </w:p>
    <w:p w14:paraId="2B3BFE94"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lastRenderedPageBreak/>
        <w:t>Because this design does not build the control group by constrained optimization, we weight the counterfactual as:</w:t>
      </w:r>
    </w:p>
    <w:p w14:paraId="37A24656" w14:textId="77777777" w:rsidR="00F47729" w:rsidRPr="002277CE" w:rsidRDefault="00000000"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0.001</m:t>
                  </m:r>
                </m:den>
              </m:f>
            </m:num>
            <m:den>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J</m:t>
                  </m:r>
                </m:den>
              </m:f>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J</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0.001</m:t>
                      </m:r>
                    </m:den>
                  </m:f>
                </m:e>
              </m:nary>
            </m:den>
          </m:f>
        </m:oMath>
      </m:oMathPara>
    </w:p>
    <w:p w14:paraId="67713186" w14:textId="77777777" w:rsidR="00F47729" w:rsidRDefault="002277CE" w:rsidP="002277CE">
      <w:pPr>
        <w:spacing w:line="360" w:lineRule="auto"/>
        <w:rPr>
          <w:ins w:id="1821" w:author="Microsoft Office User" w:date="2026-08-09T23:08:00Z" w16du:dateUtc="2026-08-09T20:08:00Z"/>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&lt;</m:t>
                    </m:r>
                    <m:r>
                      <w:rPr>
                        <w:rFonts w:ascii="Cambria Math" w:hAnsi="Cambria Math" w:cs="Times New Roman"/>
                      </w:rPr>
                      <m:t>2021</m:t>
                    </m:r>
                  </m:sub>
                  <m:sup>
                    <m:r>
                      <w:rPr>
                        <w:rFonts w:ascii="Cambria Math" w:hAnsi="Cambria Math" w:cs="Times New Roman"/>
                      </w:rPr>
                      <m:t> </m:t>
                    </m:r>
                  </m:sup>
                  <m:e>
                    <m:d>
                      <m:dPr>
                        <m:ctrlPr>
                          <w:rPr>
                            <w:rFonts w:ascii="Cambria Math" w:hAnsi="Cambria Math" w:cs="Times New Roman"/>
                          </w:rPr>
                        </m:ctrlPr>
                      </m:d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jt</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EU</m:t>
                                    </m:r>
                                  </m:sup>
                                </m:sSubSup>
                              </m:e>
                            </m:d>
                          </m:e>
                        </m:bar>
                      </m:e>
                    </m:d>
                  </m:e>
                </m:nary>
              </m:e>
              <m:sup>
                <m:r>
                  <w:rPr>
                    <w:rFonts w:ascii="Cambria Math" w:hAnsi="Cambria Math" w:cs="Times New Roman"/>
                  </w:rPr>
                  <m:t>2</m:t>
                </m:r>
              </m:sup>
            </m:sSup>
          </m:e>
        </m:rad>
      </m:oMath>
      <w:r>
        <w:rPr>
          <w:rFonts w:ascii="Times New Roman" w:hAnsi="Times New Roman" w:cs="Times New Roman"/>
        </w:rPr>
        <w:t>. The results are presented in Figures 7 and 8 for the ATT and the country-specific responses, respectively.</w:t>
      </w:r>
    </w:p>
    <w:p w14:paraId="59F645A4" w14:textId="77777777" w:rsidR="00817C90" w:rsidRDefault="00817C90" w:rsidP="002277CE">
      <w:pPr>
        <w:spacing w:line="360" w:lineRule="auto"/>
        <w:rPr>
          <w:rFonts w:ascii="Times New Roman" w:hAnsi="Times New Roman" w:cs="Times New Roman"/>
        </w:rPr>
      </w:pPr>
    </w:p>
    <w:p w14:paraId="7C85CB2D" w14:textId="77777777" w:rsidR="00446968" w:rsidRPr="00817C90" w:rsidRDefault="00446968" w:rsidP="00817C90">
      <w:pPr>
        <w:rPr>
          <w:del w:id="1822" w:author="reviewer" w:date="2026-08-08T17:08:00Z"/>
          <w:rFonts w:ascii="Times New Roman" w:hAnsi="Times New Roman" w:cs="Times New Roman"/>
          <w:sz w:val="22"/>
          <w:szCs w:val="22"/>
          <w:rPrChange w:id="1823" w:author="Microsoft Office User" w:date="2026-08-09T23:08:00Z" w16du:dateUtc="2026-08-09T20:08:00Z">
            <w:rPr>
              <w:del w:id="1824" w:author="reviewer" w:date="2026-08-08T17:08:00Z"/>
              <w:rFonts w:ascii="Times New Roman" w:hAnsi="Times New Roman" w:cs="Times New Roman"/>
            </w:rPr>
          </w:rPrChange>
        </w:rPr>
        <w:pPrChange w:id="1825" w:author="Microsoft Office User" w:date="2026-08-09T23:08:00Z" w16du:dateUtc="2026-08-09T20:08:00Z">
          <w:pPr>
            <w:spacing w:line="360" w:lineRule="auto"/>
          </w:pPr>
        </w:pPrChange>
      </w:pPr>
    </w:p>
    <w:p w14:paraId="33D073F6" w14:textId="77777777" w:rsidR="00F47729" w:rsidRPr="00817C90" w:rsidRDefault="002277CE" w:rsidP="00817C90">
      <w:pPr>
        <w:keepNext/>
        <w:rPr>
          <w:rFonts w:ascii="Times New Roman" w:hAnsi="Times New Roman" w:cs="Times New Roman"/>
          <w:sz w:val="22"/>
          <w:szCs w:val="22"/>
          <w:rPrChange w:id="1826" w:author="Microsoft Office User" w:date="2026-08-09T23:08:00Z" w16du:dateUtc="2026-08-09T20:08:00Z">
            <w:rPr>
              <w:rFonts w:ascii="Times New Roman" w:hAnsi="Times New Roman" w:cs="Times New Roman"/>
            </w:rPr>
          </w:rPrChange>
        </w:rPr>
        <w:pPrChange w:id="1827" w:author="Microsoft Office User" w:date="2026-08-09T23:08:00Z" w16du:dateUtc="2026-08-09T20:08:00Z">
          <w:pPr>
            <w:spacing w:line="360" w:lineRule="auto"/>
          </w:pPr>
        </w:pPrChange>
      </w:pPr>
      <w:r w:rsidRPr="00817C90">
        <w:rPr>
          <w:rFonts w:ascii="Times New Roman" w:hAnsi="Times New Roman" w:cs="Times New Roman"/>
          <w:b/>
          <w:bCs/>
          <w:sz w:val="22"/>
          <w:szCs w:val="22"/>
          <w:rPrChange w:id="1828" w:author="Microsoft Office User" w:date="2026-08-09T23:08:00Z" w16du:dateUtc="2026-08-09T20:08:00Z">
            <w:rPr>
              <w:rFonts w:ascii="Times New Roman" w:hAnsi="Times New Roman" w:cs="Times New Roman"/>
              <w:b/>
              <w:bCs/>
            </w:rPr>
          </w:rPrChange>
        </w:rPr>
        <w:t>Figure 7.</w:t>
      </w:r>
      <w:r w:rsidRPr="00817C90">
        <w:rPr>
          <w:rFonts w:ascii="Times New Roman" w:hAnsi="Times New Roman" w:cs="Times New Roman"/>
          <w:sz w:val="22"/>
          <w:szCs w:val="22"/>
          <w:rPrChange w:id="1829" w:author="Microsoft Office User" w:date="2026-08-09T23:08:00Z" w16du:dateUtc="2026-08-09T20:08:00Z">
            <w:rPr>
              <w:rFonts w:ascii="Times New Roman" w:hAnsi="Times New Roman" w:cs="Times New Roman"/>
            </w:rPr>
          </w:rPrChange>
        </w:rPr>
        <w:t xml:space="preserve"> Robustness of the Brexit effect across alternative control-group definitions (pooled </w:t>
      </w:r>
      <w:proofErr w:type="spellStart"/>
      <w:r w:rsidRPr="00817C90">
        <w:rPr>
          <w:rFonts w:ascii="Times New Roman" w:hAnsi="Times New Roman" w:cs="Times New Roman"/>
          <w:sz w:val="22"/>
          <w:szCs w:val="22"/>
          <w:rPrChange w:id="1830" w:author="Microsoft Office User" w:date="2026-08-09T23:08:00Z" w16du:dateUtc="2026-08-09T20:08:00Z">
            <w:rPr>
              <w:rFonts w:ascii="Times New Roman" w:hAnsi="Times New Roman" w:cs="Times New Roman"/>
            </w:rPr>
          </w:rPrChange>
        </w:rPr>
        <w:t>DiD</w:t>
      </w:r>
      <w:proofErr w:type="spellEnd"/>
      <w:r w:rsidRPr="00817C90">
        <w:rPr>
          <w:rFonts w:ascii="Times New Roman" w:hAnsi="Times New Roman" w:cs="Times New Roman"/>
          <w:sz w:val="22"/>
          <w:szCs w:val="22"/>
          <w:rPrChange w:id="1831" w:author="Microsoft Office User" w:date="2026-08-09T23:08:00Z" w16du:dateUtc="2026-08-09T20:08:00Z">
            <w:rPr>
              <w:rFonts w:ascii="Times New Roman" w:hAnsi="Times New Roman" w:cs="Times New Roman"/>
            </w:rPr>
          </w:rPrChange>
        </w:rPr>
        <w:t xml:space="preserve"> estimates).</w:t>
      </w:r>
    </w:p>
    <w:p w14:paraId="5EFD6C86" w14:textId="77777777" w:rsidR="00F47729" w:rsidRPr="002277CE" w:rsidRDefault="002277CE" w:rsidP="002277CE">
      <w:pPr>
        <w:spacing w:line="360" w:lineRule="auto"/>
        <w:rPr>
          <w:del w:id="1832" w:author="reviewer" w:date="2026-08-08T17:08:00Z"/>
          <w:rFonts w:ascii="Times New Roman" w:hAnsi="Times New Roman" w:cs="Times New Roman"/>
        </w:rPr>
      </w:pPr>
      <w:del w:id="1833" w:author="reviewer" w:date="2026-08-08T17:08:00Z">
        <w:r>
          <w:rPr>
            <w:rFonts w:ascii="Times New Roman" w:hAnsi="Times New Roman" w:cs="Times New Roman"/>
            <w:noProof/>
          </w:rPr>
          <w:drawing>
            <wp:inline distT="0" distB="0" distL="0" distR="0" wp14:anchorId="68CB14A8" wp14:editId="51E4652B">
              <wp:extent cx="5727700" cy="4091214"/>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del>
    </w:p>
    <w:p w14:paraId="3B392773" w14:textId="77777777" w:rsidR="00F47729" w:rsidRPr="002277CE" w:rsidRDefault="002277CE" w:rsidP="00817C90">
      <w:pPr>
        <w:rPr>
          <w:ins w:id="1834" w:author="reviewer" w:date="2026-08-08T17:08:00Z"/>
          <w:rFonts w:ascii="Times New Roman" w:hAnsi="Times New Roman" w:cs="Times New Roman"/>
        </w:rPr>
        <w:pPrChange w:id="1835" w:author="Microsoft Office User" w:date="2026-08-09T23:08:00Z" w16du:dateUtc="2026-08-09T20:08:00Z">
          <w:pPr>
            <w:spacing w:line="360" w:lineRule="auto"/>
          </w:pPr>
        </w:pPrChange>
      </w:pPr>
      <w:ins w:id="1836" w:author="reviewer" w:date="2026-08-08T17:08:00Z">
        <w:r>
          <w:rPr>
            <w:rFonts w:ascii="Times New Roman" w:hAnsi="Times New Roman" w:cs="Times New Roman"/>
            <w:noProof/>
          </w:rPr>
          <w:drawing>
            <wp:inline distT="0" distB="0" distL="0" distR="0" wp14:anchorId="2697494B" wp14:editId="14E3894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ins>
    </w:p>
    <w:p w14:paraId="1AAB274B" w14:textId="77777777" w:rsidR="00F47729" w:rsidRPr="00817C90" w:rsidRDefault="002277CE" w:rsidP="00817C90">
      <w:pPr>
        <w:rPr>
          <w:rFonts w:ascii="Times New Roman" w:hAnsi="Times New Roman" w:cs="Times New Roman"/>
          <w:i/>
          <w:iCs/>
          <w:sz w:val="22"/>
          <w:szCs w:val="22"/>
          <w:rPrChange w:id="1837" w:author="Microsoft Office User" w:date="2026-08-09T23:08:00Z" w16du:dateUtc="2026-08-09T20:08:00Z">
            <w:rPr>
              <w:rFonts w:ascii="Times New Roman" w:hAnsi="Times New Roman" w:cs="Times New Roman"/>
            </w:rPr>
          </w:rPrChange>
        </w:rPr>
        <w:pPrChange w:id="1838" w:author="Microsoft Office User" w:date="2026-08-09T23:11:00Z" w16du:dateUtc="2026-08-09T20:11:00Z">
          <w:pPr>
            <w:spacing w:line="360" w:lineRule="auto"/>
          </w:pPr>
        </w:pPrChange>
      </w:pPr>
      <w:r w:rsidRPr="00817C90">
        <w:rPr>
          <w:rFonts w:ascii="Times New Roman" w:hAnsi="Times New Roman" w:cs="Times New Roman"/>
          <w:b/>
          <w:bCs/>
          <w:i/>
          <w:iCs/>
          <w:sz w:val="22"/>
          <w:szCs w:val="22"/>
          <w:rPrChange w:id="1839" w:author="Microsoft Office User" w:date="2026-08-09T23:08:00Z" w16du:dateUtc="2026-08-09T20:08:00Z">
            <w:rPr>
              <w:rFonts w:ascii="Times New Roman" w:hAnsi="Times New Roman" w:cs="Times New Roman"/>
              <w:b/>
              <w:bCs/>
            </w:rPr>
          </w:rPrChange>
        </w:rPr>
        <w:t>Note:</w:t>
      </w:r>
      <w:r w:rsidRPr="00817C90">
        <w:rPr>
          <w:rFonts w:ascii="Times New Roman" w:hAnsi="Times New Roman" w:cs="Times New Roman"/>
          <w:i/>
          <w:iCs/>
          <w:sz w:val="22"/>
          <w:szCs w:val="22"/>
          <w:rPrChange w:id="1840" w:author="Microsoft Office User" w:date="2026-08-09T23:08:00Z" w16du:dateUtc="2026-08-09T20:08:00Z">
            <w:rPr>
              <w:rFonts w:ascii="Times New Roman" w:hAnsi="Times New Roman" w:cs="Times New Roman"/>
            </w:rPr>
          </w:rPrChange>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330F2AC9" w14:textId="77777777" w:rsidR="002277CE" w:rsidRPr="00817C90" w:rsidRDefault="002277CE" w:rsidP="002277CE">
      <w:pPr>
        <w:spacing w:line="360" w:lineRule="auto"/>
        <w:rPr>
          <w:del w:id="1841" w:author="reviewer" w:date="2026-08-08T17:08:00Z"/>
          <w:rFonts w:ascii="Times New Roman" w:hAnsi="Times New Roman" w:cs="Times New Roman"/>
          <w:i/>
          <w:iCs/>
          <w:sz w:val="22"/>
          <w:szCs w:val="22"/>
          <w:rPrChange w:id="1842" w:author="Microsoft Office User" w:date="2026-08-09T23:08:00Z" w16du:dateUtc="2026-08-09T20:08:00Z">
            <w:rPr>
              <w:del w:id="1843" w:author="reviewer" w:date="2026-08-08T17:08:00Z"/>
              <w:rFonts w:ascii="Times New Roman" w:hAnsi="Times New Roman" w:cs="Times New Roman"/>
            </w:rPr>
          </w:rPrChange>
        </w:rPr>
      </w:pPr>
    </w:p>
    <w:p w14:paraId="67E91FE2" w14:textId="77777777" w:rsidR="002277CE" w:rsidRPr="00817C90" w:rsidRDefault="002277CE" w:rsidP="002277CE">
      <w:pPr>
        <w:spacing w:line="360" w:lineRule="auto"/>
        <w:rPr>
          <w:del w:id="1844" w:author="reviewer" w:date="2026-08-08T17:08:00Z"/>
          <w:rFonts w:ascii="Times New Roman" w:hAnsi="Times New Roman" w:cs="Times New Roman"/>
          <w:i/>
          <w:iCs/>
          <w:sz w:val="22"/>
          <w:szCs w:val="22"/>
          <w:rPrChange w:id="1845" w:author="Microsoft Office User" w:date="2026-08-09T23:08:00Z" w16du:dateUtc="2026-08-09T20:08:00Z">
            <w:rPr>
              <w:del w:id="1846" w:author="reviewer" w:date="2026-08-08T17:08:00Z"/>
              <w:rFonts w:ascii="Times New Roman" w:hAnsi="Times New Roman" w:cs="Times New Roman"/>
            </w:rPr>
          </w:rPrChange>
        </w:rPr>
      </w:pPr>
    </w:p>
    <w:p w14:paraId="75790A26" w14:textId="77777777" w:rsidR="002277CE" w:rsidRPr="00817C90" w:rsidRDefault="002277CE" w:rsidP="002277CE">
      <w:pPr>
        <w:spacing w:line="360" w:lineRule="auto"/>
        <w:rPr>
          <w:del w:id="1847" w:author="reviewer" w:date="2026-08-08T17:08:00Z"/>
          <w:rFonts w:ascii="Times New Roman" w:hAnsi="Times New Roman" w:cs="Times New Roman"/>
          <w:i/>
          <w:iCs/>
          <w:sz w:val="22"/>
          <w:szCs w:val="22"/>
          <w:rPrChange w:id="1848" w:author="Microsoft Office User" w:date="2026-08-09T23:08:00Z" w16du:dateUtc="2026-08-09T20:08:00Z">
            <w:rPr>
              <w:del w:id="1849" w:author="reviewer" w:date="2026-08-08T17:08:00Z"/>
              <w:rFonts w:ascii="Times New Roman" w:hAnsi="Times New Roman" w:cs="Times New Roman"/>
            </w:rPr>
          </w:rPrChange>
        </w:rPr>
      </w:pPr>
    </w:p>
    <w:p w14:paraId="3F8746F8" w14:textId="77777777" w:rsidR="002277CE" w:rsidRPr="00817C90" w:rsidRDefault="002277CE" w:rsidP="002277CE">
      <w:pPr>
        <w:spacing w:line="360" w:lineRule="auto"/>
        <w:rPr>
          <w:del w:id="1850" w:author="reviewer" w:date="2026-08-08T17:08:00Z"/>
          <w:rFonts w:ascii="Times New Roman" w:hAnsi="Times New Roman" w:cs="Times New Roman"/>
          <w:i/>
          <w:iCs/>
          <w:sz w:val="22"/>
          <w:szCs w:val="22"/>
          <w:rPrChange w:id="1851" w:author="Microsoft Office User" w:date="2026-08-09T23:08:00Z" w16du:dateUtc="2026-08-09T20:08:00Z">
            <w:rPr>
              <w:del w:id="1852" w:author="reviewer" w:date="2026-08-08T17:08:00Z"/>
              <w:rFonts w:ascii="Times New Roman" w:hAnsi="Times New Roman" w:cs="Times New Roman"/>
            </w:rPr>
          </w:rPrChange>
        </w:rPr>
      </w:pPr>
    </w:p>
    <w:p w14:paraId="43BA78FA" w14:textId="77777777" w:rsidR="002277CE" w:rsidRPr="00817C90" w:rsidRDefault="002277CE" w:rsidP="002277CE">
      <w:pPr>
        <w:spacing w:line="360" w:lineRule="auto"/>
        <w:rPr>
          <w:del w:id="1853" w:author="reviewer" w:date="2026-08-08T17:08:00Z"/>
          <w:rFonts w:ascii="Times New Roman" w:hAnsi="Times New Roman" w:cs="Times New Roman"/>
          <w:i/>
          <w:iCs/>
          <w:sz w:val="22"/>
          <w:szCs w:val="22"/>
          <w:rPrChange w:id="1854" w:author="Microsoft Office User" w:date="2026-08-09T23:08:00Z" w16du:dateUtc="2026-08-09T20:08:00Z">
            <w:rPr>
              <w:del w:id="1855" w:author="reviewer" w:date="2026-08-08T17:08:00Z"/>
              <w:rFonts w:ascii="Times New Roman" w:hAnsi="Times New Roman" w:cs="Times New Roman"/>
            </w:rPr>
          </w:rPrChange>
        </w:rPr>
      </w:pPr>
    </w:p>
    <w:p w14:paraId="63BFE356" w14:textId="77777777" w:rsidR="00F47729" w:rsidRPr="00817C90" w:rsidRDefault="002277CE">
      <w:pPr>
        <w:keepNext/>
        <w:spacing w:line="360" w:lineRule="auto"/>
        <w:rPr>
          <w:rFonts w:ascii="Times New Roman" w:hAnsi="Times New Roman" w:cs="Times New Roman"/>
          <w:i/>
          <w:iCs/>
          <w:sz w:val="22"/>
          <w:szCs w:val="22"/>
          <w:rPrChange w:id="1856" w:author="Microsoft Office User" w:date="2026-08-09T23:08:00Z" w16du:dateUtc="2026-08-09T20:08:00Z">
            <w:rPr>
              <w:rFonts w:ascii="Times New Roman" w:hAnsi="Times New Roman" w:cs="Times New Roman"/>
            </w:rPr>
          </w:rPrChange>
        </w:rPr>
        <w:pPrChange w:id="1857" w:author="reviewer" w:date="2026-08-08T17:08:00Z">
          <w:pPr>
            <w:spacing w:line="360" w:lineRule="auto"/>
          </w:pPr>
        </w:pPrChange>
      </w:pPr>
      <w:r w:rsidRPr="00817C90">
        <w:rPr>
          <w:rFonts w:ascii="Times New Roman" w:hAnsi="Times New Roman" w:cs="Times New Roman"/>
          <w:b/>
          <w:bCs/>
          <w:i/>
          <w:iCs/>
          <w:sz w:val="22"/>
          <w:szCs w:val="22"/>
          <w:rPrChange w:id="1858" w:author="Microsoft Office User" w:date="2026-08-09T23:08:00Z" w16du:dateUtc="2026-08-09T20:08:00Z">
            <w:rPr>
              <w:rFonts w:ascii="Times New Roman" w:hAnsi="Times New Roman" w:cs="Times New Roman"/>
              <w:b/>
              <w:bCs/>
            </w:rPr>
          </w:rPrChange>
        </w:rPr>
        <w:t>Figure 8.</w:t>
      </w:r>
      <w:r w:rsidRPr="00817C90">
        <w:rPr>
          <w:rFonts w:ascii="Times New Roman" w:hAnsi="Times New Roman" w:cs="Times New Roman"/>
          <w:i/>
          <w:iCs/>
          <w:sz w:val="22"/>
          <w:szCs w:val="22"/>
          <w:rPrChange w:id="1859" w:author="Microsoft Office User" w:date="2026-08-09T23:08:00Z" w16du:dateUtc="2026-08-09T20:08:00Z">
            <w:rPr>
              <w:rFonts w:ascii="Times New Roman" w:hAnsi="Times New Roman" w:cs="Times New Roman"/>
            </w:rPr>
          </w:rPrChange>
        </w:rPr>
        <w:t xml:space="preserve"> Saturated difference-in-differences robustness across control-group specifications.</w:t>
      </w:r>
    </w:p>
    <w:p w14:paraId="5381563F" w14:textId="77777777" w:rsidR="00F47729" w:rsidRPr="002277CE" w:rsidRDefault="002277CE" w:rsidP="002277CE">
      <w:pPr>
        <w:spacing w:line="360" w:lineRule="auto"/>
        <w:rPr>
          <w:del w:id="1860" w:author="reviewer" w:date="2026-08-08T17:08:00Z"/>
          <w:rFonts w:ascii="Times New Roman" w:hAnsi="Times New Roman" w:cs="Times New Roman"/>
        </w:rPr>
      </w:pPr>
      <w:del w:id="1861" w:author="reviewer" w:date="2026-08-08T17:08:00Z">
        <w:r>
          <w:rPr>
            <w:rFonts w:ascii="Times New Roman" w:hAnsi="Times New Roman" w:cs="Times New Roman"/>
            <w:noProof/>
          </w:rPr>
          <w:drawing>
            <wp:inline distT="0" distB="0" distL="0" distR="0" wp14:anchorId="72500E7D" wp14:editId="0448B61F">
              <wp:extent cx="5727700" cy="4091214"/>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21"/>
                      <a:stretch>
                        <a:fillRect/>
                      </a:stretch>
                    </pic:blipFill>
                    <pic:spPr bwMode="auto">
                      <a:xfrm>
                        <a:off x="0" y="0"/>
                        <a:ext cx="5727700" cy="4091214"/>
                      </a:xfrm>
                      <a:prstGeom prst="rect">
                        <a:avLst/>
                      </a:prstGeom>
                      <a:noFill/>
                      <a:ln w="9525">
                        <a:noFill/>
                        <a:headEnd/>
                        <a:tailEnd/>
                      </a:ln>
                    </pic:spPr>
                  </pic:pic>
                </a:graphicData>
              </a:graphic>
            </wp:inline>
          </w:drawing>
        </w:r>
      </w:del>
    </w:p>
    <w:p w14:paraId="23D6A055" w14:textId="77777777" w:rsidR="00F47729" w:rsidRPr="002277CE" w:rsidRDefault="002277CE" w:rsidP="002277CE">
      <w:pPr>
        <w:spacing w:line="360" w:lineRule="auto"/>
        <w:rPr>
          <w:ins w:id="1862" w:author="reviewer" w:date="2026-08-08T17:08:00Z"/>
          <w:rFonts w:ascii="Times New Roman" w:hAnsi="Times New Roman" w:cs="Times New Roman"/>
        </w:rPr>
      </w:pPr>
      <w:ins w:id="1863" w:author="reviewer" w:date="2026-08-08T17:08:00Z">
        <w:r>
          <w:rPr>
            <w:rFonts w:ascii="Times New Roman" w:hAnsi="Times New Roman" w:cs="Times New Roman"/>
            <w:noProof/>
          </w:rPr>
          <w:drawing>
            <wp:inline distT="0" distB="0" distL="0" distR="0" wp14:anchorId="78164A1F" wp14:editId="0A268598">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21"/>
                      <a:stretch>
                        <a:fillRect/>
                      </a:stretch>
                    </pic:blipFill>
                    <pic:spPr bwMode="auto">
                      <a:xfrm>
                        <a:off x="0" y="0"/>
                        <a:ext cx="5727700" cy="4091214"/>
                      </a:xfrm>
                      <a:prstGeom prst="rect">
                        <a:avLst/>
                      </a:prstGeom>
                      <a:noFill/>
                      <a:ln w="9525">
                        <a:noFill/>
                        <a:headEnd/>
                        <a:tailEnd/>
                      </a:ln>
                    </pic:spPr>
                  </pic:pic>
                </a:graphicData>
              </a:graphic>
            </wp:inline>
          </w:drawing>
        </w:r>
      </w:ins>
    </w:p>
    <w:p w14:paraId="7BD19080" w14:textId="77777777" w:rsidR="00F47729" w:rsidRPr="00817C90" w:rsidRDefault="002277CE" w:rsidP="00817C90">
      <w:pPr>
        <w:rPr>
          <w:rFonts w:ascii="Times New Roman" w:hAnsi="Times New Roman" w:cs="Times New Roman"/>
          <w:sz w:val="22"/>
          <w:szCs w:val="22"/>
          <w:rPrChange w:id="1864" w:author="Microsoft Office User" w:date="2026-08-09T23:08:00Z" w16du:dateUtc="2026-08-09T20:08:00Z">
            <w:rPr>
              <w:rFonts w:ascii="Times New Roman" w:hAnsi="Times New Roman" w:cs="Times New Roman"/>
            </w:rPr>
          </w:rPrChange>
        </w:rPr>
        <w:pPrChange w:id="1865" w:author="Microsoft Office User" w:date="2026-08-09T23:08:00Z" w16du:dateUtc="2026-08-09T20:08:00Z">
          <w:pPr>
            <w:spacing w:line="360" w:lineRule="auto"/>
          </w:pPr>
        </w:pPrChange>
      </w:pPr>
      <w:r w:rsidRPr="00817C90">
        <w:rPr>
          <w:rFonts w:ascii="Times New Roman" w:hAnsi="Times New Roman" w:cs="Times New Roman"/>
          <w:b/>
          <w:bCs/>
          <w:sz w:val="22"/>
          <w:szCs w:val="22"/>
          <w:rPrChange w:id="1866" w:author="Microsoft Office User" w:date="2026-08-09T23:08:00Z" w16du:dateUtc="2026-08-09T20:08:00Z">
            <w:rPr>
              <w:rFonts w:ascii="Times New Roman" w:hAnsi="Times New Roman" w:cs="Times New Roman"/>
              <w:b/>
              <w:bCs/>
            </w:rPr>
          </w:rPrChange>
        </w:rPr>
        <w:t>Note:</w:t>
      </w:r>
      <w:r w:rsidRPr="00817C90">
        <w:rPr>
          <w:rFonts w:ascii="Times New Roman" w:hAnsi="Times New Roman" w:cs="Times New Roman"/>
          <w:sz w:val="22"/>
          <w:szCs w:val="22"/>
          <w:rPrChange w:id="1867" w:author="Microsoft Office User" w:date="2026-08-09T23:08:00Z" w16du:dateUtc="2026-08-09T20:08:00Z">
            <w:rPr>
              <w:rFonts w:ascii="Times New Roman" w:hAnsi="Times New Roman" w:cs="Times New Roman"/>
            </w:rPr>
          </w:rPrChange>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37D76313" w14:textId="77777777" w:rsidR="00817C90" w:rsidRDefault="00817C90" w:rsidP="00817C90">
      <w:pPr>
        <w:rPr>
          <w:ins w:id="1868" w:author="Microsoft Office User" w:date="2026-08-09T23:08:00Z" w16du:dateUtc="2026-08-09T20:08:00Z"/>
          <w:rFonts w:ascii="Times New Roman" w:hAnsi="Times New Roman" w:cs="Times New Roman"/>
          <w:sz w:val="22"/>
          <w:szCs w:val="22"/>
        </w:rPr>
      </w:pPr>
    </w:p>
    <w:p w14:paraId="31A18479" w14:textId="20F8B4C3" w:rsidR="00F47729" w:rsidRPr="00817C90" w:rsidDel="00817C90" w:rsidRDefault="002277CE" w:rsidP="00817C90">
      <w:pPr>
        <w:spacing w:line="360" w:lineRule="auto"/>
        <w:rPr>
          <w:del w:id="1869" w:author="Microsoft Office User" w:date="2026-08-09T23:09:00Z" w16du:dateUtc="2026-08-09T20:09:00Z"/>
          <w:rFonts w:ascii="Times New Roman" w:hAnsi="Times New Roman" w:cs="Times New Roman"/>
        </w:rPr>
        <w:pPrChange w:id="1870" w:author="Microsoft Office User" w:date="2026-08-09T23:09:00Z" w16du:dateUtc="2026-08-09T20:09:00Z">
          <w:pPr>
            <w:spacing w:line="360" w:lineRule="auto"/>
          </w:pPr>
        </w:pPrChange>
      </w:pPr>
      <w:r w:rsidRPr="00817C90">
        <w:rPr>
          <w:rFonts w:ascii="Times New Roman" w:hAnsi="Times New Roman" w:cs="Times New Roman"/>
        </w:rPr>
        <w:t xml:space="preserve">Figures 7 and 8 show </w:t>
      </w:r>
      <w:ins w:id="1871" w:author="reviewer" w:date="2026-08-08T17:08:00Z">
        <w:r w:rsidRPr="00817C90">
          <w:rPr>
            <w:rFonts w:ascii="Times New Roman" w:hAnsi="Times New Roman" w:cs="Times New Roman"/>
          </w:rPr>
          <w:t xml:space="preserve">that </w:t>
        </w:r>
      </w:ins>
      <w:r w:rsidRPr="00817C90">
        <w:rPr>
          <w:rFonts w:ascii="Times New Roman" w:hAnsi="Times New Roman" w:cs="Times New Roman"/>
        </w:rPr>
        <w:t xml:space="preserve">the estimated </w:t>
      </w:r>
      <w:del w:id="1872" w:author="reviewer" w:date="2026-08-08T17:08:00Z">
        <w:r w:rsidRPr="00817C90">
          <w:rPr>
            <w:rFonts w:ascii="Times New Roman" w:hAnsi="Times New Roman" w:cs="Times New Roman"/>
          </w:rPr>
          <w:delText xml:space="preserve">effect is not an artifact of a particular donor pool. Across all alternatives the </w:delText>
        </w:r>
      </w:del>
      <w:r w:rsidRPr="00817C90">
        <w:rPr>
          <w:rFonts w:ascii="Times New Roman" w:hAnsi="Times New Roman" w:cs="Times New Roman"/>
        </w:rPr>
        <w:t xml:space="preserve">EU × Post coefficient </w:t>
      </w:r>
      <w:del w:id="1873" w:author="reviewer" w:date="2026-08-08T17:08:00Z">
        <w:r w:rsidRPr="00817C90">
          <w:rPr>
            <w:rFonts w:ascii="Times New Roman" w:hAnsi="Times New Roman" w:cs="Times New Roman"/>
          </w:rPr>
          <w:delText>stays</w:delText>
        </w:r>
      </w:del>
      <w:ins w:id="1874" w:author="reviewer" w:date="2026-08-08T17:08:00Z">
        <w:r w:rsidRPr="00817C90">
          <w:rPr>
            <w:rFonts w:ascii="Times New Roman" w:hAnsi="Times New Roman" w:cs="Times New Roman"/>
          </w:rPr>
          <w:t>remains</w:t>
        </w:r>
      </w:ins>
      <w:r w:rsidRPr="00817C90">
        <w:rPr>
          <w:rFonts w:ascii="Times New Roman" w:hAnsi="Times New Roman" w:cs="Times New Roman"/>
        </w:rPr>
        <w:t xml:space="preserve"> large</w:t>
      </w:r>
      <w:del w:id="1875" w:author="reviewer" w:date="2026-08-08T17:08:00Z">
        <w:r w:rsidRPr="00817C90">
          <w:rPr>
            <w:rFonts w:ascii="Times New Roman" w:hAnsi="Times New Roman" w:cs="Times New Roman"/>
          </w:rPr>
          <w:delText>,</w:delText>
        </w:r>
      </w:del>
      <w:ins w:id="1876" w:author="reviewer" w:date="2026-08-08T17:08:00Z">
        <w:r w:rsidRPr="00817C90">
          <w:rPr>
            <w:rFonts w:ascii="Times New Roman" w:hAnsi="Times New Roman" w:cs="Times New Roman"/>
          </w:rPr>
          <w:t xml:space="preserve"> and</w:t>
        </w:r>
      </w:ins>
      <w:r w:rsidRPr="00817C90">
        <w:rPr>
          <w:rFonts w:ascii="Times New Roman" w:hAnsi="Times New Roman" w:cs="Times New Roman"/>
        </w:rPr>
        <w:t xml:space="preserve"> negative</w:t>
      </w:r>
      <w:del w:id="1877" w:author="reviewer" w:date="2026-08-08T17:08:00Z">
        <w:r w:rsidRPr="00817C90">
          <w:rPr>
            <w:rFonts w:ascii="Times New Roman" w:hAnsi="Times New Roman" w:cs="Times New Roman"/>
          </w:rPr>
          <w:delText>, and far from zero. Whether the control group is</w:delText>
        </w:r>
      </w:del>
      <w:ins w:id="1878" w:author="reviewer" w:date="2026-08-08T17:08:00Z">
        <w:r w:rsidRPr="00817C90">
          <w:rPr>
            <w:rFonts w:ascii="Times New Roman" w:hAnsi="Times New Roman" w:cs="Times New Roman"/>
          </w:rPr>
          <w:t xml:space="preserve"> across</w:t>
        </w:r>
      </w:ins>
      <w:r w:rsidRPr="00817C90">
        <w:rPr>
          <w:rFonts w:ascii="Times New Roman" w:hAnsi="Times New Roman" w:cs="Times New Roman"/>
        </w:rPr>
        <w:t xml:space="preserve"> the baseline</w:t>
      </w:r>
      <w:del w:id="1879" w:author="reviewer" w:date="2026-08-08T17:08:00Z">
        <w:r w:rsidRPr="00817C90">
          <w:rPr>
            <w:rFonts w:ascii="Times New Roman" w:hAnsi="Times New Roman" w:cs="Times New Roman"/>
          </w:rPr>
          <w:delText xml:space="preserve"> synthetic pool</w:delText>
        </w:r>
      </w:del>
      <w:r w:rsidRPr="00817C90">
        <w:rPr>
          <w:rFonts w:ascii="Times New Roman" w:hAnsi="Times New Roman" w:cs="Times New Roman"/>
        </w:rPr>
        <w:t xml:space="preserve">, OECD, high-income, low-income, </w:t>
      </w:r>
      <w:del w:id="1880" w:author="reviewer" w:date="2026-08-08T17:08:00Z">
        <w:r w:rsidRPr="00817C90">
          <w:rPr>
            <w:rFonts w:ascii="Times New Roman" w:hAnsi="Times New Roman" w:cs="Times New Roman"/>
          </w:rPr>
          <w:delText>or</w:delText>
        </w:r>
      </w:del>
      <w:ins w:id="1881" w:author="reviewer" w:date="2026-08-08T17:08:00Z">
        <w:r w:rsidRPr="00817C90">
          <w:rPr>
            <w:rFonts w:ascii="Times New Roman" w:hAnsi="Times New Roman" w:cs="Times New Roman"/>
          </w:rPr>
          <w:t>and</w:t>
        </w:r>
      </w:ins>
      <w:r w:rsidRPr="00817C90">
        <w:rPr>
          <w:rFonts w:ascii="Times New Roman" w:hAnsi="Times New Roman" w:cs="Times New Roman"/>
        </w:rPr>
        <w:t xml:space="preserve"> Ireland </w:t>
      </w:r>
      <w:del w:id="1882" w:author="reviewer" w:date="2026-08-08T17:08:00Z">
        <w:r w:rsidRPr="00817C90">
          <w:rPr>
            <w:rFonts w:ascii="Times New Roman" w:hAnsi="Times New Roman" w:cs="Times New Roman"/>
          </w:rPr>
          <w:delText>alone, the estimated collapse is of similar order.</w:delText>
        </w:r>
      </w:del>
      <w:ins w:id="1883" w:author="reviewer" w:date="2026-08-08T17:08:00Z">
        <w:r w:rsidRPr="00817C90">
          <w:rPr>
            <w:rFonts w:ascii="Times New Roman" w:hAnsi="Times New Roman" w:cs="Times New Roman"/>
          </w:rPr>
          <w:t>comparisons.</w:t>
        </w:r>
      </w:ins>
      <w:r w:rsidRPr="00817C90">
        <w:rPr>
          <w:rFonts w:ascii="Times New Roman" w:hAnsi="Times New Roman" w:cs="Times New Roman"/>
        </w:rPr>
        <w:t xml:space="preserve"> </w:t>
      </w:r>
      <w:ins w:id="1884" w:author="Microsoft Office User" w:date="2026-08-09T23:10:00Z" w16du:dateUtc="2026-08-09T20:10:00Z">
        <w:r w:rsidR="00817C90">
          <w:rPr>
            <w:rFonts w:ascii="Times New Roman" w:hAnsi="Times New Roman" w:cs="Times New Roman"/>
          </w:rPr>
          <w:t xml:space="preserve">Figure 8, demonstrates that </w:t>
        </w:r>
      </w:ins>
      <w:del w:id="1885" w:author="Microsoft Office User" w:date="2026-08-09T23:09:00Z" w16du:dateUtc="2026-08-09T20:09:00Z">
        <w:r w:rsidRPr="00817C90" w:rsidDel="00817C90">
          <w:rPr>
            <w:rFonts w:ascii="Times New Roman" w:hAnsi="Times New Roman" w:cs="Times New Roman"/>
          </w:rPr>
          <w:delText>Point estimates move because each pool implies</w:delText>
        </w:r>
      </w:del>
      <w:ins w:id="1886" w:author="reviewer" w:date="2026-08-08T17:08:00Z">
        <w:del w:id="1887" w:author="Microsoft Office User" w:date="2026-08-09T23:09:00Z" w16du:dateUtc="2026-08-09T20:09:00Z">
          <w:r w:rsidRPr="00817C90" w:rsidDel="00817C90">
            <w:rPr>
              <w:rFonts w:ascii="Times New Roman" w:hAnsi="Times New Roman" w:cs="Times New Roman"/>
            </w:rPr>
            <w:delText>supplies</w:delText>
          </w:r>
        </w:del>
      </w:ins>
      <w:del w:id="1888" w:author="Microsoft Office User" w:date="2026-08-09T23:09:00Z" w16du:dateUtc="2026-08-09T20:09:00Z">
        <w:r w:rsidRPr="00817C90" w:rsidDel="00817C90">
          <w:rPr>
            <w:rFonts w:ascii="Times New Roman" w:hAnsi="Times New Roman" w:cs="Times New Roman"/>
          </w:rPr>
          <w:delText xml:space="preserve"> a different benchmark, but none changes the substantive conclusion</w:delText>
        </w:r>
      </w:del>
      <w:ins w:id="1889" w:author="reviewer" w:date="2026-08-08T17:08:00Z">
        <w:del w:id="1890" w:author="Microsoft Office User" w:date="2026-08-09T23:09:00Z" w16du:dateUtc="2026-08-09T20:09:00Z">
          <w:r w:rsidRPr="00817C90" w:rsidDel="00817C90">
            <w:rPr>
              <w:rFonts w:ascii="Times New Roman" w:hAnsi="Times New Roman" w:cs="Times New Roman"/>
            </w:rPr>
            <w:delText>the sign and broad magnitude are stable. This reduces, without eliminating, concern that the result is driven by one donor definition</w:delText>
          </w:r>
        </w:del>
      </w:ins>
      <w:del w:id="1891" w:author="Microsoft Office User" w:date="2026-08-09T23:09:00Z" w16du:dateUtc="2026-08-09T20:09:00Z">
        <w:r w:rsidRPr="00817C90" w:rsidDel="00817C90">
          <w:rPr>
            <w:rFonts w:ascii="Times New Roman" w:hAnsi="Times New Roman" w:cs="Times New Roman"/>
          </w:rPr>
          <w:delText>.</w:delText>
        </w:r>
      </w:del>
    </w:p>
    <w:p w14:paraId="1C63E71B" w14:textId="77777777" w:rsidR="002277CE" w:rsidRPr="002277CE" w:rsidDel="00817C90" w:rsidRDefault="002277CE" w:rsidP="00817C90">
      <w:pPr>
        <w:spacing w:line="360" w:lineRule="auto"/>
        <w:rPr>
          <w:del w:id="1892" w:author="Microsoft Office User" w:date="2026-08-09T23:08:00Z" w16du:dateUtc="2026-08-09T20:08:00Z"/>
          <w:rFonts w:ascii="Times New Roman" w:hAnsi="Times New Roman" w:cs="Times New Roman"/>
        </w:rPr>
        <w:pPrChange w:id="1893" w:author="Microsoft Office User" w:date="2026-08-09T23:09:00Z" w16du:dateUtc="2026-08-09T20:09:00Z">
          <w:pPr>
            <w:spacing w:line="360" w:lineRule="auto"/>
          </w:pPr>
        </w:pPrChange>
      </w:pPr>
    </w:p>
    <w:p w14:paraId="4A078DA0" w14:textId="77777777" w:rsidR="00817C90" w:rsidRDefault="00817C90" w:rsidP="00817C90">
      <w:pPr>
        <w:spacing w:line="360" w:lineRule="auto"/>
        <w:rPr>
          <w:ins w:id="1894" w:author="Microsoft Office User" w:date="2026-08-09T23:10:00Z" w16du:dateUtc="2026-08-09T20:10:00Z"/>
          <w:rFonts w:ascii="Times New Roman" w:hAnsi="Times New Roman" w:cs="Times New Roman"/>
        </w:rPr>
      </w:pPr>
      <w:ins w:id="1895" w:author="Microsoft Office User" w:date="2026-08-09T23:10:00Z" w16du:dateUtc="2026-08-09T20:10:00Z">
        <w:r>
          <w:rPr>
            <w:rFonts w:ascii="Times New Roman" w:hAnsi="Times New Roman" w:cs="Times New Roman"/>
          </w:rPr>
          <w:t>t</w:t>
        </w:r>
      </w:ins>
      <w:del w:id="1896" w:author="Microsoft Office User" w:date="2026-08-09T23:10:00Z" w16du:dateUtc="2026-08-09T20:10:00Z">
        <w:r w:rsidR="002277CE" w:rsidDel="00817C90">
          <w:rPr>
            <w:rFonts w:ascii="Times New Roman" w:hAnsi="Times New Roman" w:cs="Times New Roman"/>
          </w:rPr>
          <w:delText>T</w:delText>
        </w:r>
      </w:del>
      <w:r w:rsidR="002277CE">
        <w:rPr>
          <w:rFonts w:ascii="Times New Roman" w:hAnsi="Times New Roman" w:cs="Times New Roman"/>
        </w:rPr>
        <w:t xml:space="preserve">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3FA5C5C9" w14:textId="52794514" w:rsidR="00F47729" w:rsidRPr="002277CE" w:rsidRDefault="002277CE" w:rsidP="00817C90">
      <w:pPr>
        <w:spacing w:line="360" w:lineRule="auto"/>
        <w:ind w:firstLine="720"/>
        <w:rPr>
          <w:rFonts w:ascii="Times New Roman" w:hAnsi="Times New Roman" w:cs="Times New Roman"/>
        </w:rPr>
        <w:pPrChange w:id="1897" w:author="Microsoft Office User" w:date="2026-08-09T23:10:00Z" w16du:dateUtc="2026-08-09T20:10:00Z">
          <w:pPr>
            <w:spacing w:line="360" w:lineRule="auto"/>
            <w:ind w:firstLine="240"/>
          </w:pPr>
        </w:pPrChange>
      </w:pPr>
      <w:r>
        <w:rPr>
          <w:rFonts w:ascii="Times New Roman" w:hAnsi="Times New Roman" w:cs="Times New Roman"/>
        </w:rPr>
        <w:t>The Irish case also survives as a robustness check against the Graduate route visa in 2021</w:t>
      </w:r>
      <w:ins w:id="1898" w:author="Microsoft Office User" w:date="2026-08-09T23:11:00Z" w16du:dateUtc="2026-08-09T20:11:00Z">
        <w:r w:rsidR="00817C90">
          <w:rPr>
            <w:rFonts w:ascii="Times New Roman" w:hAnsi="Times New Roman" w:cs="Times New Roman"/>
          </w:rPr>
          <w:t xml:space="preserve"> both in figure 8 and </w:t>
        </w:r>
      </w:ins>
      <w:ins w:id="1899" w:author="Microsoft Office User" w:date="2026-08-09T23:12:00Z" w16du:dateUtc="2026-08-09T20:12:00Z">
        <w:r w:rsidR="00817C90">
          <w:rPr>
            <w:rFonts w:ascii="Times New Roman" w:hAnsi="Times New Roman" w:cs="Times New Roman"/>
          </w:rPr>
          <w:t>7</w:t>
        </w:r>
      </w:ins>
      <w:r>
        <w:rPr>
          <w:rFonts w:ascii="Times New Roman" w:hAnsi="Times New Roman" w:cs="Times New Roman"/>
        </w:rPr>
        <w:t xml:space="preserve">. </w:t>
      </w:r>
      <w:del w:id="1900" w:author="Microsoft Office User" w:date="2026-08-09T23:10:00Z" w16du:dateUtc="2026-08-09T20:10:00Z">
        <w:r w:rsidDel="00817C90">
          <w:rPr>
            <w:rFonts w:ascii="Times New Roman" w:hAnsi="Times New Roman" w:cs="Times New Roman"/>
          </w:rPr>
          <w:delText xml:space="preserve">Thereby demonstrating that </w:delText>
        </w:r>
      </w:del>
      <w:ins w:id="1901" w:author="Microsoft Office User" w:date="2026-08-09T23:10:00Z" w16du:dateUtc="2026-08-09T20:10:00Z">
        <w:r w:rsidR="00817C90">
          <w:rPr>
            <w:rFonts w:ascii="Times New Roman" w:hAnsi="Times New Roman" w:cs="Times New Roman"/>
          </w:rPr>
          <w:t>I</w:t>
        </w:r>
      </w:ins>
      <w:del w:id="1902" w:author="Microsoft Office User" w:date="2026-08-09T23:10:00Z" w16du:dateUtc="2026-08-09T20:10:00Z">
        <w:r w:rsidDel="00817C90">
          <w:rPr>
            <w:rFonts w:ascii="Times New Roman" w:hAnsi="Times New Roman" w:cs="Times New Roman"/>
          </w:rPr>
          <w:delText>i</w:delText>
        </w:r>
      </w:del>
      <w:r>
        <w:rPr>
          <w:rFonts w:ascii="Times New Roman" w:hAnsi="Times New Roman" w:cs="Times New Roman"/>
        </w:rPr>
        <w:t xml:space="preserve">f the result were driven by common shocks to nearby or culturally connected markets or the Graduate route visa, the comparison with Ireland should substantially weaken the estimate. It does not. The estimate remains close to the other robustness results, reinforcing the interpretation that the post-2021 break reflects the EU-specific loss of Home Fee status and loan access. Figure 8 also strengthens the robustness of the </w:t>
      </w:r>
      <w:del w:id="1903" w:author="Microsoft Office User" w:date="2026-08-09T23:12:00Z" w16du:dateUtc="2026-08-09T20:12:00Z">
        <w:r w:rsidDel="00646083">
          <w:rPr>
            <w:rFonts w:ascii="Times New Roman" w:hAnsi="Times New Roman" w:cs="Times New Roman"/>
          </w:rPr>
          <w:delText xml:space="preserve">main </w:delText>
        </w:r>
      </w:del>
      <w:proofErr w:type="spellStart"/>
      <w:ins w:id="1904" w:author="Microsoft Office User" w:date="2026-08-09T23:12:00Z" w16du:dateUtc="2026-08-09T20:12:00Z">
        <w:r w:rsidR="00646083">
          <w:rPr>
            <w:rFonts w:ascii="Times New Roman" w:hAnsi="Times New Roman" w:cs="Times New Roman"/>
          </w:rPr>
          <w:t>saturared</w:t>
        </w:r>
        <w:proofErr w:type="spellEnd"/>
        <w:r w:rsidR="00646083">
          <w:rPr>
            <w:rFonts w:ascii="Times New Roman" w:hAnsi="Times New Roman" w:cs="Times New Roman"/>
          </w:rPr>
          <w:t xml:space="preserve"> DID </w:t>
        </w:r>
      </w:ins>
      <w:r>
        <w:rPr>
          <w:rFonts w:ascii="Times New Roman" w:hAnsi="Times New Roman" w:cs="Times New Roman"/>
        </w:rPr>
        <w:t xml:space="preserve">results by showing that the ranking of the post-Brexit responses is preserved regardless of the chosen baseline. Another important point is that the weighting of </w:t>
      </w:r>
      <w:r>
        <w:rPr>
          <w:rFonts w:ascii="Times New Roman" w:hAnsi="Times New Roman" w:cs="Times New Roman"/>
        </w:rPr>
        <w:lastRenderedPageBreak/>
        <w:t>the control group appears to affect the final estimates only at the margin</w:t>
      </w:r>
      <w:del w:id="1905" w:author="Microsoft Office User" w:date="2026-08-09T23:13:00Z" w16du:dateUtc="2026-08-09T20:13:00Z">
        <w:r w:rsidDel="00646083">
          <w:rPr>
            <w:rFonts w:ascii="Times New Roman" w:hAnsi="Times New Roman" w:cs="Times New Roman"/>
          </w:rPr>
          <w:delText>, providing robust evidence that both the order and the magnitude of the collapse were stable enough for the inferences made in this paper.</w:delText>
        </w:r>
      </w:del>
      <w:ins w:id="1906" w:author="Microsoft Office User" w:date="2026-08-09T23:13:00Z" w16du:dateUtc="2026-08-09T20:13:00Z">
        <w:r w:rsidR="00646083">
          <w:rPr>
            <w:rFonts w:ascii="Times New Roman" w:hAnsi="Times New Roman" w:cs="Times New Roman"/>
          </w:rPr>
          <w:t xml:space="preserve">. </w:t>
        </w:r>
      </w:ins>
      <w:r>
        <w:rPr>
          <w:rFonts w:ascii="Times New Roman" w:hAnsi="Times New Roman" w:cs="Times New Roman"/>
        </w:rPr>
        <w:t xml:space="preserve">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applicant numbers does not hinge on how the counterfactual is weighted.</w:t>
      </w:r>
    </w:p>
    <w:p w14:paraId="55A174BA" w14:textId="31AB7657" w:rsidR="002277CE" w:rsidRPr="002277CE" w:rsidDel="00817C90" w:rsidRDefault="002277CE" w:rsidP="002277CE">
      <w:pPr>
        <w:spacing w:line="360" w:lineRule="auto"/>
        <w:rPr>
          <w:del w:id="1907" w:author="Microsoft Office User" w:date="2026-08-09T23:03:00Z" w16du:dateUtc="2026-08-09T20:03:00Z"/>
          <w:rFonts w:ascii="Times New Roman" w:eastAsiaTheme="minorEastAsia" w:hAnsi="Times New Roman" w:cs="Times New Roman"/>
        </w:rPr>
      </w:pPr>
    </w:p>
    <w:p w14:paraId="2E07F311" w14:textId="252998B7" w:rsidR="00F47729" w:rsidRPr="0055453E" w:rsidDel="00817C90" w:rsidRDefault="00000000" w:rsidP="002277CE">
      <w:pPr>
        <w:spacing w:line="360" w:lineRule="auto"/>
        <w:rPr>
          <w:del w:id="1908" w:author="Microsoft Office User" w:date="2026-08-09T23:03:00Z" w16du:dateUtc="2026-08-09T20:03:00Z"/>
          <w:rFonts w:ascii="Times New Roman" w:hAnsi="Times New Roman" w:cs="Times New Roman"/>
          <w:i/>
        </w:rPr>
      </w:pPr>
      <m:oMath>
        <m:sSub>
          <m:sSubPr>
            <m:ctrlPr>
              <w:del w:id="1909" w:author="Microsoft Office User" w:date="2026-08-09T23:03:00Z" w16du:dateUtc="2026-08-09T20:03:00Z">
                <w:rPr>
                  <w:rFonts w:ascii="Cambria Math" w:hAnsi="Cambria Math" w:cs="Times New Roman"/>
                  <w:i/>
                </w:rPr>
              </w:del>
            </m:ctrlPr>
          </m:sSubPr>
          <m:e>
            <m:r>
              <w:del w:id="1910" w:author="Microsoft Office User" w:date="2026-08-09T23:03:00Z" w16du:dateUtc="2026-08-09T20:03:00Z">
                <m:rPr>
                  <m:sty m:val="bi"/>
                </m:rPr>
                <w:rPr>
                  <w:rFonts w:ascii="Cambria Math" w:hAnsi="Cambria Math" w:cs="Times New Roman"/>
                </w:rPr>
                <m:t>k</m:t>
              </w:del>
            </m:r>
          </m:e>
          <m:sub>
            <m:r>
              <w:del w:id="1911" w:author="Microsoft Office User" w:date="2026-08-09T23:03:00Z" w16du:dateUtc="2026-08-09T20:03:00Z">
                <m:rPr>
                  <m:sty m:val="bi"/>
                </m:rPr>
                <w:rPr>
                  <w:rFonts w:ascii="Cambria Math" w:hAnsi="Cambria Math" w:cs="Times New Roman"/>
                </w:rPr>
                <m:t>j</m:t>
              </w:del>
            </m:r>
          </m:sub>
        </m:sSub>
      </m:oMath>
      <w:del w:id="1912" w:author="Microsoft Office User" w:date="2026-08-09T23:03:00Z" w16du:dateUtc="2026-08-09T20:03:00Z">
        <w:r w:rsidR="00BE721F" w:rsidDel="00817C90">
          <w:rPr>
            <w:rFonts w:ascii="Times New Roman" w:hAnsi="Times New Roman" w:cs="Times New Roman"/>
            <w:i/>
          </w:rPr>
          <w:delText xml:space="preserve"> </w:delText>
        </w:r>
        <w:r w:rsidR="00BE721F" w:rsidDel="00817C90">
          <w:rPr>
            <w:rFonts w:ascii="Times New Roman" w:hAnsi="Times New Roman" w:cs="Times New Roman"/>
            <w:b/>
            <w:bCs/>
            <w:i/>
          </w:rPr>
          <w:delText>robustness</w:delText>
        </w:r>
      </w:del>
    </w:p>
    <w:p w14:paraId="02049172" w14:textId="6B4E2013" w:rsidR="00F47729" w:rsidDel="00817C90" w:rsidRDefault="002277CE">
      <w:pPr>
        <w:spacing w:line="360" w:lineRule="auto"/>
        <w:ind w:firstLine="240"/>
        <w:rPr>
          <w:del w:id="1913" w:author="Microsoft Office User" w:date="2026-08-08T19:26:00Z" w16du:dateUtc="2026-08-08T16:26:00Z"/>
          <w:rFonts w:ascii="Times New Roman" w:hAnsi="Times New Roman" w:cs="Times New Roman"/>
        </w:rPr>
      </w:pPr>
      <w:ins w:id="1914" w:author="reviewer" w:date="2026-08-08T17:08:00Z">
        <w:del w:id="1915" w:author="Microsoft Office User" w:date="2026-08-09T23:03:00Z" w16du:dateUtc="2026-08-09T20:03:00Z">
          <w:r w:rsidDel="00817C90">
            <w:rPr>
              <w:rFonts w:ascii="Times New Roman" w:hAnsi="Times New Roman" w:cs="Times New Roman"/>
            </w:rPr>
            <w:delText>The low-income control group produces the most negative estimate. The Ireland comparison also remains close to the other specifications, which is informative about common shocks affecting nearby or culturally connected markets and about the Graduate Route. These exercises are sensitivity checks and do not separately identify every contemporaneous channel. As a further check, the standalone synthetic difference-in-differences estimator applied to the corrected full donor pool gives an ATT of −1.272 with a fixed-weight jackknife standard error of 0.105 and a 95% confidence interval from −1.478 to −1.067. This estimate is close to the main pooled effect.</w:delText>
          </w:r>
        </w:del>
      </w:ins>
    </w:p>
    <w:p w14:paraId="044C73B9" w14:textId="30EFA721" w:rsidR="002277CE" w:rsidRPr="002277CE" w:rsidRDefault="002277CE" w:rsidP="00817C90">
      <w:pPr>
        <w:spacing w:line="360" w:lineRule="auto"/>
        <w:rPr>
          <w:ins w:id="1916" w:author="reviewer" w:date="2026-08-08T17:08:00Z"/>
          <w:rFonts w:ascii="Times New Roman" w:eastAsiaTheme="minorEastAsia" w:hAnsi="Times New Roman" w:cs="Times New Roman"/>
        </w:rPr>
      </w:pPr>
    </w:p>
    <w:p w14:paraId="04002142" w14:textId="3B681A1D" w:rsidR="00F47729" w:rsidRDefault="00541C14" w:rsidP="002277CE">
      <w:pPr>
        <w:spacing w:line="360" w:lineRule="auto"/>
        <w:rPr>
          <w:ins w:id="1917" w:author="Microsoft Office User" w:date="2026-08-08T19:26:00Z" w16du:dateUtc="2026-08-08T16:26:00Z"/>
          <w:rFonts w:ascii="Times New Roman" w:eastAsiaTheme="minorEastAsia" w:hAnsi="Times New Roman" w:cs="Times New Roman"/>
          <w:b/>
          <w:bCs/>
          <w:i/>
        </w:rPr>
      </w:pPr>
      <w:ins w:id="1918" w:author="reviewer" w:date="2026-08-08T17:08:00Z">
        <w:r w:rsidRPr="00F93722">
          <w:rPr>
            <w:rFonts w:ascii="Times New Roman" w:hAnsi="Times New Roman" w:cs="Times New Roman"/>
            <w:b/>
            <w:bCs/>
            <w:i/>
            <w:rPrChange w:id="1919" w:author="Microsoft Office User" w:date="2026-08-08T19:25:00Z" w16du:dateUtc="2026-08-08T16:25:00Z">
              <w:rPr>
                <w:rFonts w:ascii="Times New Roman" w:hAnsi="Times New Roman" w:cs="Times New Roman"/>
                <w:i/>
              </w:rPr>
            </w:rPrChange>
          </w:rPr>
          <w:t xml:space="preserve">Robustness of the country-specific price shock </w:t>
        </w:r>
      </w:ins>
      <m:oMath>
        <m:sSub>
          <m:sSubPr>
            <m:ctrlPr>
              <w:ins w:id="1920" w:author="Microsoft Office User" w:date="2026-08-08T19:26:00Z" w16du:dateUtc="2026-08-08T16:26:00Z">
                <w:rPr>
                  <w:rFonts w:ascii="Cambria Math" w:hAnsi="Cambria Math" w:cs="Times New Roman"/>
                  <w:b/>
                  <w:bCs/>
                  <w:i/>
                </w:rPr>
              </w:ins>
            </m:ctrlPr>
          </m:sSubPr>
          <m:e>
            <m:r>
              <w:ins w:id="1921" w:author="reviewer" w:date="2026-08-08T17:08:00Z">
                <m:rPr>
                  <m:sty m:val="bi"/>
                </m:rPr>
                <w:rPr>
                  <w:rFonts w:ascii="Cambria Math" w:hAnsi="Cambria Math" w:cs="Times New Roman"/>
                </w:rPr>
                <m:t>k</m:t>
              </w:ins>
            </m:r>
          </m:e>
          <m:sub>
            <m:r>
              <w:ins w:id="1922" w:author="reviewer" w:date="2026-08-08T17:08:00Z">
                <m:rPr>
                  <m:sty m:val="bi"/>
                </m:rPr>
                <w:rPr>
                  <w:rFonts w:ascii="Cambria Math" w:hAnsi="Cambria Math" w:cs="Times New Roman"/>
                </w:rPr>
                <m:t>j</m:t>
              </w:ins>
            </m:r>
          </m:sub>
        </m:sSub>
      </m:oMath>
    </w:p>
    <w:p w14:paraId="21D2141A" w14:textId="77777777" w:rsidR="00F93722" w:rsidRPr="00F93722" w:rsidRDefault="00F93722" w:rsidP="002277CE">
      <w:pPr>
        <w:spacing w:line="360" w:lineRule="auto"/>
        <w:rPr>
          <w:ins w:id="1923" w:author="reviewer" w:date="2026-08-08T17:08:00Z"/>
          <w:rFonts w:ascii="Times New Roman" w:hAnsi="Times New Roman" w:cs="Times New Roman"/>
          <w:b/>
          <w:bCs/>
          <w:i/>
          <w:rPrChange w:id="1924" w:author="Microsoft Office User" w:date="2026-08-08T19:25:00Z" w16du:dateUtc="2026-08-08T16:25:00Z">
            <w:rPr>
              <w:ins w:id="1925" w:author="reviewer" w:date="2026-08-08T17:08:00Z"/>
              <w:rFonts w:ascii="Times New Roman" w:hAnsi="Times New Roman" w:cs="Times New Roman"/>
              <w:i/>
            </w:rPr>
          </w:rPrChange>
        </w:rPr>
      </w:pPr>
    </w:p>
    <w:p w14:paraId="14088910" w14:textId="2EDF17C9"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 natural objection to the loan correction is mechanical</w:t>
      </w:r>
      <w:ins w:id="1926" w:author="Microsoft Office User" w:date="2026-08-09T23:17:00Z" w16du:dateUtc="2026-08-09T20:17:00Z">
        <w:r w:rsidR="00646083">
          <w:rPr>
            <w:rFonts w:ascii="Times New Roman" w:hAnsi="Times New Roman" w:cs="Times New Roman"/>
          </w:rPr>
          <w:t>.</w:t>
        </w:r>
      </w:ins>
      <w:del w:id="1927" w:author="Microsoft Office User" w:date="2026-08-09T23:17:00Z" w16du:dateUtc="2026-08-09T20:17:00Z">
        <w:r w:rsidDel="00646083">
          <w:rPr>
            <w:rFonts w:ascii="Times New Roman" w:hAnsi="Times New Roman" w:cs="Times New Roman"/>
          </w:rPr>
          <w:delText>:</w:delText>
        </w:r>
      </w:del>
      <w:r>
        <w:rPr>
          <w:rFonts w:ascii="Times New Roman" w:hAnsi="Times New Roman" w:cs="Times New Roman"/>
        </w:rPr>
        <w:t xml:space="preserve"> </w:t>
      </w:r>
      <w:del w:id="1928" w:author="Microsoft Office User" w:date="2026-08-09T23:17:00Z" w16du:dateUtc="2026-08-09T20:17:00Z">
        <w:r w:rsidDel="00646083">
          <w:rPr>
            <w:rFonts w:ascii="Times New Roman" w:hAnsi="Times New Roman" w:cs="Times New Roman"/>
          </w:rPr>
          <w:delText>because</w:delText>
        </w:r>
      </w:del>
      <w:ins w:id="1929" w:author="Microsoft Office User" w:date="2026-08-09T23:17:00Z" w16du:dateUtc="2026-08-09T20:17:00Z">
        <w:r w:rsidR="00646083">
          <w:rPr>
            <w:rFonts w:ascii="Times New Roman" w:hAnsi="Times New Roman" w:cs="Times New Roman"/>
          </w:rPr>
          <w:t>If</w:t>
        </w:r>
      </w:ins>
      <w:r>
        <w:rPr>
          <w:rFonts w:ascii="Times New Roman" w:hAnsi="Times New Roman" w:cs="Times New Roman"/>
        </w:rPr>
        <w:t xml:space="preserve"> </w:t>
      </w:r>
      <m:oMath>
        <m:sSub>
          <m:sSubPr>
            <m:ctrlPr>
              <w:del w:id="1930" w:author="reviewer" w:date="2026-08-08T17:08:00Z">
                <w:rPr>
                  <w:rFonts w:ascii="Cambria Math" w:hAnsi="Cambria Math" w:cs="Times New Roman"/>
                </w:rPr>
              </w:del>
            </m:ctrlPr>
          </m:sSubPr>
          <m:e>
            <m:r>
              <w:del w:id="1931" w:author="reviewer" w:date="2026-08-08T17:08:00Z">
                <w:rPr>
                  <w:rFonts w:ascii="Cambria Math" w:hAnsi="Cambria Math" w:cs="Times New Roman"/>
                </w:rPr>
                <m:t>k</m:t>
              </w:del>
            </m:r>
          </m:e>
          <m:sub>
            <m:r>
              <w:del w:id="1932" w:author="reviewer" w:date="2026-08-08T17:08:00Z">
                <w:rPr>
                  <w:rFonts w:ascii="Cambria Math" w:hAnsi="Cambria Math" w:cs="Times New Roman"/>
                </w:rPr>
                <m:t>j</m:t>
              </w:del>
            </m:r>
          </m:sub>
        </m:sSub>
        <m:sSub>
          <m:sSubPr>
            <m:ctrlPr>
              <w:ins w:id="1933" w:author="Microsoft Office User" w:date="2026-08-08T19:35:00Z" w16du:dateUtc="2026-08-08T16:35:00Z">
                <w:rPr>
                  <w:rFonts w:ascii="Cambria Math" w:eastAsiaTheme="minorEastAsia" w:hAnsi="Cambria Math" w:cs="Times New Roman"/>
                  <w:i/>
                </w:rPr>
              </w:ins>
            </m:ctrlPr>
          </m:sSubPr>
          <m:e>
            <m:r>
              <w:ins w:id="1934" w:author="Microsoft Office User" w:date="2026-08-08T19:35:00Z" w16du:dateUtc="2026-08-08T16:35:00Z">
                <w:rPr>
                  <w:rFonts w:ascii="Cambria Math" w:eastAsiaTheme="minorEastAsia" w:hAnsi="Cambria Math" w:cs="Times New Roman"/>
                </w:rPr>
                <m:t>k</m:t>
              </w:ins>
            </m:r>
          </m:e>
          <m:sub>
            <m:r>
              <w:ins w:id="1935" w:author="Microsoft Office User" w:date="2026-08-08T19:35:00Z" w16du:dateUtc="2026-08-08T16:35:00Z">
                <w:rPr>
                  <w:rFonts w:ascii="Cambria Math" w:eastAsiaTheme="minorEastAsia" w:hAnsi="Cambria Math" w:cs="Times New Roman"/>
                </w:rPr>
                <m:t>j</m:t>
              </w:ins>
            </m:r>
          </m:sub>
        </m:sSub>
        <m:r>
          <w:ins w:id="1936" w:author="reviewer" w:date="2026-08-08T17:08:00Z">
            <w:del w:id="1937" w:author="Microsoft Office User" w:date="2026-08-08T19:35:00Z" w16du:dateUtc="2026-08-08T16:35:00Z">
              <m:rPr>
                <m:sty m:val="p"/>
              </m:rPr>
              <w:rPr>
                <w:rFonts w:ascii="Cambria Math" w:hAnsi="Cambria Math" w:cs="Times New Roman"/>
              </w:rPr>
              <m:t>kj</m:t>
            </w:del>
          </w:ins>
        </m:r>
      </m:oMath>
      <w:r>
        <w:rPr>
          <w:rFonts w:ascii="Times New Roman" w:hAnsi="Times New Roman" w:cs="Times New Roman"/>
        </w:rPr>
        <w:t xml:space="preserve"> falls with income, dividing </w:t>
      </w:r>
      <m:oMath>
        <m:r>
          <w:del w:id="1938" w:author="reviewer" w:date="2026-08-08T17:08:00Z">
            <w:rPr>
              <w:rFonts w:ascii="Cambria Math" w:eastAsiaTheme="minorEastAsia" w:hAnsi="Cambria Math" w:cs="Times New Roman"/>
            </w:rPr>
            <m:t>β ̂_j</m:t>
          </w:del>
        </m:r>
        <m:sSub>
          <m:sSubPr>
            <m:ctrlPr>
              <w:ins w:id="1939" w:author="Microsoft Office User" w:date="2026-08-08T19:35:00Z" w16du:dateUtc="2026-08-08T16:35:00Z">
                <w:rPr>
                  <w:rFonts w:ascii="Cambria Math" w:eastAsiaTheme="minorEastAsia" w:hAnsi="Cambria Math" w:cs="Times New Roman"/>
                  <w:i/>
                </w:rPr>
              </w:ins>
            </m:ctrlPr>
          </m:sSubPr>
          <m:e>
            <m:r>
              <w:ins w:id="1940" w:author="reviewer" w:date="2026-08-08T17:08:00Z">
                <w:rPr>
                  <w:rFonts w:ascii="Cambria Math" w:eastAsiaTheme="minorEastAsia" w:hAnsi="Cambria Math" w:cs="Times New Roman"/>
                </w:rPr>
                <m:t>β</m:t>
              </w:ins>
            </m:r>
          </m:e>
          <m:sub>
            <m:r>
              <w:ins w:id="1941" w:author="reviewer" w:date="2026-08-08T17:08:00Z">
                <w:rPr>
                  <w:rFonts w:ascii="Cambria Math" w:eastAsiaTheme="minorEastAsia" w:hAnsi="Cambria Math" w:cs="Times New Roman"/>
                </w:rPr>
                <m:t>j</m:t>
              </w:ins>
            </m:r>
          </m:sub>
        </m:sSub>
      </m:oMath>
      <w:r>
        <w:rPr>
          <w:rFonts w:ascii="Times New Roman" w:hAnsi="Times New Roman" w:cs="Times New Roman"/>
        </w:rPr>
        <w:t xml:space="preserve"> by </w:t>
      </w:r>
      <m:oMath>
        <m:sSub>
          <m:sSubPr>
            <m:ctrlPr>
              <w:del w:id="1942" w:author="reviewer" w:date="2026-08-08T17:08:00Z">
                <w:rPr>
                  <w:rFonts w:ascii="Cambria Math" w:hAnsi="Cambria Math" w:cs="Times New Roman"/>
                </w:rPr>
              </w:del>
            </m:ctrlPr>
          </m:sSubPr>
          <m:e>
            <m:r>
              <w:del w:id="1943" w:author="reviewer" w:date="2026-08-08T17:08:00Z">
                <w:rPr>
                  <w:rFonts w:ascii="Cambria Math" w:hAnsi="Cambria Math" w:cs="Times New Roman"/>
                </w:rPr>
                <m:t>k</m:t>
              </w:del>
            </m:r>
          </m:e>
          <m:sub>
            <m:r>
              <w:del w:id="1944" w:author="reviewer" w:date="2026-08-08T17:08:00Z">
                <w:rPr>
                  <w:rFonts w:ascii="Cambria Math" w:hAnsi="Cambria Math" w:cs="Times New Roman"/>
                </w:rPr>
                <m:t>j</m:t>
              </w:del>
            </m:r>
          </m:sub>
        </m:sSub>
      </m:oMath>
      <w:del w:id="1945" w:author="reviewer" w:date="2026-08-08T17:08:00Z">
        <w:r>
          <w:rPr>
            <w:rFonts w:ascii="Times New Roman" w:hAnsi="Times New Roman" w:cs="Times New Roman"/>
          </w:rPr>
          <w:delText xml:space="preserve"> attenuates any</w:delText>
        </w:r>
      </w:del>
      <m:oMath>
        <m:sSub>
          <m:sSubPr>
            <m:ctrlPr>
              <w:ins w:id="1946" w:author="Microsoft Office User" w:date="2026-08-08T19:35:00Z" w16du:dateUtc="2026-08-08T16:35:00Z">
                <w:rPr>
                  <w:rFonts w:ascii="Cambria Math" w:eastAsiaTheme="minorEastAsia" w:hAnsi="Cambria Math" w:cs="Times New Roman"/>
                  <w:i/>
                </w:rPr>
              </w:ins>
            </m:ctrlPr>
          </m:sSubPr>
          <m:e>
            <m:r>
              <w:ins w:id="1947" w:author="Microsoft Office User" w:date="2026-08-08T19:35:00Z" w16du:dateUtc="2026-08-08T16:35:00Z">
                <w:rPr>
                  <w:rFonts w:ascii="Cambria Math" w:eastAsiaTheme="minorEastAsia" w:hAnsi="Cambria Math" w:cs="Times New Roman"/>
                </w:rPr>
                <m:t>k</m:t>
              </w:ins>
            </m:r>
          </m:e>
          <m:sub>
            <m:r>
              <w:ins w:id="1948" w:author="Microsoft Office User" w:date="2026-08-08T19:35:00Z" w16du:dateUtc="2026-08-08T16:35:00Z">
                <w:rPr>
                  <w:rFonts w:ascii="Cambria Math" w:eastAsiaTheme="minorEastAsia" w:hAnsi="Cambria Math" w:cs="Times New Roman"/>
                </w:rPr>
                <m:t>j</m:t>
              </w:ins>
            </m:r>
          </m:sub>
        </m:sSub>
      </m:oMath>
      <w:ins w:id="1949" w:author="reviewer" w:date="2026-08-08T17:08:00Z">
        <w:del w:id="1950" w:author="Microsoft Office User" w:date="2026-08-08T19:35:00Z" w16du:dateUtc="2026-08-08T16:35:00Z">
          <w:r w:rsidDel="00280553">
            <w:rPr>
              <w:rFonts w:ascii="Times New Roman" w:hAnsi="Times New Roman" w:cs="Times New Roman"/>
            </w:rPr>
            <w:delText>kj</w:delText>
          </w:r>
        </w:del>
        <w:r>
          <w:rPr>
            <w:rFonts w:ascii="Times New Roman" w:hAnsi="Times New Roman" w:cs="Times New Roman"/>
          </w:rPr>
          <w:t xml:space="preserve"> may alter the</w:t>
        </w:r>
      </w:ins>
      <w:r>
        <w:rPr>
          <w:rFonts w:ascii="Times New Roman" w:hAnsi="Times New Roman" w:cs="Times New Roman"/>
        </w:rPr>
        <w:t xml:space="preserve"> income gradient </w:t>
      </w:r>
      <w:del w:id="1951" w:author="reviewer" w:date="2026-08-08T17:08:00Z">
        <w:r>
          <w:rPr>
            <w:rFonts w:ascii="Times New Roman" w:hAnsi="Times New Roman" w:cs="Times New Roman"/>
          </w:rPr>
          <w:delText xml:space="preserve">almost </w:delText>
        </w:r>
      </w:del>
      <w:r>
        <w:rPr>
          <w:rFonts w:ascii="Times New Roman" w:hAnsi="Times New Roman" w:cs="Times New Roman"/>
        </w:rPr>
        <w:t>automatically</w:t>
      </w:r>
      <w:del w:id="1952" w:author="reviewer" w:date="2026-08-08T17:08:00Z">
        <w:r>
          <w:rPr>
            <w:rFonts w:ascii="Times New Roman" w:hAnsi="Times New Roman" w:cs="Times New Roman"/>
          </w:rPr>
          <w:delText>, so the collapse could be mere division by an income-correlated quantity. To separate these, we build</w:delText>
        </w:r>
      </w:del>
      <w:ins w:id="1953" w:author="reviewer" w:date="2026-08-08T17:08:00Z">
        <w:r>
          <w:rPr>
            <w:rFonts w:ascii="Times New Roman" w:hAnsi="Times New Roman" w:cs="Times New Roman"/>
          </w:rPr>
          <w:t>. We therefore construct</w:t>
        </w:r>
      </w:ins>
      <w:r>
        <w:rPr>
          <w:rFonts w:ascii="Times New Roman" w:hAnsi="Times New Roman" w:cs="Times New Roman"/>
        </w:rPr>
        <w:t xml:space="preserve"> a placebo denominator </w:t>
      </w:r>
      <w:del w:id="1954" w:author="reviewer" w:date="2026-08-08T17:08:00Z">
        <w:r>
          <w:rPr>
            <w:rFonts w:ascii="Times New Roman" w:hAnsi="Times New Roman" w:cs="Times New Roman"/>
          </w:rPr>
          <w:delText>carrying</w:delText>
        </w:r>
      </w:del>
      <w:ins w:id="1955" w:author="reviewer" w:date="2026-08-08T17:08:00Z">
        <w:r>
          <w:rPr>
            <w:rFonts w:ascii="Times New Roman" w:hAnsi="Times New Roman" w:cs="Times New Roman"/>
          </w:rPr>
          <w:t>with</w:t>
        </w:r>
      </w:ins>
      <w:r>
        <w:rPr>
          <w:rFonts w:ascii="Times New Roman" w:hAnsi="Times New Roman" w:cs="Times New Roman"/>
        </w:rPr>
        <w:t xml:space="preserve"> the </w:t>
      </w:r>
      <w:ins w:id="1956" w:author="reviewer" w:date="2026-08-08T17:08:00Z">
        <w:r>
          <w:rPr>
            <w:rFonts w:ascii="Times New Roman" w:hAnsi="Times New Roman" w:cs="Times New Roman"/>
          </w:rPr>
          <w:t xml:space="preserve">same range and the same negative direction with </w:t>
        </w:r>
      </w:ins>
      <w:r>
        <w:rPr>
          <w:rFonts w:ascii="Times New Roman" w:hAnsi="Times New Roman" w:cs="Times New Roman"/>
        </w:rPr>
        <w:t xml:space="preserve">income </w:t>
      </w:r>
      <w:del w:id="1957" w:author="reviewer" w:date="2026-08-08T17:08:00Z">
        <w:r>
          <w:rPr>
            <w:rFonts w:ascii="Times New Roman" w:hAnsi="Times New Roman" w:cs="Times New Roman"/>
          </w:rPr>
          <w:delText xml:space="preserve">dependence of </w:delText>
        </w:r>
      </w:del>
      <m:oMath>
        <m:sSub>
          <m:sSubPr>
            <m:ctrlPr>
              <w:del w:id="1958" w:author="reviewer" w:date="2026-08-08T17:08:00Z">
                <w:rPr>
                  <w:rFonts w:ascii="Cambria Math" w:hAnsi="Cambria Math" w:cs="Times New Roman"/>
                </w:rPr>
              </w:del>
            </m:ctrlPr>
          </m:sSubPr>
          <m:e>
            <m:r>
              <w:del w:id="1959" w:author="reviewer" w:date="2026-08-08T17:08:00Z">
                <w:rPr>
                  <w:rFonts w:ascii="Cambria Math" w:hAnsi="Cambria Math" w:cs="Times New Roman"/>
                </w:rPr>
                <m:t>k</m:t>
              </w:del>
            </m:r>
          </m:e>
          <m:sub>
            <m:r>
              <w:del w:id="1960" w:author="reviewer" w:date="2026-08-08T17:08:00Z">
                <w:rPr>
                  <w:rFonts w:ascii="Cambria Math" w:hAnsi="Cambria Math" w:cs="Times New Roman"/>
                </w:rPr>
                <m:t>j</m:t>
              </w:del>
            </m:r>
          </m:sub>
        </m:sSub>
      </m:oMath>
      <w:ins w:id="1961" w:author="reviewer" w:date="2026-08-08T17:08:00Z">
        <w:r>
          <w:rPr>
            <w:rFonts w:ascii="Times New Roman" w:hAnsi="Times New Roman" w:cs="Times New Roman"/>
          </w:rPr>
          <w:t xml:space="preserve">as the observed </w:t>
        </w:r>
      </w:ins>
      <m:oMath>
        <m:sSub>
          <m:sSubPr>
            <m:ctrlPr>
              <w:ins w:id="1962" w:author="Microsoft Office User" w:date="2026-08-09T23:18:00Z" w16du:dateUtc="2026-08-09T20:18:00Z">
                <w:rPr>
                  <w:rFonts w:ascii="Cambria Math" w:eastAsiaTheme="minorEastAsia" w:hAnsi="Cambria Math" w:cs="Times New Roman"/>
                  <w:i/>
                </w:rPr>
              </w:ins>
            </m:ctrlPr>
          </m:sSubPr>
          <m:e>
            <m:r>
              <w:ins w:id="1963" w:author="Microsoft Office User" w:date="2026-08-09T23:18:00Z" w16du:dateUtc="2026-08-09T20:18:00Z">
                <w:rPr>
                  <w:rFonts w:ascii="Cambria Math" w:eastAsiaTheme="minorEastAsia" w:hAnsi="Cambria Math" w:cs="Times New Roman"/>
                </w:rPr>
                <m:t>k</m:t>
              </w:ins>
            </m:r>
          </m:e>
          <m:sub>
            <m:r>
              <w:ins w:id="1964" w:author="Microsoft Office User" w:date="2026-08-09T23:18:00Z" w16du:dateUtc="2026-08-09T20:18:00Z">
                <w:rPr>
                  <w:rFonts w:ascii="Cambria Math" w:eastAsiaTheme="minorEastAsia" w:hAnsi="Cambria Math" w:cs="Times New Roman"/>
                </w:rPr>
                <m:t>j</m:t>
              </w:ins>
            </m:r>
          </m:sub>
        </m:sSub>
      </m:oMath>
      <w:ins w:id="1965" w:author="reviewer" w:date="2026-08-08T17:08:00Z">
        <w:del w:id="1966" w:author="Microsoft Office User" w:date="2026-08-09T23:18:00Z" w16du:dateUtc="2026-08-09T20:18:00Z">
          <w:r w:rsidDel="00646083">
            <w:rPr>
              <w:rFonts w:ascii="Times New Roman" w:hAnsi="Times New Roman" w:cs="Times New Roman"/>
            </w:rPr>
            <w:delText>kj</w:delText>
          </w:r>
        </w:del>
        <w:r>
          <w:rPr>
            <w:rFonts w:ascii="Times New Roman" w:hAnsi="Times New Roman" w:cs="Times New Roman"/>
          </w:rPr>
          <w:t>,</w:t>
        </w:r>
      </w:ins>
      <w:r>
        <w:rPr>
          <w:rFonts w:ascii="Times New Roman" w:hAnsi="Times New Roman" w:cs="Times New Roman"/>
        </w:rPr>
        <w:t xml:space="preserve"> but </w:t>
      </w:r>
      <w:del w:id="1967" w:author="reviewer" w:date="2026-08-08T17:08:00Z">
        <w:r>
          <w:rPr>
            <w:rFonts w:ascii="Times New Roman" w:hAnsi="Times New Roman" w:cs="Times New Roman"/>
          </w:rPr>
          <w:delText>none of its structure. We take log wages as a pure monotone income signal, with no</w:delText>
        </w:r>
      </w:del>
      <w:ins w:id="1968" w:author="reviewer" w:date="2026-08-08T17:08:00Z">
        <w:r>
          <w:rPr>
            <w:rFonts w:ascii="Times New Roman" w:hAnsi="Times New Roman" w:cs="Times New Roman"/>
          </w:rPr>
          <w:t>without the repayment</w:t>
        </w:r>
      </w:ins>
      <w:r>
        <w:rPr>
          <w:rFonts w:ascii="Times New Roman" w:hAnsi="Times New Roman" w:cs="Times New Roman"/>
        </w:rPr>
        <w:t xml:space="preserve"> threshold, </w:t>
      </w:r>
      <w:ins w:id="1969" w:author="reviewer" w:date="2026-08-08T17:08:00Z">
        <w:r>
          <w:rPr>
            <w:rFonts w:ascii="Times New Roman" w:hAnsi="Times New Roman" w:cs="Times New Roman"/>
          </w:rPr>
          <w:t xml:space="preserve">cap, </w:t>
        </w:r>
      </w:ins>
      <w:r>
        <w:rPr>
          <w:rFonts w:ascii="Times New Roman" w:hAnsi="Times New Roman" w:cs="Times New Roman"/>
        </w:rPr>
        <w:t>horizon, or discounting</w:t>
      </w:r>
      <w:del w:id="1970" w:author="reviewer" w:date="2026-08-08T17:08:00Z">
        <w:r>
          <w:rPr>
            <w:rFonts w:ascii="Times New Roman" w:hAnsi="Times New Roman" w:cs="Times New Roman"/>
          </w:rPr>
          <w:delText xml:space="preserve">, and rescale by a min-max transform onto the exact range spanned by the real </w:delText>
        </w:r>
      </w:del>
      <m:oMath>
        <m:sSub>
          <m:sSubPr>
            <m:ctrlPr>
              <w:del w:id="1971" w:author="reviewer" w:date="2026-08-08T17:08:00Z">
                <w:rPr>
                  <w:rFonts w:ascii="Cambria Math" w:hAnsi="Cambria Math" w:cs="Times New Roman"/>
                </w:rPr>
              </w:del>
            </m:ctrlPr>
          </m:sSubPr>
          <m:e>
            <m:r>
              <w:del w:id="1972" w:author="reviewer" w:date="2026-08-08T17:08:00Z">
                <w:rPr>
                  <w:rFonts w:ascii="Cambria Math" w:hAnsi="Cambria Math" w:cs="Times New Roman"/>
                </w:rPr>
                <m:t>k</m:t>
              </w:del>
            </m:r>
          </m:e>
          <m:sub>
            <m:r>
              <w:del w:id="1973" w:author="reviewer" w:date="2026-08-08T17:08:00Z">
                <w:rPr>
                  <w:rFonts w:ascii="Cambria Math" w:hAnsi="Cambria Math" w:cs="Times New Roman"/>
                </w:rPr>
                <m:t>j</m:t>
              </w:del>
            </m:r>
          </m:sub>
        </m:sSub>
      </m:oMath>
      <w:del w:id="1974" w:author="reviewer" w:date="2026-08-08T17:08:00Z">
        <w:r>
          <w:rPr>
            <w:rFonts w:ascii="Times New Roman" w:hAnsi="Times New Roman" w:cs="Times New Roman"/>
          </w:rPr>
          <w:delText>:</w:delText>
        </w:r>
      </w:del>
      <w:ins w:id="1975" w:author="reviewer" w:date="2026-08-08T17:08:00Z">
        <w:r>
          <w:rPr>
            <w:rFonts w:ascii="Times New Roman" w:hAnsi="Times New Roman" w:cs="Times New Roman"/>
          </w:rPr>
          <w:t>.</w:t>
        </w:r>
      </w:ins>
    </w:p>
    <w:p w14:paraId="267EDD7B" w14:textId="77777777" w:rsidR="00F47729" w:rsidRPr="002277CE" w:rsidRDefault="00000000" w:rsidP="002277CE">
      <w:pPr>
        <w:spacing w:line="360" w:lineRule="auto"/>
        <w:rPr>
          <w:del w:id="1976" w:author="reviewer" w:date="2026-08-08T17:08:00Z"/>
          <w:rFonts w:ascii="Times New Roman" w:hAnsi="Times New Roman" w:cs="Times New Roman"/>
        </w:rPr>
      </w:pPr>
      <m:oMathPara>
        <m:oMathParaPr>
          <m:jc m:val="center"/>
        </m:oMathParaPr>
        <m:oMath>
          <m:sSubSup>
            <m:sSubSupPr>
              <m:ctrlPr>
                <w:del w:id="1977" w:author="reviewer" w:date="2026-08-08T17:08:00Z">
                  <w:rPr>
                    <w:rFonts w:ascii="Cambria Math" w:hAnsi="Cambria Math" w:cs="Times New Roman"/>
                  </w:rPr>
                </w:del>
              </m:ctrlPr>
            </m:sSubSupPr>
            <m:e>
              <m:r>
                <w:del w:id="1978" w:author="reviewer" w:date="2026-08-08T17:08:00Z">
                  <w:rPr>
                    <w:rFonts w:ascii="Cambria Math" w:hAnsi="Cambria Math" w:cs="Times New Roman"/>
                  </w:rPr>
                  <m:t>k</m:t>
                </w:del>
              </m:r>
            </m:e>
            <m:sub>
              <m:r>
                <w:del w:id="1979" w:author="reviewer" w:date="2026-08-08T17:08:00Z">
                  <w:rPr>
                    <w:rFonts w:ascii="Cambria Math" w:hAnsi="Cambria Math" w:cs="Times New Roman"/>
                  </w:rPr>
                  <m:t>j</m:t>
                </w:del>
              </m:r>
            </m:sub>
            <m:sup>
              <m:r>
                <w:del w:id="1980" w:author="reviewer" w:date="2026-08-08T17:08:00Z">
                  <w:rPr>
                    <w:rFonts w:ascii="Cambria Math" w:hAnsi="Cambria Math" w:cs="Times New Roman"/>
                  </w:rPr>
                  <m:t>placebo</m:t>
                </w:del>
              </m:r>
            </m:sup>
          </m:sSubSup>
          <m:r>
            <w:del w:id="1981" w:author="reviewer" w:date="2026-08-08T17:08:00Z">
              <m:rPr>
                <m:sty m:val="p"/>
              </m:rPr>
              <w:rPr>
                <w:rFonts w:ascii="Cambria Math" w:hAnsi="Cambria Math" w:cs="Times New Roman"/>
              </w:rPr>
              <m:t>=</m:t>
            </w:del>
          </m:r>
          <m:d>
            <m:dPr>
              <m:begChr m:val="["/>
              <m:endChr m:val="]"/>
              <m:ctrlPr>
                <w:del w:id="1982" w:author="reviewer" w:date="2026-08-08T17:08:00Z">
                  <w:rPr>
                    <w:rFonts w:ascii="Cambria Math" w:hAnsi="Cambria Math" w:cs="Times New Roman"/>
                  </w:rPr>
                </w:del>
              </m:ctrlPr>
            </m:dPr>
            <m:e>
              <m:f>
                <m:fPr>
                  <m:ctrlPr>
                    <w:del w:id="1983" w:author="reviewer" w:date="2026-08-08T17:08:00Z">
                      <w:rPr>
                        <w:rFonts w:ascii="Cambria Math" w:hAnsi="Cambria Math" w:cs="Times New Roman"/>
                      </w:rPr>
                    </w:del>
                  </m:ctrlPr>
                </m:fPr>
                <m:num>
                  <m:r>
                    <w:del w:id="1984" w:author="reviewer" w:date="2026-08-08T17:08:00Z">
                      <m:rPr>
                        <m:sty m:val="p"/>
                      </m:rPr>
                      <w:rPr>
                        <w:rFonts w:ascii="Cambria Math" w:hAnsi="Cambria Math" w:cs="Times New Roman"/>
                      </w:rPr>
                      <m:t>log</m:t>
                    </w:del>
                  </m:r>
                  <m:sSub>
                    <m:sSubPr>
                      <m:ctrlPr>
                        <w:del w:id="1985" w:author="reviewer" w:date="2026-08-08T17:08:00Z">
                          <w:rPr>
                            <w:rFonts w:ascii="Cambria Math" w:hAnsi="Cambria Math" w:cs="Times New Roman"/>
                          </w:rPr>
                        </w:del>
                      </m:ctrlPr>
                    </m:sSubPr>
                    <m:e>
                      <m:r>
                        <w:del w:id="1986" w:author="reviewer" w:date="2026-08-08T17:08:00Z">
                          <w:rPr>
                            <w:rFonts w:ascii="Cambria Math" w:hAnsi="Cambria Math" w:cs="Times New Roman"/>
                          </w:rPr>
                          <m:t>w</m:t>
                        </w:del>
                      </m:r>
                    </m:e>
                    <m:sub>
                      <m:r>
                        <w:del w:id="1987" w:author="reviewer" w:date="2026-08-08T17:08:00Z">
                          <w:rPr>
                            <w:rFonts w:ascii="Cambria Math" w:hAnsi="Cambria Math" w:cs="Times New Roman"/>
                          </w:rPr>
                          <m:t>j</m:t>
                        </w:del>
                      </m:r>
                    </m:sub>
                  </m:sSub>
                  <m:r>
                    <w:del w:id="1988" w:author="reviewer" w:date="2026-08-08T17:08:00Z">
                      <m:rPr>
                        <m:sty m:val="p"/>
                      </m:rPr>
                      <w:rPr>
                        <w:rFonts w:ascii="Cambria Math" w:hAnsi="Cambria Math" w:cs="Times New Roman"/>
                      </w:rPr>
                      <m:t>-min</m:t>
                    </w:del>
                  </m:r>
                  <m:d>
                    <m:dPr>
                      <m:ctrlPr>
                        <w:del w:id="1989" w:author="reviewer" w:date="2026-08-08T17:08:00Z">
                          <w:rPr>
                            <w:rFonts w:ascii="Cambria Math" w:hAnsi="Cambria Math" w:cs="Times New Roman"/>
                          </w:rPr>
                        </w:del>
                      </m:ctrlPr>
                    </m:dPr>
                    <m:e>
                      <m:r>
                        <w:del w:id="1990" w:author="reviewer" w:date="2026-08-08T17:08:00Z">
                          <m:rPr>
                            <m:sty m:val="p"/>
                          </m:rPr>
                          <w:rPr>
                            <w:rFonts w:ascii="Cambria Math" w:hAnsi="Cambria Math" w:cs="Times New Roman"/>
                          </w:rPr>
                          <m:t>log</m:t>
                        </w:del>
                      </m:r>
                      <m:sSub>
                        <m:sSubPr>
                          <m:ctrlPr>
                            <w:del w:id="1991" w:author="reviewer" w:date="2026-08-08T17:08:00Z">
                              <w:rPr>
                                <w:rFonts w:ascii="Cambria Math" w:hAnsi="Cambria Math" w:cs="Times New Roman"/>
                              </w:rPr>
                            </w:del>
                          </m:ctrlPr>
                        </m:sSubPr>
                        <m:e>
                          <m:r>
                            <w:del w:id="1992" w:author="reviewer" w:date="2026-08-08T17:08:00Z">
                              <w:rPr>
                                <w:rFonts w:ascii="Cambria Math" w:hAnsi="Cambria Math" w:cs="Times New Roman"/>
                              </w:rPr>
                              <m:t>w</m:t>
                            </w:del>
                          </m:r>
                        </m:e>
                        <m:sub>
                          <m:r>
                            <w:del w:id="1993" w:author="reviewer" w:date="2026-08-08T17:08:00Z">
                              <w:rPr>
                                <w:rFonts w:ascii="Cambria Math" w:hAnsi="Cambria Math" w:cs="Times New Roman"/>
                              </w:rPr>
                              <m:t>i</m:t>
                            </w:del>
                          </m:r>
                        </m:sub>
                      </m:sSub>
                    </m:e>
                  </m:d>
                </m:num>
                <m:den>
                  <m:r>
                    <w:del w:id="1994" w:author="reviewer" w:date="2026-08-08T17:08:00Z">
                      <m:rPr>
                        <m:sty m:val="p"/>
                      </m:rPr>
                      <w:rPr>
                        <w:rFonts w:ascii="Cambria Math" w:hAnsi="Cambria Math" w:cs="Times New Roman"/>
                      </w:rPr>
                      <m:t>max(log</m:t>
                    </w:del>
                  </m:r>
                  <m:sSub>
                    <m:sSubPr>
                      <m:ctrlPr>
                        <w:del w:id="1995" w:author="reviewer" w:date="2026-08-08T17:08:00Z">
                          <w:rPr>
                            <w:rFonts w:ascii="Cambria Math" w:hAnsi="Cambria Math" w:cs="Times New Roman"/>
                          </w:rPr>
                        </w:del>
                      </m:ctrlPr>
                    </m:sSubPr>
                    <m:e>
                      <m:r>
                        <w:del w:id="1996" w:author="reviewer" w:date="2026-08-08T17:08:00Z">
                          <w:rPr>
                            <w:rFonts w:ascii="Cambria Math" w:hAnsi="Cambria Math" w:cs="Times New Roman"/>
                          </w:rPr>
                          <m:t>w</m:t>
                        </w:del>
                      </m:r>
                    </m:e>
                    <m:sub>
                      <m:r>
                        <w:del w:id="1997" w:author="reviewer" w:date="2026-08-08T17:08:00Z">
                          <w:rPr>
                            <w:rFonts w:ascii="Cambria Math" w:hAnsi="Cambria Math" w:cs="Times New Roman"/>
                          </w:rPr>
                          <m:t>i</m:t>
                        </w:del>
                      </m:r>
                    </m:sub>
                  </m:sSub>
                  <m:r>
                    <w:del w:id="1998" w:author="reviewer" w:date="2026-08-08T17:08:00Z">
                      <m:rPr>
                        <m:sty m:val="p"/>
                      </m:rPr>
                      <w:rPr>
                        <w:rFonts w:ascii="Cambria Math" w:hAnsi="Cambria Math" w:cs="Times New Roman"/>
                      </w:rPr>
                      <m:t>)-min(</m:t>
                    </w:del>
                  </m:r>
                  <m:r>
                    <w:del w:id="1999" w:author="reviewer" w:date="2026-08-08T17:08:00Z">
                      <w:rPr>
                        <w:rFonts w:ascii="Cambria Math" w:hAnsi="Cambria Math" w:cs="Times New Roman"/>
                      </w:rPr>
                      <m:t>log</m:t>
                    </w:del>
                  </m:r>
                  <m:sSub>
                    <m:sSubPr>
                      <m:ctrlPr>
                        <w:del w:id="2000" w:author="reviewer" w:date="2026-08-08T17:08:00Z">
                          <w:rPr>
                            <w:rFonts w:ascii="Cambria Math" w:hAnsi="Cambria Math" w:cs="Times New Roman"/>
                          </w:rPr>
                        </w:del>
                      </m:ctrlPr>
                    </m:sSubPr>
                    <m:e>
                      <m:r>
                        <w:del w:id="2001" w:author="reviewer" w:date="2026-08-08T17:08:00Z">
                          <w:rPr>
                            <w:rFonts w:ascii="Cambria Math" w:hAnsi="Cambria Math" w:cs="Times New Roman"/>
                          </w:rPr>
                          <m:t>w</m:t>
                        </w:del>
                      </m:r>
                    </m:e>
                    <m:sub>
                      <m:r>
                        <w:del w:id="2002" w:author="reviewer" w:date="2026-08-08T17:08:00Z">
                          <w:rPr>
                            <w:rFonts w:ascii="Cambria Math" w:hAnsi="Cambria Math" w:cs="Times New Roman"/>
                          </w:rPr>
                          <m:t>i</m:t>
                        </w:del>
                      </m:r>
                    </m:sub>
                  </m:sSub>
                  <m:r>
                    <w:del w:id="2003" w:author="reviewer" w:date="2026-08-08T17:08:00Z">
                      <m:rPr>
                        <m:sty m:val="p"/>
                      </m:rPr>
                      <w:rPr>
                        <w:rFonts w:ascii="Cambria Math" w:hAnsi="Cambria Math" w:cs="Times New Roman"/>
                      </w:rPr>
                      <m:t>)</m:t>
                    </w:del>
                  </m:r>
                  <m:r>
                    <w:del w:id="2004" w:author="reviewer" w:date="2026-08-08T17:08:00Z">
                      <w:rPr>
                        <w:rFonts w:ascii="Cambria Math" w:hAnsi="Cambria Math" w:cs="Times New Roman"/>
                      </w:rPr>
                      <m:t> </m:t>
                    </w:del>
                  </m:r>
                </m:den>
              </m:f>
            </m:e>
          </m:d>
          <m:r>
            <w:del w:id="2005" w:author="reviewer" w:date="2026-08-08T17:08:00Z">
              <m:rPr>
                <m:sty m:val="p"/>
              </m:rPr>
              <w:rPr>
                <w:rFonts w:ascii="Cambria Math" w:hAnsi="Cambria Math" w:cs="Times New Roman"/>
              </w:rPr>
              <m:t>×</m:t>
            </w:del>
          </m:r>
          <m:d>
            <m:dPr>
              <m:ctrlPr>
                <w:del w:id="2006" w:author="reviewer" w:date="2026-08-08T17:08:00Z">
                  <w:rPr>
                    <w:rFonts w:ascii="Cambria Math" w:hAnsi="Cambria Math" w:cs="Times New Roman"/>
                  </w:rPr>
                </w:del>
              </m:ctrlPr>
            </m:dPr>
            <m:e>
              <m:r>
                <w:del w:id="2007" w:author="reviewer" w:date="2026-08-08T17:08:00Z">
                  <m:rPr>
                    <m:sty m:val="p"/>
                  </m:rPr>
                  <w:rPr>
                    <w:rFonts w:ascii="Cambria Math" w:hAnsi="Cambria Math" w:cs="Times New Roman"/>
                  </w:rPr>
                  <m:t>max</m:t>
                </w:del>
              </m:r>
              <m:sSub>
                <m:sSubPr>
                  <m:ctrlPr>
                    <w:del w:id="2008" w:author="reviewer" w:date="2026-08-08T17:08:00Z">
                      <w:rPr>
                        <w:rFonts w:ascii="Cambria Math" w:hAnsi="Cambria Math" w:cs="Times New Roman"/>
                      </w:rPr>
                    </w:del>
                  </m:ctrlPr>
                </m:sSubPr>
                <m:e>
                  <m:r>
                    <w:del w:id="2009" w:author="reviewer" w:date="2026-08-08T17:08:00Z">
                      <w:rPr>
                        <w:rFonts w:ascii="Cambria Math" w:hAnsi="Cambria Math" w:cs="Times New Roman"/>
                      </w:rPr>
                      <m:t>k</m:t>
                    </w:del>
                  </m:r>
                </m:e>
                <m:sub>
                  <m:r>
                    <w:del w:id="2010" w:author="reviewer" w:date="2026-08-08T17:08:00Z">
                      <w:rPr>
                        <w:rFonts w:ascii="Cambria Math" w:hAnsi="Cambria Math" w:cs="Times New Roman"/>
                      </w:rPr>
                      <m:t>i</m:t>
                    </w:del>
                  </m:r>
                </m:sub>
              </m:sSub>
              <m:r>
                <w:del w:id="2011" w:author="reviewer" w:date="2026-08-08T17:08:00Z">
                  <m:rPr>
                    <m:sty m:val="p"/>
                  </m:rPr>
                  <w:rPr>
                    <w:rFonts w:ascii="Cambria Math" w:hAnsi="Cambria Math" w:cs="Times New Roman"/>
                  </w:rPr>
                  <m:t>-min</m:t>
                </w:del>
              </m:r>
              <m:sSub>
                <m:sSubPr>
                  <m:ctrlPr>
                    <w:del w:id="2012" w:author="reviewer" w:date="2026-08-08T17:08:00Z">
                      <w:rPr>
                        <w:rFonts w:ascii="Cambria Math" w:hAnsi="Cambria Math" w:cs="Times New Roman"/>
                      </w:rPr>
                    </w:del>
                  </m:ctrlPr>
                </m:sSubPr>
                <m:e>
                  <m:r>
                    <w:del w:id="2013" w:author="reviewer" w:date="2026-08-08T17:08:00Z">
                      <w:rPr>
                        <w:rFonts w:ascii="Cambria Math" w:hAnsi="Cambria Math" w:cs="Times New Roman"/>
                      </w:rPr>
                      <m:t>k</m:t>
                    </w:del>
                  </m:r>
                </m:e>
                <m:sub>
                  <m:r>
                    <w:del w:id="2014" w:author="reviewer" w:date="2026-08-08T17:08:00Z">
                      <w:rPr>
                        <w:rFonts w:ascii="Cambria Math" w:hAnsi="Cambria Math" w:cs="Times New Roman"/>
                      </w:rPr>
                      <m:t>i</m:t>
                    </w:del>
                  </m:r>
                </m:sub>
              </m:sSub>
            </m:e>
          </m:d>
          <m:r>
            <w:del w:id="2015" w:author="reviewer" w:date="2026-08-08T17:08:00Z">
              <m:rPr>
                <m:sty m:val="p"/>
              </m:rPr>
              <w:rPr>
                <w:rFonts w:ascii="Cambria Math" w:hAnsi="Cambria Math" w:cs="Times New Roman"/>
              </w:rPr>
              <m:t>+min</m:t>
            </w:del>
          </m:r>
          <m:sSub>
            <m:sSubPr>
              <m:ctrlPr>
                <w:del w:id="2016" w:author="reviewer" w:date="2026-08-08T17:08:00Z">
                  <w:rPr>
                    <w:rFonts w:ascii="Cambria Math" w:hAnsi="Cambria Math" w:cs="Times New Roman"/>
                  </w:rPr>
                </w:del>
              </m:ctrlPr>
            </m:sSubPr>
            <m:e>
              <m:r>
                <w:del w:id="2017" w:author="reviewer" w:date="2026-08-08T17:08:00Z">
                  <w:rPr>
                    <w:rFonts w:ascii="Cambria Math" w:hAnsi="Cambria Math" w:cs="Times New Roman"/>
                  </w:rPr>
                  <m:t>k</m:t>
                </w:del>
              </m:r>
            </m:e>
            <m:sub>
              <m:r>
                <w:del w:id="2018" w:author="reviewer" w:date="2026-08-08T17:08:00Z">
                  <w:rPr>
                    <w:rFonts w:ascii="Cambria Math" w:hAnsi="Cambria Math" w:cs="Times New Roman"/>
                  </w:rPr>
                  <m:t>i</m:t>
                </w:del>
              </m:r>
            </m:sub>
          </m:sSub>
        </m:oMath>
      </m:oMathPara>
    </w:p>
    <w:p w14:paraId="6C0379F5" w14:textId="76A902A4" w:rsidR="00F47729" w:rsidRPr="002277CE" w:rsidRDefault="00000000" w:rsidP="002277CE">
      <w:pPr>
        <w:spacing w:line="360" w:lineRule="auto"/>
        <w:jc w:val="center"/>
        <w:rPr>
          <w:ins w:id="2019" w:author="reviewer" w:date="2026-08-08T17:08:00Z"/>
          <w:rFonts w:ascii="Times New Roman" w:hAnsi="Times New Roman" w:cs="Times New Roman"/>
        </w:rPr>
      </w:pPr>
      <m:oMathPara>
        <m:oMathParaPr>
          <m:jc m:val="center"/>
        </m:oMathParaPr>
        <m:oMath>
          <m:sSubSup>
            <m:sSubSupPr>
              <m:ctrlPr>
                <w:ins w:id="2020" w:author="reviewer" w:date="2026-08-08T17:08:00Z">
                  <w:rPr>
                    <w:rFonts w:ascii="Cambria Math" w:hAnsi="Cambria Math"/>
                  </w:rPr>
                </w:ins>
              </m:ctrlPr>
            </m:sSubSupPr>
            <m:e>
              <m:r>
                <w:ins w:id="2021" w:author="reviewer" w:date="2026-08-08T17:08:00Z">
                  <w:rPr>
                    <w:rFonts w:ascii="Cambria Math" w:hAnsi="Cambria Math"/>
                  </w:rPr>
                  <m:t>k</m:t>
                </w:ins>
              </m:r>
            </m:e>
            <m:sub>
              <m:r>
                <w:ins w:id="2022" w:author="reviewer" w:date="2026-08-08T17:08:00Z">
                  <w:rPr>
                    <w:rFonts w:ascii="Cambria Math" w:hAnsi="Cambria Math"/>
                  </w:rPr>
                  <m:t>j</m:t>
                </w:ins>
              </m:r>
            </m:sub>
            <m:sup>
              <m:r>
                <w:ins w:id="2023" w:author="reviewer" w:date="2026-08-08T17:08:00Z">
                  <m:rPr>
                    <m:sty m:val="p"/>
                  </m:rPr>
                  <w:rPr>
                    <w:rFonts w:ascii="Cambria Math" w:hAnsi="Cambria Math"/>
                  </w:rPr>
                  <m:t>placebo</m:t>
                </w:ins>
              </m:r>
            </m:sup>
          </m:sSubSup>
          <m:r>
            <w:ins w:id="2024" w:author="reviewer" w:date="2026-08-08T17:08:00Z">
              <m:rPr>
                <m:sty m:val="p"/>
              </m:rPr>
              <w:rPr>
                <w:rFonts w:ascii="Cambria Math" w:hAnsi="Cambria Math"/>
              </w:rPr>
              <m:t>=</m:t>
            </w:ins>
          </m:r>
          <m:f>
            <m:fPr>
              <m:ctrlPr>
                <w:ins w:id="2025" w:author="reviewer" w:date="2026-08-08T17:08:00Z">
                  <w:rPr>
                    <w:rFonts w:ascii="Cambria Math" w:hAnsi="Cambria Math"/>
                  </w:rPr>
                </w:ins>
              </m:ctrlPr>
            </m:fPr>
            <m:num>
              <m:limLow>
                <m:limLowPr>
                  <m:ctrlPr>
                    <w:ins w:id="2026" w:author="reviewer" w:date="2026-08-08T17:08:00Z">
                      <w:rPr>
                        <w:rFonts w:ascii="Cambria Math" w:hAnsi="Cambria Math"/>
                      </w:rPr>
                    </w:ins>
                  </m:ctrlPr>
                </m:limLowPr>
                <m:e>
                  <m:r>
                    <w:ins w:id="2027" w:author="reviewer" w:date="2026-08-08T17:08:00Z">
                      <m:rPr>
                        <m:sty m:val="p"/>
                      </m:rPr>
                      <w:rPr>
                        <w:rFonts w:ascii="Cambria Math" w:hAnsi="Cambria Math"/>
                      </w:rPr>
                      <m:t>max</m:t>
                    </w:ins>
                  </m:r>
                </m:e>
                <m:lim>
                  <m:r>
                    <w:ins w:id="2028" w:author="reviewer" w:date="2026-08-08T17:08:00Z">
                      <w:rPr>
                        <w:rFonts w:ascii="Cambria Math" w:hAnsi="Cambria Math"/>
                      </w:rPr>
                      <m:t>i</m:t>
                    </w:ins>
                  </m:r>
                </m:lim>
              </m:limLow>
              <m:d>
                <m:dPr>
                  <m:begChr m:val="["/>
                  <m:ctrlPr>
                    <w:ins w:id="2029" w:author="Microsoft Office User" w:date="2026-08-08T19:26:00Z" w16du:dateUtc="2026-08-08T16:26:00Z">
                      <w:rPr>
                        <w:rFonts w:ascii="Cambria Math" w:hAnsi="Cambria Math"/>
                      </w:rPr>
                    </w:ins>
                  </m:ctrlPr>
                </m:dPr>
                <m:e>
                  <m:r>
                    <w:ins w:id="2030" w:author="Microsoft Office User" w:date="2026-08-08T19:27:00Z" w16du:dateUtc="2026-08-08T16:27:00Z">
                      <m:rPr>
                        <m:sty m:val="p"/>
                      </m:rPr>
                      <w:rPr>
                        <w:rFonts w:ascii="Cambria Math" w:hAnsi="Cambria Math"/>
                      </w:rPr>
                      <m:t>l</m:t>
                    </w:ins>
                  </m:r>
                  <m:r>
                    <w:ins w:id="2031" w:author="reviewer" w:date="2026-08-08T17:08:00Z">
                      <w:del w:id="2032" w:author="Microsoft Office User" w:date="2026-08-08T19:26:00Z" w16du:dateUtc="2026-08-08T16:26:00Z">
                        <m:rPr>
                          <m:sty m:val="p"/>
                        </m:rPr>
                        <w:rPr>
                          <w:rFonts w:ascii="Cambria Math" w:hAnsi="Cambria Math"/>
                        </w:rPr>
                        <m:t>l</m:t>
                      </w:del>
                    </w:ins>
                  </m:r>
                  <m:r>
                    <w:ins w:id="2033" w:author="reviewer" w:date="2026-08-08T17:08:00Z">
                      <m:rPr>
                        <m:sty m:val="p"/>
                      </m:rPr>
                      <w:rPr>
                        <w:rFonts w:ascii="Cambria Math" w:hAnsi="Cambria Math"/>
                      </w:rPr>
                      <m:t>og</m:t>
                    </w:ins>
                  </m:r>
                  <m:sSub>
                    <m:sSubPr>
                      <m:ctrlPr>
                        <w:ins w:id="2034" w:author="reviewer" w:date="2026-08-08T17:08:00Z">
                          <w:rPr>
                            <w:rFonts w:ascii="Cambria Math" w:hAnsi="Cambria Math"/>
                          </w:rPr>
                        </w:ins>
                      </m:ctrlPr>
                    </m:sSubPr>
                    <m:e>
                      <m:r>
                        <w:ins w:id="2035" w:author="Microsoft Office User" w:date="2026-08-08T19:27:00Z" w16du:dateUtc="2026-08-08T16:27:00Z">
                          <w:rPr>
                            <w:rFonts w:ascii="Cambria Math" w:hAnsi="Cambria Math"/>
                          </w:rPr>
                          <m:t>(</m:t>
                        </w:ins>
                      </m:r>
                      <m:r>
                        <w:ins w:id="2036" w:author="reviewer" w:date="2026-08-08T17:08:00Z">
                          <w:rPr>
                            <w:rFonts w:ascii="Cambria Math" w:hAnsi="Cambria Math"/>
                          </w:rPr>
                          <m:t>w</m:t>
                        </w:ins>
                      </m:r>
                    </m:e>
                    <m:sub>
                      <m:r>
                        <w:ins w:id="2037" w:author="reviewer" w:date="2026-08-08T17:08:00Z">
                          <w:rPr>
                            <w:rFonts w:ascii="Cambria Math" w:hAnsi="Cambria Math"/>
                          </w:rPr>
                          <m:t>i</m:t>
                        </w:ins>
                      </m:r>
                    </m:sub>
                  </m:sSub>
                </m:e>
              </m:d>
              <m:r>
                <w:ins w:id="2038" w:author="Microsoft Office User" w:date="2026-08-08T19:27:00Z" w16du:dateUtc="2026-08-08T16:27:00Z">
                  <m:rPr>
                    <m:sty m:val="p"/>
                  </m:rPr>
                  <w:rPr>
                    <w:rFonts w:ascii="Cambria Math" w:hAnsi="Cambria Math"/>
                  </w:rPr>
                  <m:t>]</m:t>
                </w:ins>
              </m:r>
              <m:r>
                <w:ins w:id="2039" w:author="reviewer" w:date="2026-08-08T17:08:00Z">
                  <m:rPr>
                    <m:sty m:val="p"/>
                  </m:rPr>
                  <w:rPr>
                    <w:rFonts w:ascii="Cambria Math" w:hAnsi="Cambria Math"/>
                  </w:rPr>
                  <m:t>-</m:t>
                </w:ins>
              </m:r>
              <m:r>
                <m:rPr>
                  <m:sty m:val="p"/>
                </m:rPr>
                <w:rPr>
                  <w:rFonts w:ascii="Cambria Math" w:hAnsi="Cambria Math"/>
                </w:rPr>
                <m:t>log⁡</m:t>
              </m:r>
              <m:r>
                <w:ins w:id="2040" w:author="Microsoft Office User" w:date="2026-08-08T19:27:00Z" w16du:dateUtc="2026-08-08T16:27:00Z">
                  <m:rPr>
                    <m:sty m:val="p"/>
                  </m:rPr>
                  <w:rPr>
                    <w:rFonts w:ascii="Cambria Math" w:hAnsi="Cambria Math"/>
                  </w:rPr>
                  <m:t>(</m:t>
                </w:ins>
              </m:r>
              <m:sSub>
                <m:sSubPr>
                  <m:ctrlPr>
                    <w:ins w:id="2041" w:author="reviewer" w:date="2026-08-08T17:08:00Z">
                      <w:rPr>
                        <w:rFonts w:ascii="Cambria Math" w:hAnsi="Cambria Math"/>
                      </w:rPr>
                    </w:ins>
                  </m:ctrlPr>
                </m:sSubPr>
                <m:e>
                  <m:r>
                    <w:ins w:id="2042" w:author="reviewer" w:date="2026-08-08T17:08:00Z">
                      <w:rPr>
                        <w:rFonts w:ascii="Cambria Math" w:hAnsi="Cambria Math"/>
                      </w:rPr>
                      <m:t>w</m:t>
                    </w:ins>
                  </m:r>
                </m:e>
                <m:sub>
                  <m:r>
                    <w:ins w:id="2043" w:author="reviewer" w:date="2026-08-08T17:08:00Z">
                      <w:rPr>
                        <w:rFonts w:ascii="Cambria Math" w:hAnsi="Cambria Math"/>
                      </w:rPr>
                      <m:t>j</m:t>
                    </w:ins>
                  </m:r>
                </m:sub>
              </m:sSub>
              <m:r>
                <w:ins w:id="2044" w:author="Microsoft Office User" w:date="2026-08-08T19:27:00Z" w16du:dateUtc="2026-08-08T16:27:00Z">
                  <w:rPr>
                    <w:rFonts w:ascii="Cambria Math" w:hAnsi="Cambria Math"/>
                  </w:rPr>
                  <m:t>)</m:t>
                </w:ins>
              </m:r>
            </m:num>
            <m:den>
              <m:limLow>
                <m:limLowPr>
                  <m:ctrlPr>
                    <w:ins w:id="2045" w:author="reviewer" w:date="2026-08-08T17:08:00Z">
                      <w:rPr>
                        <w:rFonts w:ascii="Cambria Math" w:hAnsi="Cambria Math"/>
                      </w:rPr>
                    </w:ins>
                  </m:ctrlPr>
                </m:limLowPr>
                <m:e>
                  <m:r>
                    <w:ins w:id="2046" w:author="reviewer" w:date="2026-08-08T17:08:00Z">
                      <m:rPr>
                        <m:sty m:val="p"/>
                      </m:rPr>
                      <w:rPr>
                        <w:rFonts w:ascii="Cambria Math" w:hAnsi="Cambria Math"/>
                      </w:rPr>
                      <m:t>max</m:t>
                    </w:ins>
                  </m:r>
                </m:e>
                <m:lim>
                  <m:r>
                    <w:ins w:id="2047" w:author="reviewer" w:date="2026-08-08T17:08:00Z">
                      <w:rPr>
                        <w:rFonts w:ascii="Cambria Math" w:hAnsi="Cambria Math"/>
                      </w:rPr>
                      <m:t>i</m:t>
                    </w:ins>
                  </m:r>
                </m:lim>
              </m:limLow>
              <m:d>
                <m:dPr>
                  <m:begChr m:val="["/>
                  <m:endChr m:val="]"/>
                  <m:ctrlPr>
                    <w:ins w:id="2048" w:author="Microsoft Office User" w:date="2026-08-08T19:27:00Z" w16du:dateUtc="2026-08-08T16:27:00Z">
                      <w:rPr>
                        <w:rFonts w:ascii="Cambria Math" w:hAnsi="Cambria Math"/>
                      </w:rPr>
                    </w:ins>
                  </m:ctrlPr>
                </m:dPr>
                <m:e>
                  <m:func>
                    <m:funcPr>
                      <m:ctrlPr>
                        <w:rPr>
                          <w:rFonts w:ascii="Cambria Math" w:hAnsi="Cambria Math"/>
                        </w:rPr>
                      </m:ctrlPr>
                    </m:funcPr>
                    <m:fName>
                      <m:r>
                        <m:rPr>
                          <m:sty m:val="p"/>
                        </m:rPr>
                        <w:rPr>
                          <w:rFonts w:ascii="Cambria Math" w:hAnsi="Cambria Math"/>
                        </w:rPr>
                        <m:t>log</m:t>
                      </m:r>
                    </m:fName>
                    <m:e>
                      <m:sSub>
                        <m:sSubPr>
                          <m:ctrlPr>
                            <w:ins w:id="2049" w:author="Microsoft Office User" w:date="2026-08-08T19:27:00Z" w16du:dateUtc="2026-08-08T16:27:00Z">
                              <w:rPr>
                                <w:rFonts w:ascii="Cambria Math" w:hAnsi="Cambria Math"/>
                              </w:rPr>
                            </w:ins>
                          </m:ctrlPr>
                        </m:sSubPr>
                        <m:e>
                          <m:r>
                            <w:ins w:id="2050" w:author="Microsoft Office User" w:date="2026-08-08T19:27:00Z" w16du:dateUtc="2026-08-08T16:27:00Z">
                              <w:rPr>
                                <w:rFonts w:ascii="Cambria Math" w:hAnsi="Cambria Math"/>
                              </w:rPr>
                              <m:t>(w</m:t>
                            </w:ins>
                          </m:r>
                        </m:e>
                        <m:sub>
                          <m:r>
                            <w:ins w:id="2051" w:author="Microsoft Office User" w:date="2026-08-08T19:27:00Z" w16du:dateUtc="2026-08-08T16:27:00Z">
                              <w:rPr>
                                <w:rFonts w:ascii="Cambria Math" w:hAnsi="Cambria Math"/>
                              </w:rPr>
                              <m:t>i</m:t>
                            </w:ins>
                          </m:r>
                        </m:sub>
                      </m:sSub>
                      <m:r>
                        <w:ins w:id="2052" w:author="Microsoft Office User" w:date="2026-08-08T19:27:00Z" w16du:dateUtc="2026-08-08T16:27:00Z">
                          <w:rPr>
                            <w:rFonts w:ascii="Cambria Math" w:hAnsi="Cambria Math"/>
                          </w:rPr>
                          <m:t>)</m:t>
                        </w:ins>
                      </m:r>
                    </m:e>
                  </m:func>
                  <m:ctrlPr>
                    <w:ins w:id="2053" w:author="Microsoft Office User" w:date="2026-08-08T19:27:00Z" w16du:dateUtc="2026-08-08T16:27:00Z">
                      <w:rPr>
                        <w:rFonts w:ascii="Cambria Math" w:hAnsi="Cambria Math"/>
                        <w:i/>
                      </w:rPr>
                    </w:ins>
                  </m:ctrlPr>
                </m:e>
              </m:d>
              <m:sSub>
                <m:sSubPr>
                  <m:ctrlPr>
                    <w:ins w:id="2054" w:author="reviewer" w:date="2026-08-08T17:08:00Z">
                      <w:del w:id="2055" w:author="Microsoft Office User" w:date="2026-08-08T19:27:00Z" w16du:dateUtc="2026-08-08T16:27:00Z">
                        <w:rPr>
                          <w:rFonts w:ascii="Cambria Math" w:hAnsi="Cambria Math"/>
                        </w:rPr>
                      </w:del>
                    </w:ins>
                  </m:ctrlPr>
                </m:sSubPr>
                <m:e>
                  <m:r>
                    <w:ins w:id="2056" w:author="reviewer" w:date="2026-08-08T17:08:00Z">
                      <w:del w:id="2057" w:author="Microsoft Office User" w:date="2026-08-08T19:27:00Z" w16du:dateUtc="2026-08-08T16:27:00Z">
                        <w:rPr>
                          <w:rFonts w:ascii="Cambria Math" w:hAnsi="Cambria Math"/>
                        </w:rPr>
                        <m:t>w</m:t>
                      </w:del>
                    </w:ins>
                  </m:r>
                </m:e>
                <m:sub>
                  <m:r>
                    <w:ins w:id="2058" w:author="reviewer" w:date="2026-08-08T17:08:00Z">
                      <w:del w:id="2059" w:author="Microsoft Office User" w:date="2026-08-08T19:27:00Z" w16du:dateUtc="2026-08-08T16:27:00Z">
                        <w:rPr>
                          <w:rFonts w:ascii="Cambria Math" w:hAnsi="Cambria Math"/>
                        </w:rPr>
                        <m:t>i</m:t>
                      </w:del>
                    </w:ins>
                  </m:r>
                </m:sub>
              </m:sSub>
              <m:r>
                <w:ins w:id="2060" w:author="reviewer" w:date="2026-08-08T17:08:00Z">
                  <m:rPr>
                    <m:sty m:val="p"/>
                  </m:rPr>
                  <w:rPr>
                    <w:rFonts w:ascii="Cambria Math" w:hAnsi="Cambria Math"/>
                  </w:rPr>
                  <m:t>-</m:t>
                </w:ins>
              </m:r>
              <m:limLow>
                <m:limLowPr>
                  <m:ctrlPr>
                    <w:ins w:id="2061" w:author="reviewer" w:date="2026-08-08T17:08:00Z">
                      <w:rPr>
                        <w:rFonts w:ascii="Cambria Math" w:hAnsi="Cambria Math"/>
                      </w:rPr>
                    </w:ins>
                  </m:ctrlPr>
                </m:limLowPr>
                <m:e>
                  <m:r>
                    <w:ins w:id="2062" w:author="reviewer" w:date="2026-08-08T17:08:00Z">
                      <m:rPr>
                        <m:sty m:val="p"/>
                      </m:rPr>
                      <w:rPr>
                        <w:rFonts w:ascii="Cambria Math" w:hAnsi="Cambria Math"/>
                      </w:rPr>
                      <m:t>min</m:t>
                    </w:ins>
                  </m:r>
                </m:e>
                <m:lim>
                  <m:r>
                    <w:ins w:id="2063" w:author="reviewer" w:date="2026-08-08T17:08:00Z">
                      <w:rPr>
                        <w:rFonts w:ascii="Cambria Math" w:hAnsi="Cambria Math"/>
                      </w:rPr>
                      <m:t>i</m:t>
                    </w:ins>
                  </m:r>
                </m:lim>
              </m:limLow>
              <m:r>
                <w:ins w:id="2064" w:author="Microsoft Office User" w:date="2026-08-08T19:28:00Z" w16du:dateUtc="2026-08-08T16:28:00Z">
                  <m:rPr>
                    <m:sty m:val="p"/>
                  </m:rPr>
                  <w:rPr>
                    <w:rFonts w:ascii="Cambria Math" w:hAnsi="Cambria Math"/>
                  </w:rPr>
                  <m:t>[</m:t>
                </w:ins>
              </m:r>
              <m:r>
                <w:ins w:id="2065" w:author="reviewer" w:date="2026-08-08T17:08:00Z">
                  <m:rPr>
                    <m:sty m:val="p"/>
                  </m:rPr>
                  <w:rPr>
                    <w:rFonts w:ascii="Cambria Math" w:hAnsi="Cambria Math"/>
                  </w:rPr>
                  <m:t>log</m:t>
                </w:ins>
              </m:r>
              <m:sSub>
                <m:sSubPr>
                  <m:ctrlPr>
                    <w:ins w:id="2066" w:author="reviewer" w:date="2026-08-08T17:08:00Z">
                      <w:rPr>
                        <w:rFonts w:ascii="Cambria Math" w:hAnsi="Cambria Math"/>
                      </w:rPr>
                    </w:ins>
                  </m:ctrlPr>
                </m:sSubPr>
                <m:e>
                  <m:d>
                    <m:dPr>
                      <m:ctrlPr>
                        <w:ins w:id="2067" w:author="Microsoft Office User" w:date="2026-08-08T19:28:00Z" w16du:dateUtc="2026-08-08T16:28:00Z">
                          <w:rPr>
                            <w:rFonts w:ascii="Cambria Math" w:hAnsi="Cambria Math"/>
                            <w:i/>
                          </w:rPr>
                        </w:ins>
                      </m:ctrlPr>
                    </m:dPr>
                    <m:e>
                      <m:r>
                        <w:ins w:id="2068" w:author="reviewer" w:date="2026-08-08T17:08:00Z">
                          <w:rPr>
                            <w:rFonts w:ascii="Cambria Math" w:hAnsi="Cambria Math"/>
                          </w:rPr>
                          <m:t>w</m:t>
                        </w:ins>
                      </m:r>
                    </m:e>
                  </m:d>
                </m:e>
                <m:sub>
                  <m:r>
                    <w:ins w:id="2069" w:author="reviewer" w:date="2026-08-08T17:08:00Z">
                      <w:rPr>
                        <w:rFonts w:ascii="Cambria Math" w:hAnsi="Cambria Math"/>
                      </w:rPr>
                      <m:t>i</m:t>
                    </w:ins>
                  </m:r>
                </m:sub>
              </m:sSub>
              <m:r>
                <w:ins w:id="2070" w:author="Microsoft Office User" w:date="2026-08-08T19:28:00Z" w16du:dateUtc="2026-08-08T16:28:00Z">
                  <w:rPr>
                    <w:rFonts w:ascii="Cambria Math" w:hAnsi="Cambria Math"/>
                  </w:rPr>
                  <m:t>]</m:t>
                </w:ins>
              </m:r>
            </m:den>
          </m:f>
          <m:d>
            <m:dPr>
              <m:ctrlPr>
                <w:ins w:id="2071" w:author="reviewer" w:date="2026-08-08T17:08:00Z">
                  <w:rPr>
                    <w:rFonts w:ascii="Cambria Math" w:hAnsi="Cambria Math"/>
                  </w:rPr>
                </w:ins>
              </m:ctrlPr>
            </m:dPr>
            <m:e>
              <m:limLow>
                <m:limLowPr>
                  <m:ctrlPr>
                    <w:ins w:id="2072" w:author="reviewer" w:date="2026-08-08T17:08:00Z">
                      <w:rPr>
                        <w:rFonts w:ascii="Cambria Math" w:hAnsi="Cambria Math"/>
                      </w:rPr>
                    </w:ins>
                  </m:ctrlPr>
                </m:limLowPr>
                <m:e>
                  <m:r>
                    <w:ins w:id="2073" w:author="reviewer" w:date="2026-08-08T17:08:00Z">
                      <m:rPr>
                        <m:sty m:val="p"/>
                      </m:rPr>
                      <w:rPr>
                        <w:rFonts w:ascii="Cambria Math" w:hAnsi="Cambria Math"/>
                      </w:rPr>
                      <m:t>max</m:t>
                    </w:ins>
                  </m:r>
                </m:e>
                <m:lim>
                  <m:r>
                    <w:ins w:id="2074" w:author="reviewer" w:date="2026-08-08T17:08:00Z">
                      <w:rPr>
                        <w:rFonts w:ascii="Cambria Math" w:hAnsi="Cambria Math"/>
                      </w:rPr>
                      <m:t>i</m:t>
                    </w:ins>
                  </m:r>
                </m:lim>
              </m:limLow>
              <m:r>
                <w:ins w:id="2075" w:author="Microsoft Office User" w:date="2026-08-08T19:28:00Z" w16du:dateUtc="2026-08-08T16:28:00Z">
                  <w:rPr>
                    <w:rFonts w:ascii="Cambria Math" w:hAnsi="Cambria Math"/>
                  </w:rPr>
                  <m:t>(</m:t>
                </w:ins>
              </m:r>
              <m:sSub>
                <m:sSubPr>
                  <m:ctrlPr>
                    <w:ins w:id="2076" w:author="reviewer" w:date="2026-08-08T17:08:00Z">
                      <w:rPr>
                        <w:rFonts w:ascii="Cambria Math" w:hAnsi="Cambria Math"/>
                      </w:rPr>
                    </w:ins>
                  </m:ctrlPr>
                </m:sSubPr>
                <m:e>
                  <m:r>
                    <w:ins w:id="2077" w:author="reviewer" w:date="2026-08-08T17:08:00Z">
                      <w:rPr>
                        <w:rFonts w:ascii="Cambria Math" w:hAnsi="Cambria Math"/>
                      </w:rPr>
                      <m:t>k</m:t>
                    </w:ins>
                  </m:r>
                </m:e>
                <m:sub>
                  <m:r>
                    <w:ins w:id="2078" w:author="reviewer" w:date="2026-08-08T17:08:00Z">
                      <w:rPr>
                        <w:rFonts w:ascii="Cambria Math" w:hAnsi="Cambria Math"/>
                      </w:rPr>
                      <m:t>i</m:t>
                    </w:ins>
                  </m:r>
                </m:sub>
              </m:sSub>
              <m:r>
                <w:ins w:id="2079" w:author="Microsoft Office User" w:date="2026-08-08T19:28:00Z" w16du:dateUtc="2026-08-08T16:28:00Z">
                  <m:rPr>
                    <m:sty m:val="p"/>
                  </m:rPr>
                  <w:rPr>
                    <w:rFonts w:ascii="Cambria Math" w:hAnsi="Cambria Math"/>
                  </w:rPr>
                  <m:t>)</m:t>
                </w:ins>
              </m:r>
              <m:r>
                <w:ins w:id="2080" w:author="reviewer" w:date="2026-08-08T17:08:00Z">
                  <m:rPr>
                    <m:sty m:val="p"/>
                  </m:rPr>
                  <w:rPr>
                    <w:rFonts w:ascii="Cambria Math" w:hAnsi="Cambria Math"/>
                  </w:rPr>
                  <m:t>-</m:t>
                </w:ins>
              </m:r>
              <m:limLow>
                <m:limLowPr>
                  <m:ctrlPr>
                    <w:ins w:id="2081" w:author="reviewer" w:date="2026-08-08T17:08:00Z">
                      <w:rPr>
                        <w:rFonts w:ascii="Cambria Math" w:hAnsi="Cambria Math"/>
                      </w:rPr>
                    </w:ins>
                  </m:ctrlPr>
                </m:limLowPr>
                <m:e>
                  <m:r>
                    <w:ins w:id="2082" w:author="reviewer" w:date="2026-08-08T17:08:00Z">
                      <m:rPr>
                        <m:sty m:val="p"/>
                      </m:rPr>
                      <w:rPr>
                        <w:rFonts w:ascii="Cambria Math" w:hAnsi="Cambria Math"/>
                      </w:rPr>
                      <m:t>min</m:t>
                    </w:ins>
                  </m:r>
                </m:e>
                <m:lim>
                  <m:r>
                    <w:ins w:id="2083" w:author="reviewer" w:date="2026-08-08T17:08:00Z">
                      <w:rPr>
                        <w:rFonts w:ascii="Cambria Math" w:hAnsi="Cambria Math"/>
                      </w:rPr>
                      <m:t>i</m:t>
                    </w:ins>
                  </m:r>
                </m:lim>
              </m:limLow>
              <m:sSub>
                <m:sSubPr>
                  <m:ctrlPr>
                    <w:ins w:id="2084" w:author="reviewer" w:date="2026-08-08T17:08:00Z">
                      <w:rPr>
                        <w:rFonts w:ascii="Cambria Math" w:hAnsi="Cambria Math"/>
                      </w:rPr>
                    </w:ins>
                  </m:ctrlPr>
                </m:sSubPr>
                <m:e>
                  <m:r>
                    <w:ins w:id="2085" w:author="Microsoft Office User" w:date="2026-08-08T19:28:00Z" w16du:dateUtc="2026-08-08T16:28:00Z">
                      <w:rPr>
                        <w:rFonts w:ascii="Cambria Math" w:hAnsi="Cambria Math"/>
                      </w:rPr>
                      <m:t>(</m:t>
                    </w:ins>
                  </m:r>
                  <m:r>
                    <w:ins w:id="2086" w:author="reviewer" w:date="2026-08-08T17:08:00Z">
                      <w:rPr>
                        <w:rFonts w:ascii="Cambria Math" w:hAnsi="Cambria Math"/>
                      </w:rPr>
                      <m:t>k</m:t>
                    </w:ins>
                  </m:r>
                </m:e>
                <m:sub>
                  <m:r>
                    <w:ins w:id="2087" w:author="reviewer" w:date="2026-08-08T17:08:00Z">
                      <w:rPr>
                        <w:rFonts w:ascii="Cambria Math" w:hAnsi="Cambria Math"/>
                      </w:rPr>
                      <m:t>i</m:t>
                    </w:ins>
                  </m:r>
                </m:sub>
              </m:sSub>
              <m:r>
                <w:ins w:id="2088" w:author="Microsoft Office User" w:date="2026-08-08T19:28:00Z" w16du:dateUtc="2026-08-08T16:28:00Z">
                  <w:rPr>
                    <w:rFonts w:ascii="Cambria Math" w:hAnsi="Cambria Math"/>
                  </w:rPr>
                  <m:t>)</m:t>
                </w:ins>
              </m:r>
            </m:e>
          </m:d>
          <m:r>
            <w:ins w:id="2089" w:author="reviewer" w:date="2026-08-08T17:08:00Z">
              <m:rPr>
                <m:sty m:val="p"/>
              </m:rPr>
              <w:rPr>
                <w:rFonts w:ascii="Cambria Math" w:hAnsi="Cambria Math"/>
              </w:rPr>
              <m:t>+</m:t>
            </w:ins>
          </m:r>
          <m:limLow>
            <m:limLowPr>
              <m:ctrlPr>
                <w:ins w:id="2090" w:author="reviewer" w:date="2026-08-08T17:08:00Z">
                  <w:rPr>
                    <w:rFonts w:ascii="Cambria Math" w:hAnsi="Cambria Math"/>
                  </w:rPr>
                </w:ins>
              </m:ctrlPr>
            </m:limLowPr>
            <m:e>
              <m:r>
                <w:ins w:id="2091" w:author="reviewer" w:date="2026-08-08T17:08:00Z">
                  <m:rPr>
                    <m:sty m:val="p"/>
                  </m:rPr>
                  <w:rPr>
                    <w:rFonts w:ascii="Cambria Math" w:hAnsi="Cambria Math"/>
                  </w:rPr>
                  <m:t>min</m:t>
                </w:ins>
              </m:r>
            </m:e>
            <m:lim>
              <m:r>
                <w:ins w:id="2092" w:author="reviewer" w:date="2026-08-08T17:08:00Z">
                  <w:rPr>
                    <w:rFonts w:ascii="Cambria Math" w:hAnsi="Cambria Math"/>
                  </w:rPr>
                  <m:t>i</m:t>
                </w:ins>
              </m:r>
            </m:lim>
          </m:limLow>
          <m:r>
            <w:ins w:id="2093" w:author="Microsoft Office User" w:date="2026-08-08T19:28:00Z" w16du:dateUtc="2026-08-08T16:28:00Z">
              <w:rPr>
                <w:rFonts w:ascii="Cambria Math" w:hAnsi="Cambria Math"/>
              </w:rPr>
              <m:t>(</m:t>
            </w:ins>
          </m:r>
          <m:sSub>
            <m:sSubPr>
              <m:ctrlPr>
                <w:ins w:id="2094" w:author="reviewer" w:date="2026-08-08T17:08:00Z">
                  <w:rPr>
                    <w:rFonts w:ascii="Cambria Math" w:hAnsi="Cambria Math"/>
                  </w:rPr>
                </w:ins>
              </m:ctrlPr>
            </m:sSubPr>
            <m:e>
              <m:r>
                <w:ins w:id="2095" w:author="reviewer" w:date="2026-08-08T17:08:00Z">
                  <w:rPr>
                    <w:rFonts w:ascii="Cambria Math" w:hAnsi="Cambria Math"/>
                  </w:rPr>
                  <m:t>k</m:t>
                </w:ins>
              </m:r>
            </m:e>
            <m:sub>
              <m:r>
                <w:ins w:id="2096" w:author="reviewer" w:date="2026-08-08T17:08:00Z">
                  <w:rPr>
                    <w:rFonts w:ascii="Cambria Math" w:hAnsi="Cambria Math"/>
                  </w:rPr>
                  <m:t>i</m:t>
                </w:ins>
              </m:r>
            </m:sub>
          </m:sSub>
          <m:r>
            <w:ins w:id="2097" w:author="Microsoft Office User" w:date="2026-08-08T19:28:00Z" w16du:dateUtc="2026-08-08T16:28:00Z">
              <w:rPr>
                <w:rFonts w:ascii="Cambria Math" w:hAnsi="Cambria Math"/>
              </w:rPr>
              <m:t>)</m:t>
            </w:ins>
          </m:r>
          <m:r>
            <w:ins w:id="2098" w:author="reviewer" w:date="2026-08-08T17:08:00Z">
              <w:del w:id="2099" w:author="Microsoft Office User" w:date="2026-08-08T19:28:00Z" w16du:dateUtc="2026-08-08T16:28:00Z">
                <m:rPr>
                  <m:sty m:val="p"/>
                </m:rPr>
                <w:rPr>
                  <w:rFonts w:ascii="Cambria Math" w:hAnsi="Cambria Math"/>
                </w:rPr>
                <m:t>.</m:t>
              </w:del>
            </w:ins>
          </m:r>
        </m:oMath>
      </m:oMathPara>
    </w:p>
    <w:p w14:paraId="5C6A8C06" w14:textId="23F9361B" w:rsidR="00F47729" w:rsidRPr="002277CE" w:rsidDel="00646083" w:rsidRDefault="002277CE" w:rsidP="00646083">
      <w:pPr>
        <w:spacing w:line="360" w:lineRule="auto"/>
        <w:rPr>
          <w:del w:id="2100" w:author="Microsoft Office User" w:date="2026-08-09T23:18:00Z" w16du:dateUtc="2026-08-09T20:18:00Z"/>
          <w:rFonts w:ascii="Times New Roman" w:hAnsi="Times New Roman" w:cs="Times New Roman"/>
        </w:rPr>
        <w:pPrChange w:id="2101" w:author="Microsoft Office User" w:date="2026-08-09T23:19:00Z" w16du:dateUtc="2026-08-09T20:19:00Z">
          <w:pPr>
            <w:spacing w:line="360" w:lineRule="auto"/>
          </w:pPr>
        </w:pPrChange>
      </w:pPr>
      <w:r>
        <w:rPr>
          <w:rFonts w:ascii="Times New Roman" w:hAnsi="Times New Roman" w:cs="Times New Roman"/>
        </w:rPr>
        <w:t>By construction</w:t>
      </w:r>
      <w:del w:id="2102" w:author="reviewer" w:date="2026-08-08T17:08:00Z">
        <w:r>
          <w:rPr>
            <w:rFonts w:ascii="Times New Roman" w:hAnsi="Times New Roman" w:cs="Times New Roman"/>
          </w:rPr>
          <w:delText xml:space="preserve"> </w:delText>
        </w:r>
      </w:del>
      <m:oMath>
        <m:sSubSup>
          <m:sSubSupPr>
            <m:ctrlPr>
              <w:del w:id="2103" w:author="reviewer" w:date="2026-08-08T17:08:00Z">
                <w:rPr>
                  <w:rFonts w:ascii="Cambria Math" w:hAnsi="Cambria Math" w:cs="Times New Roman"/>
                </w:rPr>
              </w:del>
            </m:ctrlPr>
          </m:sSubSupPr>
          <m:e>
            <m:r>
              <w:del w:id="2104" w:author="reviewer" w:date="2026-08-08T17:08:00Z">
                <w:rPr>
                  <w:rFonts w:ascii="Cambria Math" w:hAnsi="Cambria Math" w:cs="Times New Roman"/>
                </w:rPr>
                <m:t>k</m:t>
              </w:del>
            </m:r>
          </m:e>
          <m:sub>
            <m:r>
              <w:del w:id="2105" w:author="reviewer" w:date="2026-08-08T17:08:00Z">
                <w:rPr>
                  <w:rFonts w:ascii="Cambria Math" w:hAnsi="Cambria Math" w:cs="Times New Roman"/>
                </w:rPr>
                <m:t>j</m:t>
              </w:del>
            </m:r>
          </m:sub>
          <m:sup>
            <m:r>
              <w:del w:id="2106" w:author="reviewer" w:date="2026-08-08T17:08:00Z">
                <w:rPr>
                  <w:rFonts w:ascii="Cambria Math" w:hAnsi="Cambria Math" w:cs="Times New Roman"/>
                </w:rPr>
                <m:t>placebo</m:t>
              </w:del>
            </m:r>
          </m:sup>
        </m:sSubSup>
      </m:oMath>
      <w:ins w:id="2107" w:author="reviewer" w:date="2026-08-08T17:08:00Z">
        <w:r>
          <w:rPr>
            <w:rFonts w:ascii="Times New Roman" w:hAnsi="Times New Roman" w:cs="Times New Roman"/>
          </w:rPr>
          <w:t>, the placebo denominator</w:t>
        </w:r>
      </w:ins>
      <w:r>
        <w:rPr>
          <w:rFonts w:ascii="Times New Roman" w:hAnsi="Times New Roman" w:cs="Times New Roman"/>
        </w:rPr>
        <w:t xml:space="preserve"> spans the same interval as </w:t>
      </w:r>
      <m:oMath>
        <m:sSub>
          <m:sSubPr>
            <m:ctrlPr>
              <w:del w:id="2108" w:author="reviewer" w:date="2026-08-08T17:08:00Z">
                <w:rPr>
                  <w:rFonts w:ascii="Cambria Math" w:hAnsi="Cambria Math" w:cs="Times New Roman"/>
                </w:rPr>
              </w:del>
            </m:ctrlPr>
          </m:sSubPr>
          <m:e>
            <m:r>
              <w:del w:id="2109" w:author="reviewer" w:date="2026-08-08T17:08:00Z">
                <w:rPr>
                  <w:rFonts w:ascii="Cambria Math" w:hAnsi="Cambria Math" w:cs="Times New Roman"/>
                </w:rPr>
                <m:t>k</m:t>
              </w:del>
            </m:r>
          </m:e>
          <m:sub>
            <m:r>
              <w:del w:id="2110" w:author="reviewer" w:date="2026-08-08T17:08:00Z">
                <w:rPr>
                  <w:rFonts w:ascii="Cambria Math" w:hAnsi="Cambria Math" w:cs="Times New Roman"/>
                </w:rPr>
                <m:t>j</m:t>
              </w:del>
            </m:r>
          </m:sub>
        </m:sSub>
      </m:oMath>
      <w:del w:id="2111" w:author="reviewer" w:date="2026-08-08T17:08:00Z">
        <w:r>
          <w:rPr>
            <w:rFonts w:ascii="Times New Roman" w:hAnsi="Times New Roman" w:cs="Times New Roman"/>
          </w:rPr>
          <w:delText>, with minimum</w:delText>
        </w:r>
      </w:del>
      <m:oMath>
        <m:sSub>
          <m:sSubPr>
            <m:ctrlPr>
              <w:ins w:id="2112" w:author="Microsoft Office User" w:date="2026-08-08T19:35:00Z" w16du:dateUtc="2026-08-08T16:35:00Z">
                <w:rPr>
                  <w:rFonts w:ascii="Cambria Math" w:hAnsi="Cambria Math" w:cs="Times New Roman"/>
                  <w:rPrChange w:id="2113" w:author="Microsoft Office User" w:date="2026-08-09T23:33:00Z" w16du:dateUtc="2026-08-09T20:33:00Z">
                    <w:rPr>
                      <w:rFonts w:ascii="Cambria Math" w:eastAsiaTheme="minorEastAsia" w:hAnsi="Cambria Math" w:cs="Times New Roman"/>
                      <w:i/>
                    </w:rPr>
                  </w:rPrChange>
                </w:rPr>
              </w:ins>
            </m:ctrlPr>
          </m:sSubPr>
          <m:e>
            <m:r>
              <w:ins w:id="2114" w:author="Microsoft Office User" w:date="2026-08-08T19:35:00Z" w16du:dateUtc="2026-08-08T16:35:00Z">
                <w:rPr>
                  <w:rFonts w:ascii="Cambria Math" w:hAnsi="Cambria Math" w:cs="Times New Roman"/>
                  <w:rPrChange w:id="2115" w:author="Microsoft Office User" w:date="2026-08-09T23:33:00Z" w16du:dateUtc="2026-08-09T20:33:00Z">
                    <w:rPr>
                      <w:rFonts w:ascii="Cambria Math" w:eastAsiaTheme="minorEastAsia" w:hAnsi="Cambria Math" w:cs="Times New Roman"/>
                    </w:rPr>
                  </w:rPrChange>
                </w:rPr>
                <m:t>k</m:t>
              </w:ins>
            </m:r>
          </m:e>
          <m:sub>
            <m:r>
              <w:ins w:id="2116" w:author="Microsoft Office User" w:date="2026-08-08T19:35:00Z" w16du:dateUtc="2026-08-08T16:35:00Z">
                <w:rPr>
                  <w:rFonts w:ascii="Cambria Math" w:hAnsi="Cambria Math" w:cs="Times New Roman"/>
                  <w:rPrChange w:id="2117" w:author="Microsoft Office User" w:date="2026-08-09T23:33:00Z" w16du:dateUtc="2026-08-09T20:33:00Z">
                    <w:rPr>
                      <w:rFonts w:ascii="Cambria Math" w:eastAsiaTheme="minorEastAsia" w:hAnsi="Cambria Math" w:cs="Times New Roman"/>
                    </w:rPr>
                  </w:rPrChange>
                </w:rPr>
                <m:t>j</m:t>
              </w:ins>
            </m:r>
          </m:sub>
        </m:sSub>
      </m:oMath>
      <w:ins w:id="2118" w:author="reviewer" w:date="2026-08-08T17:08:00Z">
        <w:del w:id="2119" w:author="Microsoft Office User" w:date="2026-08-08T19:35:00Z" w16du:dateUtc="2026-08-08T16:35:00Z">
          <w:r w:rsidDel="00280553">
            <w:rPr>
              <w:rFonts w:ascii="Times New Roman" w:hAnsi="Times New Roman" w:cs="Times New Roman"/>
            </w:rPr>
            <w:delText>kj</w:delText>
          </w:r>
        </w:del>
      </w:ins>
      <w:r>
        <w:rPr>
          <w:rFonts w:ascii="Times New Roman" w:hAnsi="Times New Roman" w:cs="Times New Roman"/>
        </w:rPr>
        <w:t xml:space="preserve"> and </w:t>
      </w:r>
      <w:del w:id="2120" w:author="reviewer" w:date="2026-08-08T17:08:00Z">
        <w:r>
          <w:rPr>
            <w:rFonts w:ascii="Times New Roman" w:hAnsi="Times New Roman" w:cs="Times New Roman"/>
          </w:rPr>
          <w:delText xml:space="preserve">maximum pinned to </w:delText>
        </w:r>
      </w:del>
      <m:oMath>
        <m:r>
          <w:del w:id="2121" w:author="reviewer" w:date="2026-08-08T17:08:00Z">
            <m:rPr>
              <m:sty m:val="p"/>
            </m:rPr>
            <w:rPr>
              <w:rFonts w:ascii="Cambria Math" w:hAnsi="Cambria Math" w:cs="Times New Roman"/>
            </w:rPr>
            <m:t>min</m:t>
          </w:del>
        </m:r>
        <m:sSub>
          <m:sSubPr>
            <m:ctrlPr>
              <w:del w:id="2122" w:author="reviewer" w:date="2026-08-08T17:08:00Z">
                <w:rPr>
                  <w:rFonts w:ascii="Cambria Math" w:hAnsi="Cambria Math" w:cs="Times New Roman"/>
                </w:rPr>
              </w:del>
            </m:ctrlPr>
          </m:sSubPr>
          <m:e>
            <m:r>
              <w:del w:id="2123" w:author="reviewer" w:date="2026-08-08T17:08:00Z">
                <w:rPr>
                  <w:rFonts w:ascii="Cambria Math" w:hAnsi="Cambria Math" w:cs="Times New Roman"/>
                </w:rPr>
                <m:t>k</m:t>
              </w:del>
            </m:r>
          </m:e>
          <m:sub>
            <m:r>
              <w:del w:id="2124" w:author="reviewer" w:date="2026-08-08T17:08:00Z">
                <w:rPr>
                  <w:rFonts w:ascii="Cambria Math" w:hAnsi="Cambria Math" w:cs="Times New Roman"/>
                </w:rPr>
                <m:t>i</m:t>
              </w:del>
            </m:r>
          </m:sub>
        </m:sSub>
      </m:oMath>
      <w:del w:id="2125" w:author="reviewer" w:date="2026-08-08T17:08:00Z">
        <w:r>
          <w:rPr>
            <w:rFonts w:ascii="Times New Roman" w:hAnsi="Times New Roman" w:cs="Times New Roman"/>
          </w:rPr>
          <w:delText xml:space="preserve"> and </w:delText>
        </w:r>
      </w:del>
      <m:oMath>
        <m:r>
          <w:del w:id="2126" w:author="reviewer" w:date="2026-08-08T17:08:00Z">
            <m:rPr>
              <m:sty m:val="p"/>
            </m:rPr>
            <w:rPr>
              <w:rFonts w:ascii="Cambria Math" w:hAnsi="Cambria Math" w:cs="Times New Roman"/>
            </w:rPr>
            <m:t>max</m:t>
          </w:del>
        </m:r>
        <m:sSub>
          <m:sSubPr>
            <m:ctrlPr>
              <w:del w:id="2127" w:author="reviewer" w:date="2026-08-08T17:08:00Z">
                <w:rPr>
                  <w:rFonts w:ascii="Cambria Math" w:hAnsi="Cambria Math" w:cs="Times New Roman"/>
                </w:rPr>
              </w:del>
            </m:ctrlPr>
          </m:sSubPr>
          <m:e>
            <m:r>
              <w:del w:id="2128" w:author="reviewer" w:date="2026-08-08T17:08:00Z">
                <w:rPr>
                  <w:rFonts w:ascii="Cambria Math" w:hAnsi="Cambria Math" w:cs="Times New Roman"/>
                </w:rPr>
                <m:t>k</m:t>
              </w:del>
            </m:r>
          </m:e>
          <m:sub>
            <m:r>
              <w:del w:id="2129" w:author="reviewer" w:date="2026-08-08T17:08:00Z">
                <w:rPr>
                  <w:rFonts w:ascii="Cambria Math" w:hAnsi="Cambria Math" w:cs="Times New Roman"/>
                </w:rPr>
                <m:t>i</m:t>
              </w:del>
            </m:r>
          </m:sub>
        </m:sSub>
      </m:oMath>
      <w:del w:id="2130" w:author="reviewer" w:date="2026-08-08T17:08:00Z">
        <w:r>
          <w:rPr>
            <w:rFonts w:ascii="Times New Roman" w:hAnsi="Times New Roman" w:cs="Times New Roman"/>
          </w:rPr>
          <w:delText>, so the two denominators differ only in how they map income onto that interval, not in scale.</w:delText>
        </w:r>
      </w:del>
      <w:ins w:id="2131" w:author="reviewer" w:date="2026-08-08T17:08:00Z">
        <w:r>
          <w:rPr>
            <w:rFonts w:ascii="Times New Roman" w:hAnsi="Times New Roman" w:cs="Times New Roman"/>
          </w:rPr>
          <w:t>falls monotonically with log wages</w:t>
        </w:r>
      </w:ins>
      <w:ins w:id="2132" w:author="Microsoft Office User" w:date="2026-08-09T23:21:00Z" w16du:dateUtc="2026-08-09T20:21:00Z">
        <w:r w:rsidR="00646083">
          <w:rPr>
            <w:rFonts w:ascii="Times New Roman" w:hAnsi="Times New Roman" w:cs="Times New Roman"/>
          </w:rPr>
          <w:t xml:space="preserve">, while </w:t>
        </w:r>
      </w:ins>
      <w:ins w:id="2133" w:author="reviewer" w:date="2026-08-08T17:08:00Z">
        <w:del w:id="2134" w:author="Microsoft Office User" w:date="2026-08-09T23:21:00Z" w16du:dateUtc="2026-08-09T20:21:00Z">
          <w:r w:rsidDel="00646083">
            <w:rPr>
              <w:rFonts w:ascii="Times New Roman" w:hAnsi="Times New Roman" w:cs="Times New Roman"/>
            </w:rPr>
            <w:delText>.</w:delText>
          </w:r>
        </w:del>
      </w:ins>
      <w:del w:id="2135" w:author="Microsoft Office User" w:date="2026-08-09T23:21:00Z" w16du:dateUtc="2026-08-09T20:21:00Z">
        <w:r w:rsidDel="00646083">
          <w:rPr>
            <w:rFonts w:ascii="Times New Roman" w:hAnsi="Times New Roman" w:cs="Times New Roman"/>
          </w:rPr>
          <w:delText xml:space="preserve"> </w:delText>
        </w:r>
      </w:del>
      <w:ins w:id="2136" w:author="Microsoft Office User" w:date="2026-08-09T23:21:00Z" w16du:dateUtc="2026-08-09T20:21:00Z">
        <w:r w:rsidR="00646083">
          <w:rPr>
            <w:rFonts w:ascii="Times New Roman" w:hAnsi="Times New Roman" w:cs="Times New Roman"/>
          </w:rPr>
          <w:t>t</w:t>
        </w:r>
      </w:ins>
      <w:del w:id="2137" w:author="Microsoft Office User" w:date="2026-08-09T23:21:00Z" w16du:dateUtc="2026-08-09T20:21:00Z">
        <w:r w:rsidDel="00646083">
          <w:rPr>
            <w:rFonts w:ascii="Times New Roman" w:hAnsi="Times New Roman" w:cs="Times New Roman"/>
          </w:rPr>
          <w:delText>T</w:delText>
        </w:r>
      </w:del>
      <w:r>
        <w:rPr>
          <w:rFonts w:ascii="Times New Roman" w:hAnsi="Times New Roman" w:cs="Times New Roman"/>
        </w:rPr>
        <w:t xml:space="preserve">he real </w:t>
      </w:r>
      <m:oMath>
        <m:sSub>
          <m:sSubPr>
            <m:ctrlPr>
              <w:del w:id="2138" w:author="reviewer" w:date="2026-08-08T17:08:00Z">
                <w:rPr>
                  <w:rFonts w:ascii="Cambria Math" w:hAnsi="Cambria Math" w:cs="Times New Roman"/>
                </w:rPr>
              </w:del>
            </m:ctrlPr>
          </m:sSubPr>
          <m:e>
            <m:r>
              <w:del w:id="2139" w:author="reviewer" w:date="2026-08-08T17:08:00Z">
                <w:rPr>
                  <w:rFonts w:ascii="Cambria Math" w:hAnsi="Cambria Math" w:cs="Times New Roman"/>
                </w:rPr>
                <m:t>k</m:t>
              </w:del>
            </m:r>
          </m:e>
          <m:sub>
            <m:r>
              <w:del w:id="2140" w:author="reviewer" w:date="2026-08-08T17:08:00Z">
                <w:rPr>
                  <w:rFonts w:ascii="Cambria Math" w:hAnsi="Cambria Math" w:cs="Times New Roman"/>
                </w:rPr>
                <m:t>j</m:t>
              </w:del>
            </m:r>
          </m:sub>
        </m:sSub>
      </m:oMath>
      <w:del w:id="2141" w:author="reviewer" w:date="2026-08-08T17:08:00Z">
        <w:r>
          <w:rPr>
            <w:rFonts w:ascii="Times New Roman" w:hAnsi="Times New Roman" w:cs="Times New Roman"/>
          </w:rPr>
          <w:delText xml:space="preserve"> bends through </w:delText>
        </w:r>
      </w:del>
      <m:oMath>
        <m:sSub>
          <m:sSubPr>
            <m:ctrlPr>
              <w:ins w:id="2142" w:author="Microsoft Office User" w:date="2026-08-08T19:35:00Z" w16du:dateUtc="2026-08-08T16:35:00Z">
                <w:rPr>
                  <w:rFonts w:ascii="Cambria Math" w:hAnsi="Cambria Math" w:cs="Times New Roman"/>
                  <w:rPrChange w:id="2143" w:author="Microsoft Office User" w:date="2026-08-09T23:33:00Z" w16du:dateUtc="2026-08-09T20:33:00Z">
                    <w:rPr>
                      <w:rFonts w:ascii="Cambria Math" w:eastAsiaTheme="minorEastAsia" w:hAnsi="Cambria Math" w:cs="Times New Roman"/>
                      <w:i/>
                    </w:rPr>
                  </w:rPrChange>
                </w:rPr>
              </w:ins>
            </m:ctrlPr>
          </m:sSubPr>
          <m:e>
            <m:r>
              <w:ins w:id="2144" w:author="Microsoft Office User" w:date="2026-08-08T19:35:00Z" w16du:dateUtc="2026-08-08T16:35:00Z">
                <w:rPr>
                  <w:rFonts w:ascii="Cambria Math" w:hAnsi="Cambria Math" w:cs="Times New Roman"/>
                  <w:rPrChange w:id="2145" w:author="Microsoft Office User" w:date="2026-08-09T23:33:00Z" w16du:dateUtc="2026-08-09T20:33:00Z">
                    <w:rPr>
                      <w:rFonts w:ascii="Cambria Math" w:eastAsiaTheme="minorEastAsia" w:hAnsi="Cambria Math" w:cs="Times New Roman"/>
                    </w:rPr>
                  </w:rPrChange>
                </w:rPr>
                <m:t>k</m:t>
              </w:ins>
            </m:r>
          </m:e>
          <m:sub>
            <m:r>
              <w:ins w:id="2146" w:author="Microsoft Office User" w:date="2026-08-08T19:35:00Z" w16du:dateUtc="2026-08-08T16:35:00Z">
                <w:rPr>
                  <w:rFonts w:ascii="Cambria Math" w:hAnsi="Cambria Math" w:cs="Times New Roman"/>
                  <w:rPrChange w:id="2147" w:author="Microsoft Office User" w:date="2026-08-09T23:33:00Z" w16du:dateUtc="2026-08-09T20:33:00Z">
                    <w:rPr>
                      <w:rFonts w:ascii="Cambria Math" w:eastAsiaTheme="minorEastAsia" w:hAnsi="Cambria Math" w:cs="Times New Roman"/>
                    </w:rPr>
                  </w:rPrChange>
                </w:rPr>
                <m:t>j</m:t>
              </w:ins>
            </m:r>
          </m:sub>
        </m:sSub>
      </m:oMath>
      <w:ins w:id="2148" w:author="reviewer" w:date="2026-08-08T17:08:00Z">
        <w:del w:id="2149" w:author="Microsoft Office User" w:date="2026-08-08T19:35:00Z" w16du:dateUtc="2026-08-08T16:35:00Z">
          <w:r w:rsidDel="00280553">
            <w:rPr>
              <w:rFonts w:ascii="Times New Roman" w:hAnsi="Times New Roman" w:cs="Times New Roman"/>
            </w:rPr>
            <w:delText>kj</w:delText>
          </w:r>
        </w:del>
        <w:r>
          <w:rPr>
            <w:rFonts w:ascii="Times New Roman" w:hAnsi="Times New Roman" w:cs="Times New Roman"/>
          </w:rPr>
          <w:t xml:space="preserve"> is generated by </w:t>
        </w:r>
      </w:ins>
      <w:r>
        <w:rPr>
          <w:rFonts w:ascii="Times New Roman" w:hAnsi="Times New Roman" w:cs="Times New Roman"/>
        </w:rPr>
        <w:t xml:space="preserve">the </w:t>
      </w:r>
      <w:ins w:id="2150" w:author="reviewer" w:date="2026-08-08T17:08:00Z">
        <w:r>
          <w:rPr>
            <w:rFonts w:ascii="Times New Roman" w:hAnsi="Times New Roman" w:cs="Times New Roman"/>
          </w:rPr>
          <w:t xml:space="preserve">capped </w:t>
        </w:r>
      </w:ins>
      <w:r>
        <w:rPr>
          <w:rFonts w:ascii="Times New Roman" w:hAnsi="Times New Roman" w:cs="Times New Roman"/>
        </w:rPr>
        <w:t xml:space="preserve">present value of </w:t>
      </w:r>
      <w:ins w:id="2151" w:author="reviewer" w:date="2026-08-08T17:08:00Z">
        <w:r>
          <w:rPr>
            <w:rFonts w:ascii="Times New Roman" w:hAnsi="Times New Roman" w:cs="Times New Roman"/>
          </w:rPr>
          <w:t xml:space="preserve">income-contingent </w:t>
        </w:r>
        <w:proofErr w:type="spellStart"/>
        <w:r>
          <w:rPr>
            <w:rFonts w:ascii="Times New Roman" w:hAnsi="Times New Roman" w:cs="Times New Roman"/>
          </w:rPr>
          <w:t>repayments</w:t>
        </w:r>
      </w:ins>
      <w:ins w:id="2152" w:author="Microsoft Office User" w:date="2026-08-09T23:21:00Z" w16du:dateUtc="2026-08-09T20:21:00Z">
        <w:r w:rsidR="00646083">
          <w:rPr>
            <w:rFonts w:ascii="Times New Roman" w:hAnsi="Times New Roman" w:cs="Times New Roman"/>
          </w:rPr>
          <w:t xml:space="preserve">. </w:t>
        </w:r>
      </w:ins>
      <w:ins w:id="2153" w:author="reviewer" w:date="2026-08-08T17:08:00Z">
        <w:del w:id="2154" w:author="Microsoft Office User" w:date="2026-08-09T23:21:00Z" w16du:dateUtc="2026-08-09T20:21:00Z">
          <w:r w:rsidDel="00646083">
            <w:rPr>
              <w:rFonts w:ascii="Times New Roman" w:hAnsi="Times New Roman" w:cs="Times New Roman"/>
            </w:rPr>
            <w:delText xml:space="preserve">, while </w:delText>
          </w:r>
        </w:del>
      </w:ins>
      <w:del w:id="2155" w:author="Microsoft Office User" w:date="2026-08-09T23:21:00Z" w16du:dateUtc="2026-08-09T20:21:00Z">
        <w:r w:rsidDel="00646083">
          <w:rPr>
            <w:rFonts w:ascii="Times New Roman" w:hAnsi="Times New Roman" w:cs="Times New Roman"/>
          </w:rPr>
          <w:delText xml:space="preserve">the loan, saturating at higher incomes as graduates repay the full principal, whereas </w:delText>
        </w:r>
      </w:del>
      <m:oMath>
        <m:sSubSup>
          <m:sSubSupPr>
            <m:ctrlPr>
              <w:del w:id="2156" w:author="Microsoft Office User" w:date="2026-08-09T23:21:00Z" w16du:dateUtc="2026-08-09T20:21:00Z">
                <w:rPr>
                  <w:rFonts w:ascii="Cambria Math" w:hAnsi="Cambria Math" w:cs="Times New Roman"/>
                </w:rPr>
              </w:del>
            </m:ctrlPr>
          </m:sSubSupPr>
          <m:e>
            <m:r>
              <w:del w:id="2157" w:author="Microsoft Office User" w:date="2026-08-09T23:21:00Z" w16du:dateUtc="2026-08-09T20:21:00Z">
                <w:rPr>
                  <w:rFonts w:ascii="Cambria Math" w:hAnsi="Cambria Math" w:cs="Times New Roman"/>
                </w:rPr>
                <m:t>k</m:t>
              </w:del>
            </m:r>
          </m:e>
          <m:sub>
            <m:r>
              <w:del w:id="2158" w:author="Microsoft Office User" w:date="2026-08-09T23:21:00Z" w16du:dateUtc="2026-08-09T20:21:00Z">
                <w:rPr>
                  <w:rFonts w:ascii="Cambria Math" w:hAnsi="Cambria Math" w:cs="Times New Roman"/>
                </w:rPr>
                <m:t>j</m:t>
              </w:del>
            </m:r>
          </m:sub>
          <m:sup>
            <m:r>
              <w:del w:id="2159" w:author="Microsoft Office User" w:date="2026-08-09T23:21:00Z" w16du:dateUtc="2026-08-09T20:21:00Z">
                <w:rPr>
                  <w:rFonts w:ascii="Cambria Math" w:hAnsi="Cambria Math" w:cs="Times New Roman"/>
                </w:rPr>
                <m:t>placebo</m:t>
              </w:del>
            </m:r>
          </m:sup>
        </m:sSubSup>
      </m:oMath>
      <w:del w:id="2160" w:author="Microsoft Office User" w:date="2026-08-09T23:21:00Z" w16du:dateUtc="2026-08-09T20:21:00Z">
        <w:r w:rsidDel="00646083">
          <w:rPr>
            <w:rFonts w:ascii="Times New Roman" w:hAnsi="Times New Roman" w:cs="Times New Roman"/>
          </w:rPr>
          <w:delText xml:space="preserve"> rises monotonically in log income without saturating.</w:delText>
        </w:r>
      </w:del>
      <w:ins w:id="2161" w:author="reviewer" w:date="2026-08-08T17:08:00Z">
        <w:del w:id="2162" w:author="Microsoft Office User" w:date="2026-08-09T23:21:00Z" w16du:dateUtc="2026-08-09T20:21:00Z">
          <w:r w:rsidDel="00646083">
            <w:rPr>
              <w:rFonts w:ascii="Times New Roman" w:hAnsi="Times New Roman" w:cs="Times New Roman"/>
            </w:rPr>
            <w:delText>placebo is a linear rescaling of log wages.</w:delText>
          </w:r>
        </w:del>
      </w:ins>
      <w:del w:id="2163" w:author="Microsoft Office User" w:date="2026-08-09T23:21:00Z" w16du:dateUtc="2026-08-09T20:21:00Z">
        <w:r w:rsidDel="00646083">
          <w:rPr>
            <w:rFonts w:ascii="Times New Roman" w:hAnsi="Times New Roman" w:cs="Times New Roman"/>
          </w:rPr>
          <w:delText xml:space="preserve"> </w:delText>
        </w:r>
      </w:del>
      <w:ins w:id="2164" w:author="Microsoft Office User" w:date="2026-08-09T23:18:00Z" w16du:dateUtc="2026-08-09T20:18:00Z">
        <w:r w:rsidR="00646083">
          <w:rPr>
            <w:rFonts w:ascii="Times New Roman" w:hAnsi="Times New Roman" w:cs="Times New Roman"/>
          </w:rPr>
          <w:t>After</w:t>
        </w:r>
        <w:proofErr w:type="spellEnd"/>
        <w:r w:rsidR="00646083">
          <w:rPr>
            <w:rFonts w:ascii="Times New Roman" w:hAnsi="Times New Roman" w:cs="Times New Roman"/>
          </w:rPr>
          <w:t xml:space="preserve"> </w:t>
        </w:r>
      </w:ins>
      <w:del w:id="2165" w:author="Microsoft Office User" w:date="2026-08-09T23:18:00Z" w16du:dateUtc="2026-08-09T20:18:00Z">
        <w:r w:rsidDel="00646083">
          <w:rPr>
            <w:rFonts w:ascii="Times New Roman" w:hAnsi="Times New Roman" w:cs="Times New Roman"/>
          </w:rPr>
          <w:delText xml:space="preserve">We </w:delText>
        </w:r>
      </w:del>
      <w:del w:id="2166" w:author="reviewer" w:date="2026-08-08T17:08:00Z">
        <w:r>
          <w:rPr>
            <w:rFonts w:ascii="Times New Roman" w:hAnsi="Times New Roman" w:cs="Times New Roman"/>
          </w:rPr>
          <w:delText xml:space="preserve">then form placebo elasticities </w:delText>
        </w:r>
      </w:del>
      <m:oMath>
        <m:sSub>
          <m:sSubPr>
            <m:ctrlPr>
              <w:del w:id="2167" w:author="reviewer" w:date="2026-08-08T17:08:00Z">
                <w:rPr>
                  <w:rFonts w:ascii="Cambria Math" w:hAnsi="Cambria Math" w:cs="Times New Roman"/>
                </w:rPr>
              </w:del>
            </m:ctrlPr>
          </m:sSubPr>
          <m:e>
            <m:acc>
              <m:accPr>
                <m:ctrlPr>
                  <w:del w:id="2168" w:author="reviewer" w:date="2026-08-08T17:08:00Z">
                    <w:rPr>
                      <w:rFonts w:ascii="Cambria Math" w:hAnsi="Cambria Math" w:cs="Times New Roman"/>
                    </w:rPr>
                  </w:del>
                </m:ctrlPr>
              </m:accPr>
              <m:e>
                <m:r>
                  <w:del w:id="2169" w:author="reviewer" w:date="2026-08-08T17:08:00Z">
                    <w:rPr>
                      <w:rFonts w:ascii="Cambria Math" w:hAnsi="Cambria Math" w:cs="Times New Roman"/>
                    </w:rPr>
                    <m:t>β</m:t>
                  </w:del>
                </m:r>
              </m:e>
            </m:acc>
          </m:e>
          <m:sub>
            <m:r>
              <w:del w:id="2170" w:author="reviewer" w:date="2026-08-08T17:08:00Z">
                <w:rPr>
                  <w:rFonts w:ascii="Cambria Math" w:hAnsi="Cambria Math" w:cs="Times New Roman"/>
                </w:rPr>
                <m:t>j</m:t>
              </w:del>
            </m:r>
          </m:sub>
        </m:sSub>
      </m:oMath>
      <w:del w:id="2171" w:author="reviewer" w:date="2026-08-08T17:08:00Z">
        <w:r>
          <w:rPr>
            <w:rFonts w:ascii="Times New Roman" w:hAnsi="Times New Roman" w:cs="Times New Roman"/>
          </w:rPr>
          <w:delText xml:space="preserve"> over </w:delText>
        </w:r>
      </w:del>
      <m:oMath>
        <m:sSubSup>
          <m:sSubSupPr>
            <m:ctrlPr>
              <w:del w:id="2172" w:author="reviewer" w:date="2026-08-08T17:08:00Z">
                <w:rPr>
                  <w:rFonts w:ascii="Cambria Math" w:hAnsi="Cambria Math" w:cs="Times New Roman"/>
                </w:rPr>
              </w:del>
            </m:ctrlPr>
          </m:sSubSupPr>
          <m:e>
            <m:r>
              <w:del w:id="2173" w:author="reviewer" w:date="2026-08-08T17:08:00Z">
                <w:rPr>
                  <w:rFonts w:ascii="Cambria Math" w:hAnsi="Cambria Math" w:cs="Times New Roman"/>
                </w:rPr>
                <m:t>k</m:t>
              </w:del>
            </m:r>
          </m:e>
          <m:sub>
            <m:r>
              <w:del w:id="2174" w:author="reviewer" w:date="2026-08-08T17:08:00Z">
                <w:rPr>
                  <w:rFonts w:ascii="Cambria Math" w:hAnsi="Cambria Math" w:cs="Times New Roman"/>
                </w:rPr>
                <m:t>j</m:t>
              </w:del>
            </m:r>
          </m:sub>
          <m:sup>
            <m:r>
              <w:del w:id="2175" w:author="reviewer" w:date="2026-08-08T17:08:00Z">
                <w:rPr>
                  <w:rFonts w:ascii="Cambria Math" w:hAnsi="Cambria Math" w:cs="Times New Roman"/>
                </w:rPr>
                <m:t>placebo</m:t>
              </w:del>
            </m:r>
          </m:sup>
        </m:sSubSup>
      </m:oMath>
      <w:ins w:id="2176" w:author="reviewer" w:date="2026-08-08T17:08:00Z">
        <w:r>
          <w:rPr>
            <w:rFonts w:ascii="Times New Roman" w:hAnsi="Times New Roman" w:cs="Times New Roman"/>
          </w:rPr>
          <w:t>divid</w:t>
        </w:r>
      </w:ins>
      <w:ins w:id="2177" w:author="Microsoft Office User" w:date="2026-08-09T23:18:00Z" w16du:dateUtc="2026-08-09T20:18:00Z">
        <w:r w:rsidR="00646083">
          <w:rPr>
            <w:rFonts w:ascii="Times New Roman" w:hAnsi="Times New Roman" w:cs="Times New Roman"/>
          </w:rPr>
          <w:t xml:space="preserve">ing </w:t>
        </w:r>
      </w:ins>
      <w:ins w:id="2178" w:author="reviewer" w:date="2026-08-08T17:08:00Z">
        <w:del w:id="2179" w:author="Microsoft Office User" w:date="2026-08-09T23:18:00Z" w16du:dateUtc="2026-08-09T20:18:00Z">
          <w:r w:rsidDel="00646083">
            <w:rPr>
              <w:rFonts w:ascii="Times New Roman" w:hAnsi="Times New Roman" w:cs="Times New Roman"/>
            </w:rPr>
            <w:delText>e</w:delText>
          </w:r>
        </w:del>
        <w:r>
          <w:rPr>
            <w:rFonts w:ascii="Times New Roman" w:hAnsi="Times New Roman" w:cs="Times New Roman"/>
          </w:rPr>
          <w:t xml:space="preserve"> βj by each denominator</w:t>
        </w:r>
      </w:ins>
      <w:r>
        <w:rPr>
          <w:rFonts w:ascii="Times New Roman" w:hAnsi="Times New Roman" w:cs="Times New Roman"/>
        </w:rPr>
        <w:t xml:space="preserve"> and re-estimat</w:t>
      </w:r>
      <w:ins w:id="2180" w:author="Microsoft Office User" w:date="2026-08-09T23:18:00Z" w16du:dateUtc="2026-08-09T20:18:00Z">
        <w:r w:rsidR="00646083">
          <w:rPr>
            <w:rFonts w:ascii="Times New Roman" w:hAnsi="Times New Roman" w:cs="Times New Roman"/>
          </w:rPr>
          <w:t>ing</w:t>
        </w:r>
      </w:ins>
      <w:del w:id="2181" w:author="Microsoft Office User" w:date="2026-08-09T23:18:00Z" w16du:dateUtc="2026-08-09T20:18:00Z">
        <w:r w:rsidDel="00646083">
          <w:rPr>
            <w:rFonts w:ascii="Times New Roman" w:hAnsi="Times New Roman" w:cs="Times New Roman"/>
          </w:rPr>
          <w:delText>e</w:delText>
        </w:r>
      </w:del>
      <w:r>
        <w:rPr>
          <w:rFonts w:ascii="Times New Roman" w:hAnsi="Times New Roman" w:cs="Times New Roman"/>
        </w:rPr>
        <w:t xml:space="preserve"> the </w:t>
      </w:r>
      <w:ins w:id="2182" w:author="reviewer" w:date="2026-08-08T17:08:00Z">
        <w:r>
          <w:rPr>
            <w:rFonts w:ascii="Times New Roman" w:hAnsi="Times New Roman" w:cs="Times New Roman"/>
          </w:rPr>
          <w:t xml:space="preserve">income </w:t>
        </w:r>
      </w:ins>
      <w:r>
        <w:rPr>
          <w:rFonts w:ascii="Times New Roman" w:hAnsi="Times New Roman" w:cs="Times New Roman"/>
        </w:rPr>
        <w:t>gradient</w:t>
      </w:r>
      <w:del w:id="2183" w:author="Microsoft Office User" w:date="2026-08-09T23:19:00Z" w16du:dateUtc="2026-08-09T20:19:00Z">
        <w:r w:rsidDel="00646083">
          <w:rPr>
            <w:rFonts w:ascii="Times New Roman" w:hAnsi="Times New Roman" w:cs="Times New Roman"/>
          </w:rPr>
          <w:delText>.</w:delText>
        </w:r>
      </w:del>
    </w:p>
    <w:p w14:paraId="7E8AA681" w14:textId="2D9ED466" w:rsidR="00F47729" w:rsidRPr="002277CE" w:rsidRDefault="002277CE" w:rsidP="00646083">
      <w:pPr>
        <w:spacing w:line="360" w:lineRule="auto"/>
        <w:rPr>
          <w:rFonts w:ascii="Times New Roman" w:hAnsi="Times New Roman" w:cs="Times New Roman"/>
        </w:rPr>
        <w:pPrChange w:id="2184" w:author="Microsoft Office User" w:date="2026-08-09T23:19:00Z" w16du:dateUtc="2026-08-09T20:19:00Z">
          <w:pPr>
            <w:spacing w:line="360" w:lineRule="auto"/>
            <w:ind w:firstLine="720"/>
          </w:pPr>
        </w:pPrChange>
      </w:pPr>
      <w:del w:id="2185" w:author="Microsoft Office User" w:date="2026-08-09T23:19:00Z" w16du:dateUtc="2026-08-09T20:19:00Z">
        <w:r w:rsidDel="00646083">
          <w:rPr>
            <w:rFonts w:ascii="Times New Roman" w:hAnsi="Times New Roman" w:cs="Times New Roman"/>
          </w:rPr>
          <w:delText>The results isolate the loan mechanism. Under</w:delText>
        </w:r>
      </w:del>
      <w:ins w:id="2186" w:author="Microsoft Office User" w:date="2026-08-09T23:19:00Z" w16du:dateUtc="2026-08-09T20:19:00Z">
        <w:r w:rsidR="00646083">
          <w:rPr>
            <w:rFonts w:ascii="Times New Roman" w:hAnsi="Times New Roman" w:cs="Times New Roman"/>
          </w:rPr>
          <w:t xml:space="preserve">, </w:t>
        </w:r>
      </w:ins>
      <w:del w:id="2187" w:author="Microsoft Office User" w:date="2026-08-09T23:19:00Z" w16du:dateUtc="2026-08-09T20:19:00Z">
        <w:r w:rsidDel="00646083">
          <w:rPr>
            <w:rFonts w:ascii="Times New Roman" w:hAnsi="Times New Roman" w:cs="Times New Roman"/>
          </w:rPr>
          <w:delText xml:space="preserve"> </w:delText>
        </w:r>
      </w:del>
      <w:del w:id="2188" w:author="reviewer" w:date="2026-08-08T17:08:00Z">
        <w:r>
          <w:rPr>
            <w:rFonts w:ascii="Times New Roman" w:hAnsi="Times New Roman" w:cs="Times New Roman"/>
          </w:rPr>
          <w:delText>a</w:delText>
        </w:r>
      </w:del>
      <w:ins w:id="2189" w:author="reviewer" w:date="2026-08-08T17:08:00Z">
        <w:del w:id="2190" w:author="Microsoft Office User" w:date="2026-08-09T23:19:00Z" w16du:dateUtc="2026-08-09T20:19:00Z">
          <w:r w:rsidDel="00646083">
            <w:rPr>
              <w:rFonts w:ascii="Times New Roman" w:hAnsi="Times New Roman" w:cs="Times New Roman"/>
            </w:rPr>
            <w:delText>the</w:delText>
          </w:r>
        </w:del>
      </w:ins>
      <w:del w:id="2191" w:author="Microsoft Office User" w:date="2026-08-09T23:19:00Z" w16du:dateUtc="2026-08-09T20:19:00Z">
        <w:r w:rsidDel="00646083">
          <w:rPr>
            <w:rFonts w:ascii="Times New Roman" w:hAnsi="Times New Roman" w:cs="Times New Roman"/>
          </w:rPr>
          <w:delText xml:space="preserve"> common price change</w:delText>
        </w:r>
      </w:del>
      <w:ins w:id="2192" w:author="reviewer" w:date="2026-08-08T17:08:00Z">
        <w:del w:id="2193" w:author="Microsoft Office User" w:date="2026-08-09T23:19:00Z" w16du:dateUtc="2026-08-09T20:19:00Z">
          <w:r w:rsidDel="00646083">
            <w:rPr>
              <w:rFonts w:ascii="Times New Roman" w:hAnsi="Times New Roman" w:cs="Times New Roman"/>
            </w:rPr>
            <w:delText>,</w:delText>
          </w:r>
        </w:del>
      </w:ins>
      <w:del w:id="2194" w:author="Microsoft Office User" w:date="2026-08-09T23:19:00Z" w16du:dateUtc="2026-08-09T20:19:00Z">
        <w:r w:rsidDel="00646083">
          <w:rPr>
            <w:rFonts w:ascii="Times New Roman" w:hAnsi="Times New Roman" w:cs="Times New Roman"/>
          </w:rPr>
          <w:delText xml:space="preserve"> </w:delText>
        </w:r>
      </w:del>
      <w:r>
        <w:rPr>
          <w:rFonts w:ascii="Times New Roman" w:hAnsi="Times New Roman" w:cs="Times New Roman"/>
        </w:rPr>
        <w:t>the</w:t>
      </w:r>
      <w:ins w:id="2195" w:author="Microsoft Office User" w:date="2026-08-09T23:21:00Z" w16du:dateUtc="2026-08-09T20:21:00Z">
        <w:r w:rsidR="00646083">
          <w:rPr>
            <w:rFonts w:ascii="Times New Roman" w:hAnsi="Times New Roman" w:cs="Times New Roman"/>
          </w:rPr>
          <w:t xml:space="preserve"> unadjusted</w:t>
        </w:r>
      </w:ins>
      <w:r>
        <w:rPr>
          <w:rFonts w:ascii="Times New Roman" w:hAnsi="Times New Roman" w:cs="Times New Roman"/>
        </w:rPr>
        <w:t xml:space="preserve"> </w:t>
      </w:r>
      <w:ins w:id="2196" w:author="reviewer" w:date="2026-08-08T17:08:00Z">
        <w:r>
          <w:rPr>
            <w:rFonts w:ascii="Times New Roman" w:hAnsi="Times New Roman" w:cs="Times New Roman"/>
          </w:rPr>
          <w:t>income-</w:t>
        </w:r>
      </w:ins>
      <w:r>
        <w:rPr>
          <w:rFonts w:ascii="Times New Roman" w:hAnsi="Times New Roman" w:cs="Times New Roman"/>
        </w:rPr>
        <w:t xml:space="preserve">gradient </w:t>
      </w:r>
      <w:del w:id="2197" w:author="reviewer" w:date="2026-08-08T17:08:00Z">
        <w:r>
          <w:rPr>
            <w:rFonts w:ascii="Times New Roman" w:hAnsi="Times New Roman" w:cs="Times New Roman"/>
          </w:rPr>
          <w:delText>is steep and significant (</w:delText>
        </w:r>
      </w:del>
      <m:oMath>
        <m:r>
          <w:del w:id="2198" w:author="reviewer" w:date="2026-08-08T17:08:00Z">
            <w:rPr>
              <w:rFonts w:ascii="Cambria Math" w:hAnsi="Cambria Math" w:cs="Times New Roman"/>
            </w:rPr>
            <m:t>γ</m:t>
          </w:del>
        </m:r>
      </m:oMath>
      <w:del w:id="2199" w:author="reviewer" w:date="2026-08-08T17:08:00Z">
        <w:r>
          <w:rPr>
            <w:rFonts w:ascii="Times New Roman" w:hAnsi="Times New Roman" w:cs="Times New Roman"/>
          </w:rPr>
          <w:delText xml:space="preserve">= </w:delText>
        </w:r>
      </w:del>
      <w:ins w:id="2200" w:author="reviewer" w:date="2026-08-08T17:08:00Z">
        <w:r>
          <w:rPr>
            <w:rFonts w:ascii="Times New Roman" w:hAnsi="Times New Roman" w:cs="Times New Roman"/>
          </w:rPr>
          <w:t xml:space="preserve">slope is </w:t>
        </w:r>
      </w:ins>
      <w:r>
        <w:rPr>
          <w:rFonts w:ascii="Times New Roman" w:hAnsi="Times New Roman" w:cs="Times New Roman"/>
        </w:rPr>
        <w:t>1.</w:t>
      </w:r>
      <w:del w:id="2201" w:author="reviewer" w:date="2026-08-08T17:08:00Z">
        <w:r>
          <w:rPr>
            <w:rFonts w:ascii="Times New Roman" w:hAnsi="Times New Roman" w:cs="Times New Roman"/>
          </w:rPr>
          <w:delText>11,</w:delText>
        </w:r>
      </w:del>
      <w:ins w:id="2202" w:author="reviewer" w:date="2026-08-08T17:08:00Z">
        <w:r>
          <w:rPr>
            <w:rFonts w:ascii="Times New Roman" w:hAnsi="Times New Roman" w:cs="Times New Roman"/>
          </w:rPr>
          <w:t>11</w:t>
        </w:r>
      </w:ins>
      <w:ins w:id="2203" w:author="Microsoft Office User" w:date="2026-08-08T19:31:00Z" w16du:dateUtc="2026-08-08T16:31:00Z">
        <w:r w:rsidR="00280553">
          <w:rPr>
            <w:rFonts w:ascii="Times New Roman" w:hAnsi="Times New Roman" w:cs="Times New Roman"/>
          </w:rPr>
          <w:t>0</w:t>
        </w:r>
      </w:ins>
      <w:ins w:id="2204" w:author="reviewer" w:date="2026-08-08T17:08:00Z">
        <w:del w:id="2205" w:author="Microsoft Office User" w:date="2026-08-08T19:31:00Z" w16du:dateUtc="2026-08-08T16:31:00Z">
          <w:r w:rsidDel="00280553">
            <w:rPr>
              <w:rFonts w:ascii="Times New Roman" w:hAnsi="Times New Roman" w:cs="Times New Roman"/>
            </w:rPr>
            <w:delText>8</w:delText>
          </w:r>
        </w:del>
        <w:r>
          <w:rPr>
            <w:rFonts w:ascii="Times New Roman" w:hAnsi="Times New Roman" w:cs="Times New Roman"/>
          </w:rPr>
          <w:t xml:space="preserve"> (HC1</w:t>
        </w:r>
      </w:ins>
      <w:r>
        <w:rPr>
          <w:rFonts w:ascii="Times New Roman" w:hAnsi="Times New Roman" w:cs="Times New Roman"/>
        </w:rPr>
        <w:t xml:space="preserve"> p = </w:t>
      </w:r>
      <w:del w:id="2206" w:author="reviewer" w:date="2026-08-08T17:08:00Z">
        <w:r>
          <w:rPr>
            <w:rFonts w:ascii="Times New Roman" w:hAnsi="Times New Roman" w:cs="Times New Roman"/>
          </w:rPr>
          <w:delText>0.001</w:delText>
        </w:r>
      </w:del>
      <w:ins w:id="2207" w:author="reviewer" w:date="2026-08-08T17:08:00Z">
        <w:r>
          <w:rPr>
            <w:rFonts w:ascii="Times New Roman" w:hAnsi="Times New Roman" w:cs="Times New Roman"/>
          </w:rPr>
          <w:t>.00</w:t>
        </w:r>
      </w:ins>
      <w:ins w:id="2208" w:author="Microsoft Office User" w:date="2026-08-08T19:32:00Z" w16du:dateUtc="2026-08-08T16:32:00Z">
        <w:r w:rsidR="00280553">
          <w:rPr>
            <w:rFonts w:ascii="Times New Roman" w:hAnsi="Times New Roman" w:cs="Times New Roman"/>
          </w:rPr>
          <w:t>1</w:t>
        </w:r>
      </w:ins>
      <w:ins w:id="2209" w:author="reviewer" w:date="2026-08-08T17:08:00Z">
        <w:del w:id="2210" w:author="Microsoft Office User" w:date="2026-08-08T19:32:00Z" w16du:dateUtc="2026-08-08T16:32:00Z">
          <w:r w:rsidDel="00280553">
            <w:rPr>
              <w:rFonts w:ascii="Times New Roman" w:hAnsi="Times New Roman" w:cs="Times New Roman"/>
            </w:rPr>
            <w:delText>0</w:delText>
          </w:r>
        </w:del>
        <w:del w:id="2211" w:author="Microsoft Office User" w:date="2026-08-08T19:31:00Z" w16du:dateUtc="2026-08-08T16:31:00Z">
          <w:r w:rsidDel="00280553">
            <w:rPr>
              <w:rFonts w:ascii="Times New Roman" w:hAnsi="Times New Roman" w:cs="Times New Roman"/>
            </w:rPr>
            <w:delText>6</w:delText>
          </w:r>
        </w:del>
      </w:ins>
      <w:r>
        <w:rPr>
          <w:rFonts w:ascii="Times New Roman" w:hAnsi="Times New Roman" w:cs="Times New Roman"/>
        </w:rPr>
        <w:t>, n</w:t>
      </w:r>
      <w:del w:id="2212" w:author="reviewer" w:date="2026-08-08T17:08:00Z">
        <w:r>
          <w:rPr>
            <w:rFonts w:ascii="Times New Roman" w:hAnsi="Times New Roman" w:cs="Times New Roman"/>
          </w:rPr>
          <w:delText>=</w:delText>
        </w:r>
      </w:del>
      <w:ins w:id="2213" w:author="reviewer" w:date="2026-08-08T17:08:00Z">
        <w:r>
          <w:rPr>
            <w:rFonts w:ascii="Times New Roman" w:hAnsi="Times New Roman" w:cs="Times New Roman"/>
          </w:rPr>
          <w:t xml:space="preserve"> = </w:t>
        </w:r>
      </w:ins>
      <w:r>
        <w:rPr>
          <w:rFonts w:ascii="Times New Roman" w:hAnsi="Times New Roman" w:cs="Times New Roman"/>
        </w:rPr>
        <w:t>25).</w:t>
      </w:r>
      <w:ins w:id="2214" w:author="Microsoft Office User" w:date="2026-08-09T23:21:00Z" w16du:dateUtc="2026-08-09T20:21:00Z">
        <w:r w:rsidR="00646083">
          <w:rPr>
            <w:rFonts w:ascii="Times New Roman" w:hAnsi="Times New Roman" w:cs="Times New Roman"/>
          </w:rPr>
          <w:t xml:space="preserve"> </w:t>
        </w:r>
      </w:ins>
      <w:del w:id="2215" w:author="Microsoft Office User" w:date="2026-08-09T23:21:00Z" w16du:dateUtc="2026-08-09T20:21:00Z">
        <w:r w:rsidDel="00646083">
          <w:rPr>
            <w:rFonts w:ascii="Times New Roman" w:hAnsi="Times New Roman" w:cs="Times New Roman"/>
          </w:rPr>
          <w:delText xml:space="preserve"> </w:delText>
        </w:r>
      </w:del>
      <w:r>
        <w:rPr>
          <w:rFonts w:ascii="Times New Roman" w:hAnsi="Times New Roman" w:cs="Times New Roman"/>
        </w:rPr>
        <w:t xml:space="preserve">Under the real loan-adjusted </w:t>
      </w:r>
      <m:oMath>
        <m:r>
          <w:del w:id="2216" w:author="reviewer" w:date="2026-08-08T17:08:00Z">
            <w:rPr>
              <w:rFonts w:ascii="Cambria Math" w:hAnsi="Cambria Math" w:cs="Times New Roman"/>
              <w:rPrChange w:id="2217" w:author="Microsoft Office User" w:date="2026-08-09T23:33:00Z" w16du:dateUtc="2026-08-09T20:33:00Z">
                <w:rPr>
                  <w:rFonts w:ascii="Cambria Math" w:eastAsiaTheme="minorEastAsia" w:hAnsi="Cambria Math" w:cs="Times New Roman"/>
                </w:rPr>
              </w:rPrChange>
            </w:rPr>
            <m:t>k</m:t>
          </w:del>
        </m:r>
        <m:r>
          <w:del w:id="2218" w:author="reviewer" w:date="2026-08-08T17:08:00Z">
            <m:rPr>
              <m:sty m:val="p"/>
            </m:rPr>
            <w:rPr>
              <w:rFonts w:ascii="Cambria Math" w:hAnsi="Cambria Math" w:cs="Times New Roman"/>
              <w:rPrChange w:id="2219" w:author="Microsoft Office User" w:date="2026-08-09T23:33:00Z" w16du:dateUtc="2026-08-09T20:33:00Z">
                <w:rPr>
                  <w:rFonts w:ascii="Cambria Math" w:eastAsiaTheme="minorEastAsia" w:hAnsi="Cambria Math" w:cs="Times New Roman"/>
                </w:rPr>
              </w:rPrChange>
            </w:rPr>
            <m:t>_</m:t>
          </w:del>
        </m:r>
        <m:r>
          <w:del w:id="2220" w:author="reviewer" w:date="2026-08-08T17:08:00Z">
            <w:rPr>
              <w:rFonts w:ascii="Cambria Math" w:hAnsi="Cambria Math" w:cs="Times New Roman"/>
              <w:rPrChange w:id="2221" w:author="Microsoft Office User" w:date="2026-08-09T23:33:00Z" w16du:dateUtc="2026-08-09T20:33:00Z">
                <w:rPr>
                  <w:rFonts w:ascii="Cambria Math" w:eastAsiaTheme="minorEastAsia" w:hAnsi="Cambria Math" w:cs="Times New Roman"/>
                </w:rPr>
              </w:rPrChange>
            </w:rPr>
            <m:t>j</m:t>
          </w:del>
        </m:r>
        <m:sSub>
          <m:sSubPr>
            <m:ctrlPr>
              <w:ins w:id="2222" w:author="Microsoft Office User" w:date="2026-08-08T19:33:00Z" w16du:dateUtc="2026-08-08T16:33:00Z">
                <w:rPr>
                  <w:rFonts w:ascii="Cambria Math" w:hAnsi="Cambria Math" w:cs="Times New Roman"/>
                  <w:rPrChange w:id="2223" w:author="Microsoft Office User" w:date="2026-08-09T23:33:00Z" w16du:dateUtc="2026-08-09T20:33:00Z">
                    <w:rPr>
                      <w:rFonts w:ascii="Cambria Math" w:eastAsiaTheme="minorEastAsia" w:hAnsi="Cambria Math" w:cs="Times New Roman"/>
                      <w:i/>
                    </w:rPr>
                  </w:rPrChange>
                </w:rPr>
              </w:ins>
            </m:ctrlPr>
          </m:sSubPr>
          <m:e>
            <m:r>
              <w:ins w:id="2224" w:author="reviewer" w:date="2026-08-08T17:08:00Z">
                <w:rPr>
                  <w:rFonts w:ascii="Cambria Math" w:hAnsi="Cambria Math" w:cs="Times New Roman"/>
                  <w:rPrChange w:id="2225" w:author="Microsoft Office User" w:date="2026-08-09T23:33:00Z" w16du:dateUtc="2026-08-09T20:33:00Z">
                    <w:rPr>
                      <w:rFonts w:ascii="Cambria Math" w:eastAsiaTheme="minorEastAsia" w:hAnsi="Cambria Math" w:cs="Times New Roman"/>
                    </w:rPr>
                  </w:rPrChange>
                </w:rPr>
                <m:t>k</m:t>
              </w:ins>
            </m:r>
          </m:e>
          <m:sub>
            <m:r>
              <w:ins w:id="2226" w:author="reviewer" w:date="2026-08-08T17:08:00Z">
                <w:rPr>
                  <w:rFonts w:ascii="Cambria Math" w:hAnsi="Cambria Math" w:cs="Times New Roman"/>
                  <w:rPrChange w:id="2227" w:author="Microsoft Office User" w:date="2026-08-09T23:33:00Z" w16du:dateUtc="2026-08-09T20:33:00Z">
                    <w:rPr>
                      <w:rFonts w:ascii="Cambria Math" w:eastAsiaTheme="minorEastAsia" w:hAnsi="Cambria Math" w:cs="Times New Roman"/>
                    </w:rPr>
                  </w:rPrChange>
                </w:rPr>
                <m:t>j</m:t>
              </w:ins>
            </m:r>
          </m:sub>
        </m:sSub>
      </m:oMath>
      <w:r>
        <w:rPr>
          <w:rFonts w:ascii="Times New Roman" w:hAnsi="Times New Roman" w:cs="Times New Roman"/>
        </w:rPr>
        <w:t xml:space="preserve"> </w:t>
      </w:r>
      <w:ins w:id="2228" w:author="Microsoft Office User" w:date="2026-08-09T23:21:00Z" w16du:dateUtc="2026-08-09T20:21:00Z">
        <w:r w:rsidR="00646083">
          <w:rPr>
            <w:rFonts w:ascii="Times New Roman" w:hAnsi="Times New Roman" w:cs="Times New Roman"/>
          </w:rPr>
          <w:t xml:space="preserve">the gradient </w:t>
        </w:r>
      </w:ins>
      <w:ins w:id="2229" w:author="Microsoft Office User" w:date="2026-08-09T23:22:00Z" w16du:dateUtc="2026-08-09T20:22:00Z">
        <w:r w:rsidR="00646083">
          <w:rPr>
            <w:rFonts w:ascii="Times New Roman" w:hAnsi="Times New Roman" w:cs="Times New Roman"/>
          </w:rPr>
          <w:t xml:space="preserve">collapses </w:t>
        </w:r>
      </w:ins>
      <w:del w:id="2230" w:author="Microsoft Office User" w:date="2026-08-09T23:21:00Z" w16du:dateUtc="2026-08-09T20:21:00Z">
        <w:r w:rsidDel="00646083">
          <w:rPr>
            <w:rFonts w:ascii="Times New Roman" w:hAnsi="Times New Roman" w:cs="Times New Roman"/>
          </w:rPr>
          <w:delText xml:space="preserve">it </w:delText>
        </w:r>
      </w:del>
      <w:del w:id="2231" w:author="reviewer" w:date="2026-08-08T17:08:00Z">
        <w:r>
          <w:rPr>
            <w:rFonts w:ascii="Times New Roman" w:hAnsi="Times New Roman" w:cs="Times New Roman"/>
          </w:rPr>
          <w:delText>flattens to insignificance (</w:delText>
        </w:r>
      </w:del>
      <m:oMath>
        <m:r>
          <w:del w:id="2232" w:author="reviewer" w:date="2026-08-08T17:08:00Z">
            <w:rPr>
              <w:rFonts w:ascii="Cambria Math" w:hAnsi="Cambria Math" w:cs="Times New Roman"/>
            </w:rPr>
            <m:t>γ</m:t>
          </w:del>
        </m:r>
      </m:oMath>
      <w:del w:id="2233" w:author="reviewer" w:date="2026-08-08T17:08:00Z">
        <w:r>
          <w:rPr>
            <w:rFonts w:ascii="Times New Roman" w:hAnsi="Times New Roman" w:cs="Times New Roman"/>
          </w:rPr>
          <w:delText xml:space="preserve"> = -</w:delText>
        </w:r>
      </w:del>
      <w:ins w:id="2234" w:author="Microsoft Office User" w:date="2026-08-09T23:22:00Z" w16du:dateUtc="2026-08-09T20:22:00Z">
        <w:r w:rsidR="00646083">
          <w:rPr>
            <w:rFonts w:ascii="Times New Roman" w:hAnsi="Times New Roman" w:cs="Times New Roman"/>
          </w:rPr>
          <w:t>to</w:t>
        </w:r>
      </w:ins>
      <w:ins w:id="2235" w:author="reviewer" w:date="2026-08-08T17:08:00Z">
        <w:del w:id="2236" w:author="Microsoft Office User" w:date="2026-08-09T23:22:00Z" w16du:dateUtc="2026-08-09T20:22:00Z">
          <w:r w:rsidDel="00646083">
            <w:rPr>
              <w:rFonts w:ascii="Times New Roman" w:hAnsi="Times New Roman" w:cs="Times New Roman"/>
            </w:rPr>
            <w:delText>is</w:delText>
          </w:r>
        </w:del>
        <w:r>
          <w:rPr>
            <w:rFonts w:ascii="Times New Roman" w:hAnsi="Times New Roman" w:cs="Times New Roman"/>
          </w:rPr>
          <w:t xml:space="preserve"> −</w:t>
        </w:r>
      </w:ins>
      <w:r>
        <w:rPr>
          <w:rFonts w:ascii="Times New Roman" w:hAnsi="Times New Roman" w:cs="Times New Roman"/>
        </w:rPr>
        <w:t>0.</w:t>
      </w:r>
      <w:del w:id="2237" w:author="reviewer" w:date="2026-08-08T17:08:00Z">
        <w:r>
          <w:rPr>
            <w:rFonts w:ascii="Times New Roman" w:hAnsi="Times New Roman" w:cs="Times New Roman"/>
          </w:rPr>
          <w:delText>37,</w:delText>
        </w:r>
      </w:del>
      <w:ins w:id="2238" w:author="reviewer" w:date="2026-08-08T17:08:00Z">
        <w:r>
          <w:rPr>
            <w:rFonts w:ascii="Times New Roman" w:hAnsi="Times New Roman" w:cs="Times New Roman"/>
          </w:rPr>
          <w:t xml:space="preserve">359 and </w:t>
        </w:r>
      </w:ins>
      <w:ins w:id="2239" w:author="Microsoft Office User" w:date="2026-08-09T23:22:00Z" w16du:dateUtc="2026-08-09T20:22:00Z">
        <w:r w:rsidR="00646083">
          <w:rPr>
            <w:rFonts w:ascii="Times New Roman" w:hAnsi="Times New Roman" w:cs="Times New Roman"/>
          </w:rPr>
          <w:t xml:space="preserve">is </w:t>
        </w:r>
      </w:ins>
      <w:ins w:id="2240" w:author="reviewer" w:date="2026-08-08T17:08:00Z">
        <w:r>
          <w:rPr>
            <w:rFonts w:ascii="Times New Roman" w:hAnsi="Times New Roman" w:cs="Times New Roman"/>
          </w:rPr>
          <w:t>statistically indistinguishable from zero (HC1</w:t>
        </w:r>
      </w:ins>
      <w:r>
        <w:rPr>
          <w:rFonts w:ascii="Times New Roman" w:hAnsi="Times New Roman" w:cs="Times New Roman"/>
        </w:rPr>
        <w:t xml:space="preserve"> p = </w:t>
      </w:r>
      <w:del w:id="2241" w:author="reviewer" w:date="2026-08-08T17:08:00Z">
        <w:r>
          <w:rPr>
            <w:rFonts w:ascii="Times New Roman" w:hAnsi="Times New Roman" w:cs="Times New Roman"/>
          </w:rPr>
          <w:delText>0.23, CI spanning zero</w:delText>
        </w:r>
      </w:del>
      <w:ins w:id="2242" w:author="reviewer" w:date="2026-08-08T17:08:00Z">
        <w:r>
          <w:rPr>
            <w:rFonts w:ascii="Times New Roman" w:hAnsi="Times New Roman" w:cs="Times New Roman"/>
          </w:rPr>
          <w:t>.244</w:t>
        </w:r>
      </w:ins>
      <w:r>
        <w:rPr>
          <w:rFonts w:ascii="Times New Roman" w:hAnsi="Times New Roman" w:cs="Times New Roman"/>
        </w:rPr>
        <w:t>, n</w:t>
      </w:r>
      <w:del w:id="2243" w:author="reviewer" w:date="2026-08-08T17:08:00Z">
        <w:r>
          <w:rPr>
            <w:rFonts w:ascii="Times New Roman" w:hAnsi="Times New Roman" w:cs="Times New Roman"/>
          </w:rPr>
          <w:delText>=</w:delText>
        </w:r>
      </w:del>
      <w:ins w:id="2244" w:author="reviewer" w:date="2026-08-08T17:08:00Z">
        <w:r>
          <w:rPr>
            <w:rFonts w:ascii="Times New Roman" w:hAnsi="Times New Roman" w:cs="Times New Roman"/>
          </w:rPr>
          <w:t xml:space="preserve"> = </w:t>
        </w:r>
      </w:ins>
      <w:r>
        <w:rPr>
          <w:rFonts w:ascii="Times New Roman" w:hAnsi="Times New Roman" w:cs="Times New Roman"/>
        </w:rPr>
        <w:t xml:space="preserve">25). </w:t>
      </w:r>
      <w:ins w:id="2245" w:author="Microsoft Office User" w:date="2026-08-09T23:33:00Z" w16du:dateUtc="2026-08-09T20:33:00Z">
        <w:r w:rsidR="009B65D5" w:rsidRPr="009B65D5">
          <w:rPr>
            <w:rFonts w:ascii="Times New Roman" w:hAnsi="Times New Roman" w:cs="Times New Roman"/>
            <w:rPrChange w:id="2246" w:author="Microsoft Office User" w:date="2026-08-09T23:33:00Z" w16du:dateUtc="2026-08-09T20:33:00Z">
              <w:rPr/>
            </w:rPrChange>
          </w:rPr>
          <w:t>Under the direction-correct income-only placebo, the income-gradient slope is −0.278 and remains highly statistically significant (HC1 (p&lt;.001), (n=25)). Statistical significance therefore survives even when a simple income mapping reverses the sign of the gradient. This follows from the placebo construction, which assigns higher-</w:t>
        </w:r>
        <w:r w:rsidR="009629F4">
          <w:rPr>
            <w:rFonts w:ascii="Times New Roman" w:hAnsi="Times New Roman" w:cs="Times New Roman"/>
          </w:rPr>
          <w:t xml:space="preserve">wage </w:t>
        </w:r>
        <w:r w:rsidR="009B65D5" w:rsidRPr="009B65D5">
          <w:rPr>
            <w:rFonts w:ascii="Times New Roman" w:hAnsi="Times New Roman" w:cs="Times New Roman"/>
            <w:rPrChange w:id="2247" w:author="Microsoft Office User" w:date="2026-08-09T23:33:00Z" w16du:dateUtc="2026-08-09T20:33:00Z">
              <w:rPr/>
            </w:rPrChange>
          </w:rPr>
          <w:t>countries smaller denominators and consequently produces a negative association with GDP per capita, yet does not eliminate the gradient itself. The decisive contrast is with the real loan-adjusted elasticity, whose gradient is also negative but statistically indistinguishable from zero. Because the real and placebo denominators share the same observed range, the same direction with income, and a strong correlation with income, their divergent results cannot be explained by scale or generic income correlation alone. They show that the nonlinear structure of the loan correction, including its repayment threshold, principal cap, and repayment horizon, reshapes the cross-</w:t>
        </w:r>
        <w:r w:rsidR="009B65D5" w:rsidRPr="009B65D5">
          <w:rPr>
            <w:rFonts w:ascii="Times New Roman" w:hAnsi="Times New Roman" w:cs="Times New Roman"/>
            <w:rPrChange w:id="2248" w:author="Microsoft Office User" w:date="2026-08-09T23:33:00Z" w16du:dateUtc="2026-08-09T20:33:00Z">
              <w:rPr/>
            </w:rPrChange>
          </w:rPr>
          <w:lastRenderedPageBreak/>
          <w:t>country variation in elasticity in a way that a basic income-correlated rescaling cannot reproduce.</w:t>
        </w:r>
      </w:ins>
      <w:del w:id="2249" w:author="Microsoft Office User" w:date="2026-08-09T23:26:00Z" w16du:dateUtc="2026-08-09T20:26:00Z">
        <w:r w:rsidDel="009B65D5">
          <w:rPr>
            <w:rFonts w:ascii="Times New Roman" w:hAnsi="Times New Roman" w:cs="Times New Roman"/>
          </w:rPr>
          <w:delText>Under the placebo</w:delText>
        </w:r>
      </w:del>
      <w:ins w:id="2250" w:author="reviewer" w:date="2026-08-08T17:08:00Z">
        <w:del w:id="2251" w:author="Microsoft Office User" w:date="2026-08-09T23:26:00Z" w16du:dateUtc="2026-08-09T20:26:00Z">
          <w:r w:rsidDel="009B65D5">
            <w:rPr>
              <w:rFonts w:ascii="Times New Roman" w:hAnsi="Times New Roman" w:cs="Times New Roman"/>
            </w:rPr>
            <w:delText>direction-correct</w:delText>
          </w:r>
        </w:del>
      </w:ins>
      <w:del w:id="2252" w:author="Microsoft Office User" w:date="2026-08-09T23:26:00Z" w16du:dateUtc="2026-08-09T20:26:00Z">
        <w:r w:rsidDel="009B65D5">
          <w:rPr>
            <w:rFonts w:ascii="Times New Roman" w:hAnsi="Times New Roman" w:cs="Times New Roman"/>
          </w:rPr>
          <w:delText xml:space="preserve"> income-only denominator, rescaled to the same range</w:delText>
        </w:r>
      </w:del>
      <w:ins w:id="2253" w:author="reviewer" w:date="2026-08-08T17:08:00Z">
        <w:del w:id="2254" w:author="Microsoft Office User" w:date="2026-08-09T23:26:00Z" w16du:dateUtc="2026-08-09T20:26:00Z">
          <w:r w:rsidDel="009B65D5">
            <w:rPr>
              <w:rFonts w:ascii="Times New Roman" w:hAnsi="Times New Roman" w:cs="Times New Roman"/>
            </w:rPr>
            <w:delText>placebo</w:delText>
          </w:r>
        </w:del>
      </w:ins>
      <w:del w:id="2255" w:author="Microsoft Office User" w:date="2026-08-09T23:26:00Z" w16du:dateUtc="2026-08-09T20:26:00Z">
        <w:r w:rsidDel="009B65D5">
          <w:rPr>
            <w:rFonts w:ascii="Times New Roman" w:hAnsi="Times New Roman" w:cs="Times New Roman"/>
          </w:rPr>
          <w:delText xml:space="preserve">, </w:delText>
        </w:r>
      </w:del>
      <w:del w:id="2256" w:author="Microsoft Office User" w:date="2026-08-09T23:22:00Z" w16du:dateUtc="2026-08-09T20:22:00Z">
        <w:r w:rsidDel="009B65D5">
          <w:rPr>
            <w:rFonts w:ascii="Times New Roman" w:hAnsi="Times New Roman" w:cs="Times New Roman"/>
          </w:rPr>
          <w:delText>it</w:delText>
        </w:r>
      </w:del>
      <w:del w:id="2257" w:author="Microsoft Office User" w:date="2026-08-09T23:26:00Z" w16du:dateUtc="2026-08-09T20:26:00Z">
        <w:r w:rsidDel="009B65D5">
          <w:rPr>
            <w:rFonts w:ascii="Times New Roman" w:hAnsi="Times New Roman" w:cs="Times New Roman"/>
          </w:rPr>
          <w:delText xml:space="preserve"> stays steep</w:delText>
        </w:r>
      </w:del>
      <w:ins w:id="2258" w:author="reviewer" w:date="2026-08-08T17:08:00Z">
        <w:del w:id="2259" w:author="Microsoft Office User" w:date="2026-08-09T23:26:00Z" w16du:dateUtc="2026-08-09T20:26:00Z">
          <w:r w:rsidDel="009B65D5">
            <w:rPr>
              <w:rFonts w:ascii="Times New Roman" w:hAnsi="Times New Roman" w:cs="Times New Roman"/>
            </w:rPr>
            <w:delText>is −0.278</w:delText>
          </w:r>
        </w:del>
      </w:ins>
      <w:del w:id="2260" w:author="Microsoft Office User" w:date="2026-08-09T23:26:00Z" w16du:dateUtc="2026-08-09T20:26:00Z">
        <w:r w:rsidDel="009B65D5">
          <w:rPr>
            <w:rFonts w:ascii="Times New Roman" w:hAnsi="Times New Roman" w:cs="Times New Roman"/>
          </w:rPr>
          <w:delText xml:space="preserve"> and </w:delText>
        </w:r>
      </w:del>
      <w:ins w:id="2261" w:author="reviewer" w:date="2026-08-08T17:08:00Z">
        <w:del w:id="2262" w:author="Microsoft Office User" w:date="2026-08-09T23:26:00Z" w16du:dateUtc="2026-08-09T20:26:00Z">
          <w:r w:rsidDel="009B65D5">
            <w:rPr>
              <w:rFonts w:ascii="Times New Roman" w:hAnsi="Times New Roman" w:cs="Times New Roman"/>
            </w:rPr>
            <w:delText xml:space="preserve">statistically </w:delText>
          </w:r>
        </w:del>
      </w:ins>
      <w:del w:id="2263" w:author="Microsoft Office User" w:date="2026-08-09T23:26:00Z" w16du:dateUtc="2026-08-09T20:26:00Z">
        <w:r w:rsidDel="009B65D5">
          <w:rPr>
            <w:rFonts w:ascii="Times New Roman" w:hAnsi="Times New Roman" w:cs="Times New Roman"/>
          </w:rPr>
          <w:delText>significant (</w:delText>
        </w:r>
      </w:del>
      <m:oMath>
        <m:r>
          <w:del w:id="2264" w:author="Microsoft Office User" w:date="2026-08-09T23:26:00Z" w16du:dateUtc="2026-08-09T20:26:00Z">
            <w:rPr>
              <w:rFonts w:ascii="Cambria Math" w:hAnsi="Cambria Math" w:cs="Times New Roman"/>
            </w:rPr>
            <m:t>γ</m:t>
          </w:del>
        </m:r>
      </m:oMath>
      <w:del w:id="2265" w:author="Microsoft Office User" w:date="2026-08-09T23:26:00Z" w16du:dateUtc="2026-08-09T20:26:00Z">
        <w:r w:rsidDel="009B65D5">
          <w:rPr>
            <w:rFonts w:ascii="Times New Roman" w:hAnsi="Times New Roman" w:cs="Times New Roman"/>
          </w:rPr>
          <w:delText xml:space="preserve"> = 0.87,</w:delText>
        </w:r>
      </w:del>
      <w:ins w:id="2266" w:author="reviewer" w:date="2026-08-08T17:08:00Z">
        <w:del w:id="2267" w:author="Microsoft Office User" w:date="2026-08-09T23:26:00Z" w16du:dateUtc="2026-08-09T20:26:00Z">
          <w:r w:rsidDel="009B65D5">
            <w:rPr>
              <w:rFonts w:ascii="Times New Roman" w:hAnsi="Times New Roman" w:cs="Times New Roman"/>
            </w:rPr>
            <w:delText>HC1</w:delText>
          </w:r>
        </w:del>
      </w:ins>
      <w:del w:id="2268" w:author="Microsoft Office User" w:date="2026-08-09T23:26:00Z" w16du:dateUtc="2026-08-09T20:26:00Z">
        <w:r w:rsidDel="009B65D5">
          <w:rPr>
            <w:rFonts w:ascii="Times New Roman" w:hAnsi="Times New Roman" w:cs="Times New Roman"/>
          </w:rPr>
          <w:delText xml:space="preserve"> p = 0.038</w:delText>
        </w:r>
      </w:del>
      <w:ins w:id="2269" w:author="reviewer" w:date="2026-08-08T17:08:00Z">
        <w:del w:id="2270" w:author="Microsoft Office User" w:date="2026-08-09T23:26:00Z" w16du:dateUtc="2026-08-09T20:26:00Z">
          <w:r w:rsidDel="009B65D5">
            <w:rPr>
              <w:rFonts w:ascii="Times New Roman" w:hAnsi="Times New Roman" w:cs="Times New Roman"/>
            </w:rPr>
            <w:delText>.0004</w:delText>
          </w:r>
        </w:del>
      </w:ins>
      <w:del w:id="2271" w:author="Microsoft Office User" w:date="2026-08-09T23:26:00Z" w16du:dateUtc="2026-08-09T20:26:00Z">
        <w:r w:rsidDel="009B65D5">
          <w:rPr>
            <w:rFonts w:ascii="Times New Roman" w:hAnsi="Times New Roman" w:cs="Times New Roman"/>
          </w:rPr>
          <w:delText>, n=</w:delText>
        </w:r>
      </w:del>
      <w:ins w:id="2272" w:author="reviewer" w:date="2026-08-08T17:08:00Z">
        <w:del w:id="2273" w:author="Microsoft Office User" w:date="2026-08-09T23:26:00Z" w16du:dateUtc="2026-08-09T20:26:00Z">
          <w:r w:rsidDel="009B65D5">
            <w:rPr>
              <w:rFonts w:ascii="Times New Roman" w:hAnsi="Times New Roman" w:cs="Times New Roman"/>
            </w:rPr>
            <w:delText xml:space="preserve"> = </w:delText>
          </w:r>
        </w:del>
      </w:ins>
      <w:del w:id="2274" w:author="Microsoft Office User" w:date="2026-08-09T23:26:00Z" w16du:dateUtc="2026-08-09T20:26:00Z">
        <w:r w:rsidDel="009B65D5">
          <w:rPr>
            <w:rFonts w:ascii="Times New Roman" w:hAnsi="Times New Roman" w:cs="Times New Roman"/>
          </w:rPr>
          <w:delText xml:space="preserve">25). </w:delText>
        </w:r>
      </w:del>
      <w:del w:id="2275" w:author="reviewer" w:date="2026-08-08T17:08:00Z">
        <w:r>
          <w:rPr>
            <w:rFonts w:ascii="Times New Roman" w:hAnsi="Times New Roman" w:cs="Times New Roman"/>
          </w:rPr>
          <w:delText>A</w:delText>
        </w:r>
      </w:del>
      <w:ins w:id="2276" w:author="reviewer" w:date="2026-08-08T17:08:00Z">
        <w:del w:id="2277" w:author="Microsoft Office User" w:date="2026-08-08T19:32:00Z" w16du:dateUtc="2026-08-08T16:32:00Z">
          <w:r w:rsidDel="00280553">
            <w:rPr>
              <w:rFonts w:ascii="Times New Roman" w:hAnsi="Times New Roman" w:cs="Times New Roman"/>
            </w:rPr>
            <w:delText>Thus, an arbitrary</w:delText>
          </w:r>
        </w:del>
      </w:ins>
      <w:del w:id="2278" w:author="Microsoft Office User" w:date="2026-08-08T19:32:00Z" w16du:dateUtc="2026-08-08T16:32:00Z">
        <w:r w:rsidDel="00280553">
          <w:rPr>
            <w:rFonts w:ascii="Times New Roman" w:hAnsi="Times New Roman" w:cs="Times New Roman"/>
          </w:rPr>
          <w:delText xml:space="preserve"> monotone income divisor therefore</w:delText>
        </w:r>
      </w:del>
      <w:ins w:id="2279" w:author="reviewer" w:date="2026-08-08T17:08:00Z">
        <w:del w:id="2280" w:author="Microsoft Office User" w:date="2026-08-08T19:32:00Z" w16du:dateUtc="2026-08-08T16:32:00Z">
          <w:r w:rsidDel="00280553">
            <w:rPr>
              <w:rFonts w:ascii="Times New Roman" w:hAnsi="Times New Roman" w:cs="Times New Roman"/>
            </w:rPr>
            <w:delText>rescaling</w:delText>
          </w:r>
        </w:del>
      </w:ins>
      <w:del w:id="2281" w:author="Microsoft Office User" w:date="2026-08-08T19:32:00Z" w16du:dateUtc="2026-08-08T16:32:00Z">
        <w:r w:rsidDel="00280553">
          <w:rPr>
            <w:rFonts w:ascii="Times New Roman" w:hAnsi="Times New Roman" w:cs="Times New Roman"/>
          </w:rPr>
          <w:delText xml:space="preserve"> does not reproduce the collapse. What dissolves the</w:delText>
        </w:r>
      </w:del>
      <w:ins w:id="2282" w:author="reviewer" w:date="2026-08-08T17:08:00Z">
        <w:del w:id="2283" w:author="Microsoft Office User" w:date="2026-08-08T19:32:00Z" w16du:dateUtc="2026-08-08T16:32:00Z">
          <w:r w:rsidDel="00280553">
            <w:rPr>
              <w:rFonts w:ascii="Times New Roman" w:hAnsi="Times New Roman" w:cs="Times New Roman"/>
            </w:rPr>
            <w:delText>near-zero</w:delText>
          </w:r>
        </w:del>
      </w:ins>
      <w:del w:id="2284" w:author="Microsoft Office User" w:date="2026-08-08T19:32:00Z" w16du:dateUtc="2026-08-08T16:32:00Z">
        <w:r w:rsidDel="00280553">
          <w:rPr>
            <w:rFonts w:ascii="Times New Roman" w:hAnsi="Times New Roman" w:cs="Times New Roman"/>
          </w:rPr>
          <w:delText xml:space="preserve"> gradient is not division by an income-correlated quantity in general</w:delText>
        </w:r>
      </w:del>
      <w:ins w:id="2285" w:author="reviewer" w:date="2026-08-08T17:08:00Z">
        <w:del w:id="2286" w:author="Microsoft Office User" w:date="2026-08-08T19:32:00Z" w16du:dateUtc="2026-08-08T16:32:00Z">
          <w:r w:rsidDel="00280553">
            <w:rPr>
              <w:rFonts w:ascii="Times New Roman" w:hAnsi="Times New Roman" w:cs="Times New Roman"/>
            </w:rPr>
            <w:delText xml:space="preserve">. </w:delText>
          </w:r>
        </w:del>
        <w:del w:id="2287" w:author="Microsoft Office User" w:date="2026-08-08T19:31:00Z" w16du:dateUtc="2026-08-08T16:31:00Z">
          <w:r w:rsidDel="00F93722">
            <w:rPr>
              <w:rFonts w:ascii="Times New Roman" w:hAnsi="Times New Roman" w:cs="Times New Roman"/>
            </w:rPr>
            <w:delText>This diagnostic supports the importance of the loan mapping’s shape,</w:delText>
          </w:r>
        </w:del>
      </w:ins>
      <w:del w:id="2288" w:author="Microsoft Office User" w:date="2026-08-08T19:31:00Z" w16du:dateUtc="2026-08-08T16:31:00Z">
        <w:r w:rsidDel="00F93722">
          <w:rPr>
            <w:rFonts w:ascii="Times New Roman" w:hAnsi="Times New Roman" w:cs="Times New Roman"/>
          </w:rPr>
          <w:delText xml:space="preserve"> but the curvature the income-contingent loan imposes on the effective price change, in particular its saturation at higher earnings. This is direct evidence that the loan-valuation channel, not the mechanical rescaling, drives the disappearance of the gradient, and it is the strongest defence</w:delText>
        </w:r>
      </w:del>
      <w:ins w:id="2289" w:author="reviewer" w:date="2026-08-08T17:08:00Z">
        <w:del w:id="2290" w:author="Microsoft Office User" w:date="2026-08-08T19:31:00Z" w16du:dateUtc="2026-08-08T16:31:00Z">
          <w:r w:rsidDel="00F93722">
            <w:rPr>
              <w:rFonts w:ascii="Times New Roman" w:hAnsi="Times New Roman" w:cs="Times New Roman"/>
            </w:rPr>
            <w:delText>it is not a separate causal test</w:delText>
          </w:r>
        </w:del>
      </w:ins>
      <w:del w:id="2291" w:author="Microsoft Office User" w:date="2026-08-08T19:31:00Z" w16du:dateUtc="2026-08-08T16:31:00Z">
        <w:r w:rsidDel="00F93722">
          <w:rPr>
            <w:rFonts w:ascii="Times New Roman" w:hAnsi="Times New Roman" w:cs="Times New Roman"/>
          </w:rPr>
          <w:delText xml:space="preserve"> of the mechanism.</w:delText>
        </w:r>
      </w:del>
    </w:p>
    <w:p w14:paraId="2822AB62" w14:textId="7CC135AF" w:rsidR="00F47729" w:rsidRDefault="002277CE" w:rsidP="002277CE">
      <w:pPr>
        <w:spacing w:line="360" w:lineRule="auto"/>
        <w:ind w:firstLine="720"/>
        <w:rPr>
          <w:ins w:id="2292" w:author="Microsoft Office User" w:date="2026-08-08T19:46:00Z" w16du:dateUtc="2026-08-08T16:46:00Z"/>
          <w:rFonts w:ascii="Times New Roman" w:hAnsi="Times New Roman" w:cs="Times New Roman"/>
        </w:rPr>
      </w:pPr>
      <w:del w:id="2293" w:author="Microsoft Office User" w:date="2026-08-08T19:46:00Z" w16du:dateUtc="2026-08-08T16:46:00Z">
        <w:r w:rsidDel="00DD3373">
          <w:rPr>
            <w:rFonts w:ascii="Times New Roman" w:hAnsi="Times New Roman" w:cs="Times New Roman"/>
          </w:rPr>
          <w:delText>A further peer-review concern is the sensitivity of the present value to calibration. We recompute the present values and re-estimate the correlations across loan-correction settings (Figure 9). Across the discount-rate sweep the loan-adjusted gradient stays insignificant throughout</w:delText>
        </w:r>
      </w:del>
      <w:del w:id="2294" w:author="Microsoft Office User" w:date="2026-08-08T19:38:00Z" w16du:dateUtc="2026-08-08T16:38:00Z">
        <w:r w:rsidDel="00280553">
          <w:rPr>
            <w:rFonts w:ascii="Times New Roman" w:hAnsi="Times New Roman" w:cs="Times New Roman"/>
          </w:rPr>
          <w:delText xml:space="preserve">, </w:delText>
        </w:r>
      </w:del>
      <w:del w:id="2295" w:author="Microsoft Office User" w:date="2026-08-08T19:46:00Z" w16du:dateUtc="2026-08-08T16:46:00Z">
        <w:r w:rsidDel="00DD3373">
          <w:rPr>
            <w:rFonts w:ascii="Times New Roman" w:hAnsi="Times New Roman" w:cs="Times New Roman"/>
          </w:rPr>
          <w:delText xml:space="preserve">its p-value above 5% at every calibration. </w:delText>
        </w:r>
      </w:del>
      <w:ins w:id="2296" w:author="Microsoft Office User" w:date="2026-08-08T19:46:00Z" w16du:dateUtc="2026-08-08T16:46:00Z">
        <w:r w:rsidR="00DD3373" w:rsidRPr="00DD3373">
          <w:rPr>
            <w:rFonts w:ascii="Times New Roman" w:hAnsi="Times New Roman" w:cs="Times New Roman"/>
          </w:rPr>
          <w:t xml:space="preserve">A further peer-review concern is the sensitivity of the present value to calibration. We therefore recompute the present values and re-estimate the income-gradient regressions across alternative loan-correction settings shown in Figure 9. Across the discount-rate sweep, the loan-adjusted gradient remains statistically insignificant at every calibration, with all p-values above .05. The wage-growth sweep provides additional evidence about the mechanism. With no wage growth, graduates from lower-wage countries remain below the repayment threshold for longer, while graduates from higher-wage countries repay substantially more. This produces pronounced cross-country differences in loan values and a strongly negative income-gradient slope of approximately −0.722, significant at the 5% level. As wage growth increases, graduates from initially lower-wage countries cross the repayment threshold and begin to catch up in expected repayments, while loan values among higher-wage graduates approach the principal cap. This convergence in effective repayment exposure compresses the cross-country variation in the loan-adjusted price shock. Consequently, the estimated slope increases systematically, becomes borderline at (g=0.5%), is statistically insignificant from (g=1%) onward, and reaches approximately 0.291 at (g=4%). Standard errors remain nearly unchanged throughout the sweep, showing that the disappearance of the gradient is driven by systematic movement in the point estimate toward zero, not by declining precision. The wage-growth exercise therefore traces the mechanism through which convergence in repayment exposure weakens the relationship between origin-country income and estimated demand elasticity, </w:t>
        </w:r>
      </w:ins>
      <w:ins w:id="2297" w:author="Microsoft Office User" w:date="2026-08-08T19:48:00Z" w16du:dateUtc="2026-08-08T16:48:00Z">
        <w:r w:rsidR="00DD3373">
          <w:rPr>
            <w:rFonts w:ascii="Times New Roman" w:hAnsi="Times New Roman" w:cs="Times New Roman"/>
          </w:rPr>
          <w:t>which demonstrates</w:t>
        </w:r>
      </w:ins>
      <w:ins w:id="2298" w:author="Microsoft Office User" w:date="2026-08-08T19:46:00Z" w16du:dateUtc="2026-08-08T16:46:00Z">
        <w:r w:rsidR="00DD3373" w:rsidRPr="00DD3373">
          <w:rPr>
            <w:rFonts w:ascii="Times New Roman" w:hAnsi="Times New Roman" w:cs="Times New Roman"/>
          </w:rPr>
          <w:t xml:space="preserve"> that the sign of the gradient is not invariant across the entire calibration space.</w:t>
        </w:r>
      </w:ins>
      <w:del w:id="2299" w:author="Microsoft Office User" w:date="2026-08-08T19:46:00Z" w16du:dateUtc="2026-08-08T16:46:00Z">
        <w:r w:rsidDel="00DD3373">
          <w:rPr>
            <w:rFonts w:ascii="Times New Roman" w:hAnsi="Times New Roman" w:cs="Times New Roman"/>
          </w:rPr>
          <w:delText>The wage-growth sweep is more nuanced</w:delText>
        </w:r>
      </w:del>
      <w:del w:id="2300" w:author="Microsoft Office User" w:date="2026-08-08T19:38:00Z" w16du:dateUtc="2026-08-08T16:38:00Z">
        <w:r w:rsidDel="00280553">
          <w:rPr>
            <w:rFonts w:ascii="Times New Roman" w:hAnsi="Times New Roman" w:cs="Times New Roman"/>
          </w:rPr>
          <w:delText>:</w:delText>
        </w:r>
      </w:del>
      <w:del w:id="2301" w:author="Microsoft Office User" w:date="2026-08-08T19:46:00Z" w16du:dateUtc="2026-08-08T16:46:00Z">
        <w:r w:rsidDel="00DD3373">
          <w:rPr>
            <w:rFonts w:ascii="Times New Roman" w:hAnsi="Times New Roman" w:cs="Times New Roman"/>
          </w:rPr>
          <w:delText xml:space="preserve"> the gradient is significant only at the two lowest calibrations, g = 0 (p ≈ 0.04) and g = 0.5% (p ≈ 0.05), and insignificant from g = 1% on. The underlying slope runs from about −0.722 at g = 0% to about 0.291 at 4%, reversing sign, while standard errors barely move. The disappearance of the gradient therefore holds across the discount-rate sweep and the baseline and most plausible positive wage-growth calibrations, though not the entire parameter space.</w:delText>
        </w:r>
      </w:del>
    </w:p>
    <w:p w14:paraId="60D13E69" w14:textId="77777777" w:rsidR="00DD3373" w:rsidRPr="002277CE" w:rsidRDefault="00DD3373" w:rsidP="002277CE">
      <w:pPr>
        <w:spacing w:line="360" w:lineRule="auto"/>
        <w:ind w:firstLine="720"/>
        <w:rPr>
          <w:rFonts w:ascii="Times New Roman" w:hAnsi="Times New Roman" w:cs="Times New Roman"/>
        </w:rPr>
      </w:pPr>
    </w:p>
    <w:p w14:paraId="5515A67E" w14:textId="77777777" w:rsidR="002277CE" w:rsidRPr="002277CE" w:rsidRDefault="002277CE" w:rsidP="002277CE">
      <w:pPr>
        <w:spacing w:line="360" w:lineRule="auto"/>
        <w:ind w:firstLine="720"/>
        <w:rPr>
          <w:del w:id="2302" w:author="reviewer" w:date="2026-08-08T17:08:00Z"/>
          <w:rFonts w:ascii="Times New Roman" w:hAnsi="Times New Roman" w:cs="Times New Roman"/>
        </w:rPr>
      </w:pPr>
    </w:p>
    <w:p w14:paraId="3AA10C16" w14:textId="77777777" w:rsidR="002277CE" w:rsidRDefault="002277CE" w:rsidP="002277CE">
      <w:pPr>
        <w:spacing w:line="360" w:lineRule="auto"/>
        <w:ind w:firstLine="720"/>
        <w:rPr>
          <w:del w:id="2303" w:author="reviewer" w:date="2026-08-08T17:08:00Z"/>
          <w:rFonts w:ascii="Times New Roman" w:hAnsi="Times New Roman" w:cs="Times New Roman"/>
        </w:rPr>
      </w:pPr>
    </w:p>
    <w:p w14:paraId="4F597970" w14:textId="77777777" w:rsidR="00014EA4" w:rsidRDefault="00014EA4" w:rsidP="002277CE">
      <w:pPr>
        <w:spacing w:line="360" w:lineRule="auto"/>
        <w:ind w:firstLine="720"/>
        <w:rPr>
          <w:del w:id="2304" w:author="reviewer" w:date="2026-08-08T17:08:00Z"/>
          <w:rFonts w:ascii="Times New Roman" w:hAnsi="Times New Roman" w:cs="Times New Roman"/>
        </w:rPr>
      </w:pPr>
    </w:p>
    <w:p w14:paraId="3694A889" w14:textId="77777777" w:rsidR="00014EA4" w:rsidRDefault="00014EA4" w:rsidP="002277CE">
      <w:pPr>
        <w:spacing w:line="360" w:lineRule="auto"/>
        <w:ind w:firstLine="720"/>
        <w:rPr>
          <w:del w:id="2305" w:author="reviewer" w:date="2026-08-08T17:08:00Z"/>
          <w:rFonts w:ascii="Times New Roman" w:hAnsi="Times New Roman" w:cs="Times New Roman"/>
        </w:rPr>
      </w:pPr>
    </w:p>
    <w:p w14:paraId="00126A5D" w14:textId="77777777" w:rsidR="00014EA4" w:rsidRDefault="00014EA4" w:rsidP="002277CE">
      <w:pPr>
        <w:spacing w:line="360" w:lineRule="auto"/>
        <w:ind w:firstLine="720"/>
        <w:rPr>
          <w:del w:id="2306" w:author="reviewer" w:date="2026-08-08T17:08:00Z"/>
          <w:rFonts w:ascii="Times New Roman" w:hAnsi="Times New Roman" w:cs="Times New Roman"/>
        </w:rPr>
      </w:pPr>
    </w:p>
    <w:p w14:paraId="5D87160D" w14:textId="77777777" w:rsidR="00014EA4" w:rsidRDefault="00014EA4" w:rsidP="002277CE">
      <w:pPr>
        <w:spacing w:line="360" w:lineRule="auto"/>
        <w:ind w:firstLine="720"/>
        <w:rPr>
          <w:del w:id="2307" w:author="reviewer" w:date="2026-08-08T17:08:00Z"/>
          <w:rFonts w:ascii="Times New Roman" w:hAnsi="Times New Roman" w:cs="Times New Roman"/>
        </w:rPr>
      </w:pPr>
    </w:p>
    <w:p w14:paraId="2265C745" w14:textId="77777777" w:rsidR="00014EA4" w:rsidRDefault="00014EA4" w:rsidP="002277CE">
      <w:pPr>
        <w:spacing w:line="360" w:lineRule="auto"/>
        <w:ind w:firstLine="720"/>
        <w:rPr>
          <w:del w:id="2308" w:author="reviewer" w:date="2026-08-08T17:08:00Z"/>
          <w:rFonts w:ascii="Times New Roman" w:hAnsi="Times New Roman" w:cs="Times New Roman"/>
        </w:rPr>
      </w:pPr>
    </w:p>
    <w:p w14:paraId="359A5B50" w14:textId="77777777" w:rsidR="00014EA4" w:rsidRDefault="00014EA4" w:rsidP="002277CE">
      <w:pPr>
        <w:spacing w:line="360" w:lineRule="auto"/>
        <w:ind w:firstLine="720"/>
        <w:rPr>
          <w:del w:id="2309" w:author="reviewer" w:date="2026-08-08T17:08:00Z"/>
          <w:rFonts w:ascii="Times New Roman" w:hAnsi="Times New Roman" w:cs="Times New Roman"/>
        </w:rPr>
      </w:pPr>
    </w:p>
    <w:p w14:paraId="7DADDD35" w14:textId="77777777" w:rsidR="00014EA4" w:rsidRDefault="00014EA4" w:rsidP="002277CE">
      <w:pPr>
        <w:spacing w:line="360" w:lineRule="auto"/>
        <w:ind w:firstLine="720"/>
        <w:rPr>
          <w:del w:id="2310" w:author="reviewer" w:date="2026-08-08T17:08:00Z"/>
          <w:rFonts w:ascii="Times New Roman" w:hAnsi="Times New Roman" w:cs="Times New Roman"/>
        </w:rPr>
      </w:pPr>
    </w:p>
    <w:p w14:paraId="120C2F98" w14:textId="77777777" w:rsidR="00014EA4" w:rsidRDefault="00014EA4" w:rsidP="002277CE">
      <w:pPr>
        <w:spacing w:line="360" w:lineRule="auto"/>
        <w:ind w:firstLine="720"/>
        <w:rPr>
          <w:del w:id="2311" w:author="reviewer" w:date="2026-08-08T17:08:00Z"/>
          <w:rFonts w:ascii="Times New Roman" w:hAnsi="Times New Roman" w:cs="Times New Roman"/>
        </w:rPr>
      </w:pPr>
    </w:p>
    <w:p w14:paraId="788A9EED" w14:textId="77777777" w:rsidR="00014EA4" w:rsidRDefault="00014EA4" w:rsidP="002277CE">
      <w:pPr>
        <w:spacing w:line="360" w:lineRule="auto"/>
        <w:ind w:firstLine="720"/>
        <w:rPr>
          <w:del w:id="2312" w:author="reviewer" w:date="2026-08-08T17:08:00Z"/>
          <w:rFonts w:ascii="Times New Roman" w:hAnsi="Times New Roman" w:cs="Times New Roman"/>
        </w:rPr>
      </w:pPr>
    </w:p>
    <w:p w14:paraId="78FFD996" w14:textId="77777777" w:rsidR="00014EA4" w:rsidRDefault="00014EA4" w:rsidP="002277CE">
      <w:pPr>
        <w:spacing w:line="360" w:lineRule="auto"/>
        <w:ind w:firstLine="720"/>
        <w:rPr>
          <w:del w:id="2313" w:author="reviewer" w:date="2026-08-08T17:08:00Z"/>
          <w:rFonts w:ascii="Times New Roman" w:hAnsi="Times New Roman" w:cs="Times New Roman"/>
        </w:rPr>
      </w:pPr>
    </w:p>
    <w:p w14:paraId="0A4B5A7D" w14:textId="77777777" w:rsidR="0055453E" w:rsidRDefault="0055453E" w:rsidP="002277CE">
      <w:pPr>
        <w:spacing w:line="360" w:lineRule="auto"/>
        <w:ind w:firstLine="720"/>
        <w:rPr>
          <w:del w:id="2314" w:author="reviewer" w:date="2026-08-08T17:08:00Z"/>
          <w:rFonts w:ascii="Times New Roman" w:hAnsi="Times New Roman" w:cs="Times New Roman"/>
        </w:rPr>
      </w:pPr>
    </w:p>
    <w:p w14:paraId="07DB1ECB" w14:textId="77777777" w:rsidR="0055453E" w:rsidRDefault="0055453E" w:rsidP="002277CE">
      <w:pPr>
        <w:spacing w:line="360" w:lineRule="auto"/>
        <w:ind w:firstLine="720"/>
        <w:rPr>
          <w:del w:id="2315" w:author="reviewer" w:date="2026-08-08T17:08:00Z"/>
          <w:rFonts w:ascii="Times New Roman" w:hAnsi="Times New Roman" w:cs="Times New Roman"/>
        </w:rPr>
      </w:pPr>
    </w:p>
    <w:p w14:paraId="7C38F9C1" w14:textId="77777777" w:rsidR="0055453E" w:rsidRDefault="0055453E" w:rsidP="002277CE">
      <w:pPr>
        <w:spacing w:line="360" w:lineRule="auto"/>
        <w:ind w:firstLine="720"/>
        <w:rPr>
          <w:del w:id="2316" w:author="reviewer" w:date="2026-08-08T17:08:00Z"/>
          <w:rFonts w:ascii="Times New Roman" w:hAnsi="Times New Roman" w:cs="Times New Roman"/>
        </w:rPr>
      </w:pPr>
    </w:p>
    <w:p w14:paraId="30D2612B" w14:textId="77777777" w:rsidR="000E4FD1" w:rsidRDefault="000E4FD1" w:rsidP="002277CE">
      <w:pPr>
        <w:spacing w:line="360" w:lineRule="auto"/>
        <w:rPr>
          <w:del w:id="2317" w:author="reviewer" w:date="2026-08-08T17:08:00Z"/>
          <w:rFonts w:ascii="Times New Roman" w:hAnsi="Times New Roman" w:cs="Times New Roman"/>
        </w:rPr>
      </w:pPr>
    </w:p>
    <w:p w14:paraId="11E6726F" w14:textId="77777777" w:rsidR="00F47729" w:rsidRPr="002277CE" w:rsidRDefault="002277CE">
      <w:pPr>
        <w:keepNext/>
        <w:spacing w:line="360" w:lineRule="auto"/>
        <w:rPr>
          <w:rFonts w:ascii="Times New Roman" w:hAnsi="Times New Roman" w:cs="Times New Roman"/>
        </w:rPr>
        <w:pPrChange w:id="2318" w:author="reviewer" w:date="2026-08-08T17:08:00Z">
          <w:pPr>
            <w:spacing w:line="360" w:lineRule="auto"/>
          </w:pPr>
        </w:pPrChange>
      </w:pPr>
      <w:r>
        <w:rPr>
          <w:rFonts w:ascii="Times New Roman" w:hAnsi="Times New Roman" w:cs="Times New Roman"/>
          <w:b/>
          <w:bCs/>
        </w:rPr>
        <w:t>Figure 9.</w:t>
      </w:r>
      <w:r>
        <w:rPr>
          <w:rFonts w:ascii="Times New Roman" w:hAnsi="Times New Roman" w:cs="Times New Roman"/>
        </w:rPr>
        <w:t xml:space="preserve"> Sensitivity of the loan-corrected income gradient to the discount rate and wage growth rate assumptions.</w:t>
      </w:r>
    </w:p>
    <w:p w14:paraId="50C0CE8F" w14:textId="77777777" w:rsidR="00F47729" w:rsidRPr="002277CE" w:rsidRDefault="002277CE" w:rsidP="002277CE">
      <w:pPr>
        <w:spacing w:line="360" w:lineRule="auto"/>
        <w:rPr>
          <w:del w:id="2319" w:author="reviewer" w:date="2026-08-08T17:08:00Z"/>
          <w:rFonts w:ascii="Times New Roman" w:hAnsi="Times New Roman" w:cs="Times New Roman"/>
        </w:rPr>
      </w:pPr>
      <w:del w:id="2320" w:author="reviewer" w:date="2026-08-08T17:08:00Z">
        <w:r>
          <w:rPr>
            <w:rFonts w:ascii="Times New Roman" w:hAnsi="Times New Roman" w:cs="Times New Roman"/>
            <w:noProof/>
          </w:rPr>
          <w:drawing>
            <wp:inline distT="0" distB="0" distL="0" distR="0" wp14:anchorId="6B10EB44" wp14:editId="031E92B8">
              <wp:extent cx="5727700" cy="3272971"/>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50" name="Picture" descr="media/image9.png"/>
                      <pic:cNvPicPr>
                        <a:picLocks noChangeAspect="1" noChangeArrowheads="1"/>
                      </pic:cNvPicPr>
                    </pic:nvPicPr>
                    <pic:blipFill>
                      <a:blip r:embed="rId22"/>
                      <a:stretch>
                        <a:fillRect/>
                      </a:stretch>
                    </pic:blipFill>
                    <pic:spPr bwMode="auto">
                      <a:xfrm>
                        <a:off x="0" y="0"/>
                        <a:ext cx="5727700" cy="3272971"/>
                      </a:xfrm>
                      <a:prstGeom prst="rect">
                        <a:avLst/>
                      </a:prstGeom>
                      <a:noFill/>
                      <a:ln w="9525">
                        <a:noFill/>
                        <a:headEnd/>
                        <a:tailEnd/>
                      </a:ln>
                    </pic:spPr>
                  </pic:pic>
                </a:graphicData>
              </a:graphic>
            </wp:inline>
          </w:drawing>
        </w:r>
      </w:del>
    </w:p>
    <w:p w14:paraId="0FC133AC" w14:textId="77777777" w:rsidR="00F47729" w:rsidRPr="002277CE" w:rsidRDefault="002277CE" w:rsidP="002277CE">
      <w:pPr>
        <w:spacing w:line="360" w:lineRule="auto"/>
        <w:rPr>
          <w:ins w:id="2321" w:author="reviewer" w:date="2026-08-08T17:08:00Z"/>
          <w:rFonts w:ascii="Times New Roman" w:hAnsi="Times New Roman" w:cs="Times New Roman"/>
        </w:rPr>
      </w:pPr>
      <w:ins w:id="2322" w:author="reviewer" w:date="2026-08-08T17:08:00Z">
        <w:r>
          <w:rPr>
            <w:rFonts w:ascii="Times New Roman" w:hAnsi="Times New Roman" w:cs="Times New Roman"/>
            <w:noProof/>
          </w:rPr>
          <w:drawing>
            <wp:inline distT="0" distB="0" distL="0" distR="0" wp14:anchorId="02DFD524" wp14:editId="60006D0A">
              <wp:extent cx="5727700" cy="3272971"/>
              <wp:effectExtent l="0" t="0" r="0" b="0"/>
              <wp:docPr id="49" name="Picture" descr="Sensitivity of the loan-corrected income-gradient p-value across discount-rate and wage-growth assumptions." title="Sensitivity of the loan-corrected income-gradient p-value across discount-rate and wage-growth assumptions"/>
              <wp:cNvGraphicFramePr/>
              <a:graphic xmlns:a="http://schemas.openxmlformats.org/drawingml/2006/main">
                <a:graphicData uri="http://schemas.openxmlformats.org/drawingml/2006/picture">
                  <pic:pic xmlns:pic="http://schemas.openxmlformats.org/drawingml/2006/picture">
                    <pic:nvPicPr>
                      <pic:cNvPr id="50" name="Picture" descr="media/image9.png"/>
                      <pic:cNvPicPr>
                        <a:picLocks noChangeAspect="1" noChangeArrowheads="1"/>
                      </pic:cNvPicPr>
                    </pic:nvPicPr>
                    <pic:blipFill>
                      <a:blip r:embed="rId22"/>
                      <a:stretch>
                        <a:fillRect/>
                      </a:stretch>
                    </pic:blipFill>
                    <pic:spPr bwMode="auto">
                      <a:xfrm>
                        <a:off x="0" y="0"/>
                        <a:ext cx="5727700" cy="3272971"/>
                      </a:xfrm>
                      <a:prstGeom prst="rect">
                        <a:avLst/>
                      </a:prstGeom>
                      <a:noFill/>
                      <a:ln w="9525">
                        <a:noFill/>
                        <a:headEnd/>
                        <a:tailEnd/>
                      </a:ln>
                    </pic:spPr>
                  </pic:pic>
                </a:graphicData>
              </a:graphic>
            </wp:inline>
          </w:drawing>
        </w:r>
      </w:ins>
    </w:p>
    <w:p w14:paraId="01E7FA4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14:paraId="3B79DA8D" w14:textId="77777777" w:rsidR="002277CE" w:rsidRPr="002277CE" w:rsidRDefault="002277CE" w:rsidP="002277CE">
      <w:pPr>
        <w:spacing w:line="360" w:lineRule="auto"/>
        <w:rPr>
          <w:rFonts w:ascii="Times New Roman" w:hAnsi="Times New Roman" w:cs="Times New Roman"/>
        </w:rPr>
      </w:pPr>
    </w:p>
    <w:p w14:paraId="4CC21BC1" w14:textId="77777777" w:rsidR="00F47729" w:rsidRPr="003F3E2E" w:rsidRDefault="002277CE" w:rsidP="002277CE">
      <w:pPr>
        <w:spacing w:line="360" w:lineRule="auto"/>
        <w:rPr>
          <w:rFonts w:ascii="Times New Roman" w:hAnsi="Times New Roman" w:cs="Times New Roman"/>
          <w:i/>
        </w:rPr>
      </w:pPr>
      <w:r>
        <w:rPr>
          <w:rFonts w:ascii="Times New Roman" w:hAnsi="Times New Roman" w:cs="Times New Roman"/>
          <w:b/>
          <w:bCs/>
          <w:i/>
        </w:rPr>
        <w:t>Rambachan-Roth parallel-trends checks and synthetic difference-in-differences comparison</w:t>
      </w:r>
    </w:p>
    <w:p w14:paraId="4DAFA55C" w14:textId="77777777" w:rsidR="00F47729" w:rsidRPr="002277CE" w:rsidRDefault="002277CE" w:rsidP="002277CE">
      <w:pPr>
        <w:spacing w:line="360" w:lineRule="auto"/>
        <w:rPr>
          <w:rFonts w:ascii="Times New Roman" w:hAnsi="Times New Roman" w:cs="Times New Roman"/>
        </w:rPr>
      </w:pPr>
      <w:r>
        <w:rPr>
          <w:rFonts w:ascii="Times New Roman" w:hAnsi="Times New Roman"/>
          <w:rPrChange w:id="2323" w:author="reviewer" w:date="2026-08-08T17:08:00Z">
            <w:rPr>
              <w:rFonts w:ascii="Times New Roman" w:hAnsi="Times New Roman"/>
              <w:highlight w:val="yellow"/>
            </w:rPr>
          </w:rPrChange>
        </w:rPr>
        <w:t xml:space="preserve">In response to a further round of peer review we run two additional robustness checks. The first re-examines the parallel-trends assumption behind the event study using the </w:t>
      </w:r>
      <w:proofErr w:type="spellStart"/>
      <w:r>
        <w:rPr>
          <w:rFonts w:ascii="Times New Roman" w:hAnsi="Times New Roman"/>
          <w:rPrChange w:id="2324" w:author="reviewer" w:date="2026-08-08T17:08:00Z">
            <w:rPr>
              <w:rFonts w:ascii="Times New Roman" w:hAnsi="Times New Roman"/>
              <w:highlight w:val="yellow"/>
            </w:rPr>
          </w:rPrChange>
        </w:rPr>
        <w:t>HonestDiD</w:t>
      </w:r>
      <w:proofErr w:type="spellEnd"/>
      <w:r>
        <w:rPr>
          <w:rFonts w:ascii="Times New Roman" w:hAnsi="Times New Roman"/>
          <w:rPrChange w:id="2325" w:author="reviewer" w:date="2026-08-08T17:08:00Z">
            <w:rPr>
              <w:rFonts w:ascii="Times New Roman" w:hAnsi="Times New Roman"/>
              <w:highlight w:val="yellow"/>
            </w:rPr>
          </w:rPrChange>
        </w:rPr>
        <w:t xml:space="preserve"> implementation of the sensitivity analysis of Rambachan and Roth (2023), which replaces the binary test of whether pre-trends are flat with a measure of how large a post-treatment violation of parallel trends would have to be before the estimated effect loses its significance.</w:t>
      </w:r>
      <w:r>
        <w:rPr>
          <w:rFonts w:ascii="Times New Roman" w:hAnsi="Times New Roman" w:cs="Times New Roman"/>
        </w:rPr>
        <w:t xml:space="preserve"> Because the pre-treatment leads are jointly indistinguishable from zero (a joint Wald test gives p = 0.96) and are about two orders of magnitude smaller than the post-treatment coefficients, the loan-driven collapse in EU applicant numbers survives the relative-magnitudes sensitivity analysis across the full range of violations we examine. The robust </w:t>
      </w:r>
      <w:r>
        <w:rPr>
          <w:rFonts w:ascii="Times New Roman" w:hAnsi="Times New Roman" w:cs="Times New Roman"/>
        </w:rPr>
        <w:lastRenderedPageBreak/>
        <w:t>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6667A9F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second check re-estimates 26 separate synthetic difference-in-differences regressions, one per treated country, so the Arkhangelsky et al. (2021) estimator collapses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tr</m:t>
            </m:r>
          </m:sub>
        </m:sSub>
        <m:r>
          <m:rPr>
            <m:sty m:val="p"/>
          </m:rPr>
          <w:rPr>
            <w:rFonts w:ascii="Cambria Math" w:hAnsi="Cambria Math" w:cs="Times New Roman"/>
          </w:rPr>
          <m:t>=</m:t>
        </m:r>
        <m:r>
          <w:rPr>
            <w:rFonts w:ascii="Cambria Math" w:hAnsi="Cambria Math" w:cs="Times New Roman"/>
          </w:rPr>
          <m:t>1</m:t>
        </m:r>
      </m:oMath>
      <w:r>
        <w:rPr>
          <w:rFonts w:ascii="Times New Roman" w:hAnsi="Times New Roman" w:cs="Times New Roman"/>
        </w:rPr>
        <w:t>:</w:t>
      </w:r>
    </w:p>
    <w:p w14:paraId="31F13A82" w14:textId="77777777" w:rsidR="00F47729" w:rsidRPr="002277CE" w:rsidRDefault="00000000"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τ</m:t>
                  </m:r>
                </m:e>
              </m:acc>
            </m:e>
            <m:sub>
              <m:r>
                <w:rPr>
                  <w:rFonts w:ascii="Cambria Math" w:hAnsi="Cambria Math" w:cs="Times New Roman"/>
                </w:rPr>
                <m:t>j</m:t>
              </m:r>
            </m:sub>
            <m:sup>
              <m:r>
                <w:rPr>
                  <w:rFonts w:ascii="Cambria Math" w:hAnsi="Cambria Math" w:cs="Times New Roman"/>
                </w:rPr>
                <m:t>sdid</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jt</m:t>
                  </m:r>
                </m:sub>
              </m:sSub>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sub>
            <m:sup>
              <m:r>
                <w:rPr>
                  <w:rFonts w:ascii="Cambria Math" w:hAnsi="Cambria Math" w:cs="Times New Roman"/>
                </w:rPr>
                <m:t>​</m:t>
              </m:r>
            </m:sup>
            <m:e>
              <m:acc>
                <m:accPr>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i</m:t>
                      </m:r>
                    </m:sub>
                    <m:sup>
                      <m:r>
                        <w:rPr>
                          <w:rFonts w:ascii="Cambria Math" w:hAnsi="Cambria Math" w:cs="Times New Roman"/>
                        </w:rPr>
                        <m:t>j</m:t>
                      </m:r>
                    </m:sup>
                  </m:sSubSup>
                </m:e>
              </m:acc>
            </m:e>
          </m:nary>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 post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oMath>
      </m:oMathPara>
    </w:p>
    <w:p w14:paraId="0E5E60C6" w14:textId="2C84FEBF" w:rsidR="00F47729" w:rsidRPr="002277CE" w:rsidRDefault="002277CE" w:rsidP="002277CE">
      <w:pPr>
        <w:spacing w:line="360" w:lineRule="auto"/>
        <w:rPr>
          <w:rFonts w:ascii="Times New Roman" w:hAnsi="Times New Roman" w:cs="Times New Roman"/>
        </w:rPr>
      </w:pPr>
      <w:del w:id="2326" w:author="reviewer" w:date="2026-08-08T17:08:00Z">
        <w:r>
          <w:rPr>
            <w:rFonts w:ascii="Times New Roman" w:hAnsi="Times New Roman" w:cs="Times New Roman"/>
          </w:rPr>
          <w:delText>We then compare</w:delText>
        </w:r>
      </w:del>
      <w:ins w:id="2327" w:author="reviewer" w:date="2026-08-08T17:08:00Z">
        <w:r>
          <w:rPr>
            <w:rFonts w:ascii="Times New Roman" w:hAnsi="Times New Roman" w:cs="Times New Roman"/>
          </w:rPr>
          <w:t>Table 5 compares</w:t>
        </w:r>
      </w:ins>
      <w:r>
        <w:rPr>
          <w:rFonts w:ascii="Times New Roman" w:hAnsi="Times New Roman" w:cs="Times New Roman"/>
        </w:rPr>
        <w:t xml:space="preserve"> these </w:t>
      </w:r>
      <w:del w:id="2328" w:author="reviewer" w:date="2026-08-08T17:08:00Z">
        <w:r>
          <w:rPr>
            <w:rFonts w:ascii="Times New Roman" w:hAnsi="Times New Roman" w:cs="Times New Roman"/>
          </w:rPr>
          <w:delText xml:space="preserve">estimated coefficients to the ones obtained from the </w:delText>
        </w:r>
      </w:del>
      <w:ins w:id="2329" w:author="reviewer" w:date="2026-08-08T17:08:00Z">
        <w:r>
          <w:rPr>
            <w:rFonts w:ascii="Times New Roman" w:hAnsi="Times New Roman" w:cs="Times New Roman"/>
          </w:rPr>
          <w:t xml:space="preserve">estimates with the </w:t>
        </w:r>
      </w:ins>
      <w:r>
        <w:rPr>
          <w:rFonts w:ascii="Times New Roman" w:hAnsi="Times New Roman" w:cs="Times New Roman"/>
        </w:rPr>
        <w:t xml:space="preserve">saturated weighted </w:t>
      </w:r>
      <w:proofErr w:type="spellStart"/>
      <w:r>
        <w:rPr>
          <w:rFonts w:ascii="Times New Roman" w:hAnsi="Times New Roman" w:cs="Times New Roman"/>
        </w:rPr>
        <w:t>DiD</w:t>
      </w:r>
      <w:proofErr w:type="spellEnd"/>
      <w:r>
        <w:rPr>
          <w:rFonts w:ascii="Times New Roman" w:hAnsi="Times New Roman" w:cs="Times New Roman"/>
        </w:rPr>
        <w:t xml:space="preserve"> </w:t>
      </w:r>
      <w:del w:id="2330" w:author="reviewer" w:date="2026-08-08T17:08:00Z">
        <w:r>
          <w:rPr>
            <w:rFonts w:ascii="Times New Roman" w:hAnsi="Times New Roman" w:cs="Times New Roman"/>
          </w:rPr>
          <w:delText>regression. This comparison is reported in Table 5. As the table shows, the difference between</w:delText>
        </w:r>
      </w:del>
      <w:ins w:id="2331" w:author="reviewer" w:date="2026-08-08T17:08:00Z">
        <w:r>
          <w:rPr>
            <w:rFonts w:ascii="Times New Roman" w:hAnsi="Times New Roman" w:cs="Times New Roman"/>
          </w:rPr>
          <w:t>coefficients. After consistently removing aggregates, territories, dependencies, and UK home nations from the donor pool,</w:t>
        </w:r>
      </w:ins>
      <w:r>
        <w:rPr>
          <w:rFonts w:ascii="Times New Roman" w:hAnsi="Times New Roman" w:cs="Times New Roman"/>
        </w:rPr>
        <w:t xml:space="preserve"> the two </w:t>
      </w:r>
      <w:del w:id="2332" w:author="reviewer" w:date="2026-08-08T17:08:00Z">
        <w:r>
          <w:rPr>
            <w:rFonts w:ascii="Times New Roman" w:hAnsi="Times New Roman" w:cs="Times New Roman"/>
          </w:rPr>
          <w:delText xml:space="preserve">estimators is small, with </w:delText>
        </w:r>
      </w:del>
      <w:ins w:id="2333" w:author="reviewer" w:date="2026-08-08T17:08:00Z">
        <w:r>
          <w:rPr>
            <w:rFonts w:ascii="Times New Roman" w:hAnsi="Times New Roman" w:cs="Times New Roman"/>
          </w:rPr>
          <w:t xml:space="preserve">sets correlate at 0.978 and have </w:t>
        </w:r>
      </w:ins>
      <w:r>
        <w:rPr>
          <w:rFonts w:ascii="Times New Roman" w:hAnsi="Times New Roman" w:cs="Times New Roman"/>
        </w:rPr>
        <w:t>a mean absolute difference of 0.</w:t>
      </w:r>
      <w:del w:id="2334" w:author="reviewer" w:date="2026-08-08T17:08:00Z">
        <w:r>
          <w:rPr>
            <w:rFonts w:ascii="Times New Roman" w:hAnsi="Times New Roman" w:cs="Times New Roman"/>
          </w:rPr>
          <w:delText>13</w:delText>
        </w:r>
      </w:del>
      <w:ins w:id="2335" w:author="reviewer" w:date="2026-08-08T17:08:00Z">
        <w:r>
          <w:rPr>
            <w:rFonts w:ascii="Times New Roman" w:hAnsi="Times New Roman" w:cs="Times New Roman"/>
          </w:rPr>
          <w:t>163</w:t>
        </w:r>
      </w:ins>
      <w:r>
        <w:rPr>
          <w:rFonts w:ascii="Times New Roman" w:hAnsi="Times New Roman" w:cs="Times New Roman"/>
        </w:rPr>
        <w:t xml:space="preserve"> log points</w:t>
      </w:r>
      <w:del w:id="2336" w:author="reviewer" w:date="2026-08-08T17:08:00Z">
        <w:r>
          <w:rPr>
            <w:rFonts w:ascii="Times New Roman" w:hAnsi="Times New Roman" w:cs="Times New Roman"/>
          </w:rPr>
          <w:delText xml:space="preserve"> and a correlation of 0.97 across the 26 countries, and the ranking of the country-specific effects is preserved across both designs. The largest single </w:delText>
        </w:r>
      </w:del>
      <w:ins w:id="2337" w:author="reviewer" w:date="2026-08-08T17:08:00Z">
        <w:r>
          <w:rPr>
            <w:rFonts w:ascii="Times New Roman" w:hAnsi="Times New Roman" w:cs="Times New Roman"/>
          </w:rPr>
          <w:t xml:space="preserve">. Portugal has the largest </w:t>
        </w:r>
      </w:ins>
      <w:r>
        <w:rPr>
          <w:rFonts w:ascii="Times New Roman" w:hAnsi="Times New Roman" w:cs="Times New Roman"/>
        </w:rPr>
        <w:t xml:space="preserve">discrepancy </w:t>
      </w:r>
      <w:del w:id="2338" w:author="reviewer" w:date="2026-08-08T17:08:00Z">
        <w:r>
          <w:rPr>
            <w:rFonts w:ascii="Times New Roman" w:hAnsi="Times New Roman" w:cs="Times New Roman"/>
          </w:rPr>
          <w:delText>is Portugal (</w:delText>
        </w:r>
      </w:del>
      <w:ins w:id="2339" w:author="reviewer" w:date="2026-08-08T17:08:00Z">
        <w:r>
          <w:rPr>
            <w:rFonts w:ascii="Times New Roman" w:hAnsi="Times New Roman" w:cs="Times New Roman"/>
          </w:rPr>
          <w:t xml:space="preserve">at </w:t>
        </w:r>
      </w:ins>
      <w:r>
        <w:rPr>
          <w:rFonts w:ascii="Times New Roman" w:hAnsi="Times New Roman" w:cs="Times New Roman"/>
        </w:rPr>
        <w:t>0.</w:t>
      </w:r>
      <w:del w:id="2340" w:author="reviewer" w:date="2026-08-08T17:08:00Z">
        <w:r>
          <w:rPr>
            <w:rFonts w:ascii="Times New Roman" w:hAnsi="Times New Roman" w:cs="Times New Roman"/>
          </w:rPr>
          <w:delText>41</w:delText>
        </w:r>
      </w:del>
      <w:ins w:id="2341" w:author="reviewer" w:date="2026-08-08T17:08:00Z">
        <w:r>
          <w:rPr>
            <w:rFonts w:ascii="Times New Roman" w:hAnsi="Times New Roman" w:cs="Times New Roman"/>
          </w:rPr>
          <w:t>418</w:t>
        </w:r>
      </w:ins>
      <w:r>
        <w:rPr>
          <w:rFonts w:ascii="Times New Roman" w:hAnsi="Times New Roman" w:cs="Times New Roman"/>
        </w:rPr>
        <w:t xml:space="preserve"> log points</w:t>
      </w:r>
      <w:del w:id="2342" w:author="reviewer" w:date="2026-08-08T17:08:00Z">
        <w:r>
          <w:rPr>
            <w:rFonts w:ascii="Times New Roman" w:hAnsi="Times New Roman" w:cs="Times New Roman"/>
          </w:rPr>
          <w:delText>), which is</w:delText>
        </w:r>
      </w:del>
      <w:ins w:id="2343" w:author="reviewer" w:date="2026-08-08T17:08:00Z">
        <w:r>
          <w:rPr>
            <w:rFonts w:ascii="Times New Roman" w:hAnsi="Times New Roman" w:cs="Times New Roman"/>
          </w:rPr>
          <w:t>,</w:t>
        </w:r>
      </w:ins>
      <w:r>
        <w:rPr>
          <w:rFonts w:ascii="Times New Roman" w:hAnsi="Times New Roman" w:cs="Times New Roman"/>
        </w:rPr>
        <w:t xml:space="preserve"> </w:t>
      </w:r>
      <w:ins w:id="2344" w:author="Microsoft Office User" w:date="2026-08-08T19:52:00Z" w16du:dateUtc="2026-08-08T16:52:00Z">
        <w:r w:rsidR="004D5D92">
          <w:rPr>
            <w:rFonts w:ascii="Times New Roman" w:hAnsi="Times New Roman" w:cs="Times New Roman"/>
          </w:rPr>
          <w:t xml:space="preserve">that is </w:t>
        </w:r>
      </w:ins>
      <w:r>
        <w:rPr>
          <w:rFonts w:ascii="Times New Roman" w:hAnsi="Times New Roman" w:cs="Times New Roman"/>
        </w:rPr>
        <w:t xml:space="preserve">consistent with </w:t>
      </w:r>
      <w:del w:id="2345" w:author="reviewer" w:date="2026-08-08T17:08:00Z">
        <w:r>
          <w:rPr>
            <w:rFonts w:ascii="Times New Roman" w:hAnsi="Times New Roman" w:cs="Times New Roman"/>
          </w:rPr>
          <w:delText xml:space="preserve">the UCAS </w:delText>
        </w:r>
      </w:del>
      <w:ins w:id="2346" w:author="reviewer" w:date="2026-08-08T17:08:00Z">
        <w:r>
          <w:rPr>
            <w:rFonts w:ascii="Times New Roman" w:hAnsi="Times New Roman" w:cs="Times New Roman"/>
          </w:rPr>
          <w:t xml:space="preserve">its documented 2021 </w:t>
        </w:r>
      </w:ins>
      <w:r>
        <w:rPr>
          <w:rFonts w:ascii="Times New Roman" w:hAnsi="Times New Roman" w:cs="Times New Roman"/>
        </w:rPr>
        <w:t>reporting issue</w:t>
      </w:r>
      <w:del w:id="2347" w:author="reviewer" w:date="2026-08-08T17:08:00Z">
        <w:r>
          <w:rPr>
            <w:rFonts w:ascii="Times New Roman" w:hAnsi="Times New Roman" w:cs="Times New Roman"/>
          </w:rPr>
          <w:delText xml:space="preserve"> for the 2021 Portuguese cycle documented earlier. This provides a further and perhaps final confirmation of the robustness of the results reported above</w:delText>
        </w:r>
      </w:del>
      <w:ins w:id="2348" w:author="reviewer" w:date="2026-08-08T17:08:00Z">
        <w:r>
          <w:rPr>
            <w:rFonts w:ascii="Times New Roman" w:hAnsi="Times New Roman" w:cs="Times New Roman"/>
          </w:rPr>
          <w:t>. The ranking is similar across designs, although several level differences remain economically meaningful</w:t>
        </w:r>
      </w:ins>
      <w:r>
        <w:rPr>
          <w:rFonts w:ascii="Times New Roman" w:hAnsi="Times New Roman" w:cs="Times New Roman"/>
        </w:rPr>
        <w:t>.</w:t>
      </w:r>
    </w:p>
    <w:p w14:paraId="55B353B6" w14:textId="77777777" w:rsidR="002277CE" w:rsidRPr="002277CE" w:rsidRDefault="002277CE" w:rsidP="002277CE">
      <w:pPr>
        <w:spacing w:line="360" w:lineRule="auto"/>
        <w:rPr>
          <w:rFonts w:ascii="Times New Roman" w:hAnsi="Times New Roman" w:cs="Times New Roman"/>
        </w:rPr>
      </w:pPr>
    </w:p>
    <w:p w14:paraId="5B9F476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5.</w:t>
      </w:r>
      <w:r>
        <w:rPr>
          <w:rFonts w:ascii="Times New Roman" w:hAnsi="Times New Roman" w:cs="Times New Roman"/>
        </w:rPr>
        <w:t xml:space="preserve"> Per-country saturated </w:t>
      </w:r>
      <w:proofErr w:type="spellStart"/>
      <w:r>
        <w:rPr>
          <w:rFonts w:ascii="Times New Roman" w:hAnsi="Times New Roman" w:cs="Times New Roman"/>
        </w:rPr>
        <w:t>DiD</w:t>
      </w:r>
      <w:proofErr w:type="spellEnd"/>
      <w:r>
        <w:rPr>
          <w:rFonts w:ascii="Times New Roman" w:hAnsi="Times New Roman" w:cs="Times New Roman"/>
        </w:rPr>
        <w:t xml:space="preserve"> (TWFE) and synthetic difference-in-differences estimates</w:t>
      </w:r>
    </w:p>
    <w:tbl>
      <w:tblPr>
        <w:tblStyle w:val="Style1"/>
        <w:tblW w:w="4867" w:type="pct"/>
        <w:tblLook w:val="0020" w:firstRow="1" w:lastRow="0" w:firstColumn="0" w:lastColumn="0" w:noHBand="0" w:noVBand="0"/>
        <w:tblPrChange w:id="2349" w:author="reviewer" w:date="2026-08-08T17:08:00Z">
          <w:tblPr>
            <w:tblStyle w:val="Style1"/>
            <w:tblW w:w="4867" w:type="pct"/>
            <w:tblLook w:val="0020" w:firstRow="1" w:lastRow="0" w:firstColumn="0" w:lastColumn="0" w:noHBand="0" w:noVBand="0"/>
          </w:tblPr>
        </w:tblPrChange>
      </w:tblPr>
      <w:tblGrid>
        <w:gridCol w:w="2351"/>
        <w:gridCol w:w="541"/>
        <w:gridCol w:w="1299"/>
        <w:gridCol w:w="1101"/>
        <w:gridCol w:w="1597"/>
        <w:gridCol w:w="540"/>
        <w:gridCol w:w="1328"/>
        <w:tblGridChange w:id="2350">
          <w:tblGrid>
            <w:gridCol w:w="2351"/>
            <w:gridCol w:w="823"/>
            <w:gridCol w:w="39"/>
            <w:gridCol w:w="1074"/>
            <w:gridCol w:w="1005"/>
            <w:gridCol w:w="69"/>
            <w:gridCol w:w="1877"/>
            <w:gridCol w:w="43"/>
            <w:gridCol w:w="148"/>
            <w:gridCol w:w="1328"/>
          </w:tblGrid>
        </w:tblGridChange>
      </w:tblGrid>
      <w:tr w:rsidR="00F47729" w:rsidRPr="002277CE" w14:paraId="49D82342" w14:textId="77777777" w:rsidTr="002277CE">
        <w:trPr>
          <w:cnfStyle w:val="100000000000" w:firstRow="1" w:lastRow="0" w:firstColumn="0" w:lastColumn="0" w:oddVBand="0" w:evenVBand="0" w:oddHBand="0" w:evenHBand="0" w:firstRowFirstColumn="0" w:firstRowLastColumn="0" w:lastRowFirstColumn="0" w:lastRowLastColumn="0"/>
          <w:tblHeader/>
        </w:trPr>
        <w:tc>
          <w:tcPr>
            <w:tcW w:w="0" w:type="auto"/>
            <w:tcPrChange w:id="2351" w:author="reviewer" w:date="2026-08-08T17:08:00Z">
              <w:tcPr>
                <w:tcW w:w="0" w:type="auto"/>
                <w:gridSpan w:val="3"/>
              </w:tcPr>
            </w:tcPrChange>
          </w:tcPr>
          <w:p w14:paraId="088335E7"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Country</w:t>
            </w:r>
          </w:p>
        </w:tc>
        <w:tc>
          <w:tcPr>
            <w:tcW w:w="0" w:type="auto"/>
            <w:gridSpan w:val="3"/>
            <w:tcPrChange w:id="2352" w:author="reviewer" w:date="2026-08-08T17:08:00Z">
              <w:tcPr>
                <w:tcW w:w="0" w:type="auto"/>
                <w:gridSpan w:val="3"/>
              </w:tcPr>
            </w:tcPrChange>
          </w:tcPr>
          <w:p w14:paraId="2CB79F95"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Saturated TWFE</w:t>
            </w:r>
          </w:p>
        </w:tc>
        <w:tc>
          <w:tcPr>
            <w:tcW w:w="0" w:type="auto"/>
            <w:gridSpan w:val="2"/>
            <w:tcPrChange w:id="2353" w:author="reviewer" w:date="2026-08-08T17:08:00Z">
              <w:tcPr>
                <w:tcW w:w="0" w:type="auto"/>
              </w:tcPr>
            </w:tcPrChange>
          </w:tcPr>
          <w:p w14:paraId="1B71E79B"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Synthetic </w:t>
            </w:r>
            <w:proofErr w:type="spellStart"/>
            <w:r>
              <w:rPr>
                <w:rFonts w:ascii="Times New Roman" w:hAnsi="Times New Roman" w:cs="Times New Roman"/>
              </w:rPr>
              <w:t>DiD</w:t>
            </w:r>
            <w:proofErr w:type="spellEnd"/>
          </w:p>
        </w:tc>
        <w:tc>
          <w:tcPr>
            <w:tcW w:w="0" w:type="auto"/>
            <w:tcPrChange w:id="2354" w:author="reviewer" w:date="2026-08-08T17:08:00Z">
              <w:tcPr>
                <w:tcW w:w="0" w:type="auto"/>
                <w:gridSpan w:val="3"/>
              </w:tcPr>
            </w:tcPrChange>
          </w:tcPr>
          <w:p w14:paraId="7BCEDBEE" w14:textId="77777777" w:rsidR="00F47729" w:rsidRPr="002277CE" w:rsidRDefault="002277CE" w:rsidP="002277C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Difference</w:t>
            </w:r>
          </w:p>
        </w:tc>
      </w:tr>
      <w:tr w:rsidR="00F47729" w:rsidRPr="002277CE" w14:paraId="5100EA3B" w14:textId="77777777" w:rsidTr="002277CE">
        <w:tc>
          <w:tcPr>
            <w:tcW w:w="0" w:type="auto"/>
          </w:tcPr>
          <w:p w14:paraId="03CD871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Lithuania</w:t>
            </w:r>
          </w:p>
        </w:tc>
        <w:tc>
          <w:tcPr>
            <w:tcW w:w="0" w:type="auto"/>
            <w:gridSpan w:val="3"/>
          </w:tcPr>
          <w:p w14:paraId="7EC4A80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-2.173</w:t>
            </w:r>
          </w:p>
        </w:tc>
        <w:tc>
          <w:tcPr>
            <w:tcW w:w="0" w:type="auto"/>
            <w:gridSpan w:val="2"/>
          </w:tcPr>
          <w:p w14:paraId="596F7F4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w:t>
            </w:r>
            <w:del w:id="2355" w:author="reviewer" w:date="2026-08-08T17:08:00Z">
              <w:r>
                <w:rPr>
                  <w:rFonts w:ascii="Times New Roman" w:hAnsi="Times New Roman" w:cs="Times New Roman"/>
                </w:rPr>
                <w:delText>203</w:delText>
              </w:r>
            </w:del>
            <w:ins w:id="2356" w:author="reviewer" w:date="2026-08-08T17:08:00Z">
              <w:r>
                <w:rPr>
                  <w:rFonts w:ascii="Times New Roman" w:hAnsi="Times New Roman" w:cs="Times New Roman"/>
                </w:rPr>
                <w:t>264</w:t>
              </w:r>
            </w:ins>
          </w:p>
        </w:tc>
        <w:tc>
          <w:tcPr>
            <w:tcW w:w="0" w:type="auto"/>
          </w:tcPr>
          <w:p w14:paraId="25733D3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57" w:author="reviewer" w:date="2026-08-08T17:08:00Z">
              <w:r>
                <w:rPr>
                  <w:rFonts w:ascii="Times New Roman" w:hAnsi="Times New Roman" w:cs="Times New Roman"/>
                </w:rPr>
                <w:delText>03</w:delText>
              </w:r>
            </w:del>
            <w:ins w:id="2358" w:author="reviewer" w:date="2026-08-08T17:08:00Z">
              <w:r>
                <w:rPr>
                  <w:rFonts w:ascii="Times New Roman" w:hAnsi="Times New Roman" w:cs="Times New Roman"/>
                </w:rPr>
                <w:t>091</w:t>
              </w:r>
            </w:ins>
          </w:p>
        </w:tc>
      </w:tr>
      <w:tr w:rsidR="00F47729" w:rsidRPr="002277CE" w14:paraId="5A1B1AE1" w14:textId="77777777" w:rsidTr="002277CE">
        <w:tc>
          <w:tcPr>
            <w:tcW w:w="0" w:type="auto"/>
          </w:tcPr>
          <w:p w14:paraId="2B26C5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Bulgaria</w:t>
            </w:r>
          </w:p>
        </w:tc>
        <w:tc>
          <w:tcPr>
            <w:tcW w:w="0" w:type="auto"/>
            <w:gridSpan w:val="3"/>
          </w:tcPr>
          <w:p w14:paraId="0975B68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-1.887</w:t>
            </w:r>
          </w:p>
        </w:tc>
        <w:tc>
          <w:tcPr>
            <w:tcW w:w="0" w:type="auto"/>
            <w:gridSpan w:val="2"/>
          </w:tcPr>
          <w:p w14:paraId="03E8EA2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59" w:author="reviewer" w:date="2026-08-08T17:08:00Z">
              <w:r>
                <w:rPr>
                  <w:rFonts w:ascii="Times New Roman" w:hAnsi="Times New Roman" w:cs="Times New Roman"/>
                </w:rPr>
                <w:delText>876</w:delText>
              </w:r>
            </w:del>
            <w:ins w:id="2360" w:author="reviewer" w:date="2026-08-08T17:08:00Z">
              <w:r>
                <w:rPr>
                  <w:rFonts w:ascii="Times New Roman" w:hAnsi="Times New Roman" w:cs="Times New Roman"/>
                </w:rPr>
                <w:t>930</w:t>
              </w:r>
            </w:ins>
          </w:p>
        </w:tc>
        <w:tc>
          <w:tcPr>
            <w:tcW w:w="0" w:type="auto"/>
          </w:tcPr>
          <w:p w14:paraId="196BDD72" w14:textId="77777777" w:rsidR="00F47729" w:rsidRPr="002277CE" w:rsidRDefault="002277CE" w:rsidP="002277CE">
            <w:pPr>
              <w:spacing w:line="360" w:lineRule="auto"/>
              <w:rPr>
                <w:rFonts w:ascii="Times New Roman" w:hAnsi="Times New Roman" w:cs="Times New Roman"/>
              </w:rPr>
            </w:pPr>
            <w:del w:id="2361" w:author="reviewer" w:date="2026-08-08T17:08:00Z">
              <w:r>
                <w:rPr>
                  <w:rFonts w:ascii="Times New Roman" w:hAnsi="Times New Roman" w:cs="Times New Roman"/>
                </w:rPr>
                <w:delText>-</w:delText>
              </w:r>
            </w:del>
            <w:r>
              <w:rPr>
                <w:rFonts w:ascii="Times New Roman" w:hAnsi="Times New Roman" w:cs="Times New Roman"/>
              </w:rPr>
              <w:t>0.</w:t>
            </w:r>
            <w:del w:id="2362" w:author="reviewer" w:date="2026-08-08T17:08:00Z">
              <w:r>
                <w:rPr>
                  <w:rFonts w:ascii="Times New Roman" w:hAnsi="Times New Roman" w:cs="Times New Roman"/>
                </w:rPr>
                <w:delText>011</w:delText>
              </w:r>
            </w:del>
            <w:ins w:id="2363" w:author="reviewer" w:date="2026-08-08T17:08:00Z">
              <w:r>
                <w:rPr>
                  <w:rFonts w:ascii="Times New Roman" w:hAnsi="Times New Roman" w:cs="Times New Roman"/>
                </w:rPr>
                <w:t>043</w:t>
              </w:r>
            </w:ins>
          </w:p>
        </w:tc>
      </w:tr>
      <w:tr w:rsidR="00F47729" w:rsidRPr="002277CE" w14:paraId="267651DC" w14:textId="77777777" w:rsidTr="002277CE">
        <w:tc>
          <w:tcPr>
            <w:tcW w:w="0" w:type="auto"/>
          </w:tcPr>
          <w:p w14:paraId="5CE319F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Finland</w:t>
            </w:r>
          </w:p>
        </w:tc>
        <w:tc>
          <w:tcPr>
            <w:tcW w:w="0" w:type="auto"/>
            <w:gridSpan w:val="3"/>
          </w:tcPr>
          <w:p w14:paraId="0F688FC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-1.756</w:t>
            </w:r>
          </w:p>
        </w:tc>
        <w:tc>
          <w:tcPr>
            <w:tcW w:w="0" w:type="auto"/>
            <w:gridSpan w:val="2"/>
          </w:tcPr>
          <w:p w14:paraId="39604D6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64" w:author="reviewer" w:date="2026-08-08T17:08:00Z">
              <w:r>
                <w:rPr>
                  <w:rFonts w:ascii="Times New Roman" w:hAnsi="Times New Roman" w:cs="Times New Roman"/>
                </w:rPr>
                <w:delText>721</w:delText>
              </w:r>
            </w:del>
            <w:ins w:id="2365" w:author="reviewer" w:date="2026-08-08T17:08:00Z">
              <w:r>
                <w:rPr>
                  <w:rFonts w:ascii="Times New Roman" w:hAnsi="Times New Roman" w:cs="Times New Roman"/>
                </w:rPr>
                <w:t>773</w:t>
              </w:r>
            </w:ins>
          </w:p>
        </w:tc>
        <w:tc>
          <w:tcPr>
            <w:tcW w:w="0" w:type="auto"/>
          </w:tcPr>
          <w:p w14:paraId="3E859A1E" w14:textId="77777777" w:rsidR="00F47729" w:rsidRPr="002277CE" w:rsidRDefault="002277CE" w:rsidP="002277CE">
            <w:pPr>
              <w:spacing w:line="360" w:lineRule="auto"/>
              <w:rPr>
                <w:rFonts w:ascii="Times New Roman" w:hAnsi="Times New Roman" w:cs="Times New Roman"/>
              </w:rPr>
            </w:pPr>
            <w:del w:id="2366" w:author="reviewer" w:date="2026-08-08T17:08:00Z">
              <w:r>
                <w:rPr>
                  <w:rFonts w:ascii="Times New Roman" w:hAnsi="Times New Roman" w:cs="Times New Roman"/>
                </w:rPr>
                <w:delText>-</w:delText>
              </w:r>
            </w:del>
            <w:r>
              <w:rPr>
                <w:rFonts w:ascii="Times New Roman" w:hAnsi="Times New Roman" w:cs="Times New Roman"/>
              </w:rPr>
              <w:t>0.</w:t>
            </w:r>
            <w:del w:id="2367" w:author="reviewer" w:date="2026-08-08T17:08:00Z">
              <w:r>
                <w:rPr>
                  <w:rFonts w:ascii="Times New Roman" w:hAnsi="Times New Roman" w:cs="Times New Roman"/>
                </w:rPr>
                <w:delText>035</w:delText>
              </w:r>
            </w:del>
            <w:ins w:id="2368" w:author="reviewer" w:date="2026-08-08T17:08:00Z">
              <w:r>
                <w:rPr>
                  <w:rFonts w:ascii="Times New Roman" w:hAnsi="Times New Roman" w:cs="Times New Roman"/>
                </w:rPr>
                <w:t>017</w:t>
              </w:r>
            </w:ins>
          </w:p>
        </w:tc>
      </w:tr>
      <w:tr w:rsidR="00F47729" w:rsidRPr="002277CE" w14:paraId="7F2AC616" w14:textId="77777777" w:rsidTr="002277CE">
        <w:tc>
          <w:tcPr>
            <w:tcW w:w="0" w:type="auto"/>
          </w:tcPr>
          <w:p w14:paraId="242F1A0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Romania</w:t>
            </w:r>
          </w:p>
        </w:tc>
        <w:tc>
          <w:tcPr>
            <w:tcW w:w="0" w:type="auto"/>
            <w:gridSpan w:val="3"/>
          </w:tcPr>
          <w:p w14:paraId="3E070FE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-1.711</w:t>
            </w:r>
          </w:p>
        </w:tc>
        <w:tc>
          <w:tcPr>
            <w:tcW w:w="0" w:type="auto"/>
            <w:gridSpan w:val="2"/>
          </w:tcPr>
          <w:p w14:paraId="2FF91C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69" w:author="reviewer" w:date="2026-08-08T17:08:00Z">
              <w:r>
                <w:rPr>
                  <w:rFonts w:ascii="Times New Roman" w:hAnsi="Times New Roman" w:cs="Times New Roman"/>
                </w:rPr>
                <w:delText>883</w:delText>
              </w:r>
            </w:del>
            <w:ins w:id="2370" w:author="reviewer" w:date="2026-08-08T17:08:00Z">
              <w:r>
                <w:rPr>
                  <w:rFonts w:ascii="Times New Roman" w:hAnsi="Times New Roman" w:cs="Times New Roman"/>
                </w:rPr>
                <w:t>910</w:t>
              </w:r>
            </w:ins>
          </w:p>
        </w:tc>
        <w:tc>
          <w:tcPr>
            <w:tcW w:w="0" w:type="auto"/>
          </w:tcPr>
          <w:p w14:paraId="02C94A0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71" w:author="reviewer" w:date="2026-08-08T17:08:00Z">
              <w:r>
                <w:rPr>
                  <w:rFonts w:ascii="Times New Roman" w:hAnsi="Times New Roman" w:cs="Times New Roman"/>
                </w:rPr>
                <w:delText>172</w:delText>
              </w:r>
            </w:del>
            <w:ins w:id="2372" w:author="reviewer" w:date="2026-08-08T17:08:00Z">
              <w:r>
                <w:rPr>
                  <w:rFonts w:ascii="Times New Roman" w:hAnsi="Times New Roman" w:cs="Times New Roman"/>
                </w:rPr>
                <w:t>199</w:t>
              </w:r>
            </w:ins>
          </w:p>
        </w:tc>
      </w:tr>
      <w:tr w:rsidR="00F47729" w:rsidRPr="002277CE" w14:paraId="64974A73" w14:textId="77777777" w:rsidTr="002277CE">
        <w:tc>
          <w:tcPr>
            <w:tcW w:w="0" w:type="auto"/>
          </w:tcPr>
          <w:p w14:paraId="26FE33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Poland</w:t>
            </w:r>
          </w:p>
        </w:tc>
        <w:tc>
          <w:tcPr>
            <w:tcW w:w="0" w:type="auto"/>
            <w:gridSpan w:val="3"/>
          </w:tcPr>
          <w:p w14:paraId="0105E48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-1.668</w:t>
            </w:r>
          </w:p>
        </w:tc>
        <w:tc>
          <w:tcPr>
            <w:tcW w:w="0" w:type="auto"/>
            <w:gridSpan w:val="2"/>
          </w:tcPr>
          <w:p w14:paraId="5A1D1C8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73" w:author="reviewer" w:date="2026-08-08T17:08:00Z">
              <w:r>
                <w:rPr>
                  <w:rFonts w:ascii="Times New Roman" w:hAnsi="Times New Roman" w:cs="Times New Roman"/>
                </w:rPr>
                <w:delText>948</w:delText>
              </w:r>
            </w:del>
            <w:ins w:id="2374" w:author="reviewer" w:date="2026-08-08T17:08:00Z">
              <w:r>
                <w:rPr>
                  <w:rFonts w:ascii="Times New Roman" w:hAnsi="Times New Roman" w:cs="Times New Roman"/>
                </w:rPr>
                <w:t>971</w:t>
              </w:r>
            </w:ins>
          </w:p>
        </w:tc>
        <w:tc>
          <w:tcPr>
            <w:tcW w:w="0" w:type="auto"/>
          </w:tcPr>
          <w:p w14:paraId="29DB7E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75" w:author="reviewer" w:date="2026-08-08T17:08:00Z">
              <w:r>
                <w:rPr>
                  <w:rFonts w:ascii="Times New Roman" w:hAnsi="Times New Roman" w:cs="Times New Roman"/>
                </w:rPr>
                <w:delText>28</w:delText>
              </w:r>
            </w:del>
            <w:ins w:id="2376" w:author="reviewer" w:date="2026-08-08T17:08:00Z">
              <w:r>
                <w:rPr>
                  <w:rFonts w:ascii="Times New Roman" w:hAnsi="Times New Roman" w:cs="Times New Roman"/>
                </w:rPr>
                <w:t>303</w:t>
              </w:r>
            </w:ins>
          </w:p>
        </w:tc>
      </w:tr>
      <w:tr w:rsidR="00F47729" w:rsidRPr="002277CE" w14:paraId="177B6AA7" w14:textId="77777777" w:rsidTr="002277CE">
        <w:tc>
          <w:tcPr>
            <w:tcW w:w="0" w:type="auto"/>
          </w:tcPr>
          <w:p w14:paraId="1B0FFFF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Croatia</w:t>
            </w:r>
          </w:p>
        </w:tc>
        <w:tc>
          <w:tcPr>
            <w:tcW w:w="0" w:type="auto"/>
            <w:gridSpan w:val="3"/>
          </w:tcPr>
          <w:p w14:paraId="4FDA4B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-1.655</w:t>
            </w:r>
          </w:p>
        </w:tc>
        <w:tc>
          <w:tcPr>
            <w:tcW w:w="0" w:type="auto"/>
            <w:gridSpan w:val="2"/>
          </w:tcPr>
          <w:p w14:paraId="049787C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77" w:author="reviewer" w:date="2026-08-08T17:08:00Z">
              <w:r>
                <w:rPr>
                  <w:rFonts w:ascii="Times New Roman" w:hAnsi="Times New Roman" w:cs="Times New Roman"/>
                </w:rPr>
                <w:delText>768</w:delText>
              </w:r>
            </w:del>
            <w:ins w:id="2378" w:author="reviewer" w:date="2026-08-08T17:08:00Z">
              <w:r>
                <w:rPr>
                  <w:rFonts w:ascii="Times New Roman" w:hAnsi="Times New Roman" w:cs="Times New Roman"/>
                </w:rPr>
                <w:t>803</w:t>
              </w:r>
            </w:ins>
          </w:p>
        </w:tc>
        <w:tc>
          <w:tcPr>
            <w:tcW w:w="0" w:type="auto"/>
          </w:tcPr>
          <w:p w14:paraId="444148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79" w:author="reviewer" w:date="2026-08-08T17:08:00Z">
              <w:r>
                <w:rPr>
                  <w:rFonts w:ascii="Times New Roman" w:hAnsi="Times New Roman" w:cs="Times New Roman"/>
                </w:rPr>
                <w:delText>114</w:delText>
              </w:r>
            </w:del>
            <w:ins w:id="2380" w:author="reviewer" w:date="2026-08-08T17:08:00Z">
              <w:r>
                <w:rPr>
                  <w:rFonts w:ascii="Times New Roman" w:hAnsi="Times New Roman" w:cs="Times New Roman"/>
                </w:rPr>
                <w:t>148</w:t>
              </w:r>
            </w:ins>
          </w:p>
        </w:tc>
      </w:tr>
      <w:tr w:rsidR="00F47729" w:rsidRPr="002277CE" w14:paraId="7487B598" w14:textId="77777777" w:rsidTr="002277CE">
        <w:tc>
          <w:tcPr>
            <w:tcW w:w="0" w:type="auto"/>
          </w:tcPr>
          <w:p w14:paraId="74B73CE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Slovakia</w:t>
            </w:r>
          </w:p>
        </w:tc>
        <w:tc>
          <w:tcPr>
            <w:tcW w:w="0" w:type="auto"/>
            <w:gridSpan w:val="3"/>
          </w:tcPr>
          <w:p w14:paraId="34A7E7D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-1.516</w:t>
            </w:r>
          </w:p>
        </w:tc>
        <w:tc>
          <w:tcPr>
            <w:tcW w:w="0" w:type="auto"/>
            <w:gridSpan w:val="2"/>
          </w:tcPr>
          <w:p w14:paraId="287539D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81" w:author="reviewer" w:date="2026-08-08T17:08:00Z">
              <w:r>
                <w:rPr>
                  <w:rFonts w:ascii="Times New Roman" w:hAnsi="Times New Roman" w:cs="Times New Roman"/>
                </w:rPr>
                <w:delText>851</w:delText>
              </w:r>
            </w:del>
            <w:ins w:id="2382" w:author="reviewer" w:date="2026-08-08T17:08:00Z">
              <w:r>
                <w:rPr>
                  <w:rFonts w:ascii="Times New Roman" w:hAnsi="Times New Roman" w:cs="Times New Roman"/>
                </w:rPr>
                <w:t>872</w:t>
              </w:r>
            </w:ins>
          </w:p>
        </w:tc>
        <w:tc>
          <w:tcPr>
            <w:tcW w:w="0" w:type="auto"/>
          </w:tcPr>
          <w:p w14:paraId="343872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83" w:author="reviewer" w:date="2026-08-08T17:08:00Z">
              <w:r>
                <w:rPr>
                  <w:rFonts w:ascii="Times New Roman" w:hAnsi="Times New Roman" w:cs="Times New Roman"/>
                </w:rPr>
                <w:delText>335</w:delText>
              </w:r>
            </w:del>
            <w:ins w:id="2384" w:author="reviewer" w:date="2026-08-08T17:08:00Z">
              <w:r>
                <w:rPr>
                  <w:rFonts w:ascii="Times New Roman" w:hAnsi="Times New Roman" w:cs="Times New Roman"/>
                </w:rPr>
                <w:t>356</w:t>
              </w:r>
            </w:ins>
          </w:p>
        </w:tc>
      </w:tr>
      <w:tr w:rsidR="00F47729" w:rsidRPr="002277CE" w14:paraId="4C39A77F" w14:textId="77777777" w:rsidTr="002277CE">
        <w:tc>
          <w:tcPr>
            <w:tcW w:w="0" w:type="auto"/>
          </w:tcPr>
          <w:p w14:paraId="154E6C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Latvia</w:t>
            </w:r>
          </w:p>
        </w:tc>
        <w:tc>
          <w:tcPr>
            <w:tcW w:w="0" w:type="auto"/>
            <w:gridSpan w:val="3"/>
          </w:tcPr>
          <w:p w14:paraId="7C9E796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-1.512</w:t>
            </w:r>
          </w:p>
        </w:tc>
        <w:tc>
          <w:tcPr>
            <w:tcW w:w="0" w:type="auto"/>
            <w:gridSpan w:val="2"/>
          </w:tcPr>
          <w:p w14:paraId="66A448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85" w:author="reviewer" w:date="2026-08-08T17:08:00Z">
              <w:r>
                <w:rPr>
                  <w:rFonts w:ascii="Times New Roman" w:hAnsi="Times New Roman" w:cs="Times New Roman"/>
                </w:rPr>
                <w:delText>715</w:delText>
              </w:r>
            </w:del>
            <w:ins w:id="2386" w:author="reviewer" w:date="2026-08-08T17:08:00Z">
              <w:r>
                <w:rPr>
                  <w:rFonts w:ascii="Times New Roman" w:hAnsi="Times New Roman" w:cs="Times New Roman"/>
                </w:rPr>
                <w:t>743</w:t>
              </w:r>
            </w:ins>
          </w:p>
        </w:tc>
        <w:tc>
          <w:tcPr>
            <w:tcW w:w="0" w:type="auto"/>
          </w:tcPr>
          <w:p w14:paraId="4784C9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87" w:author="reviewer" w:date="2026-08-08T17:08:00Z">
              <w:r>
                <w:rPr>
                  <w:rFonts w:ascii="Times New Roman" w:hAnsi="Times New Roman" w:cs="Times New Roman"/>
                </w:rPr>
                <w:delText>203</w:delText>
              </w:r>
            </w:del>
            <w:ins w:id="2388" w:author="reviewer" w:date="2026-08-08T17:08:00Z">
              <w:r>
                <w:rPr>
                  <w:rFonts w:ascii="Times New Roman" w:hAnsi="Times New Roman" w:cs="Times New Roman"/>
                </w:rPr>
                <w:t>232</w:t>
              </w:r>
            </w:ins>
          </w:p>
        </w:tc>
      </w:tr>
      <w:tr w:rsidR="00F47729" w:rsidRPr="002277CE" w14:paraId="69228B21" w14:textId="77777777" w:rsidTr="002277CE">
        <w:tc>
          <w:tcPr>
            <w:tcW w:w="0" w:type="auto"/>
          </w:tcPr>
          <w:p w14:paraId="5ADB8F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Estonia</w:t>
            </w:r>
          </w:p>
        </w:tc>
        <w:tc>
          <w:tcPr>
            <w:tcW w:w="0" w:type="auto"/>
            <w:gridSpan w:val="3"/>
          </w:tcPr>
          <w:p w14:paraId="340CA0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-1.447</w:t>
            </w:r>
          </w:p>
        </w:tc>
        <w:tc>
          <w:tcPr>
            <w:tcW w:w="0" w:type="auto"/>
            <w:gridSpan w:val="2"/>
          </w:tcPr>
          <w:p w14:paraId="6384641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89" w:author="reviewer" w:date="2026-08-08T17:08:00Z">
              <w:r>
                <w:rPr>
                  <w:rFonts w:ascii="Times New Roman" w:hAnsi="Times New Roman" w:cs="Times New Roman"/>
                </w:rPr>
                <w:delText>504</w:delText>
              </w:r>
            </w:del>
            <w:ins w:id="2390" w:author="reviewer" w:date="2026-08-08T17:08:00Z">
              <w:r>
                <w:rPr>
                  <w:rFonts w:ascii="Times New Roman" w:hAnsi="Times New Roman" w:cs="Times New Roman"/>
                </w:rPr>
                <w:t>547</w:t>
              </w:r>
            </w:ins>
          </w:p>
        </w:tc>
        <w:tc>
          <w:tcPr>
            <w:tcW w:w="0" w:type="auto"/>
          </w:tcPr>
          <w:p w14:paraId="6901122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391" w:author="reviewer" w:date="2026-08-08T17:08:00Z">
              <w:r>
                <w:rPr>
                  <w:rFonts w:ascii="Times New Roman" w:hAnsi="Times New Roman" w:cs="Times New Roman"/>
                </w:rPr>
                <w:delText>056</w:delText>
              </w:r>
            </w:del>
            <w:ins w:id="2392" w:author="reviewer" w:date="2026-08-08T17:08:00Z">
              <w:r>
                <w:rPr>
                  <w:rFonts w:ascii="Times New Roman" w:hAnsi="Times New Roman" w:cs="Times New Roman"/>
                </w:rPr>
                <w:t>099</w:t>
              </w:r>
            </w:ins>
          </w:p>
        </w:tc>
      </w:tr>
      <w:tr w:rsidR="00F47729" w:rsidRPr="002277CE" w14:paraId="359561F3" w14:textId="77777777" w:rsidTr="002277CE">
        <w:tc>
          <w:tcPr>
            <w:tcW w:w="0" w:type="auto"/>
          </w:tcPr>
          <w:p w14:paraId="6D4061D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Slovenia</w:t>
            </w:r>
          </w:p>
        </w:tc>
        <w:tc>
          <w:tcPr>
            <w:tcW w:w="0" w:type="auto"/>
            <w:gridSpan w:val="3"/>
          </w:tcPr>
          <w:p w14:paraId="59F5F0F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93" w:author="reviewer" w:date="2026-08-08T17:08:00Z">
              <w:r>
                <w:rPr>
                  <w:rFonts w:ascii="Times New Roman" w:hAnsi="Times New Roman" w:cs="Times New Roman"/>
                </w:rPr>
                <w:delText>28</w:delText>
              </w:r>
            </w:del>
            <w:ins w:id="2394" w:author="reviewer" w:date="2026-08-08T17:08:00Z">
              <w:r>
                <w:rPr>
                  <w:rFonts w:ascii="Times New Roman" w:hAnsi="Times New Roman" w:cs="Times New Roman"/>
                </w:rPr>
                <w:t>280</w:t>
              </w:r>
            </w:ins>
          </w:p>
        </w:tc>
        <w:tc>
          <w:tcPr>
            <w:tcW w:w="0" w:type="auto"/>
            <w:gridSpan w:val="2"/>
          </w:tcPr>
          <w:p w14:paraId="4B2ACD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395" w:author="reviewer" w:date="2026-08-08T17:08:00Z">
              <w:r>
                <w:rPr>
                  <w:rFonts w:ascii="Times New Roman" w:hAnsi="Times New Roman" w:cs="Times New Roman"/>
                </w:rPr>
                <w:delText>25</w:delText>
              </w:r>
            </w:del>
            <w:ins w:id="2396" w:author="reviewer" w:date="2026-08-08T17:08:00Z">
              <w:r>
                <w:rPr>
                  <w:rFonts w:ascii="Times New Roman" w:hAnsi="Times New Roman" w:cs="Times New Roman"/>
                </w:rPr>
                <w:t>318</w:t>
              </w:r>
            </w:ins>
          </w:p>
        </w:tc>
        <w:tc>
          <w:tcPr>
            <w:tcW w:w="0" w:type="auto"/>
          </w:tcPr>
          <w:p w14:paraId="44275FDC" w14:textId="77777777" w:rsidR="00F47729" w:rsidRPr="002277CE" w:rsidRDefault="002277CE" w:rsidP="002277CE">
            <w:pPr>
              <w:spacing w:line="360" w:lineRule="auto"/>
              <w:rPr>
                <w:rFonts w:ascii="Times New Roman" w:hAnsi="Times New Roman" w:cs="Times New Roman"/>
              </w:rPr>
            </w:pPr>
            <w:del w:id="2397" w:author="reviewer" w:date="2026-08-08T17:08:00Z">
              <w:r>
                <w:rPr>
                  <w:rFonts w:ascii="Times New Roman" w:hAnsi="Times New Roman" w:cs="Times New Roman"/>
                </w:rPr>
                <w:delText>-</w:delText>
              </w:r>
            </w:del>
            <w:r>
              <w:rPr>
                <w:rFonts w:ascii="Times New Roman" w:hAnsi="Times New Roman" w:cs="Times New Roman"/>
              </w:rPr>
              <w:t>0.</w:t>
            </w:r>
            <w:del w:id="2398" w:author="reviewer" w:date="2026-08-08T17:08:00Z">
              <w:r>
                <w:rPr>
                  <w:rFonts w:ascii="Times New Roman" w:hAnsi="Times New Roman" w:cs="Times New Roman"/>
                </w:rPr>
                <w:delText>029</w:delText>
              </w:r>
            </w:del>
            <w:ins w:id="2399" w:author="reviewer" w:date="2026-08-08T17:08:00Z">
              <w:r>
                <w:rPr>
                  <w:rFonts w:ascii="Times New Roman" w:hAnsi="Times New Roman" w:cs="Times New Roman"/>
                </w:rPr>
                <w:t>038</w:t>
              </w:r>
            </w:ins>
          </w:p>
        </w:tc>
      </w:tr>
      <w:tr w:rsidR="00F47729" w:rsidRPr="002277CE" w14:paraId="08B2A112" w14:textId="77777777" w:rsidTr="002277CE">
        <w:tc>
          <w:tcPr>
            <w:tcW w:w="0" w:type="auto"/>
          </w:tcPr>
          <w:p w14:paraId="3EDB77C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Czech Republic</w:t>
            </w:r>
          </w:p>
        </w:tc>
        <w:tc>
          <w:tcPr>
            <w:tcW w:w="0" w:type="auto"/>
            <w:gridSpan w:val="3"/>
          </w:tcPr>
          <w:p w14:paraId="048DDDB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-1.137</w:t>
            </w:r>
          </w:p>
        </w:tc>
        <w:tc>
          <w:tcPr>
            <w:tcW w:w="0" w:type="auto"/>
            <w:gridSpan w:val="2"/>
          </w:tcPr>
          <w:p w14:paraId="51805F1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400" w:author="reviewer" w:date="2026-08-08T17:08:00Z">
              <w:r>
                <w:rPr>
                  <w:rFonts w:ascii="Times New Roman" w:hAnsi="Times New Roman" w:cs="Times New Roman"/>
                </w:rPr>
                <w:delText>388</w:delText>
              </w:r>
            </w:del>
            <w:ins w:id="2401" w:author="reviewer" w:date="2026-08-08T17:08:00Z">
              <w:r>
                <w:rPr>
                  <w:rFonts w:ascii="Times New Roman" w:hAnsi="Times New Roman" w:cs="Times New Roman"/>
                </w:rPr>
                <w:t>411</w:t>
              </w:r>
            </w:ins>
          </w:p>
        </w:tc>
        <w:tc>
          <w:tcPr>
            <w:tcW w:w="0" w:type="auto"/>
          </w:tcPr>
          <w:p w14:paraId="44CD07D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02" w:author="reviewer" w:date="2026-08-08T17:08:00Z">
              <w:r>
                <w:rPr>
                  <w:rFonts w:ascii="Times New Roman" w:hAnsi="Times New Roman" w:cs="Times New Roman"/>
                </w:rPr>
                <w:delText>251</w:delText>
              </w:r>
            </w:del>
            <w:ins w:id="2403" w:author="reviewer" w:date="2026-08-08T17:08:00Z">
              <w:r>
                <w:rPr>
                  <w:rFonts w:ascii="Times New Roman" w:hAnsi="Times New Roman" w:cs="Times New Roman"/>
                </w:rPr>
                <w:t>274</w:t>
              </w:r>
            </w:ins>
          </w:p>
        </w:tc>
      </w:tr>
      <w:tr w:rsidR="00F47729" w:rsidRPr="002277CE" w14:paraId="426D58E6" w14:textId="77777777" w:rsidTr="002277CE">
        <w:tc>
          <w:tcPr>
            <w:tcW w:w="0" w:type="auto"/>
          </w:tcPr>
          <w:p w14:paraId="47D9DA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Hungary</w:t>
            </w:r>
          </w:p>
        </w:tc>
        <w:tc>
          <w:tcPr>
            <w:tcW w:w="0" w:type="auto"/>
            <w:gridSpan w:val="3"/>
          </w:tcPr>
          <w:p w14:paraId="0B9F30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-1.114</w:t>
            </w:r>
          </w:p>
        </w:tc>
        <w:tc>
          <w:tcPr>
            <w:tcW w:w="0" w:type="auto"/>
            <w:gridSpan w:val="2"/>
          </w:tcPr>
          <w:p w14:paraId="7522977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404" w:author="reviewer" w:date="2026-08-08T17:08:00Z">
              <w:r>
                <w:rPr>
                  <w:rFonts w:ascii="Times New Roman" w:hAnsi="Times New Roman" w:cs="Times New Roman"/>
                </w:rPr>
                <w:delText>352</w:delText>
              </w:r>
            </w:del>
            <w:ins w:id="2405" w:author="reviewer" w:date="2026-08-08T17:08:00Z">
              <w:r>
                <w:rPr>
                  <w:rFonts w:ascii="Times New Roman" w:hAnsi="Times New Roman" w:cs="Times New Roman"/>
                </w:rPr>
                <w:t>379</w:t>
              </w:r>
            </w:ins>
          </w:p>
        </w:tc>
        <w:tc>
          <w:tcPr>
            <w:tcW w:w="0" w:type="auto"/>
          </w:tcPr>
          <w:p w14:paraId="4B1A139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06" w:author="reviewer" w:date="2026-08-08T17:08:00Z">
              <w:r>
                <w:rPr>
                  <w:rFonts w:ascii="Times New Roman" w:hAnsi="Times New Roman" w:cs="Times New Roman"/>
                </w:rPr>
                <w:delText>237</w:delText>
              </w:r>
            </w:del>
            <w:ins w:id="2407" w:author="reviewer" w:date="2026-08-08T17:08:00Z">
              <w:r>
                <w:rPr>
                  <w:rFonts w:ascii="Times New Roman" w:hAnsi="Times New Roman" w:cs="Times New Roman"/>
                </w:rPr>
                <w:t>265</w:t>
              </w:r>
            </w:ins>
          </w:p>
        </w:tc>
      </w:tr>
      <w:tr w:rsidR="00F47729" w:rsidRPr="002277CE" w14:paraId="00DDE954" w14:textId="77777777" w:rsidTr="002277CE">
        <w:tc>
          <w:tcPr>
            <w:tcW w:w="0" w:type="auto"/>
          </w:tcPr>
          <w:p w14:paraId="77F8445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Denmark</w:t>
            </w:r>
          </w:p>
        </w:tc>
        <w:tc>
          <w:tcPr>
            <w:tcW w:w="0" w:type="auto"/>
            <w:gridSpan w:val="3"/>
          </w:tcPr>
          <w:p w14:paraId="0A63E2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-1.046</w:t>
            </w:r>
          </w:p>
        </w:tc>
        <w:tc>
          <w:tcPr>
            <w:tcW w:w="0" w:type="auto"/>
            <w:gridSpan w:val="2"/>
          </w:tcPr>
          <w:p w14:paraId="34E3079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408" w:author="reviewer" w:date="2026-08-08T17:08:00Z">
              <w:r>
                <w:rPr>
                  <w:rFonts w:ascii="Times New Roman" w:hAnsi="Times New Roman" w:cs="Times New Roman"/>
                </w:rPr>
                <w:delText>085</w:delText>
              </w:r>
            </w:del>
            <w:ins w:id="2409" w:author="reviewer" w:date="2026-08-08T17:08:00Z">
              <w:r>
                <w:rPr>
                  <w:rFonts w:ascii="Times New Roman" w:hAnsi="Times New Roman" w:cs="Times New Roman"/>
                </w:rPr>
                <w:t>145</w:t>
              </w:r>
            </w:ins>
          </w:p>
        </w:tc>
        <w:tc>
          <w:tcPr>
            <w:tcW w:w="0" w:type="auto"/>
          </w:tcPr>
          <w:p w14:paraId="04A674D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10" w:author="reviewer" w:date="2026-08-08T17:08:00Z">
              <w:r>
                <w:rPr>
                  <w:rFonts w:ascii="Times New Roman" w:hAnsi="Times New Roman" w:cs="Times New Roman"/>
                </w:rPr>
                <w:delText>039</w:delText>
              </w:r>
            </w:del>
            <w:ins w:id="2411" w:author="reviewer" w:date="2026-08-08T17:08:00Z">
              <w:r>
                <w:rPr>
                  <w:rFonts w:ascii="Times New Roman" w:hAnsi="Times New Roman" w:cs="Times New Roman"/>
                </w:rPr>
                <w:t>098</w:t>
              </w:r>
            </w:ins>
          </w:p>
        </w:tc>
      </w:tr>
      <w:tr w:rsidR="00F47729" w:rsidRPr="002277CE" w14:paraId="2EA39556" w14:textId="77777777" w:rsidTr="002277CE">
        <w:tc>
          <w:tcPr>
            <w:tcW w:w="0" w:type="auto"/>
          </w:tcPr>
          <w:p w14:paraId="5C4CE0F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Sweden</w:t>
            </w:r>
          </w:p>
        </w:tc>
        <w:tc>
          <w:tcPr>
            <w:tcW w:w="0" w:type="auto"/>
            <w:gridSpan w:val="3"/>
          </w:tcPr>
          <w:p w14:paraId="0C5FD02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-0.967</w:t>
            </w:r>
          </w:p>
        </w:tc>
        <w:tc>
          <w:tcPr>
            <w:tcW w:w="0" w:type="auto"/>
            <w:gridSpan w:val="2"/>
          </w:tcPr>
          <w:p w14:paraId="52C06A3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t>
            </w:r>
            <w:del w:id="2412" w:author="reviewer" w:date="2026-08-08T17:08:00Z">
              <w:r>
                <w:rPr>
                  <w:rFonts w:ascii="Times New Roman" w:hAnsi="Times New Roman" w:cs="Times New Roman"/>
                </w:rPr>
                <w:delText>0.998</w:delText>
              </w:r>
            </w:del>
            <w:ins w:id="2413" w:author="reviewer" w:date="2026-08-08T17:08:00Z">
              <w:r>
                <w:rPr>
                  <w:rFonts w:ascii="Times New Roman" w:hAnsi="Times New Roman" w:cs="Times New Roman"/>
                </w:rPr>
                <w:t>1.048</w:t>
              </w:r>
            </w:ins>
          </w:p>
        </w:tc>
        <w:tc>
          <w:tcPr>
            <w:tcW w:w="0" w:type="auto"/>
          </w:tcPr>
          <w:p w14:paraId="3AB78CD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14" w:author="reviewer" w:date="2026-08-08T17:08:00Z">
              <w:r>
                <w:rPr>
                  <w:rFonts w:ascii="Times New Roman" w:hAnsi="Times New Roman" w:cs="Times New Roman"/>
                </w:rPr>
                <w:delText>032</w:delText>
              </w:r>
            </w:del>
            <w:ins w:id="2415" w:author="reviewer" w:date="2026-08-08T17:08:00Z">
              <w:r>
                <w:rPr>
                  <w:rFonts w:ascii="Times New Roman" w:hAnsi="Times New Roman" w:cs="Times New Roman"/>
                </w:rPr>
                <w:t>081</w:t>
              </w:r>
            </w:ins>
          </w:p>
        </w:tc>
      </w:tr>
      <w:tr w:rsidR="00F47729" w:rsidRPr="002277CE" w14:paraId="29CFD309" w14:textId="77777777" w:rsidTr="002277CE">
        <w:tc>
          <w:tcPr>
            <w:tcW w:w="0" w:type="auto"/>
          </w:tcPr>
          <w:p w14:paraId="54A4CDA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Portugal</w:t>
            </w:r>
          </w:p>
        </w:tc>
        <w:tc>
          <w:tcPr>
            <w:tcW w:w="0" w:type="auto"/>
            <w:gridSpan w:val="3"/>
          </w:tcPr>
          <w:p w14:paraId="517319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-0.939</w:t>
            </w:r>
          </w:p>
        </w:tc>
        <w:tc>
          <w:tcPr>
            <w:tcW w:w="0" w:type="auto"/>
            <w:gridSpan w:val="2"/>
          </w:tcPr>
          <w:p w14:paraId="47AAD64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2416" w:author="reviewer" w:date="2026-08-08T17:08:00Z">
              <w:r>
                <w:rPr>
                  <w:rFonts w:ascii="Times New Roman" w:hAnsi="Times New Roman" w:cs="Times New Roman"/>
                </w:rPr>
                <w:delText>353</w:delText>
              </w:r>
            </w:del>
            <w:ins w:id="2417" w:author="reviewer" w:date="2026-08-08T17:08:00Z">
              <w:r>
                <w:rPr>
                  <w:rFonts w:ascii="Times New Roman" w:hAnsi="Times New Roman" w:cs="Times New Roman"/>
                </w:rPr>
                <w:t>358</w:t>
              </w:r>
            </w:ins>
          </w:p>
        </w:tc>
        <w:tc>
          <w:tcPr>
            <w:tcW w:w="0" w:type="auto"/>
          </w:tcPr>
          <w:p w14:paraId="7FEC5D9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18" w:author="reviewer" w:date="2026-08-08T17:08:00Z">
              <w:r>
                <w:rPr>
                  <w:rFonts w:ascii="Times New Roman" w:hAnsi="Times New Roman" w:cs="Times New Roman"/>
                </w:rPr>
                <w:delText>413</w:delText>
              </w:r>
            </w:del>
            <w:ins w:id="2419" w:author="reviewer" w:date="2026-08-08T17:08:00Z">
              <w:r>
                <w:rPr>
                  <w:rFonts w:ascii="Times New Roman" w:hAnsi="Times New Roman" w:cs="Times New Roman"/>
                </w:rPr>
                <w:t>418</w:t>
              </w:r>
            </w:ins>
          </w:p>
        </w:tc>
      </w:tr>
      <w:tr w:rsidR="00F47729" w:rsidRPr="002277CE" w14:paraId="011A50D2" w14:textId="77777777" w:rsidTr="002277CE">
        <w:tc>
          <w:tcPr>
            <w:tcW w:w="0" w:type="auto"/>
          </w:tcPr>
          <w:p w14:paraId="24DFBDF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Italy</w:t>
            </w:r>
          </w:p>
        </w:tc>
        <w:tc>
          <w:tcPr>
            <w:tcW w:w="0" w:type="auto"/>
            <w:gridSpan w:val="3"/>
          </w:tcPr>
          <w:p w14:paraId="368666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-0.925</w:t>
            </w:r>
          </w:p>
        </w:tc>
        <w:tc>
          <w:tcPr>
            <w:tcW w:w="0" w:type="auto"/>
            <w:gridSpan w:val="2"/>
          </w:tcPr>
          <w:p w14:paraId="5D15F1F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t>
            </w:r>
            <w:del w:id="2420" w:author="reviewer" w:date="2026-08-08T17:08:00Z">
              <w:r>
                <w:rPr>
                  <w:rFonts w:ascii="Times New Roman" w:hAnsi="Times New Roman" w:cs="Times New Roman"/>
                </w:rPr>
                <w:delText>0.948</w:delText>
              </w:r>
            </w:del>
            <w:ins w:id="2421" w:author="reviewer" w:date="2026-08-08T17:08:00Z">
              <w:r>
                <w:rPr>
                  <w:rFonts w:ascii="Times New Roman" w:hAnsi="Times New Roman" w:cs="Times New Roman"/>
                </w:rPr>
                <w:t>1.002</w:t>
              </w:r>
            </w:ins>
          </w:p>
        </w:tc>
        <w:tc>
          <w:tcPr>
            <w:tcW w:w="0" w:type="auto"/>
          </w:tcPr>
          <w:p w14:paraId="2DF091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22" w:author="reviewer" w:date="2026-08-08T17:08:00Z">
              <w:r>
                <w:rPr>
                  <w:rFonts w:ascii="Times New Roman" w:hAnsi="Times New Roman" w:cs="Times New Roman"/>
                </w:rPr>
                <w:delText>023</w:delText>
              </w:r>
            </w:del>
            <w:ins w:id="2423" w:author="reviewer" w:date="2026-08-08T17:08:00Z">
              <w:r>
                <w:rPr>
                  <w:rFonts w:ascii="Times New Roman" w:hAnsi="Times New Roman" w:cs="Times New Roman"/>
                </w:rPr>
                <w:t>077</w:t>
              </w:r>
            </w:ins>
          </w:p>
        </w:tc>
      </w:tr>
      <w:tr w:rsidR="00F47729" w:rsidRPr="002277CE" w14:paraId="06617655" w14:textId="77777777" w:rsidTr="002277CE">
        <w:tc>
          <w:tcPr>
            <w:tcW w:w="0" w:type="auto"/>
          </w:tcPr>
          <w:p w14:paraId="699B2C1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Cyprus (European Union)</w:t>
            </w:r>
          </w:p>
        </w:tc>
        <w:tc>
          <w:tcPr>
            <w:tcW w:w="0" w:type="auto"/>
            <w:gridSpan w:val="3"/>
          </w:tcPr>
          <w:p w14:paraId="00F7DA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-0.902</w:t>
            </w:r>
          </w:p>
        </w:tc>
        <w:tc>
          <w:tcPr>
            <w:tcW w:w="0" w:type="auto"/>
            <w:gridSpan w:val="2"/>
          </w:tcPr>
          <w:p w14:paraId="3F95C61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24" w:author="reviewer" w:date="2026-08-08T17:08:00Z">
              <w:r>
                <w:rPr>
                  <w:rFonts w:ascii="Times New Roman" w:hAnsi="Times New Roman" w:cs="Times New Roman"/>
                </w:rPr>
                <w:delText>907</w:delText>
              </w:r>
            </w:del>
            <w:ins w:id="2425" w:author="reviewer" w:date="2026-08-08T17:08:00Z">
              <w:r>
                <w:rPr>
                  <w:rFonts w:ascii="Times New Roman" w:hAnsi="Times New Roman" w:cs="Times New Roman"/>
                </w:rPr>
                <w:t>969</w:t>
              </w:r>
            </w:ins>
          </w:p>
        </w:tc>
        <w:tc>
          <w:tcPr>
            <w:tcW w:w="0" w:type="auto"/>
          </w:tcPr>
          <w:p w14:paraId="6FDCD8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26" w:author="reviewer" w:date="2026-08-08T17:08:00Z">
              <w:r>
                <w:rPr>
                  <w:rFonts w:ascii="Times New Roman" w:hAnsi="Times New Roman" w:cs="Times New Roman"/>
                </w:rPr>
                <w:delText>004</w:delText>
              </w:r>
            </w:del>
            <w:ins w:id="2427" w:author="reviewer" w:date="2026-08-08T17:08:00Z">
              <w:r>
                <w:rPr>
                  <w:rFonts w:ascii="Times New Roman" w:hAnsi="Times New Roman" w:cs="Times New Roman"/>
                </w:rPr>
                <w:t>066</w:t>
              </w:r>
            </w:ins>
          </w:p>
        </w:tc>
      </w:tr>
      <w:tr w:rsidR="00F47729" w:rsidRPr="002277CE" w14:paraId="4DDD49F0" w14:textId="77777777" w:rsidTr="002277CE">
        <w:tc>
          <w:tcPr>
            <w:tcW w:w="0" w:type="auto"/>
          </w:tcPr>
          <w:p w14:paraId="640555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Greece</w:t>
            </w:r>
          </w:p>
        </w:tc>
        <w:tc>
          <w:tcPr>
            <w:tcW w:w="0" w:type="auto"/>
            <w:gridSpan w:val="3"/>
          </w:tcPr>
          <w:p w14:paraId="3BA43ED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-0.866</w:t>
            </w:r>
          </w:p>
        </w:tc>
        <w:tc>
          <w:tcPr>
            <w:tcW w:w="0" w:type="auto"/>
            <w:gridSpan w:val="2"/>
          </w:tcPr>
          <w:p w14:paraId="270B4F4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t>
            </w:r>
            <w:del w:id="2428" w:author="reviewer" w:date="2026-08-08T17:08:00Z">
              <w:r>
                <w:rPr>
                  <w:rFonts w:ascii="Times New Roman" w:hAnsi="Times New Roman" w:cs="Times New Roman"/>
                </w:rPr>
                <w:delText>0.963</w:delText>
              </w:r>
            </w:del>
            <w:ins w:id="2429" w:author="reviewer" w:date="2026-08-08T17:08:00Z">
              <w:r>
                <w:rPr>
                  <w:rFonts w:ascii="Times New Roman" w:hAnsi="Times New Roman" w:cs="Times New Roman"/>
                </w:rPr>
                <w:t>1.010</w:t>
              </w:r>
            </w:ins>
          </w:p>
        </w:tc>
        <w:tc>
          <w:tcPr>
            <w:tcW w:w="0" w:type="auto"/>
          </w:tcPr>
          <w:p w14:paraId="77ECAE0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30" w:author="reviewer" w:date="2026-08-08T17:08:00Z">
              <w:r>
                <w:rPr>
                  <w:rFonts w:ascii="Times New Roman" w:hAnsi="Times New Roman" w:cs="Times New Roman"/>
                </w:rPr>
                <w:delText>097</w:delText>
              </w:r>
            </w:del>
            <w:ins w:id="2431" w:author="reviewer" w:date="2026-08-08T17:08:00Z">
              <w:r>
                <w:rPr>
                  <w:rFonts w:ascii="Times New Roman" w:hAnsi="Times New Roman" w:cs="Times New Roman"/>
                </w:rPr>
                <w:t>144</w:t>
              </w:r>
            </w:ins>
          </w:p>
        </w:tc>
      </w:tr>
      <w:tr w:rsidR="00F47729" w:rsidRPr="002277CE" w14:paraId="7A02F237" w14:textId="77777777" w:rsidTr="002277CE">
        <w:tc>
          <w:tcPr>
            <w:tcW w:w="0" w:type="auto"/>
          </w:tcPr>
          <w:p w14:paraId="3D6A5EB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Germany</w:t>
            </w:r>
          </w:p>
        </w:tc>
        <w:tc>
          <w:tcPr>
            <w:tcW w:w="0" w:type="auto"/>
            <w:gridSpan w:val="3"/>
          </w:tcPr>
          <w:p w14:paraId="34C08D3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-0.681</w:t>
            </w:r>
          </w:p>
        </w:tc>
        <w:tc>
          <w:tcPr>
            <w:tcW w:w="0" w:type="auto"/>
            <w:gridSpan w:val="2"/>
          </w:tcPr>
          <w:p w14:paraId="59F63E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32" w:author="reviewer" w:date="2026-08-08T17:08:00Z">
              <w:r>
                <w:rPr>
                  <w:rFonts w:ascii="Times New Roman" w:hAnsi="Times New Roman" w:cs="Times New Roman"/>
                </w:rPr>
                <w:delText>731</w:delText>
              </w:r>
            </w:del>
            <w:ins w:id="2433" w:author="reviewer" w:date="2026-08-08T17:08:00Z">
              <w:r>
                <w:rPr>
                  <w:rFonts w:ascii="Times New Roman" w:hAnsi="Times New Roman" w:cs="Times New Roman"/>
                </w:rPr>
                <w:t>779</w:t>
              </w:r>
            </w:ins>
          </w:p>
        </w:tc>
        <w:tc>
          <w:tcPr>
            <w:tcW w:w="0" w:type="auto"/>
          </w:tcPr>
          <w:p w14:paraId="56CFB94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34" w:author="reviewer" w:date="2026-08-08T17:08:00Z">
              <w:r>
                <w:rPr>
                  <w:rFonts w:ascii="Times New Roman" w:hAnsi="Times New Roman" w:cs="Times New Roman"/>
                </w:rPr>
                <w:delText>05</w:delText>
              </w:r>
            </w:del>
            <w:ins w:id="2435" w:author="reviewer" w:date="2026-08-08T17:08:00Z">
              <w:r>
                <w:rPr>
                  <w:rFonts w:ascii="Times New Roman" w:hAnsi="Times New Roman" w:cs="Times New Roman"/>
                </w:rPr>
                <w:t>097</w:t>
              </w:r>
            </w:ins>
          </w:p>
        </w:tc>
      </w:tr>
      <w:tr w:rsidR="00F47729" w:rsidRPr="002277CE" w14:paraId="5444253E" w14:textId="77777777" w:rsidTr="002277CE">
        <w:tc>
          <w:tcPr>
            <w:tcW w:w="0" w:type="auto"/>
          </w:tcPr>
          <w:p w14:paraId="5E130EA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Belgium</w:t>
            </w:r>
          </w:p>
        </w:tc>
        <w:tc>
          <w:tcPr>
            <w:tcW w:w="0" w:type="auto"/>
            <w:gridSpan w:val="3"/>
          </w:tcPr>
          <w:p w14:paraId="1C2530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-0.603</w:t>
            </w:r>
          </w:p>
        </w:tc>
        <w:tc>
          <w:tcPr>
            <w:tcW w:w="0" w:type="auto"/>
            <w:gridSpan w:val="2"/>
          </w:tcPr>
          <w:p w14:paraId="59CFC00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36" w:author="reviewer" w:date="2026-08-08T17:08:00Z">
              <w:r>
                <w:rPr>
                  <w:rFonts w:ascii="Times New Roman" w:hAnsi="Times New Roman" w:cs="Times New Roman"/>
                </w:rPr>
                <w:delText>664</w:delText>
              </w:r>
            </w:del>
            <w:ins w:id="2437" w:author="reviewer" w:date="2026-08-08T17:08:00Z">
              <w:r>
                <w:rPr>
                  <w:rFonts w:ascii="Times New Roman" w:hAnsi="Times New Roman" w:cs="Times New Roman"/>
                </w:rPr>
                <w:t>715</w:t>
              </w:r>
            </w:ins>
          </w:p>
        </w:tc>
        <w:tc>
          <w:tcPr>
            <w:tcW w:w="0" w:type="auto"/>
          </w:tcPr>
          <w:p w14:paraId="1207E7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38" w:author="reviewer" w:date="2026-08-08T17:08:00Z">
              <w:r>
                <w:rPr>
                  <w:rFonts w:ascii="Times New Roman" w:hAnsi="Times New Roman" w:cs="Times New Roman"/>
                </w:rPr>
                <w:delText>061</w:delText>
              </w:r>
            </w:del>
            <w:ins w:id="2439" w:author="reviewer" w:date="2026-08-08T17:08:00Z">
              <w:r>
                <w:rPr>
                  <w:rFonts w:ascii="Times New Roman" w:hAnsi="Times New Roman" w:cs="Times New Roman"/>
                </w:rPr>
                <w:t>113</w:t>
              </w:r>
            </w:ins>
          </w:p>
        </w:tc>
      </w:tr>
      <w:tr w:rsidR="00F47729" w:rsidRPr="002277CE" w14:paraId="0DD27D83" w14:textId="77777777" w:rsidTr="002277CE">
        <w:tc>
          <w:tcPr>
            <w:tcW w:w="0" w:type="auto"/>
          </w:tcPr>
          <w:p w14:paraId="55558D6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France</w:t>
            </w:r>
          </w:p>
        </w:tc>
        <w:tc>
          <w:tcPr>
            <w:tcW w:w="0" w:type="auto"/>
            <w:gridSpan w:val="3"/>
          </w:tcPr>
          <w:p w14:paraId="4E1F30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-0.597</w:t>
            </w:r>
          </w:p>
        </w:tc>
        <w:tc>
          <w:tcPr>
            <w:tcW w:w="0" w:type="auto"/>
            <w:gridSpan w:val="2"/>
          </w:tcPr>
          <w:p w14:paraId="1D87A3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40" w:author="reviewer" w:date="2026-08-08T17:08:00Z">
              <w:r>
                <w:rPr>
                  <w:rFonts w:ascii="Times New Roman" w:hAnsi="Times New Roman" w:cs="Times New Roman"/>
                </w:rPr>
                <w:delText>707</w:delText>
              </w:r>
            </w:del>
            <w:ins w:id="2441" w:author="reviewer" w:date="2026-08-08T17:08:00Z">
              <w:r>
                <w:rPr>
                  <w:rFonts w:ascii="Times New Roman" w:hAnsi="Times New Roman" w:cs="Times New Roman"/>
                </w:rPr>
                <w:t>754</w:t>
              </w:r>
            </w:ins>
          </w:p>
        </w:tc>
        <w:tc>
          <w:tcPr>
            <w:tcW w:w="0" w:type="auto"/>
          </w:tcPr>
          <w:p w14:paraId="779798E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42" w:author="reviewer" w:date="2026-08-08T17:08:00Z">
              <w:r>
                <w:rPr>
                  <w:rFonts w:ascii="Times New Roman" w:hAnsi="Times New Roman" w:cs="Times New Roman"/>
                </w:rPr>
                <w:delText>11</w:delText>
              </w:r>
            </w:del>
            <w:ins w:id="2443" w:author="reviewer" w:date="2026-08-08T17:08:00Z">
              <w:r>
                <w:rPr>
                  <w:rFonts w:ascii="Times New Roman" w:hAnsi="Times New Roman" w:cs="Times New Roman"/>
                </w:rPr>
                <w:t>157</w:t>
              </w:r>
            </w:ins>
          </w:p>
        </w:tc>
      </w:tr>
      <w:tr w:rsidR="00F47729" w:rsidRPr="002277CE" w14:paraId="7CF4A80F" w14:textId="77777777" w:rsidTr="002277CE">
        <w:tc>
          <w:tcPr>
            <w:tcW w:w="0" w:type="auto"/>
          </w:tcPr>
          <w:p w14:paraId="5F25D41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Austria</w:t>
            </w:r>
          </w:p>
        </w:tc>
        <w:tc>
          <w:tcPr>
            <w:tcW w:w="0" w:type="auto"/>
            <w:gridSpan w:val="3"/>
          </w:tcPr>
          <w:p w14:paraId="49467DD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-0.549</w:t>
            </w:r>
          </w:p>
        </w:tc>
        <w:tc>
          <w:tcPr>
            <w:tcW w:w="0" w:type="auto"/>
            <w:gridSpan w:val="2"/>
          </w:tcPr>
          <w:p w14:paraId="3055F11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44" w:author="reviewer" w:date="2026-08-08T17:08:00Z">
              <w:r>
                <w:rPr>
                  <w:rFonts w:ascii="Times New Roman" w:hAnsi="Times New Roman" w:cs="Times New Roman"/>
                </w:rPr>
                <w:delText>587</w:delText>
              </w:r>
            </w:del>
            <w:ins w:id="2445" w:author="reviewer" w:date="2026-08-08T17:08:00Z">
              <w:r>
                <w:rPr>
                  <w:rFonts w:ascii="Times New Roman" w:hAnsi="Times New Roman" w:cs="Times New Roman"/>
                </w:rPr>
                <w:t>640</w:t>
              </w:r>
            </w:ins>
          </w:p>
        </w:tc>
        <w:tc>
          <w:tcPr>
            <w:tcW w:w="0" w:type="auto"/>
          </w:tcPr>
          <w:p w14:paraId="6C0E558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46" w:author="reviewer" w:date="2026-08-08T17:08:00Z">
              <w:r>
                <w:rPr>
                  <w:rFonts w:ascii="Times New Roman" w:hAnsi="Times New Roman" w:cs="Times New Roman"/>
                </w:rPr>
                <w:delText>039</w:delText>
              </w:r>
            </w:del>
            <w:ins w:id="2447" w:author="reviewer" w:date="2026-08-08T17:08:00Z">
              <w:r>
                <w:rPr>
                  <w:rFonts w:ascii="Times New Roman" w:hAnsi="Times New Roman" w:cs="Times New Roman"/>
                </w:rPr>
                <w:t>092</w:t>
              </w:r>
            </w:ins>
          </w:p>
        </w:tc>
      </w:tr>
      <w:tr w:rsidR="00F47729" w:rsidRPr="002277CE" w14:paraId="453B3652" w14:textId="77777777" w:rsidTr="002277CE">
        <w:tc>
          <w:tcPr>
            <w:tcW w:w="0" w:type="auto"/>
          </w:tcPr>
          <w:p w14:paraId="50E03D5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Netherlands</w:t>
            </w:r>
          </w:p>
        </w:tc>
        <w:tc>
          <w:tcPr>
            <w:tcW w:w="0" w:type="auto"/>
            <w:gridSpan w:val="3"/>
          </w:tcPr>
          <w:p w14:paraId="459CF54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-0.535</w:t>
            </w:r>
          </w:p>
        </w:tc>
        <w:tc>
          <w:tcPr>
            <w:tcW w:w="0" w:type="auto"/>
            <w:gridSpan w:val="2"/>
          </w:tcPr>
          <w:p w14:paraId="3179E4F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48" w:author="reviewer" w:date="2026-08-08T17:08:00Z">
              <w:r>
                <w:rPr>
                  <w:rFonts w:ascii="Times New Roman" w:hAnsi="Times New Roman" w:cs="Times New Roman"/>
                </w:rPr>
                <w:delText>64</w:delText>
              </w:r>
            </w:del>
            <w:ins w:id="2449" w:author="reviewer" w:date="2026-08-08T17:08:00Z">
              <w:r>
                <w:rPr>
                  <w:rFonts w:ascii="Times New Roman" w:hAnsi="Times New Roman" w:cs="Times New Roman"/>
                </w:rPr>
                <w:t>688</w:t>
              </w:r>
            </w:ins>
          </w:p>
        </w:tc>
        <w:tc>
          <w:tcPr>
            <w:tcW w:w="0" w:type="auto"/>
          </w:tcPr>
          <w:p w14:paraId="2C5147C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50" w:author="reviewer" w:date="2026-08-08T17:08:00Z">
              <w:r>
                <w:rPr>
                  <w:rFonts w:ascii="Times New Roman" w:hAnsi="Times New Roman" w:cs="Times New Roman"/>
                </w:rPr>
                <w:delText>105</w:delText>
              </w:r>
            </w:del>
            <w:ins w:id="2451" w:author="reviewer" w:date="2026-08-08T17:08:00Z">
              <w:r>
                <w:rPr>
                  <w:rFonts w:ascii="Times New Roman" w:hAnsi="Times New Roman" w:cs="Times New Roman"/>
                </w:rPr>
                <w:t>153</w:t>
              </w:r>
            </w:ins>
          </w:p>
        </w:tc>
      </w:tr>
      <w:tr w:rsidR="00F47729" w:rsidRPr="002277CE" w14:paraId="1A7A256A" w14:textId="77777777" w:rsidTr="002277CE">
        <w:tc>
          <w:tcPr>
            <w:tcW w:w="0" w:type="auto"/>
          </w:tcPr>
          <w:p w14:paraId="0B9FB4E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Spain</w:t>
            </w:r>
          </w:p>
        </w:tc>
        <w:tc>
          <w:tcPr>
            <w:tcW w:w="0" w:type="auto"/>
            <w:gridSpan w:val="3"/>
          </w:tcPr>
          <w:p w14:paraId="08EB652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-0.508</w:t>
            </w:r>
          </w:p>
        </w:tc>
        <w:tc>
          <w:tcPr>
            <w:tcW w:w="0" w:type="auto"/>
            <w:gridSpan w:val="2"/>
          </w:tcPr>
          <w:p w14:paraId="49941F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52" w:author="reviewer" w:date="2026-08-08T17:08:00Z">
              <w:r>
                <w:rPr>
                  <w:rFonts w:ascii="Times New Roman" w:hAnsi="Times New Roman" w:cs="Times New Roman"/>
                </w:rPr>
                <w:delText>808</w:delText>
              </w:r>
            </w:del>
            <w:ins w:id="2453" w:author="reviewer" w:date="2026-08-08T17:08:00Z">
              <w:r>
                <w:rPr>
                  <w:rFonts w:ascii="Times New Roman" w:hAnsi="Times New Roman" w:cs="Times New Roman"/>
                </w:rPr>
                <w:t>829</w:t>
              </w:r>
            </w:ins>
          </w:p>
        </w:tc>
        <w:tc>
          <w:tcPr>
            <w:tcW w:w="0" w:type="auto"/>
          </w:tcPr>
          <w:p w14:paraId="5297894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54" w:author="reviewer" w:date="2026-08-08T17:08:00Z">
              <w:r>
                <w:rPr>
                  <w:rFonts w:ascii="Times New Roman" w:hAnsi="Times New Roman" w:cs="Times New Roman"/>
                </w:rPr>
                <w:delText>3</w:delText>
              </w:r>
            </w:del>
            <w:ins w:id="2455" w:author="reviewer" w:date="2026-08-08T17:08:00Z">
              <w:r>
                <w:rPr>
                  <w:rFonts w:ascii="Times New Roman" w:hAnsi="Times New Roman" w:cs="Times New Roman"/>
                </w:rPr>
                <w:t>322</w:t>
              </w:r>
            </w:ins>
          </w:p>
        </w:tc>
      </w:tr>
      <w:tr w:rsidR="00F47729" w:rsidRPr="002277CE" w14:paraId="49CCAF78" w14:textId="77777777" w:rsidTr="002277CE">
        <w:tc>
          <w:tcPr>
            <w:tcW w:w="0" w:type="auto"/>
          </w:tcPr>
          <w:p w14:paraId="5AFA04F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Luxembourg</w:t>
            </w:r>
          </w:p>
        </w:tc>
        <w:tc>
          <w:tcPr>
            <w:tcW w:w="0" w:type="auto"/>
            <w:gridSpan w:val="3"/>
          </w:tcPr>
          <w:p w14:paraId="449D26B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-0.493</w:t>
            </w:r>
          </w:p>
        </w:tc>
        <w:tc>
          <w:tcPr>
            <w:tcW w:w="0" w:type="auto"/>
            <w:gridSpan w:val="2"/>
          </w:tcPr>
          <w:p w14:paraId="5BE2E9A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56" w:author="reviewer" w:date="2026-08-08T17:08:00Z">
              <w:r>
                <w:rPr>
                  <w:rFonts w:ascii="Times New Roman" w:hAnsi="Times New Roman" w:cs="Times New Roman"/>
                </w:rPr>
                <w:delText>572</w:delText>
              </w:r>
            </w:del>
            <w:ins w:id="2457" w:author="reviewer" w:date="2026-08-08T17:08:00Z">
              <w:r>
                <w:rPr>
                  <w:rFonts w:ascii="Times New Roman" w:hAnsi="Times New Roman" w:cs="Times New Roman"/>
                </w:rPr>
                <w:t>623</w:t>
              </w:r>
            </w:ins>
          </w:p>
        </w:tc>
        <w:tc>
          <w:tcPr>
            <w:tcW w:w="0" w:type="auto"/>
          </w:tcPr>
          <w:p w14:paraId="2B2BC9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58" w:author="reviewer" w:date="2026-08-08T17:08:00Z">
              <w:r>
                <w:rPr>
                  <w:rFonts w:ascii="Times New Roman" w:hAnsi="Times New Roman" w:cs="Times New Roman"/>
                </w:rPr>
                <w:delText>079</w:delText>
              </w:r>
            </w:del>
            <w:ins w:id="2459" w:author="reviewer" w:date="2026-08-08T17:08:00Z">
              <w:r>
                <w:rPr>
                  <w:rFonts w:ascii="Times New Roman" w:hAnsi="Times New Roman" w:cs="Times New Roman"/>
                </w:rPr>
                <w:t>130</w:t>
              </w:r>
            </w:ins>
          </w:p>
        </w:tc>
      </w:tr>
      <w:tr w:rsidR="00F47729" w:rsidRPr="002277CE" w14:paraId="6BFECCE2" w14:textId="77777777" w:rsidTr="002277CE">
        <w:tc>
          <w:tcPr>
            <w:tcW w:w="0" w:type="auto"/>
          </w:tcPr>
          <w:p w14:paraId="4C746DD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Malta</w:t>
            </w:r>
          </w:p>
        </w:tc>
        <w:tc>
          <w:tcPr>
            <w:tcW w:w="0" w:type="auto"/>
            <w:gridSpan w:val="3"/>
          </w:tcPr>
          <w:p w14:paraId="29A632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-0.362</w:t>
            </w:r>
          </w:p>
        </w:tc>
        <w:tc>
          <w:tcPr>
            <w:tcW w:w="0" w:type="auto"/>
            <w:gridSpan w:val="2"/>
          </w:tcPr>
          <w:p w14:paraId="67F3472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60" w:author="reviewer" w:date="2026-08-08T17:08:00Z">
              <w:r>
                <w:rPr>
                  <w:rFonts w:ascii="Times New Roman" w:hAnsi="Times New Roman" w:cs="Times New Roman"/>
                </w:rPr>
                <w:delText>569</w:delText>
              </w:r>
            </w:del>
            <w:ins w:id="2461" w:author="reviewer" w:date="2026-08-08T17:08:00Z">
              <w:r>
                <w:rPr>
                  <w:rFonts w:ascii="Times New Roman" w:hAnsi="Times New Roman" w:cs="Times New Roman"/>
                </w:rPr>
                <w:t>585</w:t>
              </w:r>
            </w:ins>
          </w:p>
        </w:tc>
        <w:tc>
          <w:tcPr>
            <w:tcW w:w="0" w:type="auto"/>
          </w:tcPr>
          <w:p w14:paraId="7AFD8C5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2462" w:author="reviewer" w:date="2026-08-08T17:08:00Z">
              <w:r>
                <w:rPr>
                  <w:rFonts w:ascii="Times New Roman" w:hAnsi="Times New Roman" w:cs="Times New Roman"/>
                </w:rPr>
                <w:delText>208</w:delText>
              </w:r>
            </w:del>
            <w:ins w:id="2463" w:author="reviewer" w:date="2026-08-08T17:08:00Z">
              <w:r>
                <w:rPr>
                  <w:rFonts w:ascii="Times New Roman" w:hAnsi="Times New Roman" w:cs="Times New Roman"/>
                </w:rPr>
                <w:t>223</w:t>
              </w:r>
            </w:ins>
          </w:p>
        </w:tc>
      </w:tr>
      <w:tr w:rsidR="004D5D92" w:rsidRPr="002277CE" w14:paraId="3567F8DD" w14:textId="77777777" w:rsidTr="002A13AC">
        <w:trPr>
          <w:ins w:id="2464" w:author="Microsoft Office User" w:date="2026-08-08T19:56:00Z"/>
        </w:trPr>
        <w:tc>
          <w:tcPr>
            <w:tcW w:w="0" w:type="auto"/>
            <w:gridSpan w:val="2"/>
            <w:tcPrChange w:id="2465" w:author="Microsoft Office User" w:date="2026-08-09T23:01:00Z" w16du:dateUtc="2026-08-09T20:01:00Z">
              <w:tcPr>
                <w:tcW w:w="0" w:type="auto"/>
                <w:gridSpan w:val="2"/>
              </w:tcPr>
            </w:tcPrChange>
          </w:tcPr>
          <w:p w14:paraId="43CF0D82" w14:textId="458BCBCB" w:rsidR="004D5D92" w:rsidRDefault="004D5D92" w:rsidP="002277CE">
            <w:pPr>
              <w:spacing w:line="360" w:lineRule="auto"/>
              <w:rPr>
                <w:ins w:id="2466" w:author="Microsoft Office User" w:date="2026-08-08T19:56:00Z" w16du:dateUtc="2026-08-08T16:56:00Z"/>
                <w:rFonts w:ascii="Times New Roman" w:hAnsi="Times New Roman" w:cs="Times New Roman"/>
              </w:rPr>
            </w:pPr>
            <w:ins w:id="2467" w:author="Microsoft Office User" w:date="2026-08-08T19:56:00Z" w16du:dateUtc="2026-08-08T16:56:00Z">
              <w:r>
                <w:rPr>
                  <w:rFonts w:ascii="Times New Roman" w:hAnsi="Times New Roman" w:cs="Times New Roman"/>
                </w:rPr>
                <w:t>N</w:t>
              </w:r>
            </w:ins>
          </w:p>
        </w:tc>
        <w:tc>
          <w:tcPr>
            <w:tcW w:w="746" w:type="pct"/>
            <w:tcPrChange w:id="2468" w:author="Microsoft Office User" w:date="2026-08-09T23:01:00Z" w16du:dateUtc="2026-08-09T20:01:00Z">
              <w:tcPr>
                <w:tcW w:w="0" w:type="auto"/>
                <w:gridSpan w:val="2"/>
              </w:tcPr>
            </w:tcPrChange>
          </w:tcPr>
          <w:p w14:paraId="7945FBEE" w14:textId="433AF9FA" w:rsidR="004D5D92" w:rsidRDefault="004D5D92" w:rsidP="002277CE">
            <w:pPr>
              <w:spacing w:line="360" w:lineRule="auto"/>
              <w:rPr>
                <w:ins w:id="2469" w:author="Microsoft Office User" w:date="2026-08-08T19:56:00Z" w16du:dateUtc="2026-08-08T16:56:00Z"/>
                <w:rFonts w:ascii="Times New Roman" w:hAnsi="Times New Roman" w:cs="Times New Roman"/>
              </w:rPr>
            </w:pPr>
            <w:ins w:id="2470" w:author="Microsoft Office User" w:date="2026-08-08T19:56:00Z" w16du:dateUtc="2026-08-08T16:56:00Z">
              <w:r>
                <w:rPr>
                  <w:rFonts w:ascii="Times New Roman" w:hAnsi="Times New Roman" w:cs="Times New Roman"/>
                </w:rPr>
                <w:t>520</w:t>
              </w:r>
            </w:ins>
          </w:p>
        </w:tc>
        <w:tc>
          <w:tcPr>
            <w:tcW w:w="1553" w:type="pct"/>
            <w:gridSpan w:val="2"/>
            <w:tcPrChange w:id="2471" w:author="Microsoft Office User" w:date="2026-08-09T23:01:00Z" w16du:dateUtc="2026-08-09T20:01:00Z">
              <w:tcPr>
                <w:tcW w:w="0" w:type="auto"/>
                <w:gridSpan w:val="4"/>
              </w:tcPr>
            </w:tcPrChange>
          </w:tcPr>
          <w:p w14:paraId="0CDED326" w14:textId="026A5233" w:rsidR="004D5D92" w:rsidRDefault="004D5D92" w:rsidP="002277CE">
            <w:pPr>
              <w:spacing w:line="360" w:lineRule="auto"/>
              <w:rPr>
                <w:ins w:id="2472" w:author="Microsoft Office User" w:date="2026-08-08T19:56:00Z" w16du:dateUtc="2026-08-08T16:56:00Z"/>
                <w:rFonts w:ascii="Times New Roman" w:hAnsi="Times New Roman" w:cs="Times New Roman"/>
              </w:rPr>
            </w:pPr>
            <w:ins w:id="2473" w:author="Microsoft Office User" w:date="2026-08-08T19:56:00Z" w16du:dateUtc="2026-08-08T16:56:00Z">
              <w:r>
                <w:rPr>
                  <w:rFonts w:ascii="Times New Roman" w:hAnsi="Times New Roman" w:cs="Times New Roman"/>
                </w:rPr>
                <w:t>1820?</w:t>
              </w:r>
            </w:ins>
          </w:p>
        </w:tc>
        <w:tc>
          <w:tcPr>
            <w:tcW w:w="0" w:type="auto"/>
            <w:gridSpan w:val="2"/>
            <w:tcPrChange w:id="2474" w:author="Microsoft Office User" w:date="2026-08-09T23:01:00Z" w16du:dateUtc="2026-08-09T20:01:00Z">
              <w:tcPr>
                <w:tcW w:w="0" w:type="auto"/>
                <w:gridSpan w:val="2"/>
              </w:tcPr>
            </w:tcPrChange>
          </w:tcPr>
          <w:p w14:paraId="5B570BAE" w14:textId="77777777" w:rsidR="004D5D92" w:rsidRDefault="004D5D92" w:rsidP="002277CE">
            <w:pPr>
              <w:spacing w:line="360" w:lineRule="auto"/>
              <w:rPr>
                <w:ins w:id="2475" w:author="Microsoft Office User" w:date="2026-08-08T19:56:00Z" w16du:dateUtc="2026-08-08T16:56:00Z"/>
                <w:rFonts w:ascii="Times New Roman" w:hAnsi="Times New Roman" w:cs="Times New Roman"/>
              </w:rPr>
            </w:pPr>
          </w:p>
        </w:tc>
      </w:tr>
    </w:tbl>
    <w:p w14:paraId="2906F9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Coefficients are on the log</w:t>
      </w:r>
      <w:del w:id="2476" w:author="reviewer" w:date="2026-08-08T17:08:00Z">
        <w:r>
          <w:rPr>
            <w:rFonts w:ascii="Times New Roman" w:hAnsi="Times New Roman" w:cs="Times New Roman"/>
          </w:rPr>
          <w:delText xml:space="preserve"> </w:delText>
        </w:r>
      </w:del>
      <w:ins w:id="2477" w:author="reviewer" w:date="2026-08-08T17:08:00Z">
        <w:r>
          <w:rPr>
            <w:rFonts w:ascii="Times New Roman" w:hAnsi="Times New Roman" w:cs="Times New Roman"/>
          </w:rPr>
          <w:t>-</w:t>
        </w:r>
      </w:ins>
      <w:r>
        <w:rPr>
          <w:rFonts w:ascii="Times New Roman" w:hAnsi="Times New Roman" w:cs="Times New Roman"/>
        </w:rPr>
        <w:t xml:space="preserve">applicant scale. Saturated TWFE effects are the country-specific EU × Post coefficients from the weighted </w:t>
      </w:r>
      <w:del w:id="2478" w:author="reviewer" w:date="2026-08-08T17:08:00Z">
        <w:r>
          <w:rPr>
            <w:rFonts w:ascii="Times New Roman" w:hAnsi="Times New Roman" w:cs="Times New Roman"/>
          </w:rPr>
          <w:delText xml:space="preserve">saturated difference-in-differences </w:delText>
        </w:r>
      </w:del>
      <w:r>
        <w:rPr>
          <w:rFonts w:ascii="Times New Roman" w:hAnsi="Times New Roman" w:cs="Times New Roman"/>
        </w:rPr>
        <w:t xml:space="preserve">model </w:t>
      </w:r>
      <w:del w:id="2479" w:author="reviewer" w:date="2026-08-08T17:08:00Z">
        <w:r>
          <w:rPr>
            <w:rFonts w:ascii="Times New Roman" w:hAnsi="Times New Roman" w:cs="Times New Roman"/>
          </w:rPr>
          <w:delText>(</w:delText>
        </w:r>
      </w:del>
      <w:ins w:id="2480" w:author="reviewer" w:date="2026-08-08T17:08:00Z">
        <w:r>
          <w:rPr>
            <w:rFonts w:ascii="Times New Roman" w:hAnsi="Times New Roman" w:cs="Times New Roman"/>
          </w:rPr>
          <w:t xml:space="preserve">with </w:t>
        </w:r>
      </w:ins>
      <w:r>
        <w:rPr>
          <w:rFonts w:ascii="Times New Roman" w:hAnsi="Times New Roman" w:cs="Times New Roman"/>
        </w:rPr>
        <w:t>520 country-year observations</w:t>
      </w:r>
      <w:del w:id="2481" w:author="reviewer" w:date="2026-08-08T17:08:00Z">
        <w:r>
          <w:rPr>
            <w:rFonts w:ascii="Times New Roman" w:hAnsi="Times New Roman" w:cs="Times New Roman"/>
          </w:rPr>
          <w:delText>).</w:delText>
        </w:r>
      </w:del>
      <w:ins w:id="2482" w:author="reviewer" w:date="2026-08-08T17:08:00Z">
        <w:r>
          <w:rPr>
            <w:rFonts w:ascii="Times New Roman" w:hAnsi="Times New Roman" w:cs="Times New Roman"/>
          </w:rPr>
          <w:t>.</w:t>
        </w:r>
      </w:ins>
      <w:r>
        <w:rPr>
          <w:rFonts w:ascii="Times New Roman" w:hAnsi="Times New Roman" w:cs="Times New Roman"/>
        </w:rPr>
        <w:t xml:space="preserve"> Synthetic </w:t>
      </w:r>
      <w:proofErr w:type="spellStart"/>
      <w:r>
        <w:rPr>
          <w:rFonts w:ascii="Times New Roman" w:hAnsi="Times New Roman" w:cs="Times New Roman"/>
        </w:rPr>
        <w:t>DiD</w:t>
      </w:r>
      <w:proofErr w:type="spellEnd"/>
      <w:r>
        <w:rPr>
          <w:rFonts w:ascii="Times New Roman" w:hAnsi="Times New Roman" w:cs="Times New Roman"/>
        </w:rPr>
        <w:t xml:space="preserve"> effects are 26 </w:t>
      </w:r>
      <w:del w:id="2483" w:author="reviewer" w:date="2026-08-08T17:08:00Z">
        <w:r>
          <w:rPr>
            <w:rFonts w:ascii="Times New Roman" w:hAnsi="Times New Roman" w:cs="Times New Roman"/>
          </w:rPr>
          <w:delText xml:space="preserve">separate </w:delText>
        </w:r>
      </w:del>
      <w:r>
        <w:rPr>
          <w:rFonts w:ascii="Times New Roman" w:hAnsi="Times New Roman" w:cs="Times New Roman"/>
        </w:rPr>
        <w:t xml:space="preserve">single-treated-unit </w:t>
      </w:r>
      <w:del w:id="2484" w:author="reviewer" w:date="2026-08-08T17:08:00Z">
        <w:r>
          <w:rPr>
            <w:rFonts w:ascii="Times New Roman" w:hAnsi="Times New Roman" w:cs="Times New Roman"/>
          </w:rPr>
          <w:delText xml:space="preserve">synthetic difference-in-differences </w:delText>
        </w:r>
      </w:del>
      <w:r>
        <w:rPr>
          <w:rFonts w:ascii="Times New Roman" w:hAnsi="Times New Roman" w:cs="Times New Roman"/>
        </w:rPr>
        <w:t xml:space="preserve">estimates </w:t>
      </w:r>
      <w:del w:id="2485" w:author="reviewer" w:date="2026-08-08T17:08:00Z">
        <w:r>
          <w:rPr>
            <w:rFonts w:ascii="Times New Roman" w:hAnsi="Times New Roman" w:cs="Times New Roman"/>
          </w:rPr>
          <w:delText xml:space="preserve">(Arkhangelsky et al., 2021), each identified </w:delText>
        </w:r>
      </w:del>
      <w:r>
        <w:rPr>
          <w:rFonts w:ascii="Times New Roman" w:hAnsi="Times New Roman" w:cs="Times New Roman"/>
        </w:rPr>
        <w:t xml:space="preserve">against </w:t>
      </w:r>
      <w:ins w:id="2486" w:author="reviewer" w:date="2026-08-08T17:08:00Z">
        <w:r>
          <w:rPr>
            <w:rFonts w:ascii="Times New Roman" w:hAnsi="Times New Roman" w:cs="Times New Roman"/>
          </w:rPr>
          <w:t xml:space="preserve">136 eligible sovereign-country controls. The correlation is 0.978 and </w:t>
        </w:r>
      </w:ins>
      <w:r>
        <w:rPr>
          <w:rFonts w:ascii="Times New Roman" w:hAnsi="Times New Roman" w:cs="Times New Roman"/>
        </w:rPr>
        <w:t xml:space="preserve">the </w:t>
      </w:r>
      <w:del w:id="2487" w:author="reviewer" w:date="2026-08-08T17:08:00Z">
        <w:r>
          <w:rPr>
            <w:rFonts w:ascii="Times New Roman" w:hAnsi="Times New Roman" w:cs="Times New Roman"/>
          </w:rPr>
          <w:delText xml:space="preserve">full non-EU donor pool. Across the 26 countries the two sets of estimates correlate at 0.97, with a </w:delText>
        </w:r>
      </w:del>
      <w:r>
        <w:rPr>
          <w:rFonts w:ascii="Times New Roman" w:hAnsi="Times New Roman" w:cs="Times New Roman"/>
        </w:rPr>
        <w:t xml:space="preserve">mean absolute difference </w:t>
      </w:r>
      <w:del w:id="2488" w:author="reviewer" w:date="2026-08-08T17:08:00Z">
        <w:r>
          <w:rPr>
            <w:rFonts w:ascii="Times New Roman" w:hAnsi="Times New Roman" w:cs="Times New Roman"/>
          </w:rPr>
          <w:delText>of</w:delText>
        </w:r>
      </w:del>
      <w:ins w:id="2489" w:author="reviewer" w:date="2026-08-08T17:08:00Z">
        <w:r>
          <w:rPr>
            <w:rFonts w:ascii="Times New Roman" w:hAnsi="Times New Roman" w:cs="Times New Roman"/>
          </w:rPr>
          <w:t>is</w:t>
        </w:r>
      </w:ins>
      <w:r>
        <w:rPr>
          <w:rFonts w:ascii="Times New Roman" w:hAnsi="Times New Roman" w:cs="Times New Roman"/>
        </w:rPr>
        <w:t xml:space="preserve"> 0.</w:t>
      </w:r>
      <w:del w:id="2490" w:author="reviewer" w:date="2026-08-08T17:08:00Z">
        <w:r>
          <w:rPr>
            <w:rFonts w:ascii="Times New Roman" w:hAnsi="Times New Roman" w:cs="Times New Roman"/>
          </w:rPr>
          <w:delText>13</w:delText>
        </w:r>
      </w:del>
      <w:ins w:id="2491" w:author="reviewer" w:date="2026-08-08T17:08:00Z">
        <w:r>
          <w:rPr>
            <w:rFonts w:ascii="Times New Roman" w:hAnsi="Times New Roman" w:cs="Times New Roman"/>
          </w:rPr>
          <w:t>163</w:t>
        </w:r>
      </w:ins>
      <w:r>
        <w:rPr>
          <w:rFonts w:ascii="Times New Roman" w:hAnsi="Times New Roman" w:cs="Times New Roman"/>
        </w:rPr>
        <w:t xml:space="preserve"> log points.</w:t>
      </w:r>
    </w:p>
    <w:p w14:paraId="0B8F5628" w14:textId="77777777" w:rsidR="002277CE" w:rsidRPr="002277CE" w:rsidRDefault="002277CE" w:rsidP="002277CE">
      <w:pPr>
        <w:spacing w:line="360" w:lineRule="auto"/>
        <w:rPr>
          <w:rFonts w:ascii="Times New Roman" w:hAnsi="Times New Roman" w:cs="Times New Roman"/>
        </w:rPr>
      </w:pPr>
    </w:p>
    <w:p w14:paraId="14E8EBBD" w14:textId="77777777" w:rsidR="00F47729" w:rsidRPr="002277CE" w:rsidRDefault="002277CE" w:rsidP="000E4FD1">
      <w:pPr>
        <w:numPr>
          <w:ilvl w:val="0"/>
          <w:numId w:val="9"/>
        </w:numPr>
        <w:spacing w:line="360" w:lineRule="auto"/>
        <w:rPr>
          <w:rFonts w:ascii="Times New Roman" w:hAnsi="Times New Roman" w:cs="Times New Roman"/>
        </w:rPr>
      </w:pPr>
      <w:r>
        <w:rPr>
          <w:rFonts w:ascii="Times New Roman" w:hAnsi="Times New Roman" w:cs="Times New Roman"/>
          <w:b/>
          <w:bCs/>
          <w:i/>
          <w:iCs/>
        </w:rPr>
        <w:t>Discussion</w:t>
      </w:r>
    </w:p>
    <w:p w14:paraId="46A875C5" w14:textId="77777777" w:rsidR="002277CE" w:rsidRPr="002277CE" w:rsidRDefault="002277CE" w:rsidP="002277CE">
      <w:pPr>
        <w:spacing w:line="360" w:lineRule="auto"/>
        <w:rPr>
          <w:rFonts w:ascii="Times New Roman" w:hAnsi="Times New Roman" w:cs="Times New Roman"/>
          <w:b/>
          <w:bCs/>
          <w:i/>
          <w:iCs/>
        </w:rPr>
      </w:pPr>
    </w:p>
    <w:p w14:paraId="47BAE4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Were poor EU students really priced out because of elastic demand?</w:t>
      </w:r>
    </w:p>
    <w:p w14:paraId="67E3A01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 natural reading is that students from lower-income EU countries have more elastic demand. But this assumes the reform generated the same effective price change everywhere, which is unlikely. Before Brexit, tuition was financed through income-contingent loans, so the relevant price depended on expected earnings not the nominal fee, and removing the loans generated larger effective price increases for lower-income applicants.</w:t>
      </w:r>
    </w:p>
    <w:p w14:paraId="22811A4D" w14:textId="77777777" w:rsidR="00F47729" w:rsidRDefault="002277CE" w:rsidP="0055453E">
      <w:pPr>
        <w:spacing w:line="360" w:lineRule="auto"/>
        <w:ind w:firstLine="720"/>
        <w:rPr>
          <w:ins w:id="2492" w:author="Microsoft Office User" w:date="2026-08-08T19:52:00Z" w16du:dateUtc="2026-08-08T16:52:00Z"/>
          <w:rFonts w:ascii="Times New Roman" w:hAnsi="Times New Roman" w:cs="Times New Roman"/>
        </w:rPr>
      </w:pPr>
      <w:r>
        <w:rPr>
          <w:rFonts w:ascii="Times New Roman" w:hAnsi="Times New Roman" w:cs="Times New Roman"/>
        </w:rPr>
        <w:lastRenderedPageBreak/>
        <w:t xml:space="preserve">To show how elasticities depend on loan valuation, we map the ATT coefficient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1.109)</m:t>
        </m:r>
      </m:oMath>
      <w:r>
        <w:rPr>
          <w:rFonts w:ascii="Times New Roman" w:hAnsi="Times New Roman" w:cs="Times New Roman"/>
        </w:rPr>
        <w:t xml:space="preserve"> across a range of starting incomes (Figure 10). When the loan has low present value (low expected earnings), Brexit is a large effective shock and the implied elasticity is mechanically smaller in magnitude (about −0.4). When the present value approaches the nominal amount (high earnings), the effective shock is smaller and the implied elasticity larger in magnitude.</w:t>
      </w:r>
    </w:p>
    <w:p w14:paraId="496B66CD" w14:textId="77777777" w:rsidR="004D5D92" w:rsidRPr="002277CE" w:rsidRDefault="004D5D92" w:rsidP="0055453E">
      <w:pPr>
        <w:spacing w:line="360" w:lineRule="auto"/>
        <w:ind w:firstLine="720"/>
        <w:rPr>
          <w:rFonts w:ascii="Times New Roman" w:hAnsi="Times New Roman" w:cs="Times New Roman"/>
        </w:rPr>
      </w:pPr>
    </w:p>
    <w:p w14:paraId="4DDAB930" w14:textId="77777777" w:rsidR="002277CE" w:rsidRPr="002277CE" w:rsidRDefault="002277CE" w:rsidP="002277CE">
      <w:pPr>
        <w:spacing w:line="360" w:lineRule="auto"/>
        <w:rPr>
          <w:del w:id="2493" w:author="reviewer" w:date="2026-08-08T17:08:00Z"/>
          <w:rFonts w:ascii="Times New Roman" w:hAnsi="Times New Roman" w:cs="Times New Roman"/>
        </w:rPr>
      </w:pPr>
    </w:p>
    <w:p w14:paraId="5AFF4FA3" w14:textId="77777777" w:rsidR="00F47729" w:rsidRPr="002277CE" w:rsidRDefault="002277CE">
      <w:pPr>
        <w:keepNext/>
        <w:spacing w:line="360" w:lineRule="auto"/>
        <w:rPr>
          <w:rFonts w:ascii="Times New Roman" w:hAnsi="Times New Roman" w:cs="Times New Roman"/>
        </w:rPr>
        <w:pPrChange w:id="2494" w:author="reviewer" w:date="2026-08-08T17:08:00Z">
          <w:pPr>
            <w:spacing w:line="360" w:lineRule="auto"/>
          </w:pPr>
        </w:pPrChange>
      </w:pPr>
      <w:r>
        <w:rPr>
          <w:rFonts w:ascii="Times New Roman" w:hAnsi="Times New Roman" w:cs="Times New Roman"/>
          <w:b/>
          <w:bCs/>
        </w:rPr>
        <w:t>Figure 10.</w:t>
      </w:r>
      <w:r>
        <w:rPr>
          <w:rFonts w:ascii="Times New Roman" w:hAnsi="Times New Roman" w:cs="Times New Roman"/>
        </w:rPr>
        <w:t xml:space="preserve"> Implied demand elasticity as a function of the economic value of the UK student loan.</w:t>
      </w:r>
    </w:p>
    <w:p w14:paraId="0F9EFAF5" w14:textId="77777777" w:rsidR="00F47729" w:rsidRPr="002277CE" w:rsidRDefault="002277CE" w:rsidP="002277CE">
      <w:pPr>
        <w:spacing w:line="360" w:lineRule="auto"/>
        <w:rPr>
          <w:del w:id="2495" w:author="reviewer" w:date="2026-08-08T17:08:00Z"/>
          <w:rFonts w:ascii="Times New Roman" w:hAnsi="Times New Roman" w:cs="Times New Roman"/>
        </w:rPr>
      </w:pPr>
      <w:del w:id="2496" w:author="reviewer" w:date="2026-08-08T17:08:00Z">
        <w:r>
          <w:rPr>
            <w:rFonts w:ascii="Times New Roman" w:hAnsi="Times New Roman" w:cs="Times New Roman"/>
            <w:noProof/>
          </w:rPr>
          <w:drawing>
            <wp:inline distT="0" distB="0" distL="0" distR="0" wp14:anchorId="21049F28" wp14:editId="495A7289">
              <wp:extent cx="5119494" cy="365678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23"/>
                      <a:stretch>
                        <a:fillRect/>
                      </a:stretch>
                    </pic:blipFill>
                    <pic:spPr bwMode="auto">
                      <a:xfrm>
                        <a:off x="0" y="0"/>
                        <a:ext cx="5119494" cy="3656781"/>
                      </a:xfrm>
                      <a:prstGeom prst="rect">
                        <a:avLst/>
                      </a:prstGeom>
                      <a:noFill/>
                      <a:ln w="9525">
                        <a:noFill/>
                        <a:headEnd/>
                        <a:tailEnd/>
                      </a:ln>
                    </pic:spPr>
                  </pic:pic>
                </a:graphicData>
              </a:graphic>
            </wp:inline>
          </w:drawing>
        </w:r>
      </w:del>
    </w:p>
    <w:p w14:paraId="610E3B34" w14:textId="77777777" w:rsidR="00F47729" w:rsidRPr="002277CE" w:rsidRDefault="002277CE" w:rsidP="002A13AC">
      <w:pPr>
        <w:spacing w:line="360" w:lineRule="auto"/>
        <w:jc w:val="center"/>
        <w:rPr>
          <w:ins w:id="2497" w:author="reviewer" w:date="2026-08-08T17:08:00Z"/>
          <w:rFonts w:ascii="Times New Roman" w:hAnsi="Times New Roman" w:cs="Times New Roman"/>
        </w:rPr>
        <w:pPrChange w:id="2498" w:author="Microsoft Office User" w:date="2026-08-09T23:00:00Z" w16du:dateUtc="2026-08-09T20:00:00Z">
          <w:pPr>
            <w:spacing w:line="360" w:lineRule="auto"/>
          </w:pPr>
        </w:pPrChange>
      </w:pPr>
      <w:ins w:id="2499" w:author="reviewer" w:date="2026-08-08T17:08:00Z">
        <w:r>
          <w:rPr>
            <w:rFonts w:ascii="Times New Roman" w:hAnsi="Times New Roman" w:cs="Times New Roman"/>
            <w:noProof/>
          </w:rPr>
          <w:drawing>
            <wp:inline distT="0" distB="0" distL="0" distR="0" wp14:anchorId="0B6403DC" wp14:editId="16F4D6A2">
              <wp:extent cx="5119494" cy="3656781"/>
              <wp:effectExtent l="0" t="0" r="0" b="0"/>
              <wp:docPr id="52" name="Picture" descr="Signed demand elasticity as a function of the present value of the UK student loan." title="Signed demand elasticity as a function of the present value of the UK student loan"/>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24"/>
                      <a:stretch>
                        <a:fillRect/>
                      </a:stretch>
                    </pic:blipFill>
                    <pic:spPr bwMode="auto">
                      <a:xfrm>
                        <a:off x="0" y="0"/>
                        <a:ext cx="5119494" cy="3656781"/>
                      </a:xfrm>
                      <a:prstGeom prst="rect">
                        <a:avLst/>
                      </a:prstGeom>
                      <a:noFill/>
                      <a:ln w="9525">
                        <a:noFill/>
                        <a:headEnd/>
                        <a:tailEnd/>
                      </a:ln>
                    </pic:spPr>
                  </pic:pic>
                </a:graphicData>
              </a:graphic>
            </wp:inline>
          </w:drawing>
        </w:r>
      </w:ins>
    </w:p>
    <w:p w14:paraId="160CB99B" w14:textId="314EC50D" w:rsidR="002A13AC"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Note: The figure translates the </w:t>
      </w:r>
      <w:del w:id="2500" w:author="reviewer" w:date="2026-08-08T17:08:00Z">
        <w:r>
          <w:rPr>
            <w:rFonts w:ascii="Times New Roman" w:hAnsi="Times New Roman" w:cs="Times New Roman"/>
          </w:rPr>
          <w:delText>estimated</w:delText>
        </w:r>
      </w:del>
      <w:ins w:id="2501" w:author="reviewer" w:date="2026-08-08T17:08:00Z">
        <w:r>
          <w:rPr>
            <w:rFonts w:ascii="Times New Roman" w:hAnsi="Times New Roman" w:cs="Times New Roman"/>
          </w:rPr>
          <w:t>pooled</w:t>
        </w:r>
      </w:ins>
      <w:r>
        <w:rPr>
          <w:rFonts w:ascii="Times New Roman" w:hAnsi="Times New Roman" w:cs="Times New Roman"/>
        </w:rPr>
        <w:t xml:space="preserve"> treatment effect into </w:t>
      </w:r>
      <w:del w:id="2502" w:author="reviewer" w:date="2026-08-08T17:08:00Z">
        <w:r>
          <w:rPr>
            <w:rFonts w:ascii="Times New Roman" w:hAnsi="Times New Roman" w:cs="Times New Roman"/>
          </w:rPr>
          <w:delText>implied demand</w:delText>
        </w:r>
      </w:del>
      <w:ins w:id="2503" w:author="reviewer" w:date="2026-08-08T17:08:00Z">
        <w:r>
          <w:rPr>
            <w:rFonts w:ascii="Times New Roman" w:hAnsi="Times New Roman" w:cs="Times New Roman"/>
          </w:rPr>
          <w:t>signed</w:t>
        </w:r>
      </w:ins>
      <w:r>
        <w:rPr>
          <w:rFonts w:ascii="Times New Roman" w:hAnsi="Times New Roman" w:cs="Times New Roman"/>
        </w:rPr>
        <w:t xml:space="preserve"> elasticities under </w:t>
      </w:r>
      <w:del w:id="2504" w:author="reviewer" w:date="2026-08-08T17:08:00Z">
        <w:r>
          <w:rPr>
            <w:rFonts w:ascii="Times New Roman" w:hAnsi="Times New Roman" w:cs="Times New Roman"/>
          </w:rPr>
          <w:delText xml:space="preserve">different assumptions about the </w:delText>
        </w:r>
      </w:del>
      <w:ins w:id="2505" w:author="reviewer" w:date="2026-08-08T17:08:00Z">
        <w:r>
          <w:rPr>
            <w:rFonts w:ascii="Times New Roman" w:hAnsi="Times New Roman" w:cs="Times New Roman"/>
          </w:rPr>
          <w:t xml:space="preserve">alternative </w:t>
        </w:r>
      </w:ins>
      <w:r>
        <w:rPr>
          <w:rFonts w:ascii="Times New Roman" w:hAnsi="Times New Roman" w:cs="Times New Roman"/>
        </w:rPr>
        <w:t xml:space="preserve">present </w:t>
      </w:r>
      <w:del w:id="2506" w:author="reviewer" w:date="2026-08-08T17:08:00Z">
        <w:r>
          <w:rPr>
            <w:rFonts w:ascii="Times New Roman" w:hAnsi="Times New Roman" w:cs="Times New Roman"/>
          </w:rPr>
          <w:delText>value</w:delText>
        </w:r>
      </w:del>
      <w:ins w:id="2507" w:author="reviewer" w:date="2026-08-08T17:08:00Z">
        <w:r>
          <w:rPr>
            <w:rFonts w:ascii="Times New Roman" w:hAnsi="Times New Roman" w:cs="Times New Roman"/>
          </w:rPr>
          <w:t>values</w:t>
        </w:r>
      </w:ins>
      <w:r>
        <w:rPr>
          <w:rFonts w:ascii="Times New Roman" w:hAnsi="Times New Roman" w:cs="Times New Roman"/>
        </w:rPr>
        <w:t xml:space="preserve"> of the </w:t>
      </w:r>
      <w:del w:id="2508" w:author="reviewer" w:date="2026-08-08T17:08:00Z">
        <w:r>
          <w:rPr>
            <w:rFonts w:ascii="Times New Roman" w:hAnsi="Times New Roman" w:cs="Times New Roman"/>
          </w:rPr>
          <w:delText>UK student</w:delText>
        </w:r>
      </w:del>
      <w:ins w:id="2509" w:author="reviewer" w:date="2026-08-08T17:08:00Z">
        <w:r>
          <w:rPr>
            <w:rFonts w:ascii="Times New Roman" w:hAnsi="Times New Roman" w:cs="Times New Roman"/>
          </w:rPr>
          <w:t>pre-Brexit</w:t>
        </w:r>
      </w:ins>
      <w:r>
        <w:rPr>
          <w:rFonts w:ascii="Times New Roman" w:hAnsi="Times New Roman" w:cs="Times New Roman"/>
        </w:rPr>
        <w:t xml:space="preserve"> loan</w:t>
      </w:r>
      <w:del w:id="2510" w:author="reviewer" w:date="2026-08-08T17:08:00Z">
        <w:r>
          <w:rPr>
            <w:rFonts w:ascii="Times New Roman" w:hAnsi="Times New Roman" w:cs="Times New Roman"/>
          </w:rPr>
          <w:delText xml:space="preserve"> to EU applicants.</w:delText>
        </w:r>
      </w:del>
      <w:ins w:id="2511" w:author="reviewer" w:date="2026-08-08T17:08:00Z">
        <w:r>
          <w:rPr>
            <w:rFonts w:ascii="Times New Roman" w:hAnsi="Times New Roman" w:cs="Times New Roman"/>
          </w:rPr>
          <w:t>. The convention is η = β/k, so the elasticities remain negative.</w:t>
        </w:r>
      </w:ins>
      <w:r>
        <w:rPr>
          <w:rFonts w:ascii="Times New Roman" w:hAnsi="Times New Roman" w:cs="Times New Roman"/>
        </w:rPr>
        <w:t xml:space="preserve"> Points correspond to </w:t>
      </w:r>
      <w:del w:id="2512" w:author="reviewer" w:date="2026-08-08T17:08:00Z">
        <w:r>
          <w:rPr>
            <w:rFonts w:ascii="Times New Roman" w:hAnsi="Times New Roman" w:cs="Times New Roman"/>
          </w:rPr>
          <w:delText xml:space="preserve">elasticity estimates implied by alternative </w:delText>
        </w:r>
      </w:del>
      <w:ins w:id="2513" w:author="reviewer" w:date="2026-08-08T17:08:00Z">
        <w:r>
          <w:rPr>
            <w:rFonts w:ascii="Times New Roman" w:hAnsi="Times New Roman" w:cs="Times New Roman"/>
          </w:rPr>
          <w:t xml:space="preserve">illustrative </w:t>
        </w:r>
      </w:ins>
      <w:r>
        <w:rPr>
          <w:rFonts w:ascii="Times New Roman" w:hAnsi="Times New Roman" w:cs="Times New Roman"/>
        </w:rPr>
        <w:t xml:space="preserve">expected graduate </w:t>
      </w:r>
      <w:del w:id="2514" w:author="reviewer" w:date="2026-08-08T17:08:00Z">
        <w:r>
          <w:rPr>
            <w:rFonts w:ascii="Times New Roman" w:hAnsi="Times New Roman" w:cs="Times New Roman"/>
          </w:rPr>
          <w:delText>earning scenarios. The elasticity here is multiplied by -1 (</w:delText>
        </w:r>
      </w:del>
      <m:oMath>
        <m:sSubSup>
          <m:sSubSupPr>
            <m:ctrlPr>
              <w:del w:id="2515" w:author="reviewer" w:date="2026-08-08T17:08:00Z">
                <w:rPr>
                  <w:rFonts w:ascii="Cambria Math" w:hAnsi="Cambria Math" w:cs="Times New Roman"/>
                </w:rPr>
              </w:del>
            </m:ctrlPr>
          </m:sSubSupPr>
          <m:e>
            <m:r>
              <w:del w:id="2516" w:author="reviewer" w:date="2026-08-08T17:08:00Z">
                <w:rPr>
                  <w:rFonts w:ascii="Cambria Math" w:hAnsi="Cambria Math" w:cs="Times New Roman"/>
                </w:rPr>
                <m:t>η</m:t>
              </w:del>
            </m:r>
          </m:e>
          <m:sub>
            <m:r>
              <w:del w:id="2517" w:author="reviewer" w:date="2026-08-08T17:08:00Z">
                <w:rPr>
                  <w:rFonts w:ascii="Cambria Math" w:hAnsi="Cambria Math" w:cs="Times New Roman"/>
                </w:rPr>
                <m:t>j</m:t>
              </w:del>
            </m:r>
          </m:sub>
          <m:sup>
            <m:r>
              <w:del w:id="2518" w:author="reviewer" w:date="2026-08-08T17:08:00Z">
                <m:rPr>
                  <m:sty m:val="p"/>
                </m:rPr>
                <w:rPr>
                  <w:rFonts w:ascii="Cambria Math" w:hAnsi="Cambria Math" w:cs="Times New Roman"/>
                </w:rPr>
                <m:t>'</m:t>
              </w:del>
            </m:r>
          </m:sup>
        </m:sSubSup>
        <m:r>
          <w:del w:id="2519" w:author="reviewer" w:date="2026-08-08T17:08:00Z">
            <m:rPr>
              <m:sty m:val="p"/>
            </m:rPr>
            <w:rPr>
              <w:rFonts w:ascii="Cambria Math" w:hAnsi="Cambria Math" w:cs="Times New Roman"/>
            </w:rPr>
            <m:t>=-</m:t>
          </w:del>
        </m:r>
        <m:sSub>
          <m:sSubPr>
            <m:ctrlPr>
              <w:del w:id="2520" w:author="reviewer" w:date="2026-08-08T17:08:00Z">
                <w:rPr>
                  <w:rFonts w:ascii="Cambria Math" w:hAnsi="Cambria Math" w:cs="Times New Roman"/>
                </w:rPr>
              </w:del>
            </m:ctrlPr>
          </m:sSubPr>
          <m:e>
            <m:r>
              <w:del w:id="2521" w:author="reviewer" w:date="2026-08-08T17:08:00Z">
                <w:rPr>
                  <w:rFonts w:ascii="Cambria Math" w:hAnsi="Cambria Math" w:cs="Times New Roman"/>
                </w:rPr>
                <m:t>β</m:t>
              </w:del>
            </m:r>
          </m:e>
          <m:sub>
            <m:r>
              <w:del w:id="2522" w:author="reviewer" w:date="2026-08-08T17:08:00Z">
                <w:rPr>
                  <w:rFonts w:ascii="Cambria Math" w:hAnsi="Cambria Math" w:cs="Times New Roman"/>
                </w:rPr>
                <m:t>j</m:t>
              </w:del>
            </m:r>
          </m:sub>
        </m:sSub>
        <m:sSub>
          <m:sSubPr>
            <m:ctrlPr>
              <w:del w:id="2523" w:author="reviewer" w:date="2026-08-08T17:08:00Z">
                <w:rPr>
                  <w:rFonts w:ascii="Cambria Math" w:hAnsi="Cambria Math" w:cs="Times New Roman"/>
                </w:rPr>
              </w:del>
            </m:ctrlPr>
          </m:sSubPr>
          <m:e>
            <m:r>
              <w:del w:id="2524" w:author="reviewer" w:date="2026-08-08T17:08:00Z">
                <m:rPr>
                  <m:sty m:val="p"/>
                </m:rPr>
                <w:rPr>
                  <w:rFonts w:ascii="Cambria Math" w:hAnsi="Cambria Math" w:cs="Times New Roman"/>
                </w:rPr>
                <m:t>/</m:t>
              </w:del>
            </m:r>
            <m:r>
              <w:del w:id="2525" w:author="reviewer" w:date="2026-08-08T17:08:00Z">
                <w:rPr>
                  <w:rFonts w:ascii="Cambria Math" w:hAnsi="Cambria Math" w:cs="Times New Roman"/>
                </w:rPr>
                <m:t>k</m:t>
              </w:del>
            </m:r>
          </m:e>
          <m:sub>
            <m:r>
              <w:del w:id="2526" w:author="reviewer" w:date="2026-08-08T17:08:00Z">
                <w:rPr>
                  <w:rFonts w:ascii="Cambria Math" w:hAnsi="Cambria Math" w:cs="Times New Roman"/>
                </w:rPr>
                <m:t>j</m:t>
              </w:del>
            </m:r>
          </m:sub>
        </m:sSub>
      </m:oMath>
      <w:del w:id="2527" w:author="reviewer" w:date="2026-08-08T17:08:00Z">
        <w:r>
          <w:rPr>
            <w:rFonts w:ascii="Times New Roman" w:hAnsi="Times New Roman" w:cs="Times New Roman"/>
          </w:rPr>
          <w:delText>) for illustrative purposes</w:delText>
        </w:r>
      </w:del>
      <w:ins w:id="2528" w:author="reviewer" w:date="2026-08-08T17:08:00Z">
        <w:r>
          <w:rPr>
            <w:rFonts w:ascii="Times New Roman" w:hAnsi="Times New Roman" w:cs="Times New Roman"/>
          </w:rPr>
          <w:t>earnings</w:t>
        </w:r>
      </w:ins>
      <w:r>
        <w:rPr>
          <w:rFonts w:ascii="Times New Roman" w:hAnsi="Times New Roman" w:cs="Times New Roman"/>
        </w:rPr>
        <w:t>.</w:t>
      </w:r>
    </w:p>
    <w:p w14:paraId="40C0D04F" w14:textId="77777777" w:rsidR="00014EA4" w:rsidRDefault="00014EA4" w:rsidP="002277CE">
      <w:pPr>
        <w:spacing w:line="360" w:lineRule="auto"/>
        <w:ind w:firstLine="720"/>
        <w:rPr>
          <w:rFonts w:ascii="Times New Roman" w:hAnsi="Times New Roman" w:cs="Times New Roman"/>
        </w:rPr>
      </w:pPr>
    </w:p>
    <w:p w14:paraId="40042E8E" w14:textId="72CDF19D" w:rsidR="00F47729" w:rsidRDefault="002277CE" w:rsidP="002277CE">
      <w:pPr>
        <w:spacing w:line="360" w:lineRule="auto"/>
        <w:ind w:firstLine="720"/>
        <w:rPr>
          <w:ins w:id="2529" w:author="Microsoft Office User" w:date="2026-08-09T23:01:00Z" w16du:dateUtc="2026-08-09T20:01:00Z"/>
          <w:rFonts w:ascii="Times New Roman" w:hAnsi="Times New Roman" w:cs="Times New Roman"/>
        </w:rPr>
      </w:pPr>
      <w:r>
        <w:rPr>
          <w:rFonts w:ascii="Times New Roman" w:hAnsi="Times New Roman" w:cs="Times New Roman"/>
        </w:rPr>
        <w:t xml:space="preserve">To examine whether </w:t>
      </w:r>
      <w:del w:id="2530" w:author="reviewer" w:date="2026-08-08T17:08:00Z">
        <w:r>
          <w:rPr>
            <w:rFonts w:ascii="Times New Roman" w:hAnsi="Times New Roman" w:cs="Times New Roman"/>
          </w:rPr>
          <w:delText>structural</w:delText>
        </w:r>
      </w:del>
      <w:ins w:id="2531" w:author="reviewer" w:date="2026-08-08T17:08:00Z">
        <w:r>
          <w:rPr>
            <w:rFonts w:ascii="Times New Roman" w:hAnsi="Times New Roman" w:cs="Times New Roman"/>
          </w:rPr>
          <w:t>cross-country</w:t>
        </w:r>
      </w:ins>
      <w:r>
        <w:rPr>
          <w:rFonts w:ascii="Times New Roman" w:hAnsi="Times New Roman" w:cs="Times New Roman"/>
        </w:rPr>
        <w:t xml:space="preserve"> heterogeneity </w:t>
      </w:r>
      <w:del w:id="2532" w:author="reviewer" w:date="2026-08-08T17:08:00Z">
        <w:r>
          <w:rPr>
            <w:rFonts w:ascii="Times New Roman" w:hAnsi="Times New Roman" w:cs="Times New Roman"/>
          </w:rPr>
          <w:delText xml:space="preserve">in demand </w:delText>
        </w:r>
      </w:del>
      <w:r>
        <w:rPr>
          <w:rFonts w:ascii="Times New Roman" w:hAnsi="Times New Roman" w:cs="Times New Roman"/>
        </w:rPr>
        <w:t xml:space="preserve">persists after </w:t>
      </w:r>
      <w:del w:id="2533" w:author="reviewer" w:date="2026-08-08T17:08:00Z">
        <w:r>
          <w:rPr>
            <w:rFonts w:ascii="Times New Roman" w:hAnsi="Times New Roman" w:cs="Times New Roman"/>
          </w:rPr>
          <w:delText xml:space="preserve">accounting for </w:delText>
        </w:r>
      </w:del>
      <w:r>
        <w:rPr>
          <w:rFonts w:ascii="Times New Roman" w:hAnsi="Times New Roman" w:cs="Times New Roman"/>
        </w:rPr>
        <w:t xml:space="preserve">this </w:t>
      </w:r>
      <w:del w:id="2534" w:author="reviewer" w:date="2026-08-08T17:08:00Z">
        <w:r>
          <w:rPr>
            <w:rFonts w:ascii="Times New Roman" w:hAnsi="Times New Roman" w:cs="Times New Roman"/>
          </w:rPr>
          <w:delText>mechanism</w:delText>
        </w:r>
      </w:del>
      <w:ins w:id="2535" w:author="reviewer" w:date="2026-08-08T17:08:00Z">
        <w:r>
          <w:rPr>
            <w:rFonts w:ascii="Times New Roman" w:hAnsi="Times New Roman" w:cs="Times New Roman"/>
          </w:rPr>
          <w:t>adjustment</w:t>
        </w:r>
      </w:ins>
      <w:r>
        <w:rPr>
          <w:rFonts w:ascii="Times New Roman" w:hAnsi="Times New Roman" w:cs="Times New Roman"/>
        </w:rPr>
        <w:t xml:space="preserve">, we define </w:t>
      </w:r>
      <w:ins w:id="2536" w:author="reviewer" w:date="2026-08-08T17:08:00Z">
        <w:r>
          <w:rPr>
            <w:rFonts w:ascii="Times New Roman" w:hAnsi="Times New Roman" w:cs="Times New Roman"/>
          </w:rPr>
          <w:t>the signed loan-</w:t>
        </w:r>
      </w:ins>
      <w:r>
        <w:rPr>
          <w:rFonts w:ascii="Times New Roman" w:hAnsi="Times New Roman" w:cs="Times New Roman"/>
        </w:rPr>
        <w:t xml:space="preserve">corrected </w:t>
      </w:r>
      <w:del w:id="2537" w:author="reviewer" w:date="2026-08-08T17:08:00Z">
        <w:r>
          <w:rPr>
            <w:rFonts w:ascii="Times New Roman" w:hAnsi="Times New Roman" w:cs="Times New Roman"/>
          </w:rPr>
          <w:delText>elasticities</w:delText>
        </w:r>
      </w:del>
      <w:ins w:id="2538" w:author="reviewer" w:date="2026-08-08T17:08:00Z">
        <w:r>
          <w:rPr>
            <w:rFonts w:ascii="Times New Roman" w:hAnsi="Times New Roman" w:cs="Times New Roman"/>
          </w:rPr>
          <w:t>elasticity</w:t>
        </w:r>
      </w:ins>
      <w:r>
        <w:rPr>
          <w:rFonts w:ascii="Times New Roman" w:hAnsi="Times New Roman" w:cs="Times New Roman"/>
        </w:rPr>
        <w:t xml:space="preserve"> as </w:t>
      </w:r>
      <w:del w:id="2539" w:author="reviewer" w:date="2026-08-08T17:08:00Z">
        <w:r w:rsidR="004D5D92" w:rsidRPr="004D5D92">
          <w:rPr>
            <w:rFonts w:ascii="Times New Roman" w:eastAsiaTheme="minorEastAsia" w:hAnsi="Times New Roman" w:cs="Times New Roman"/>
            <w:rPrChange w:id="2540" w:author="Microsoft Office User" w:date="2026-08-08T19:52:00Z" w16du:dateUtc="2026-08-08T16:52:00Z">
              <w:rPr>
                <w:rFonts w:ascii="Cambria Math" w:hAnsi="Cambria Math" w:cs="Times New Roman"/>
                <w:i/>
              </w:rPr>
            </w:rPrChange>
          </w:rPr>
          <w:delText>η</w:delText>
        </w:r>
        <w:r w:rsidR="004D5D92" w:rsidRPr="004D5D92">
          <w:rPr>
            <w:rFonts w:ascii="Times New Roman" w:eastAsiaTheme="minorEastAsia" w:hAnsi="Times New Roman" w:cs="Times New Roman"/>
            <w:rPrChange w:id="2541" w:author="Microsoft Office User" w:date="2026-08-08T19:52:00Z" w16du:dateUtc="2026-08-08T16:52:00Z">
              <w:rPr>
                <w:rFonts w:ascii="Cambria Math" w:hAnsi="Cambria Math" w:cs="Times New Roman"/>
              </w:rPr>
            </w:rPrChange>
          </w:rPr>
          <w:delText>_</w:delText>
        </w:r>
        <w:r w:rsidR="004D5D92" w:rsidRPr="004D5D92">
          <w:rPr>
            <w:rFonts w:ascii="Times New Roman" w:eastAsiaTheme="minorEastAsia" w:hAnsi="Times New Roman" w:cs="Times New Roman"/>
            <w:rPrChange w:id="2542" w:author="Microsoft Office User" w:date="2026-08-08T19:52:00Z" w16du:dateUtc="2026-08-08T16:52:00Z">
              <w:rPr>
                <w:rFonts w:ascii="Cambria Math" w:hAnsi="Cambria Math" w:cs="Times New Roman"/>
                <w:i/>
              </w:rPr>
            </w:rPrChange>
          </w:rPr>
          <w:delText>j</w:delText>
        </w:r>
        <w:r w:rsidR="004D5D92" w:rsidRPr="004D5D92">
          <w:rPr>
            <w:rFonts w:ascii="Times New Roman" w:eastAsiaTheme="minorEastAsia" w:hAnsi="Times New Roman" w:cs="Times New Roman"/>
            <w:rPrChange w:id="2543" w:author="Microsoft Office User" w:date="2026-08-08T19:52:00Z" w16du:dateUtc="2026-08-08T16:52:00Z">
              <w:rPr>
                <w:rFonts w:ascii="Cambria Math" w:hAnsi="Cambria Math" w:cs="Times New Roman"/>
              </w:rPr>
            </w:rPrChange>
          </w:rPr>
          <w:delText>^'=</w:delText>
        </w:r>
        <w:r w:rsidR="004D5D92" w:rsidRPr="004D5D92">
          <w:rPr>
            <w:rFonts w:ascii="Cambria Math" w:eastAsia="Cambria Math" w:hAnsi="Cambria Math" w:cs="Cambria Math" w:hint="eastAsia"/>
          </w:rPr>
          <w:delText>〖</w:delText>
        </w:r>
        <w:r w:rsidR="004D5D92" w:rsidRPr="004D5D92">
          <w:rPr>
            <w:rFonts w:ascii="Times New Roman" w:eastAsiaTheme="minorEastAsia" w:hAnsi="Times New Roman" w:cs="Times New Roman"/>
            <w:rPrChange w:id="2544" w:author="Microsoft Office User" w:date="2026-08-08T19:52:00Z" w16du:dateUtc="2026-08-08T16:52:00Z">
              <w:rPr>
                <w:rFonts w:ascii="Cambria Math" w:hAnsi="Cambria Math" w:cs="Times New Roman"/>
              </w:rPr>
            </w:rPrChange>
          </w:rPr>
          <w:delText>(-</w:delText>
        </w:r>
        <w:r w:rsidR="004D5D92" w:rsidRPr="004D5D92">
          <w:rPr>
            <w:rFonts w:ascii="Times New Roman" w:eastAsiaTheme="minorEastAsia" w:hAnsi="Times New Roman" w:cs="Times New Roman"/>
            <w:rPrChange w:id="2545" w:author="Microsoft Office User" w:date="2026-08-08T19:52:00Z" w16du:dateUtc="2026-08-08T16:52:00Z">
              <w:rPr>
                <w:rFonts w:ascii="Cambria Math" w:hAnsi="Cambria Math" w:cs="Times New Roman"/>
                <w:i/>
              </w:rPr>
            </w:rPrChange>
          </w:rPr>
          <w:delText>β</w:delText>
        </w:r>
        <w:r w:rsidR="004D5D92" w:rsidRPr="004D5D92">
          <w:rPr>
            <w:rFonts w:ascii="Times New Roman" w:eastAsiaTheme="minorEastAsia" w:hAnsi="Times New Roman" w:cs="Times New Roman"/>
            <w:rPrChange w:id="2546" w:author="Microsoft Office User" w:date="2026-08-08T19:52:00Z" w16du:dateUtc="2026-08-08T16:52:00Z">
              <w:rPr>
                <w:rFonts w:ascii="Cambria Math" w:hAnsi="Cambria Math" w:cs="Times New Roman"/>
              </w:rPr>
            </w:rPrChange>
          </w:rPr>
          <w:delText>_</w:delText>
        </w:r>
        <w:r w:rsidR="004D5D92" w:rsidRPr="004D5D92">
          <w:rPr>
            <w:rFonts w:ascii="Times New Roman" w:eastAsiaTheme="minorEastAsia" w:hAnsi="Times New Roman" w:cs="Times New Roman"/>
            <w:rPrChange w:id="2547" w:author="Microsoft Office User" w:date="2026-08-08T19:52:00Z" w16du:dateUtc="2026-08-08T16:52:00Z">
              <w:rPr>
                <w:rFonts w:ascii="Cambria Math" w:hAnsi="Cambria Math" w:cs="Times New Roman"/>
                <w:i/>
              </w:rPr>
            </w:rPrChange>
          </w:rPr>
          <w:delText>j</w:delText>
        </w:r>
        <w:r w:rsidR="004D5D92" w:rsidRPr="004D5D92">
          <w:rPr>
            <w:rFonts w:ascii="Times New Roman" w:eastAsiaTheme="minorEastAsia" w:hAnsi="Times New Roman" w:cs="Times New Roman"/>
            <w:rPrChange w:id="2548" w:author="Microsoft Office User" w:date="2026-08-08T19:52:00Z" w16du:dateUtc="2026-08-08T16:52:00Z">
              <w:rPr>
                <w:rFonts w:ascii="Cambria Math" w:hAnsi="Cambria Math" w:cs="Times New Roman"/>
              </w:rPr>
            </w:rPrChange>
          </w:rPr>
          <w:delText>)/</w:delText>
        </w:r>
        <w:r w:rsidR="004D5D92" w:rsidRPr="004D5D92">
          <w:rPr>
            <w:rFonts w:ascii="Times New Roman" w:eastAsiaTheme="minorEastAsia" w:hAnsi="Times New Roman" w:cs="Times New Roman"/>
            <w:rPrChange w:id="2549" w:author="Microsoft Office User" w:date="2026-08-08T19:52:00Z" w16du:dateUtc="2026-08-08T16:52:00Z">
              <w:rPr>
                <w:rFonts w:ascii="Cambria Math" w:hAnsi="Cambria Math" w:cs="Times New Roman"/>
                <w:i/>
              </w:rPr>
            </w:rPrChange>
          </w:rPr>
          <w:delText>k_j</w:delText>
        </w:r>
        <w:r w:rsidR="004D5D92" w:rsidRPr="004D5D92">
          <w:rPr>
            <w:rFonts w:ascii="Times New Roman" w:eastAsiaTheme="minorEastAsia" w:hAnsi="Times New Roman" w:cs="Times New Roman"/>
            <w:rPrChange w:id="2550" w:author="Microsoft Office User" w:date="2026-08-08T19:52:00Z" w16du:dateUtc="2026-08-08T16:52:00Z">
              <w:rPr>
                <w:rFonts w:ascii="Cambria Math" w:hAnsi="Cambria Math" w:cs="Times New Roman"/>
              </w:rPr>
            </w:rPrChange>
          </w:rPr>
          <w:delText xml:space="preserve"> </w:delText>
        </w:r>
        <w:r w:rsidR="004D5D92" w:rsidRPr="004D5D92">
          <w:rPr>
            <w:rFonts w:ascii="Cambria Math" w:eastAsia="Cambria Math" w:hAnsi="Cambria Math" w:cs="Cambria Math" w:hint="eastAsia"/>
          </w:rPr>
          <w:delText>〗</w:delText>
        </w:r>
        <w:r w:rsidR="004D5D92" w:rsidRPr="004D5D92">
          <w:rPr>
            <w:rFonts w:ascii="Times New Roman" w:eastAsiaTheme="minorEastAsia" w:hAnsi="Times New Roman" w:cs="Times New Roman"/>
            <w:rPrChange w:id="2551" w:author="Microsoft Office User" w:date="2026-08-08T19:52:00Z" w16du:dateUtc="2026-08-08T16:52:00Z">
              <w:rPr>
                <w:rFonts w:ascii="Cambria Math" w:hAnsi="Cambria Math" w:cs="Times New Roman"/>
              </w:rPr>
            </w:rPrChange>
          </w:rPr>
          <w:delText>_</w:delText>
        </w:r>
        <w:r w:rsidR="004D5D92" w:rsidRPr="004D5D92">
          <w:rPr>
            <w:rFonts w:ascii="Times New Roman" w:eastAsiaTheme="minorEastAsia" w:hAnsi="Times New Roman" w:cs="Times New Roman"/>
            <w:rPrChange w:id="2552" w:author="Microsoft Office User" w:date="2026-08-08T19:52:00Z" w16du:dateUtc="2026-08-08T16:52:00Z">
              <w:rPr>
                <w:rFonts w:ascii="Cambria Math" w:hAnsi="Cambria Math" w:cs="Times New Roman"/>
                <w:i/>
              </w:rPr>
            </w:rPrChange>
          </w:rPr>
          <w:delText xml:space="preserve">   </w:delText>
        </w:r>
        <w:r w:rsidRPr="004D5D92">
          <w:rPr>
            <w:rFonts w:ascii="Times New Roman" w:eastAsiaTheme="minorEastAsia" w:hAnsi="Times New Roman" w:cs="Times New Roman"/>
            <w:rPrChange w:id="2553" w:author="Microsoft Office User" w:date="2026-08-08T19:52:00Z" w16du:dateUtc="2026-08-08T16:52:00Z">
              <w:rPr>
                <w:rFonts w:ascii="Times New Roman" w:hAnsi="Times New Roman" w:cs="Times New Roman"/>
              </w:rPr>
            </w:rPrChange>
          </w:rPr>
          <w:delText xml:space="preserve">. As we mentioned earlier, dividing by heterogeneous </w:delText>
        </w:r>
        <w:r w:rsidR="004D5D92" w:rsidRPr="004D5D92">
          <w:rPr>
            <w:rFonts w:ascii="Times New Roman" w:eastAsiaTheme="minorEastAsia" w:hAnsi="Times New Roman" w:cs="Times New Roman"/>
            <w:rPrChange w:id="2554" w:author="Microsoft Office User" w:date="2026-08-08T19:52:00Z" w16du:dateUtc="2026-08-08T16:52:00Z">
              <w:rPr>
                <w:rFonts w:ascii="Cambria Math" w:hAnsi="Cambria Math" w:cs="Times New Roman"/>
                <w:i/>
              </w:rPr>
            </w:rPrChange>
          </w:rPr>
          <w:delText>k</w:delText>
        </w:r>
        <w:r w:rsidR="004D5D92" w:rsidRPr="004D5D92">
          <w:rPr>
            <w:rFonts w:ascii="Times New Roman" w:eastAsiaTheme="minorEastAsia" w:hAnsi="Times New Roman" w:cs="Times New Roman"/>
            <w:rPrChange w:id="2555" w:author="Microsoft Office User" w:date="2026-08-08T19:52:00Z" w16du:dateUtc="2026-08-08T16:52:00Z">
              <w:rPr>
                <w:rFonts w:ascii="Cambria Math" w:hAnsi="Cambria Math" w:cs="Times New Roman"/>
              </w:rPr>
            </w:rPrChange>
          </w:rPr>
          <w:delText>_</w:delText>
        </w:r>
        <w:r w:rsidR="004D5D92" w:rsidRPr="004D5D92">
          <w:rPr>
            <w:rFonts w:ascii="Times New Roman" w:eastAsiaTheme="minorEastAsia" w:hAnsi="Times New Roman" w:cs="Times New Roman"/>
            <w:rPrChange w:id="2556" w:author="Microsoft Office User" w:date="2026-08-08T19:52:00Z" w16du:dateUtc="2026-08-08T16:52:00Z">
              <w:rPr>
                <w:rFonts w:ascii="Cambria Math" w:hAnsi="Cambria Math" w:cs="Times New Roman"/>
                <w:i/>
              </w:rPr>
            </w:rPrChange>
          </w:rPr>
          <w:delText>j </w:delText>
        </w:r>
        <w:r w:rsidRPr="004D5D92">
          <w:rPr>
            <w:rFonts w:ascii="Times New Roman" w:eastAsiaTheme="minorEastAsia" w:hAnsi="Times New Roman" w:cs="Times New Roman"/>
            <w:rPrChange w:id="2557" w:author="Microsoft Office User" w:date="2026-08-08T19:52:00Z" w16du:dateUtc="2026-08-08T16:52:00Z">
              <w:rPr>
                <w:rFonts w:ascii="Times New Roman" w:hAnsi="Times New Roman" w:cs="Times New Roman"/>
              </w:rPr>
            </w:rPrChange>
          </w:rPr>
          <w:delText>removes the portion of elasticity variation that is mechanically induced by differential effective price shocks in the results. We showed that after recomputing the elasticities using heterogeneous price changes across the Union, the correlation with GDP per capita vanishes.</w:delText>
        </w:r>
      </w:del>
      <w:proofErr w:type="spellStart"/>
      <w:ins w:id="2558" w:author="reviewer" w:date="2026-08-08T17:08:00Z">
        <w:r w:rsidRPr="004D5D92">
          <w:rPr>
            <w:rFonts w:ascii="Times New Roman" w:eastAsiaTheme="minorEastAsia" w:hAnsi="Times New Roman" w:cs="Times New Roman"/>
            <w:rPrChange w:id="2559" w:author="Microsoft Office User" w:date="2026-08-08T19:52:00Z" w16du:dateUtc="2026-08-08T16:52:00Z">
              <w:rPr>
                <w:rFonts w:ascii="Times New Roman" w:hAnsi="Times New Roman" w:cs="Times New Roman"/>
              </w:rPr>
            </w:rPrChange>
          </w:rPr>
          <w:t>η′j</w:t>
        </w:r>
        <w:proofErr w:type="spellEnd"/>
        <w:r w:rsidRPr="004D5D92">
          <w:rPr>
            <w:rFonts w:ascii="Times New Roman" w:eastAsiaTheme="minorEastAsia" w:hAnsi="Times New Roman" w:cs="Times New Roman"/>
            <w:rPrChange w:id="2560" w:author="Microsoft Office User" w:date="2026-08-08T19:52:00Z" w16du:dateUtc="2026-08-08T16:52:00Z">
              <w:rPr>
                <w:rFonts w:ascii="Times New Roman" w:hAnsi="Times New Roman" w:cs="Times New Roman"/>
              </w:rPr>
            </w:rPrChange>
          </w:rPr>
          <w:t xml:space="preserve"> = βj/</w:t>
        </w:r>
        <w:proofErr w:type="spellStart"/>
        <w:r w:rsidRPr="004D5D92">
          <w:rPr>
            <w:rFonts w:ascii="Times New Roman" w:eastAsiaTheme="minorEastAsia" w:hAnsi="Times New Roman" w:cs="Times New Roman"/>
            <w:rPrChange w:id="2561" w:author="Microsoft Office User" w:date="2026-08-08T19:52:00Z" w16du:dateUtc="2026-08-08T16:52:00Z">
              <w:rPr>
                <w:rFonts w:ascii="Times New Roman" w:hAnsi="Times New Roman" w:cs="Times New Roman"/>
              </w:rPr>
            </w:rPrChange>
          </w:rPr>
          <w:t>kj</w:t>
        </w:r>
        <w:proofErr w:type="spellEnd"/>
        <w:r>
          <w:rPr>
            <w:rFonts w:ascii="Times New Roman" w:hAnsi="Times New Roman" w:cs="Times New Roman"/>
          </w:rPr>
          <w:t>.</w:t>
        </w:r>
      </w:ins>
      <w:r>
        <w:rPr>
          <w:rFonts w:ascii="Times New Roman" w:hAnsi="Times New Roman" w:cs="Times New Roman"/>
        </w:rPr>
        <w:t xml:space="preserve"> Figure 11 </w:t>
      </w:r>
      <w:del w:id="2562" w:author="reviewer" w:date="2026-08-08T17:08:00Z">
        <w:r>
          <w:rPr>
            <w:rFonts w:ascii="Times New Roman" w:hAnsi="Times New Roman" w:cs="Times New Roman"/>
          </w:rPr>
          <w:delText xml:space="preserve">shows the exact ways in which the point estimates changed from the old fixed </w:delText>
        </w:r>
      </w:del>
      <m:oMath>
        <m:r>
          <w:del w:id="2563" w:author="reviewer" w:date="2026-08-08T17:08:00Z">
            <w:rPr>
              <w:rFonts w:ascii="Cambria Math" w:hAnsi="Cambria Math" w:cs="Times New Roman"/>
            </w:rPr>
            <m:t>k</m:t>
          </w:del>
        </m:r>
      </m:oMath>
      <w:del w:id="2564" w:author="reviewer" w:date="2026-08-08T17:08:00Z">
        <w:r>
          <w:rPr>
            <w:rFonts w:ascii="Times New Roman" w:hAnsi="Times New Roman" w:cs="Times New Roman"/>
          </w:rPr>
          <w:delText xml:space="preserve"> to the new loan corrected </w:delText>
        </w:r>
      </w:del>
      <m:oMath>
        <m:r>
          <w:del w:id="2565" w:author="reviewer" w:date="2026-08-08T17:08:00Z">
            <w:rPr>
              <w:rFonts w:ascii="Cambria Math" w:hAnsi="Cambria Math" w:cs="Times New Roman"/>
            </w:rPr>
            <m:t>k</m:t>
          </w:del>
        </m:r>
      </m:oMath>
      <w:del w:id="2566" w:author="reviewer" w:date="2026-08-08T17:08:00Z">
        <w:r>
          <w:rPr>
            <w:rFonts w:ascii="Times New Roman" w:hAnsi="Times New Roman" w:cs="Times New Roman"/>
          </w:rPr>
          <w:delText xml:space="preserve">. For simplicity we kept the main assumption of </w:delText>
        </w:r>
      </w:del>
      <m:oMath>
        <m:r>
          <w:del w:id="2567" w:author="reviewer" w:date="2026-08-08T17:08:00Z">
            <w:rPr>
              <w:rFonts w:ascii="Cambria Math" w:hAnsi="Cambria Math" w:cs="Times New Roman"/>
            </w:rPr>
            <m:t>δ</m:t>
          </w:del>
        </m:r>
        <m:r>
          <w:del w:id="2568" w:author="reviewer" w:date="2026-08-08T17:08:00Z">
            <m:rPr>
              <m:sty m:val="p"/>
            </m:rPr>
            <w:rPr>
              <w:rFonts w:ascii="Cambria Math" w:hAnsi="Cambria Math" w:cs="Times New Roman"/>
            </w:rPr>
            <m:t>=</m:t>
          </w:del>
        </m:r>
        <m:r>
          <w:del w:id="2569" w:author="reviewer" w:date="2026-08-08T17:08:00Z">
            <w:rPr>
              <w:rFonts w:ascii="Cambria Math" w:hAnsi="Cambria Math" w:cs="Times New Roman"/>
            </w:rPr>
            <m:t>0.03</m:t>
          </w:del>
        </m:r>
        <m:r>
          <w:del w:id="2570" w:author="reviewer" w:date="2026-08-08T17:08:00Z">
            <m:rPr>
              <m:sty m:val="p"/>
            </m:rPr>
            <w:rPr>
              <w:rFonts w:ascii="Cambria Math" w:hAnsi="Cambria Math" w:cs="Times New Roman"/>
            </w:rPr>
            <m:t>,</m:t>
          </w:del>
        </m:r>
      </m:oMath>
      <w:del w:id="2571" w:author="reviewer" w:date="2026-08-08T17:08:00Z">
        <w:r>
          <w:rPr>
            <w:rFonts w:ascii="Times New Roman" w:hAnsi="Times New Roman" w:cs="Times New Roman"/>
          </w:rPr>
          <w:delText xml:space="preserve"> the</w:delText>
        </w:r>
      </w:del>
      <w:ins w:id="2572" w:author="reviewer" w:date="2026-08-08T17:08:00Z">
        <w:r>
          <w:rPr>
            <w:rFonts w:ascii="Times New Roman" w:hAnsi="Times New Roman" w:cs="Times New Roman"/>
          </w:rPr>
          <w:t>compares the common-k and loan-adjusted values. The baseline calibration uses a 3% discount rate, a 9%</w:t>
        </w:r>
      </w:ins>
      <w:r>
        <w:rPr>
          <w:rFonts w:ascii="Times New Roman" w:hAnsi="Times New Roman" w:cs="Times New Roman"/>
        </w:rPr>
        <w:t xml:space="preserve"> repayment rate above </w:t>
      </w:r>
      <w:ins w:id="2573" w:author="reviewer" w:date="2026-08-08T17:08:00Z">
        <w:r>
          <w:rPr>
            <w:rFonts w:ascii="Times New Roman" w:hAnsi="Times New Roman" w:cs="Times New Roman"/>
          </w:rPr>
          <w:t xml:space="preserve">the </w:t>
        </w:r>
      </w:ins>
      <w:r>
        <w:rPr>
          <w:rFonts w:ascii="Times New Roman" w:hAnsi="Times New Roman" w:cs="Times New Roman"/>
        </w:rPr>
        <w:t>threshold</w:t>
      </w:r>
      <w:del w:id="2574" w:author="reviewer" w:date="2026-08-08T17:08:00Z">
        <w:r>
          <w:rPr>
            <w:rFonts w:ascii="Times New Roman" w:hAnsi="Times New Roman" w:cs="Times New Roman"/>
          </w:rPr>
          <w:delText xml:space="preserve"> as 9%, the</w:delText>
        </w:r>
      </w:del>
      <w:ins w:id="2575" w:author="reviewer" w:date="2026-08-08T17:08:00Z">
        <w:r>
          <w:rPr>
            <w:rFonts w:ascii="Times New Roman" w:hAnsi="Times New Roman" w:cs="Times New Roman"/>
          </w:rPr>
          <w:t>, 2%</w:t>
        </w:r>
      </w:ins>
      <w:r>
        <w:rPr>
          <w:rFonts w:ascii="Times New Roman" w:hAnsi="Times New Roman" w:cs="Times New Roman"/>
        </w:rPr>
        <w:t xml:space="preserve"> nominal wage growth</w:t>
      </w:r>
      <w:del w:id="2576" w:author="reviewer" w:date="2026-08-08T17:08:00Z">
        <w:r>
          <w:rPr>
            <w:rFonts w:ascii="Times New Roman" w:hAnsi="Times New Roman" w:cs="Times New Roman"/>
          </w:rPr>
          <w:delText xml:space="preserve"> at 2%</w:delText>
        </w:r>
      </w:del>
      <w:ins w:id="2577" w:author="reviewer" w:date="2026-08-08T17:08:00Z">
        <w:r>
          <w:rPr>
            <w:rFonts w:ascii="Times New Roman" w:hAnsi="Times New Roman" w:cs="Times New Roman"/>
          </w:rPr>
          <w:t>,</w:t>
        </w:r>
      </w:ins>
      <w:r>
        <w:rPr>
          <w:rFonts w:ascii="Times New Roman" w:hAnsi="Times New Roman" w:cs="Times New Roman"/>
        </w:rPr>
        <w:t xml:space="preserve"> and </w:t>
      </w:r>
      <w:del w:id="2578" w:author="reviewer" w:date="2026-08-08T17:08:00Z">
        <w:r>
          <w:rPr>
            <w:rFonts w:ascii="Times New Roman" w:hAnsi="Times New Roman" w:cs="Times New Roman"/>
          </w:rPr>
          <w:delText>the repayment</w:delText>
        </w:r>
      </w:del>
      <w:ins w:id="2579" w:author="reviewer" w:date="2026-08-08T17:08:00Z">
        <w:r>
          <w:rPr>
            <w:rFonts w:ascii="Times New Roman" w:hAnsi="Times New Roman" w:cs="Times New Roman"/>
          </w:rPr>
          <w:t>a 30-year</w:t>
        </w:r>
      </w:ins>
      <w:r>
        <w:rPr>
          <w:rFonts w:ascii="Times New Roman" w:hAnsi="Times New Roman" w:cs="Times New Roman"/>
        </w:rPr>
        <w:t xml:space="preserve"> horizon</w:t>
      </w:r>
      <w:del w:id="2580" w:author="reviewer" w:date="2026-08-08T17:08:00Z">
        <w:r>
          <w:rPr>
            <w:rFonts w:ascii="Times New Roman" w:hAnsi="Times New Roman" w:cs="Times New Roman"/>
          </w:rPr>
          <w:delText xml:space="preserve"> at 30 years. In the robustness section we showed that the result is robust to changes in</w:delText>
        </w:r>
      </w:del>
      <w:ins w:id="2581" w:author="reviewer" w:date="2026-08-08T17:08:00Z">
        <w:r>
          <w:rPr>
            <w:rFonts w:ascii="Times New Roman" w:hAnsi="Times New Roman" w:cs="Times New Roman"/>
          </w:rPr>
          <w:t>. The sensitivity analysis supports the baseline across</w:t>
        </w:r>
      </w:ins>
      <w:r>
        <w:rPr>
          <w:rFonts w:ascii="Times New Roman" w:hAnsi="Times New Roman" w:cs="Times New Roman"/>
        </w:rPr>
        <w:t xml:space="preserve"> the discount</w:t>
      </w:r>
      <w:del w:id="2582" w:author="reviewer" w:date="2026-08-08T17:08:00Z">
        <w:r>
          <w:rPr>
            <w:rFonts w:ascii="Times New Roman" w:hAnsi="Times New Roman" w:cs="Times New Roman"/>
          </w:rPr>
          <w:delText xml:space="preserve"> </w:delText>
        </w:r>
      </w:del>
      <w:ins w:id="2583" w:author="reviewer" w:date="2026-08-08T17:08:00Z">
        <w:r>
          <w:rPr>
            <w:rFonts w:ascii="Times New Roman" w:hAnsi="Times New Roman" w:cs="Times New Roman"/>
          </w:rPr>
          <w:t>-</w:t>
        </w:r>
      </w:ins>
      <w:r>
        <w:rPr>
          <w:rFonts w:ascii="Times New Roman" w:hAnsi="Times New Roman" w:cs="Times New Roman"/>
        </w:rPr>
        <w:t xml:space="preserve">rate </w:t>
      </w:r>
      <w:ins w:id="2584" w:author="reviewer" w:date="2026-08-08T17:08:00Z">
        <w:r>
          <w:rPr>
            <w:rFonts w:ascii="Times New Roman" w:hAnsi="Times New Roman" w:cs="Times New Roman"/>
          </w:rPr>
          <w:t xml:space="preserve">sweep </w:t>
        </w:r>
      </w:ins>
      <w:r>
        <w:rPr>
          <w:rFonts w:ascii="Times New Roman" w:hAnsi="Times New Roman" w:cs="Times New Roman"/>
        </w:rPr>
        <w:t xml:space="preserve">and </w:t>
      </w:r>
      <w:ins w:id="2585" w:author="reviewer" w:date="2026-08-08T17:08:00Z">
        <w:r>
          <w:rPr>
            <w:rFonts w:ascii="Times New Roman" w:hAnsi="Times New Roman" w:cs="Times New Roman"/>
          </w:rPr>
          <w:t>most positive wage-</w:t>
        </w:r>
      </w:ins>
      <w:r>
        <w:rPr>
          <w:rFonts w:ascii="Times New Roman" w:hAnsi="Times New Roman" w:cs="Times New Roman"/>
        </w:rPr>
        <w:t xml:space="preserve">growth </w:t>
      </w:r>
      <w:del w:id="2586" w:author="reviewer" w:date="2026-08-08T17:08:00Z">
        <w:r>
          <w:rPr>
            <w:rFonts w:ascii="Times New Roman" w:hAnsi="Times New Roman" w:cs="Times New Roman"/>
          </w:rPr>
          <w:delText>rates</w:delText>
        </w:r>
      </w:del>
      <w:ins w:id="2587" w:author="reviewer" w:date="2026-08-08T17:08:00Z">
        <w:r>
          <w:rPr>
            <w:rFonts w:ascii="Times New Roman" w:hAnsi="Times New Roman" w:cs="Times New Roman"/>
          </w:rPr>
          <w:t>calibrations, but not every point in the parameter grid</w:t>
        </w:r>
      </w:ins>
      <w:r>
        <w:rPr>
          <w:rFonts w:ascii="Times New Roman" w:hAnsi="Times New Roman" w:cs="Times New Roman"/>
        </w:rPr>
        <w:t>.</w:t>
      </w:r>
    </w:p>
    <w:p w14:paraId="37A7A982" w14:textId="77777777" w:rsidR="002A13AC" w:rsidRPr="002277CE" w:rsidRDefault="002A13AC" w:rsidP="002277CE">
      <w:pPr>
        <w:spacing w:line="360" w:lineRule="auto"/>
        <w:ind w:firstLine="720"/>
        <w:rPr>
          <w:rFonts w:ascii="Times New Roman" w:hAnsi="Times New Roman" w:cs="Times New Roman"/>
        </w:rPr>
      </w:pPr>
    </w:p>
    <w:p w14:paraId="7B7ADED7" w14:textId="0584A27F" w:rsidR="002277CE" w:rsidRPr="002277CE" w:rsidRDefault="002F1B1F" w:rsidP="002277CE">
      <w:pPr>
        <w:spacing w:line="360" w:lineRule="auto"/>
        <w:ind w:firstLine="720"/>
        <w:rPr>
          <w:del w:id="2588" w:author="reviewer" w:date="2026-08-08T17:08:00Z"/>
          <w:rFonts w:ascii="Times New Roman" w:hAnsi="Times New Roman" w:cs="Times New Roman"/>
        </w:rPr>
      </w:pPr>
      <w:ins w:id="2589" w:author="Microsoft Office User" w:date="2026-08-08T20:11:00Z" w16du:dateUtc="2026-08-08T17:11:00Z">
        <w:r>
          <w:rPr>
            <w:rFonts w:ascii="Times New Roman" w:hAnsi="Times New Roman" w:cs="Times New Roman"/>
            <w:noProof/>
          </w:rPr>
          <w:drawing>
            <wp:anchor distT="0" distB="0" distL="114300" distR="114300" simplePos="0" relativeHeight="251661312" behindDoc="0" locked="0" layoutInCell="1" allowOverlap="1" wp14:anchorId="5D58F89B" wp14:editId="49E3947D">
              <wp:simplePos x="0" y="0"/>
              <wp:positionH relativeFrom="column">
                <wp:posOffset>76200</wp:posOffset>
              </wp:positionH>
              <wp:positionV relativeFrom="paragraph">
                <wp:posOffset>312420</wp:posOffset>
              </wp:positionV>
              <wp:extent cx="5731510" cy="2480945"/>
              <wp:effectExtent l="0" t="0" r="0" b="0"/>
              <wp:wrapTopAndBottom/>
              <wp:docPr id="369302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2007" name="Picture 3693020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anchor>
          </w:drawing>
        </w:r>
      </w:ins>
    </w:p>
    <w:p w14:paraId="33C3D578" w14:textId="77777777" w:rsidR="00F47729" w:rsidRPr="002277CE" w:rsidRDefault="002277CE">
      <w:pPr>
        <w:keepNext/>
        <w:spacing w:line="360" w:lineRule="auto"/>
        <w:rPr>
          <w:rFonts w:ascii="Times New Roman" w:hAnsi="Times New Roman" w:cs="Times New Roman"/>
        </w:rPr>
        <w:pPrChange w:id="2590" w:author="reviewer" w:date="2026-08-08T17:08:00Z">
          <w:pPr>
            <w:spacing w:line="360" w:lineRule="auto"/>
          </w:pPr>
        </w:pPrChange>
      </w:pPr>
      <w:r>
        <w:rPr>
          <w:rFonts w:ascii="Times New Roman" w:hAnsi="Times New Roman" w:cs="Times New Roman"/>
          <w:b/>
          <w:bCs/>
        </w:rPr>
        <w:t>Figure 11.</w:t>
      </w:r>
      <w:r>
        <w:rPr>
          <w:rFonts w:ascii="Times New Roman" w:hAnsi="Times New Roman" w:cs="Times New Roman"/>
        </w:rPr>
        <w:t xml:space="preserve"> Income gradient in demand elasticity.</w:t>
      </w:r>
    </w:p>
    <w:p w14:paraId="7AE11DB4" w14:textId="0D72BB35" w:rsidR="00F47729" w:rsidRPr="002277CE" w:rsidRDefault="002277CE" w:rsidP="002277CE">
      <w:pPr>
        <w:spacing w:line="360" w:lineRule="auto"/>
        <w:rPr>
          <w:del w:id="2591" w:author="reviewer" w:date="2026-08-08T17:08:00Z"/>
          <w:rFonts w:ascii="Times New Roman" w:hAnsi="Times New Roman" w:cs="Times New Roman"/>
        </w:rPr>
      </w:pPr>
      <w:del w:id="2592" w:author="reviewer" w:date="2026-08-08T17:08:00Z">
        <w:r>
          <w:rPr>
            <w:rFonts w:ascii="Times New Roman" w:hAnsi="Times New Roman" w:cs="Times New Roman"/>
            <w:noProof/>
          </w:rPr>
          <w:drawing>
            <wp:inline distT="0" distB="0" distL="0" distR="0" wp14:anchorId="668F8593" wp14:editId="2B045502">
              <wp:extent cx="5727700" cy="4091214"/>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56" name="Picture" descr="media/image11.png"/>
                      <pic:cNvPicPr>
                        <a:picLocks noChangeAspect="1" noChangeArrowheads="1"/>
                      </pic:cNvPicPr>
                    </pic:nvPicPr>
                    <pic:blipFill>
                      <a:blip r:embed="rId26"/>
                      <a:stretch>
                        <a:fillRect/>
                      </a:stretch>
                    </pic:blipFill>
                    <pic:spPr bwMode="auto">
                      <a:xfrm>
                        <a:off x="0" y="0"/>
                        <a:ext cx="5727700" cy="4091214"/>
                      </a:xfrm>
                      <a:prstGeom prst="rect">
                        <a:avLst/>
                      </a:prstGeom>
                      <a:noFill/>
                      <a:ln w="9525">
                        <a:noFill/>
                        <a:headEnd/>
                        <a:tailEnd/>
                      </a:ln>
                    </pic:spPr>
                  </pic:pic>
                </a:graphicData>
              </a:graphic>
            </wp:inline>
          </w:drawing>
        </w:r>
      </w:del>
    </w:p>
    <w:p w14:paraId="1DE4C753" w14:textId="3D1649F8" w:rsidR="002F1B1F" w:rsidRPr="002277CE" w:rsidDel="002F1B1F" w:rsidRDefault="002277CE" w:rsidP="002277CE">
      <w:pPr>
        <w:spacing w:line="360" w:lineRule="auto"/>
        <w:rPr>
          <w:ins w:id="2593" w:author="reviewer" w:date="2026-08-08T17:08:00Z"/>
          <w:del w:id="2594" w:author="Microsoft Office User" w:date="2026-08-08T20:11:00Z" w16du:dateUtc="2026-08-08T17:11:00Z"/>
          <w:rFonts w:ascii="Times New Roman" w:hAnsi="Times New Roman" w:cs="Times New Roman"/>
        </w:rPr>
      </w:pPr>
      <w:ins w:id="2595" w:author="reviewer" w:date="2026-08-08T17:08:00Z">
        <w:del w:id="2596" w:author="Microsoft Office User" w:date="2026-08-08T20:11:00Z" w16du:dateUtc="2026-08-08T17:11:00Z">
          <w:r w:rsidDel="002F1B1F">
            <w:rPr>
              <w:rFonts w:ascii="Times New Roman" w:hAnsi="Times New Roman" w:cs="Times New Roman"/>
              <w:noProof/>
            </w:rPr>
            <w:drawing>
              <wp:inline distT="0" distB="0" distL="0" distR="0" wp14:anchorId="49DAB1CF" wp14:editId="5EC11EDA">
                <wp:extent cx="5727700" cy="4091214"/>
                <wp:effectExtent l="0" t="0" r="0" b="0"/>
                <wp:docPr id="55" name="Picture" descr="Income-gradient comparison for common-price and country-specific loan-adjusted elasticities." title="Income-gradient comparison for common-price and country-specific loan-adjusted elasticities"/>
                <wp:cNvGraphicFramePr/>
                <a:graphic xmlns:a="http://schemas.openxmlformats.org/drawingml/2006/main">
                  <a:graphicData uri="http://schemas.openxmlformats.org/drawingml/2006/picture">
                    <pic:pic xmlns:pic="http://schemas.openxmlformats.org/drawingml/2006/picture">
                      <pic:nvPicPr>
                        <pic:cNvPr id="56" name="Picture" descr="media/image11.png"/>
                        <pic:cNvPicPr>
                          <a:picLocks noChangeAspect="1" noChangeArrowheads="1"/>
                        </pic:cNvPicPr>
                      </pic:nvPicPr>
                      <pic:blipFill>
                        <a:blip r:embed="rId26"/>
                        <a:stretch>
                          <a:fillRect/>
                        </a:stretch>
                      </pic:blipFill>
                      <pic:spPr bwMode="auto">
                        <a:xfrm>
                          <a:off x="0" y="0"/>
                          <a:ext cx="5727700" cy="4091214"/>
                        </a:xfrm>
                        <a:prstGeom prst="rect">
                          <a:avLst/>
                        </a:prstGeom>
                        <a:noFill/>
                        <a:ln w="9525">
                          <a:noFill/>
                          <a:headEnd/>
                          <a:tailEnd/>
                        </a:ln>
                      </pic:spPr>
                    </pic:pic>
                  </a:graphicData>
                </a:graphic>
              </wp:inline>
            </w:drawing>
          </w:r>
        </w:del>
      </w:ins>
    </w:p>
    <w:p w14:paraId="36E4BD1C" w14:textId="4E95EB44" w:rsidR="00F47729" w:rsidRPr="002277CE" w:rsidRDefault="002277CE" w:rsidP="002277CE">
      <w:pPr>
        <w:spacing w:line="360" w:lineRule="auto"/>
        <w:rPr>
          <w:rFonts w:ascii="Times New Roman" w:eastAsiaTheme="minorEastAsia" w:hAnsi="Times New Roman" w:cs="Times New Roman"/>
        </w:rPr>
      </w:pPr>
      <w:r>
        <w:rPr>
          <w:rFonts w:ascii="Times New Roman" w:hAnsi="Times New Roman" w:cs="Times New Roman"/>
          <w:b/>
          <w:bCs/>
        </w:rPr>
        <w:t>Note:</w:t>
      </w:r>
      <w:r>
        <w:rPr>
          <w:rFonts w:ascii="Times New Roman" w:hAnsi="Times New Roman"/>
          <w:b/>
          <w:rPrChange w:id="2597" w:author="reviewer" w:date="2026-08-08T17:08:00Z">
            <w:rPr>
              <w:rFonts w:ascii="Times New Roman" w:hAnsi="Times New Roman"/>
            </w:rPr>
          </w:rPrChange>
        </w:rPr>
        <w:t xml:space="preserve"> </w:t>
      </w:r>
      <w:r w:rsidRPr="002F1B1F">
        <w:rPr>
          <w:rFonts w:ascii="Times New Roman" w:hAnsi="Times New Roman"/>
          <w:bCs/>
        </w:rPr>
        <w:t xml:space="preserve">The figure compares </w:t>
      </w:r>
      <w:del w:id="2598" w:author="reviewer" w:date="2026-08-08T17:08:00Z">
        <w:r w:rsidRPr="002F1B1F">
          <w:rPr>
            <w:rFonts w:ascii="Times New Roman" w:hAnsi="Times New Roman" w:cs="Times New Roman"/>
            <w:bCs/>
          </w:rPr>
          <w:delText>baseline elasticity estimates</w:delText>
        </w:r>
      </w:del>
      <w:ins w:id="2599" w:author="reviewer" w:date="2026-08-08T17:08:00Z">
        <w:r w:rsidRPr="002F1B1F">
          <w:rPr>
            <w:rFonts w:ascii="Times New Roman" w:hAnsi="Times New Roman" w:cs="Times New Roman"/>
            <w:bCs/>
            <w:rPrChange w:id="2600" w:author="Microsoft Office User" w:date="2026-08-08T20:12:00Z" w16du:dateUtc="2026-08-08T17:12:00Z">
              <w:rPr>
                <w:rFonts w:ascii="Times New Roman" w:hAnsi="Times New Roman" w:cs="Times New Roman"/>
                <w:b/>
                <w:bCs/>
              </w:rPr>
            </w:rPrChange>
          </w:rPr>
          <w:t>signed elasticities under a common price shock</w:t>
        </w:r>
      </w:ins>
      <w:r w:rsidRPr="002F1B1F">
        <w:rPr>
          <w:rFonts w:ascii="Times New Roman" w:hAnsi="Times New Roman"/>
          <w:bCs/>
        </w:rPr>
        <w:t xml:space="preserve"> with elasticities </w:t>
      </w:r>
      <w:del w:id="2601" w:author="reviewer" w:date="2026-08-08T17:08:00Z">
        <w:r w:rsidRPr="002F1B1F">
          <w:rPr>
            <w:rFonts w:ascii="Times New Roman" w:hAnsi="Times New Roman" w:cs="Times New Roman"/>
            <w:bCs/>
          </w:rPr>
          <w:delText xml:space="preserve">corrected for heterogeneous </w:delText>
        </w:r>
      </w:del>
      <w:ins w:id="2602" w:author="reviewer" w:date="2026-08-08T17:08:00Z">
        <w:r w:rsidRPr="002F1B1F">
          <w:rPr>
            <w:rFonts w:ascii="Times New Roman" w:hAnsi="Times New Roman" w:cs="Times New Roman"/>
            <w:bCs/>
            <w:rPrChange w:id="2603" w:author="Microsoft Office User" w:date="2026-08-08T20:12:00Z" w16du:dateUtc="2026-08-08T17:12:00Z">
              <w:rPr>
                <w:rFonts w:ascii="Times New Roman" w:hAnsi="Times New Roman" w:cs="Times New Roman"/>
                <w:b/>
                <w:bCs/>
              </w:rPr>
            </w:rPrChange>
          </w:rPr>
          <w:t xml:space="preserve">using country-specific </w:t>
        </w:r>
      </w:ins>
      <w:r w:rsidRPr="002F1B1F">
        <w:rPr>
          <w:rFonts w:ascii="Times New Roman" w:hAnsi="Times New Roman"/>
          <w:bCs/>
        </w:rPr>
        <w:t xml:space="preserve">loan </w:t>
      </w:r>
      <w:del w:id="2604" w:author="reviewer" w:date="2026-08-08T17:08:00Z">
        <w:r w:rsidRPr="002F1B1F">
          <w:rPr>
            <w:rFonts w:ascii="Times New Roman" w:hAnsi="Times New Roman" w:cs="Times New Roman"/>
            <w:bCs/>
          </w:rPr>
          <w:delText>value across countries. The horizontal axis orders the treated countries</w:delText>
        </w:r>
      </w:del>
      <w:ins w:id="2605" w:author="reviewer" w:date="2026-08-08T17:08:00Z">
        <w:r w:rsidRPr="002F1B1F">
          <w:rPr>
            <w:rFonts w:ascii="Times New Roman" w:hAnsi="Times New Roman" w:cs="Times New Roman"/>
            <w:bCs/>
            <w:rPrChange w:id="2606" w:author="Microsoft Office User" w:date="2026-08-08T20:12:00Z" w16du:dateUtc="2026-08-08T17:12:00Z">
              <w:rPr>
                <w:rFonts w:ascii="Times New Roman" w:hAnsi="Times New Roman" w:cs="Times New Roman"/>
                <w:b/>
                <w:bCs/>
              </w:rPr>
            </w:rPrChange>
          </w:rPr>
          <w:t>values. Countries are ordered</w:t>
        </w:r>
      </w:ins>
      <w:r w:rsidRPr="002F1B1F">
        <w:rPr>
          <w:rFonts w:ascii="Times New Roman" w:hAnsi="Times New Roman"/>
          <w:bCs/>
        </w:rPr>
        <w:t xml:space="preserve"> from lowest to highest log GDP per capita </w:t>
      </w:r>
      <w:del w:id="2607" w:author="reviewer" w:date="2026-08-08T17:08:00Z">
        <w:r w:rsidRPr="002F1B1F">
          <w:rPr>
            <w:rFonts w:ascii="Times New Roman" w:hAnsi="Times New Roman" w:cs="Times New Roman"/>
            <w:bCs/>
          </w:rPr>
          <w:delText xml:space="preserve">(PPP) and </w:delText>
        </w:r>
      </w:del>
      <w:ins w:id="2608" w:author="reviewer" w:date="2026-08-08T17:08:00Z">
        <w:r w:rsidRPr="002F1B1F">
          <w:rPr>
            <w:rFonts w:ascii="Times New Roman" w:hAnsi="Times New Roman" w:cs="Times New Roman"/>
            <w:bCs/>
            <w:rPrChange w:id="2609" w:author="Microsoft Office User" w:date="2026-08-08T20:12:00Z" w16du:dateUtc="2026-08-08T17:12:00Z">
              <w:rPr>
                <w:rFonts w:ascii="Times New Roman" w:hAnsi="Times New Roman" w:cs="Times New Roman"/>
                <w:b/>
                <w:bCs/>
              </w:rPr>
            </w:rPrChange>
          </w:rPr>
          <w:t xml:space="preserve">at purchasing-power parity. The horizontal axis </w:t>
        </w:r>
      </w:ins>
      <w:r w:rsidRPr="002F1B1F">
        <w:rPr>
          <w:rFonts w:ascii="Times New Roman" w:hAnsi="Times New Roman"/>
          <w:bCs/>
        </w:rPr>
        <w:t xml:space="preserve">is </w:t>
      </w:r>
      <w:del w:id="2610" w:author="reviewer" w:date="2026-08-08T17:08:00Z">
        <w:r w:rsidRPr="002F1B1F">
          <w:rPr>
            <w:rFonts w:ascii="Times New Roman" w:hAnsi="Times New Roman" w:cs="Times New Roman"/>
            <w:bCs/>
          </w:rPr>
          <w:delText xml:space="preserve">labelled with country names, so it is </w:delText>
        </w:r>
      </w:del>
      <w:ins w:id="2611" w:author="reviewer" w:date="2026-08-08T17:08:00Z">
        <w:r w:rsidRPr="002F1B1F">
          <w:rPr>
            <w:rFonts w:ascii="Times New Roman" w:hAnsi="Times New Roman" w:cs="Times New Roman"/>
            <w:bCs/>
            <w:rPrChange w:id="2612" w:author="Microsoft Office User" w:date="2026-08-08T20:12:00Z" w16du:dateUtc="2026-08-08T17:12:00Z">
              <w:rPr>
                <w:rFonts w:ascii="Times New Roman" w:hAnsi="Times New Roman" w:cs="Times New Roman"/>
                <w:b/>
                <w:bCs/>
              </w:rPr>
            </w:rPrChange>
          </w:rPr>
          <w:t xml:space="preserve">therefore </w:t>
        </w:r>
      </w:ins>
      <w:r w:rsidRPr="002F1B1F">
        <w:rPr>
          <w:rFonts w:ascii="Times New Roman" w:hAnsi="Times New Roman"/>
          <w:bCs/>
        </w:rPr>
        <w:t>a country-ranking axis</w:t>
      </w:r>
      <w:del w:id="2613" w:author="reviewer" w:date="2026-08-08T17:08:00Z">
        <w:r w:rsidRPr="002F1B1F">
          <w:rPr>
            <w:rFonts w:ascii="Times New Roman" w:hAnsi="Times New Roman" w:cs="Times New Roman"/>
            <w:bCs/>
          </w:rPr>
          <w:delText xml:space="preserve"> and not a continuous GDP scale.</w:delText>
        </w:r>
      </w:del>
      <w:ins w:id="2614" w:author="reviewer" w:date="2026-08-08T17:08:00Z">
        <w:r w:rsidRPr="002F1B1F">
          <w:rPr>
            <w:rFonts w:ascii="Times New Roman" w:hAnsi="Times New Roman" w:cs="Times New Roman"/>
            <w:bCs/>
            <w:rPrChange w:id="2615" w:author="Microsoft Office User" w:date="2026-08-08T20:12:00Z" w16du:dateUtc="2026-08-08T17:12:00Z">
              <w:rPr>
                <w:rFonts w:ascii="Times New Roman" w:hAnsi="Times New Roman" w:cs="Times New Roman"/>
                <w:b/>
                <w:bCs/>
              </w:rPr>
            </w:rPrChange>
          </w:rPr>
          <w:t>.</w:t>
        </w:r>
      </w:ins>
      <w:r w:rsidRPr="002F1B1F">
        <w:rPr>
          <w:rFonts w:ascii="Times New Roman" w:hAnsi="Times New Roman"/>
          <w:bCs/>
        </w:rPr>
        <w:t xml:space="preserve"> The </w:t>
      </w:r>
      <w:del w:id="2616" w:author="reviewer" w:date="2026-08-08T17:08:00Z">
        <w:r w:rsidRPr="002F1B1F">
          <w:rPr>
            <w:rFonts w:ascii="Times New Roman" w:hAnsi="Times New Roman" w:cs="Times New Roman"/>
            <w:bCs/>
          </w:rPr>
          <w:delText xml:space="preserve">two fitted lines are estimated against this income ordering. Elasticities here are strictly </w:delText>
        </w:r>
      </w:del>
      <w:ins w:id="2617" w:author="reviewer" w:date="2026-08-08T17:08:00Z">
        <w:r w:rsidRPr="002F1B1F">
          <w:rPr>
            <w:rFonts w:ascii="Times New Roman" w:hAnsi="Times New Roman" w:cs="Times New Roman"/>
            <w:bCs/>
            <w:rPrChange w:id="2618" w:author="Microsoft Office User" w:date="2026-08-08T20:12:00Z" w16du:dateUtc="2026-08-08T17:12:00Z">
              <w:rPr>
                <w:rFonts w:ascii="Times New Roman" w:hAnsi="Times New Roman" w:cs="Times New Roman"/>
                <w:b/>
                <w:bCs/>
              </w:rPr>
            </w:rPrChange>
          </w:rPr>
          <w:t xml:space="preserve">signed convention is </w:t>
        </w:r>
        <w:proofErr w:type="spellStart"/>
        <w:r w:rsidRPr="002F1B1F">
          <w:rPr>
            <w:rFonts w:ascii="Times New Roman" w:hAnsi="Times New Roman" w:cs="Times New Roman"/>
            <w:bCs/>
            <w:rPrChange w:id="2619" w:author="Microsoft Office User" w:date="2026-08-08T20:12:00Z" w16du:dateUtc="2026-08-08T17:12:00Z">
              <w:rPr>
                <w:rFonts w:ascii="Times New Roman" w:hAnsi="Times New Roman" w:cs="Times New Roman"/>
                <w:b/>
                <w:bCs/>
              </w:rPr>
            </w:rPrChange>
          </w:rPr>
          <w:t>η′j</w:t>
        </w:r>
        <w:proofErr w:type="spellEnd"/>
        <w:r w:rsidRPr="002F1B1F">
          <w:rPr>
            <w:rFonts w:ascii="Times New Roman" w:hAnsi="Times New Roman" w:cs="Times New Roman"/>
            <w:bCs/>
            <w:rPrChange w:id="2620" w:author="Microsoft Office User" w:date="2026-08-08T20:12:00Z" w16du:dateUtc="2026-08-08T17:12:00Z">
              <w:rPr>
                <w:rFonts w:ascii="Times New Roman" w:hAnsi="Times New Roman" w:cs="Times New Roman"/>
                <w:b/>
                <w:bCs/>
              </w:rPr>
            </w:rPrChange>
          </w:rPr>
          <w:t xml:space="preserve"> = βj/</w:t>
        </w:r>
        <w:proofErr w:type="spellStart"/>
        <w:r w:rsidRPr="002F1B1F">
          <w:rPr>
            <w:rFonts w:ascii="Times New Roman" w:hAnsi="Times New Roman" w:cs="Times New Roman"/>
            <w:bCs/>
            <w:rPrChange w:id="2621" w:author="Microsoft Office User" w:date="2026-08-08T20:12:00Z" w16du:dateUtc="2026-08-08T17:12:00Z">
              <w:rPr>
                <w:rFonts w:ascii="Times New Roman" w:hAnsi="Times New Roman" w:cs="Times New Roman"/>
                <w:b/>
                <w:bCs/>
              </w:rPr>
            </w:rPrChange>
          </w:rPr>
          <w:t>kj</w:t>
        </w:r>
        <w:proofErr w:type="spellEnd"/>
        <w:r w:rsidRPr="002F1B1F">
          <w:rPr>
            <w:rFonts w:ascii="Times New Roman" w:hAnsi="Times New Roman" w:cs="Times New Roman"/>
            <w:bCs/>
            <w:rPrChange w:id="2622" w:author="Microsoft Office User" w:date="2026-08-08T20:12:00Z" w16du:dateUtc="2026-08-08T17:12:00Z">
              <w:rPr>
                <w:rFonts w:ascii="Times New Roman" w:hAnsi="Times New Roman" w:cs="Times New Roman"/>
                <w:b/>
                <w:bCs/>
              </w:rPr>
            </w:rPrChange>
          </w:rPr>
          <w:t xml:space="preserve">, so </w:t>
        </w:r>
      </w:ins>
      <w:r w:rsidRPr="002F1B1F">
        <w:rPr>
          <w:rFonts w:ascii="Times New Roman" w:hAnsi="Times New Roman"/>
          <w:bCs/>
        </w:rPr>
        <w:t xml:space="preserve">negative </w:t>
      </w:r>
      <w:del w:id="2623" w:author="reviewer" w:date="2026-08-08T17:08:00Z">
        <w:r w:rsidRPr="002F1B1F">
          <w:rPr>
            <w:rFonts w:ascii="Times New Roman" w:hAnsi="Times New Roman" w:cs="Times New Roman"/>
            <w:bCs/>
          </w:rPr>
          <w:delText xml:space="preserve">as the direct ATT coefficient was divided by </w:delText>
        </w:r>
      </w:del>
      <m:oMath>
        <m:sSub>
          <m:sSubPr>
            <m:ctrlPr>
              <w:del w:id="2624" w:author="reviewer" w:date="2026-08-08T17:08:00Z">
                <w:rPr>
                  <w:rFonts w:ascii="Cambria Math" w:hAnsi="Cambria Math" w:cs="Times New Roman"/>
                  <w:bCs/>
                </w:rPr>
              </w:del>
            </m:ctrlPr>
          </m:sSubPr>
          <m:e>
            <m:r>
              <w:del w:id="2625" w:author="reviewer" w:date="2026-08-08T17:08:00Z">
                <w:rPr>
                  <w:rFonts w:ascii="Cambria Math" w:hAnsi="Cambria Math" w:cs="Times New Roman"/>
                </w:rPr>
                <m:t>k</m:t>
              </w:del>
            </m:r>
          </m:e>
          <m:sub>
            <m:r>
              <w:del w:id="2626" w:author="reviewer" w:date="2026-08-08T17:08:00Z">
                <w:rPr>
                  <w:rFonts w:ascii="Cambria Math" w:hAnsi="Cambria Math" w:cs="Times New Roman"/>
                </w:rPr>
                <m:t>j</m:t>
              </w:del>
            </m:r>
          </m:sub>
        </m:sSub>
        <m:r>
          <w:del w:id="2627" w:author="reviewer" w:date="2026-08-08T17:08:00Z">
            <m:rPr>
              <m:sty m:val="p"/>
            </m:rPr>
            <w:rPr>
              <w:rFonts w:ascii="Cambria Math" w:hAnsi="Cambria Math" w:cs="Times New Roman"/>
            </w:rPr>
            <m:t>,</m:t>
          </w:del>
        </m:r>
      </m:oMath>
      <w:del w:id="2628" w:author="reviewer" w:date="2026-08-08T17:08:00Z">
        <w:r w:rsidRPr="002F1B1F">
          <w:rPr>
            <w:rFonts w:ascii="Times New Roman" w:hAnsi="Times New Roman" w:cs="Times New Roman"/>
            <w:bCs/>
          </w:rPr>
          <w:delText xml:space="preserve"> </w:delText>
        </w:r>
      </w:del>
      <m:oMath>
        <m:d>
          <m:dPr>
            <m:ctrlPr>
              <w:del w:id="2629" w:author="reviewer" w:date="2026-08-08T17:08:00Z">
                <w:rPr>
                  <w:rFonts w:ascii="Cambria Math" w:hAnsi="Cambria Math" w:cs="Times New Roman"/>
                  <w:bCs/>
                </w:rPr>
              </w:del>
            </m:ctrlPr>
          </m:dPr>
          <m:e>
            <m:sSubSup>
              <m:sSubSupPr>
                <m:ctrlPr>
                  <w:del w:id="2630" w:author="reviewer" w:date="2026-08-08T17:08:00Z">
                    <w:rPr>
                      <w:rFonts w:ascii="Cambria Math" w:hAnsi="Cambria Math" w:cs="Times New Roman"/>
                      <w:bCs/>
                    </w:rPr>
                  </w:del>
                </m:ctrlPr>
              </m:sSubSupPr>
              <m:e>
                <m:r>
                  <w:del w:id="2631" w:author="reviewer" w:date="2026-08-08T17:08:00Z">
                    <w:rPr>
                      <w:rFonts w:ascii="Cambria Math" w:hAnsi="Cambria Math" w:cs="Times New Roman"/>
                    </w:rPr>
                    <m:t>η</m:t>
                  </w:del>
                </m:r>
              </m:e>
              <m:sub>
                <m:r>
                  <w:del w:id="2632" w:author="reviewer" w:date="2026-08-08T17:08:00Z">
                    <w:rPr>
                      <w:rFonts w:ascii="Cambria Math" w:hAnsi="Cambria Math" w:cs="Times New Roman"/>
                    </w:rPr>
                    <m:t>j</m:t>
                  </w:del>
                </m:r>
              </m:sub>
              <m:sup>
                <m:r>
                  <w:del w:id="2633" w:author="reviewer" w:date="2026-08-08T17:08:00Z">
                    <m:rPr>
                      <m:sty m:val="p"/>
                    </m:rPr>
                    <w:rPr>
                      <w:rFonts w:ascii="Cambria Math" w:hAnsi="Cambria Math" w:cs="Times New Roman"/>
                    </w:rPr>
                    <m:t>'</m:t>
                  </w:del>
                </m:r>
              </m:sup>
            </m:sSubSup>
            <m:r>
              <w:del w:id="2634" w:author="reviewer" w:date="2026-08-08T17:08:00Z">
                <m:rPr>
                  <m:sty m:val="p"/>
                </m:rPr>
                <w:rPr>
                  <w:rFonts w:ascii="Cambria Math" w:hAnsi="Cambria Math" w:cs="Times New Roman"/>
                </w:rPr>
                <m:t>=</m:t>
              </w:del>
            </m:r>
            <m:sSub>
              <m:sSubPr>
                <m:ctrlPr>
                  <w:del w:id="2635" w:author="reviewer" w:date="2026-08-08T17:08:00Z">
                    <w:rPr>
                      <w:rFonts w:ascii="Cambria Math" w:hAnsi="Cambria Math" w:cs="Times New Roman"/>
                      <w:bCs/>
                    </w:rPr>
                  </w:del>
                </m:ctrlPr>
              </m:sSubPr>
              <m:e>
                <m:f>
                  <m:fPr>
                    <m:ctrlPr>
                      <w:del w:id="2636" w:author="reviewer" w:date="2026-08-08T17:08:00Z">
                        <w:rPr>
                          <w:rFonts w:ascii="Cambria Math" w:hAnsi="Cambria Math" w:cs="Times New Roman"/>
                          <w:bCs/>
                        </w:rPr>
                      </w:del>
                    </m:ctrlPr>
                  </m:fPr>
                  <m:num>
                    <m:sSub>
                      <m:sSubPr>
                        <m:ctrlPr>
                          <w:del w:id="2637" w:author="reviewer" w:date="2026-08-08T17:08:00Z">
                            <w:rPr>
                              <w:rFonts w:ascii="Cambria Math" w:hAnsi="Cambria Math" w:cs="Times New Roman"/>
                              <w:bCs/>
                            </w:rPr>
                          </w:del>
                        </m:ctrlPr>
                      </m:sSubPr>
                      <m:e>
                        <m:r>
                          <w:del w:id="2638" w:author="reviewer" w:date="2026-08-08T17:08:00Z">
                            <w:rPr>
                              <w:rFonts w:ascii="Cambria Math" w:hAnsi="Cambria Math" w:cs="Times New Roman"/>
                            </w:rPr>
                            <m:t>β</m:t>
                          </w:del>
                        </m:r>
                      </m:e>
                      <m:sub>
                        <m:r>
                          <w:del w:id="2639" w:author="reviewer" w:date="2026-08-08T17:08:00Z">
                            <w:rPr>
                              <w:rFonts w:ascii="Cambria Math" w:hAnsi="Cambria Math" w:cs="Times New Roman"/>
                            </w:rPr>
                            <m:t>j</m:t>
                          </w:del>
                        </m:r>
                      </m:sub>
                    </m:sSub>
                  </m:num>
                  <m:den>
                    <m:sSub>
                      <m:sSubPr>
                        <m:ctrlPr>
                          <w:del w:id="2640" w:author="reviewer" w:date="2026-08-08T17:08:00Z">
                            <w:rPr>
                              <w:rFonts w:ascii="Cambria Math" w:hAnsi="Cambria Math" w:cs="Times New Roman"/>
                              <w:bCs/>
                            </w:rPr>
                          </w:del>
                        </m:ctrlPr>
                      </m:sSubPr>
                      <m:e>
                        <m:r>
                          <w:del w:id="2641" w:author="reviewer" w:date="2026-08-08T17:08:00Z">
                            <w:rPr>
                              <w:rFonts w:ascii="Cambria Math" w:hAnsi="Cambria Math" w:cs="Times New Roman"/>
                            </w:rPr>
                            <m:t>k</m:t>
                          </w:del>
                        </m:r>
                      </m:e>
                      <m:sub>
                        <m:r>
                          <w:del w:id="2642" w:author="reviewer" w:date="2026-08-08T17:08:00Z">
                            <w:rPr>
                              <w:rFonts w:ascii="Cambria Math" w:hAnsi="Cambria Math" w:cs="Times New Roman"/>
                            </w:rPr>
                            <m:t>j</m:t>
                          </w:del>
                        </m:r>
                      </m:sub>
                    </m:sSub>
                  </m:den>
                </m:f>
              </m:e>
              <m:sub>
                <m:r>
                  <w:del w:id="2643" w:author="reviewer" w:date="2026-08-08T17:08:00Z">
                    <w:rPr>
                      <w:rFonts w:ascii="Cambria Math" w:hAnsi="Cambria Math" w:cs="Times New Roman"/>
                    </w:rPr>
                    <m:t> </m:t>
                  </w:del>
                </m:r>
              </m:sub>
            </m:sSub>
          </m:e>
        </m:d>
      </m:oMath>
      <w:ins w:id="2644" w:author="reviewer" w:date="2026-08-08T17:08:00Z">
        <w:r w:rsidRPr="002F1B1F">
          <w:rPr>
            <w:rFonts w:ascii="Times New Roman" w:hAnsi="Times New Roman" w:cs="Times New Roman"/>
            <w:bCs/>
            <w:rPrChange w:id="2645" w:author="Microsoft Office User" w:date="2026-08-08T20:12:00Z" w16du:dateUtc="2026-08-08T17:12:00Z">
              <w:rPr>
                <w:rFonts w:ascii="Times New Roman" w:hAnsi="Times New Roman" w:cs="Times New Roman"/>
                <w:b/>
                <w:bCs/>
              </w:rPr>
            </w:rPrChange>
          </w:rPr>
          <w:t>values indicate downward-sloping demand.</w:t>
        </w:r>
      </w:ins>
    </w:p>
    <w:p w14:paraId="0037A0DC" w14:textId="77777777" w:rsidR="002277CE" w:rsidRPr="002277CE" w:rsidRDefault="002277CE" w:rsidP="002277CE">
      <w:pPr>
        <w:spacing w:line="360" w:lineRule="auto"/>
        <w:rPr>
          <w:rFonts w:ascii="Times New Roman" w:hAnsi="Times New Roman" w:cs="Times New Roman"/>
        </w:rPr>
      </w:pPr>
    </w:p>
    <w:p w14:paraId="7122C88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Before </w:t>
      </w:r>
      <w:del w:id="2646" w:author="reviewer" w:date="2026-08-08T17:08:00Z">
        <w:r>
          <w:rPr>
            <w:rFonts w:ascii="Times New Roman" w:hAnsi="Times New Roman" w:cs="Times New Roman"/>
          </w:rPr>
          <w:delText>correcting for treatment intensity, elasticities show a strong, significant positive relationship with origin-country income (</w:delText>
        </w:r>
      </w:del>
      <m:oMath>
        <m:r>
          <w:del w:id="2647" w:author="reviewer" w:date="2026-08-08T17:08:00Z">
            <w:rPr>
              <w:rFonts w:ascii="Cambria Math" w:hAnsi="Cambria Math" w:cs="Times New Roman"/>
            </w:rPr>
            <m:t>γ</m:t>
          </w:del>
        </m:r>
        <m:r>
          <w:del w:id="2648" w:author="reviewer" w:date="2026-08-08T17:08:00Z">
            <m:rPr>
              <m:sty m:val="p"/>
            </m:rPr>
            <w:rPr>
              <w:rFonts w:ascii="Cambria Math" w:hAnsi="Cambria Math" w:cs="Times New Roman"/>
            </w:rPr>
            <m:t>=</m:t>
          </w:del>
        </m:r>
        <m:r>
          <w:del w:id="2649" w:author="reviewer" w:date="2026-08-08T17:08:00Z">
            <w:rPr>
              <w:rFonts w:ascii="Cambria Math" w:hAnsi="Cambria Math" w:cs="Times New Roman"/>
            </w:rPr>
            <m:t>1.11</m:t>
          </w:del>
        </m:r>
      </m:oMath>
      <w:del w:id="2650" w:author="reviewer" w:date="2026-08-08T17:08:00Z">
        <w:r>
          <w:rPr>
            <w:rFonts w:ascii="Times New Roman" w:hAnsi="Times New Roman" w:cs="Times New Roman"/>
          </w:rPr>
          <w:delText>, highly significant). Once rescaled by</w:delText>
        </w:r>
      </w:del>
      <w:ins w:id="2651" w:author="reviewer" w:date="2026-08-08T17:08:00Z">
        <w:r>
          <w:rPr>
            <w:rFonts w:ascii="Times New Roman" w:hAnsi="Times New Roman" w:cs="Times New Roman"/>
          </w:rPr>
          <w:t>the loan adjustment, the slope of elasticity on log GDP per capita is 1.118 (HC1 p = .0006). After using</w:t>
        </w:r>
      </w:ins>
      <w:r>
        <w:rPr>
          <w:rFonts w:ascii="Times New Roman" w:hAnsi="Times New Roman" w:cs="Times New Roman"/>
        </w:rPr>
        <w:t xml:space="preserve"> the country-specific effective price shocks</w:t>
      </w:r>
      <w:del w:id="2652" w:author="reviewer" w:date="2026-08-08T17:08:00Z">
        <w:r>
          <w:rPr>
            <w:rFonts w:ascii="Times New Roman" w:hAnsi="Times New Roman" w:cs="Times New Roman"/>
          </w:rPr>
          <w:delText xml:space="preserve"> from</w:delText>
        </w:r>
      </w:del>
      <w:ins w:id="2653" w:author="reviewer" w:date="2026-08-08T17:08:00Z">
        <w:r>
          <w:rPr>
            <w:rFonts w:ascii="Times New Roman" w:hAnsi="Times New Roman" w:cs="Times New Roman"/>
          </w:rPr>
          <w:t>,</w:t>
        </w:r>
      </w:ins>
      <w:r>
        <w:rPr>
          <w:rFonts w:ascii="Times New Roman" w:hAnsi="Times New Roman" w:cs="Times New Roman"/>
        </w:rPr>
        <w:t xml:space="preserve"> the </w:t>
      </w:r>
      <w:del w:id="2654" w:author="reviewer" w:date="2026-08-08T17:08:00Z">
        <w:r>
          <w:rPr>
            <w:rFonts w:ascii="Times New Roman" w:hAnsi="Times New Roman" w:cs="Times New Roman"/>
          </w:rPr>
          <w:delText>loan’s present value, the gradient collapses to insignificance (</w:delText>
        </w:r>
      </w:del>
      <m:oMath>
        <m:r>
          <w:del w:id="2655" w:author="reviewer" w:date="2026-08-08T17:08:00Z">
            <w:rPr>
              <w:rFonts w:ascii="Cambria Math" w:hAnsi="Cambria Math" w:cs="Times New Roman"/>
            </w:rPr>
            <m:t>γ</m:t>
          </w:del>
        </m:r>
      </m:oMath>
      <w:del w:id="2656" w:author="reviewer" w:date="2026-08-08T17:08:00Z">
        <w:r>
          <w:rPr>
            <w:rFonts w:ascii="Times New Roman" w:hAnsi="Times New Roman" w:cs="Times New Roman"/>
          </w:rPr>
          <w:delText xml:space="preserve"> = −0.37). As the robustness section established, the</w:delText>
        </w:r>
      </w:del>
      <w:ins w:id="2657" w:author="reviewer" w:date="2026-08-08T17:08:00Z">
        <w:r>
          <w:rPr>
            <w:rFonts w:ascii="Times New Roman" w:hAnsi="Times New Roman" w:cs="Times New Roman"/>
          </w:rPr>
          <w:t>slope is −0.359 (HC1 p = .244). The</w:t>
        </w:r>
      </w:ins>
      <w:r>
        <w:rPr>
          <w:rFonts w:ascii="Times New Roman" w:hAnsi="Times New Roman" w:cs="Times New Roman"/>
        </w:rPr>
        <w:t xml:space="preserve"> difference </w:t>
      </w:r>
      <w:del w:id="2658" w:author="reviewer" w:date="2026-08-08T17:08:00Z">
        <w:r>
          <w:rPr>
            <w:rFonts w:ascii="Times New Roman" w:hAnsi="Times New Roman" w:cs="Times New Roman"/>
          </w:rPr>
          <w:delText xml:space="preserve">between the two gradients shows that </w:delText>
        </w:r>
      </w:del>
      <w:ins w:id="2659" w:author="reviewer" w:date="2026-08-08T17:08:00Z">
        <w:r>
          <w:rPr>
            <w:rFonts w:ascii="Times New Roman" w:hAnsi="Times New Roman" w:cs="Times New Roman"/>
          </w:rPr>
          <w:t xml:space="preserve">is consistent with treatment intensity accounting for </w:t>
        </w:r>
      </w:ins>
      <w:r>
        <w:rPr>
          <w:rFonts w:ascii="Times New Roman" w:hAnsi="Times New Roman" w:cs="Times New Roman"/>
        </w:rPr>
        <w:t xml:space="preserve">much of the </w:t>
      </w:r>
      <w:del w:id="2660" w:author="reviewer" w:date="2026-08-08T17:08:00Z">
        <w:r>
          <w:rPr>
            <w:rFonts w:ascii="Times New Roman" w:hAnsi="Times New Roman" w:cs="Times New Roman"/>
          </w:rPr>
          <w:delText>observed heterogeneity reflects treatment intensity, not structural differences in preferences</w:delText>
        </w:r>
      </w:del>
      <w:ins w:id="2661" w:author="reviewer" w:date="2026-08-08T17:08:00Z">
        <w:r>
          <w:rPr>
            <w:rFonts w:ascii="Times New Roman" w:hAnsi="Times New Roman" w:cs="Times New Roman"/>
          </w:rPr>
          <w:t>raw income gradient, subject to the maintained loan-calibration assumptions</w:t>
        </w:r>
      </w:ins>
      <w:r>
        <w:rPr>
          <w:rFonts w:ascii="Times New Roman" w:hAnsi="Times New Roman" w:cs="Times New Roman"/>
        </w:rPr>
        <w:t>.</w:t>
      </w:r>
    </w:p>
    <w:p w14:paraId="5E749EA4" w14:textId="77777777" w:rsidR="00F47729" w:rsidRPr="002277CE" w:rsidDel="00FC7E0B" w:rsidRDefault="002277CE" w:rsidP="00FC7E0B">
      <w:pPr>
        <w:spacing w:line="360" w:lineRule="auto"/>
        <w:ind w:firstLine="720"/>
        <w:rPr>
          <w:rFonts w:ascii="Times New Roman" w:hAnsi="Times New Roman" w:cs="Times New Roman"/>
        </w:rPr>
      </w:pPr>
      <w:r>
        <w:rPr>
          <w:rFonts w:ascii="Times New Roman" w:hAnsi="Times New Roman" w:cs="Times New Roman"/>
        </w:rPr>
        <w:t xml:space="preserve">After correction, Finland, Denmark, Slovenia, Germany, and Luxembourg </w:t>
      </w:r>
      <w:del w:id="2662" w:author="reviewer" w:date="2026-08-08T17:08:00Z">
        <w:r>
          <w:rPr>
            <w:rFonts w:ascii="Times New Roman" w:hAnsi="Times New Roman" w:cs="Times New Roman"/>
          </w:rPr>
          <w:delText>show</w:delText>
        </w:r>
      </w:del>
      <w:ins w:id="2663" w:author="reviewer" w:date="2026-08-08T17:08:00Z">
        <w:r>
          <w:rPr>
            <w:rFonts w:ascii="Times New Roman" w:hAnsi="Times New Roman" w:cs="Times New Roman"/>
          </w:rPr>
          <w:t>have some of</w:t>
        </w:r>
      </w:ins>
      <w:r>
        <w:rPr>
          <w:rFonts w:ascii="Times New Roman" w:hAnsi="Times New Roman" w:cs="Times New Roman"/>
        </w:rPr>
        <w:t xml:space="preserve"> the largest </w:t>
      </w:r>
      <w:del w:id="2664" w:author="reviewer" w:date="2026-08-08T17:08:00Z">
        <w:r>
          <w:rPr>
            <w:rFonts w:ascii="Times New Roman" w:hAnsi="Times New Roman" w:cs="Times New Roman"/>
          </w:rPr>
          <w:delText xml:space="preserve">elasticities. These are precisely the countries with substantial high-quality domestic </w:delText>
        </w:r>
      </w:del>
      <w:ins w:id="2665" w:author="reviewer" w:date="2026-08-08T17:08:00Z">
        <w:r>
          <w:rPr>
            <w:rFonts w:ascii="Times New Roman" w:hAnsi="Times New Roman" w:cs="Times New Roman"/>
          </w:rPr>
          <w:t xml:space="preserve">elasticity magnitudes. One possible interpretation is that applicants from these countries have more domestic or international substitutes. The current data do not measure those </w:t>
        </w:r>
      </w:ins>
      <w:r>
        <w:rPr>
          <w:rFonts w:ascii="Times New Roman" w:hAnsi="Times New Roman" w:cs="Times New Roman"/>
        </w:rPr>
        <w:t>alternatives</w:t>
      </w:r>
      <w:del w:id="2666" w:author="reviewer" w:date="2026-08-08T17:08:00Z">
        <w:r>
          <w:rPr>
            <w:rFonts w:ascii="Times New Roman" w:hAnsi="Times New Roman" w:cs="Times New Roman"/>
          </w:rPr>
          <w:delText>, where UK study is one option among many and demand adjusts readily to price. Lower-income applicants instead face fewer domestic alternatives and may view UK education as a path to much higher lifetime earnings</w:delText>
        </w:r>
      </w:del>
      <w:ins w:id="2667" w:author="reviewer" w:date="2026-08-08T17:08:00Z">
        <w:r>
          <w:rPr>
            <w:rFonts w:ascii="Times New Roman" w:hAnsi="Times New Roman" w:cs="Times New Roman"/>
          </w:rPr>
          <w:t xml:space="preserve"> directly</w:t>
        </w:r>
      </w:ins>
      <w:r>
        <w:rPr>
          <w:rFonts w:ascii="Times New Roman" w:hAnsi="Times New Roman" w:cs="Times New Roman"/>
        </w:rPr>
        <w:t xml:space="preserve">, so </w:t>
      </w:r>
      <w:del w:id="2668" w:author="reviewer" w:date="2026-08-08T17:08:00Z">
        <w:r>
          <w:rPr>
            <w:rFonts w:ascii="Times New Roman" w:hAnsi="Times New Roman" w:cs="Times New Roman"/>
          </w:rPr>
          <w:delText>their behavior is less responsive to tuition</w:delText>
        </w:r>
      </w:del>
      <w:ins w:id="2669" w:author="reviewer" w:date="2026-08-08T17:08:00Z">
        <w:r>
          <w:rPr>
            <w:rFonts w:ascii="Times New Roman" w:hAnsi="Times New Roman" w:cs="Times New Roman"/>
          </w:rPr>
          <w:t>this explanation remains a hypothesis rather</w:t>
        </w:r>
      </w:ins>
      <w:r>
        <w:rPr>
          <w:rFonts w:ascii="Times New Roman" w:hAnsi="Times New Roman" w:cs="Times New Roman"/>
        </w:rPr>
        <w:t xml:space="preserve"> than </w:t>
      </w:r>
      <w:del w:id="2670" w:author="reviewer" w:date="2026-08-08T17:08:00Z">
        <w:r>
          <w:rPr>
            <w:rFonts w:ascii="Times New Roman" w:hAnsi="Times New Roman" w:cs="Times New Roman"/>
          </w:rPr>
          <w:delText>raw responses suggest</w:delText>
        </w:r>
      </w:del>
      <w:ins w:id="2671" w:author="reviewer" w:date="2026-08-08T17:08:00Z">
        <w:r>
          <w:rPr>
            <w:rFonts w:ascii="Times New Roman" w:hAnsi="Times New Roman" w:cs="Times New Roman"/>
          </w:rPr>
          <w:t>an established mechanism</w:t>
        </w:r>
      </w:ins>
      <w:r>
        <w:rPr>
          <w:rFonts w:ascii="Times New Roman" w:hAnsi="Times New Roman" w:cs="Times New Roman"/>
        </w:rPr>
        <w:t>.</w:t>
      </w:r>
    </w:p>
    <w:p w14:paraId="3AF6E480" w14:textId="77777777" w:rsidR="002277CE" w:rsidRPr="002277CE" w:rsidRDefault="002277CE" w:rsidP="00FC7E0B">
      <w:pPr>
        <w:spacing w:line="360" w:lineRule="auto"/>
        <w:ind w:firstLine="720"/>
        <w:rPr>
          <w:rFonts w:ascii="Times New Roman" w:hAnsi="Times New Roman" w:cs="Times New Roman"/>
        </w:rPr>
      </w:pPr>
    </w:p>
    <w:p w14:paraId="2CA8E40F" w14:textId="183F9F6A" w:rsidR="00F47729" w:rsidRDefault="002277CE" w:rsidP="00FC7E0B">
      <w:pPr>
        <w:spacing w:line="360" w:lineRule="auto"/>
        <w:ind w:firstLine="720"/>
        <w:rPr>
          <w:ins w:id="2672" w:author="Microsoft Office User" w:date="2026-08-09T22:53:00Z" w16du:dateUtc="2026-08-09T19:53:00Z"/>
          <w:rFonts w:ascii="Times New Roman" w:hAnsi="Times New Roman" w:cs="Times New Roman"/>
        </w:rPr>
      </w:pPr>
      <w:r>
        <w:rPr>
          <w:rFonts w:ascii="Times New Roman" w:hAnsi="Times New Roman" w:cs="Times New Roman"/>
        </w:rPr>
        <w:t xml:space="preserve">Politically, the decline from poorer EU countries reflects the withdrawal of an institution that had quietly equalized opportunity across Europe. The income-contingent loan meant students did not need to arrive with wealth, only the expectation of future earnings. When it disappeared for EU applicants, the effective cost of UK study rose sharply for those from poorer economies. What looks like elastic demand is better understood as the sudden loss of a mechanism that let talent travel without immediate financial means. In that sense the </w:t>
      </w:r>
      <w:r>
        <w:rPr>
          <w:rFonts w:ascii="Times New Roman" w:hAnsi="Times New Roman" w:cs="Times New Roman"/>
        </w:rPr>
        <w:lastRenderedPageBreak/>
        <w:t>reform did not simply reveal price sensitivity; it exposed how fragile educational mobility is once the supporting institutions are removed.</w:t>
      </w:r>
    </w:p>
    <w:p w14:paraId="6CDB985C" w14:textId="77777777" w:rsidR="002A13AC" w:rsidRPr="002277CE" w:rsidRDefault="002A13AC" w:rsidP="00FC7E0B">
      <w:pPr>
        <w:spacing w:line="360" w:lineRule="auto"/>
        <w:ind w:firstLine="720"/>
        <w:rPr>
          <w:rFonts w:ascii="Times New Roman" w:hAnsi="Times New Roman" w:cs="Times New Roman"/>
        </w:rPr>
      </w:pPr>
    </w:p>
    <w:p w14:paraId="6641D9F4" w14:textId="30B8D8DF" w:rsidR="002277CE" w:rsidRDefault="002277CE" w:rsidP="002277CE">
      <w:pPr>
        <w:spacing w:line="360" w:lineRule="auto"/>
        <w:rPr>
          <w:del w:id="2673" w:author="reviewer" w:date="2026-08-08T17:08:00Z"/>
          <w:rFonts w:ascii="Times New Roman" w:hAnsi="Times New Roman" w:cs="Times New Roman"/>
          <w:b/>
          <w:bCs/>
          <w:i/>
          <w:iCs/>
        </w:rPr>
      </w:pPr>
    </w:p>
    <w:p w14:paraId="075362ED" w14:textId="77777777" w:rsidR="00014EA4" w:rsidRDefault="00014EA4" w:rsidP="002277CE">
      <w:pPr>
        <w:spacing w:line="360" w:lineRule="auto"/>
        <w:rPr>
          <w:del w:id="2674" w:author="reviewer" w:date="2026-08-08T17:08:00Z"/>
          <w:rFonts w:ascii="Times New Roman" w:hAnsi="Times New Roman" w:cs="Times New Roman"/>
          <w:b/>
          <w:bCs/>
          <w:i/>
          <w:iCs/>
        </w:rPr>
      </w:pPr>
    </w:p>
    <w:p w14:paraId="2506C630" w14:textId="77777777" w:rsidR="00014EA4" w:rsidRDefault="00014EA4" w:rsidP="002277CE">
      <w:pPr>
        <w:spacing w:line="360" w:lineRule="auto"/>
        <w:rPr>
          <w:del w:id="2675" w:author="reviewer" w:date="2026-08-08T17:08:00Z"/>
          <w:rFonts w:ascii="Times New Roman" w:hAnsi="Times New Roman" w:cs="Times New Roman"/>
          <w:b/>
          <w:bCs/>
          <w:i/>
          <w:iCs/>
        </w:rPr>
      </w:pPr>
    </w:p>
    <w:p w14:paraId="0FEDD9BC" w14:textId="77777777" w:rsidR="00014EA4" w:rsidRDefault="00014EA4" w:rsidP="002277CE">
      <w:pPr>
        <w:spacing w:line="360" w:lineRule="auto"/>
        <w:rPr>
          <w:del w:id="2676" w:author="reviewer" w:date="2026-08-08T17:08:00Z"/>
          <w:rFonts w:ascii="Times New Roman" w:hAnsi="Times New Roman" w:cs="Times New Roman"/>
          <w:b/>
          <w:bCs/>
          <w:i/>
          <w:iCs/>
        </w:rPr>
      </w:pPr>
    </w:p>
    <w:p w14:paraId="32C6C0EA" w14:textId="77777777" w:rsidR="00014EA4" w:rsidRDefault="00014EA4" w:rsidP="002277CE">
      <w:pPr>
        <w:spacing w:line="360" w:lineRule="auto"/>
        <w:rPr>
          <w:del w:id="2677" w:author="reviewer" w:date="2026-08-08T17:08:00Z"/>
          <w:rFonts w:ascii="Times New Roman" w:hAnsi="Times New Roman" w:cs="Times New Roman"/>
          <w:b/>
          <w:bCs/>
          <w:i/>
          <w:iCs/>
        </w:rPr>
      </w:pPr>
    </w:p>
    <w:p w14:paraId="0DE38CA7" w14:textId="77777777" w:rsidR="00014EA4" w:rsidRDefault="00014EA4" w:rsidP="002277CE">
      <w:pPr>
        <w:spacing w:line="360" w:lineRule="auto"/>
        <w:rPr>
          <w:del w:id="2678" w:author="reviewer" w:date="2026-08-08T17:08:00Z"/>
          <w:rFonts w:ascii="Times New Roman" w:hAnsi="Times New Roman" w:cs="Times New Roman"/>
          <w:b/>
          <w:bCs/>
          <w:i/>
          <w:iCs/>
        </w:rPr>
      </w:pPr>
    </w:p>
    <w:p w14:paraId="6D97AC9F" w14:textId="77777777" w:rsidR="00014EA4" w:rsidRDefault="00014EA4" w:rsidP="002277CE">
      <w:pPr>
        <w:spacing w:line="360" w:lineRule="auto"/>
        <w:rPr>
          <w:del w:id="2679" w:author="reviewer" w:date="2026-08-08T17:08:00Z"/>
          <w:rFonts w:ascii="Times New Roman" w:hAnsi="Times New Roman" w:cs="Times New Roman"/>
          <w:b/>
          <w:bCs/>
          <w:i/>
          <w:iCs/>
        </w:rPr>
      </w:pPr>
    </w:p>
    <w:p w14:paraId="6EC63450" w14:textId="77777777" w:rsidR="00014EA4" w:rsidRDefault="00014EA4" w:rsidP="002277CE">
      <w:pPr>
        <w:spacing w:line="360" w:lineRule="auto"/>
        <w:rPr>
          <w:del w:id="2680" w:author="reviewer" w:date="2026-08-08T17:08:00Z"/>
          <w:rFonts w:ascii="Times New Roman" w:hAnsi="Times New Roman" w:cs="Times New Roman"/>
          <w:b/>
          <w:bCs/>
          <w:i/>
          <w:iCs/>
        </w:rPr>
      </w:pPr>
    </w:p>
    <w:p w14:paraId="44D1D820" w14:textId="77777777" w:rsidR="00014EA4" w:rsidRDefault="00014EA4" w:rsidP="002277CE">
      <w:pPr>
        <w:spacing w:line="360" w:lineRule="auto"/>
        <w:rPr>
          <w:del w:id="2681" w:author="reviewer" w:date="2026-08-08T17:08:00Z"/>
          <w:rFonts w:ascii="Times New Roman" w:hAnsi="Times New Roman" w:cs="Times New Roman"/>
          <w:b/>
          <w:bCs/>
          <w:i/>
          <w:iCs/>
        </w:rPr>
      </w:pPr>
    </w:p>
    <w:p w14:paraId="415D0F3A" w14:textId="77777777" w:rsidR="00014EA4" w:rsidRDefault="00014EA4" w:rsidP="002277CE">
      <w:pPr>
        <w:spacing w:line="360" w:lineRule="auto"/>
        <w:rPr>
          <w:del w:id="2682" w:author="reviewer" w:date="2026-08-08T17:08:00Z"/>
          <w:rFonts w:ascii="Times New Roman" w:hAnsi="Times New Roman" w:cs="Times New Roman"/>
          <w:b/>
          <w:bCs/>
          <w:i/>
          <w:iCs/>
        </w:rPr>
      </w:pPr>
    </w:p>
    <w:p w14:paraId="2A1E087A" w14:textId="77777777" w:rsidR="00014EA4" w:rsidRDefault="00014EA4" w:rsidP="002277CE">
      <w:pPr>
        <w:spacing w:line="360" w:lineRule="auto"/>
        <w:rPr>
          <w:del w:id="2683" w:author="reviewer" w:date="2026-08-08T17:08:00Z"/>
          <w:rFonts w:ascii="Times New Roman" w:hAnsi="Times New Roman" w:cs="Times New Roman"/>
          <w:b/>
          <w:bCs/>
          <w:i/>
          <w:iCs/>
        </w:rPr>
      </w:pPr>
    </w:p>
    <w:p w14:paraId="5D37F314" w14:textId="77777777" w:rsidR="00014EA4" w:rsidRDefault="00014EA4" w:rsidP="002277CE">
      <w:pPr>
        <w:spacing w:line="360" w:lineRule="auto"/>
        <w:rPr>
          <w:del w:id="2684" w:author="reviewer" w:date="2026-08-08T17:08:00Z"/>
          <w:rFonts w:ascii="Times New Roman" w:hAnsi="Times New Roman" w:cs="Times New Roman"/>
          <w:b/>
          <w:bCs/>
          <w:i/>
          <w:iCs/>
        </w:rPr>
      </w:pPr>
    </w:p>
    <w:p w14:paraId="46754066" w14:textId="77777777" w:rsidR="00014EA4" w:rsidRDefault="00014EA4" w:rsidP="002277CE">
      <w:pPr>
        <w:spacing w:line="360" w:lineRule="auto"/>
        <w:rPr>
          <w:del w:id="2685" w:author="reviewer" w:date="2026-08-08T17:08:00Z"/>
          <w:rFonts w:ascii="Times New Roman" w:hAnsi="Times New Roman" w:cs="Times New Roman"/>
          <w:b/>
          <w:bCs/>
          <w:i/>
          <w:iCs/>
        </w:rPr>
      </w:pPr>
    </w:p>
    <w:p w14:paraId="1B3465BE" w14:textId="77777777" w:rsidR="00014EA4" w:rsidRDefault="00014EA4" w:rsidP="002277CE">
      <w:pPr>
        <w:spacing w:line="360" w:lineRule="auto"/>
        <w:rPr>
          <w:del w:id="2686" w:author="reviewer" w:date="2026-08-08T17:08:00Z"/>
          <w:rFonts w:ascii="Times New Roman" w:hAnsi="Times New Roman" w:cs="Times New Roman"/>
          <w:b/>
          <w:bCs/>
          <w:i/>
          <w:iCs/>
        </w:rPr>
      </w:pPr>
    </w:p>
    <w:p w14:paraId="442FF7F3" w14:textId="77777777" w:rsidR="00014EA4" w:rsidRDefault="00014EA4" w:rsidP="002277CE">
      <w:pPr>
        <w:spacing w:line="360" w:lineRule="auto"/>
        <w:rPr>
          <w:del w:id="2687" w:author="reviewer" w:date="2026-08-08T17:08:00Z"/>
          <w:rFonts w:ascii="Times New Roman" w:hAnsi="Times New Roman" w:cs="Times New Roman"/>
          <w:b/>
          <w:bCs/>
          <w:i/>
          <w:iCs/>
        </w:rPr>
      </w:pPr>
    </w:p>
    <w:p w14:paraId="7F47FB84" w14:textId="77777777" w:rsidR="00014EA4" w:rsidRDefault="00014EA4" w:rsidP="002277CE">
      <w:pPr>
        <w:spacing w:line="360" w:lineRule="auto"/>
        <w:rPr>
          <w:del w:id="2688" w:author="reviewer" w:date="2026-08-08T17:08:00Z"/>
          <w:rFonts w:ascii="Times New Roman" w:hAnsi="Times New Roman" w:cs="Times New Roman"/>
          <w:b/>
          <w:bCs/>
          <w:i/>
          <w:iCs/>
        </w:rPr>
      </w:pPr>
    </w:p>
    <w:p w14:paraId="0788F9C8" w14:textId="77777777" w:rsidR="00014EA4" w:rsidRDefault="00014EA4" w:rsidP="002277CE">
      <w:pPr>
        <w:spacing w:line="360" w:lineRule="auto"/>
        <w:rPr>
          <w:del w:id="2689" w:author="reviewer" w:date="2026-08-08T17:08:00Z"/>
          <w:rFonts w:ascii="Times New Roman" w:hAnsi="Times New Roman" w:cs="Times New Roman"/>
          <w:b/>
          <w:bCs/>
          <w:i/>
          <w:iCs/>
        </w:rPr>
      </w:pPr>
    </w:p>
    <w:p w14:paraId="2CE326AE" w14:textId="77777777" w:rsidR="00014EA4" w:rsidRDefault="00014EA4" w:rsidP="002277CE">
      <w:pPr>
        <w:spacing w:line="360" w:lineRule="auto"/>
        <w:rPr>
          <w:del w:id="2690" w:author="reviewer" w:date="2026-08-08T17:08:00Z"/>
          <w:rFonts w:ascii="Times New Roman" w:hAnsi="Times New Roman" w:cs="Times New Roman"/>
          <w:b/>
          <w:bCs/>
          <w:i/>
          <w:iCs/>
        </w:rPr>
      </w:pPr>
    </w:p>
    <w:p w14:paraId="214F9D75" w14:textId="77777777" w:rsidR="00014EA4" w:rsidRPr="002277CE" w:rsidRDefault="00014EA4" w:rsidP="002277CE">
      <w:pPr>
        <w:spacing w:line="360" w:lineRule="auto"/>
        <w:rPr>
          <w:del w:id="2691" w:author="reviewer" w:date="2026-08-08T17:08:00Z"/>
          <w:rFonts w:ascii="Times New Roman" w:hAnsi="Times New Roman" w:cs="Times New Roman"/>
          <w:b/>
          <w:bCs/>
          <w:i/>
          <w:iCs/>
        </w:rPr>
      </w:pPr>
    </w:p>
    <w:p w14:paraId="5B590C2C" w14:textId="095D8DE6" w:rsidR="002A13AC" w:rsidRPr="002A13AC" w:rsidRDefault="002277CE">
      <w:pPr>
        <w:keepNext/>
        <w:spacing w:line="360" w:lineRule="auto"/>
        <w:rPr>
          <w:rFonts w:ascii="Times New Roman" w:hAnsi="Times New Roman" w:cs="Times New Roman"/>
          <w:b/>
          <w:bCs/>
          <w:i/>
          <w:iCs/>
          <w:rPrChange w:id="2692" w:author="Microsoft Office User" w:date="2026-08-09T22:57:00Z" w16du:dateUtc="2026-08-09T19:57:00Z">
            <w:rPr>
              <w:rFonts w:ascii="Times New Roman" w:hAnsi="Times New Roman" w:cs="Times New Roman"/>
            </w:rPr>
          </w:rPrChange>
        </w:rPr>
        <w:pPrChange w:id="2693" w:author="reviewer" w:date="2026-08-08T17:08:00Z">
          <w:pPr>
            <w:spacing w:line="360" w:lineRule="auto"/>
          </w:pPr>
        </w:pPrChange>
      </w:pPr>
      <w:r>
        <w:rPr>
          <w:rFonts w:ascii="Times New Roman" w:hAnsi="Times New Roman" w:cs="Times New Roman"/>
          <w:b/>
          <w:bCs/>
          <w:i/>
          <w:iCs/>
        </w:rPr>
        <w:t>What are the real determinants of the corrected elasticity?</w:t>
      </w:r>
    </w:p>
    <w:p w14:paraId="0394A046" w14:textId="7564A720" w:rsidR="002277CE" w:rsidRPr="002277CE" w:rsidRDefault="002F1B1F" w:rsidP="002277CE">
      <w:pPr>
        <w:spacing w:line="360" w:lineRule="auto"/>
        <w:rPr>
          <w:del w:id="2694" w:author="reviewer" w:date="2026-08-08T17:08:00Z"/>
          <w:rFonts w:ascii="Times New Roman" w:hAnsi="Times New Roman" w:cs="Times New Roman"/>
          <w:b/>
          <w:bCs/>
        </w:rPr>
      </w:pPr>
      <w:ins w:id="2695" w:author="Microsoft Office User" w:date="2026-08-08T20:10:00Z" w16du:dateUtc="2026-08-08T17:10:00Z">
        <w:r>
          <w:rPr>
            <w:rFonts w:ascii="Times New Roman" w:hAnsi="Times New Roman" w:cs="Times New Roman"/>
            <w:noProof/>
          </w:rPr>
          <w:drawing>
            <wp:anchor distT="0" distB="0" distL="114300" distR="114300" simplePos="0" relativeHeight="251660288" behindDoc="0" locked="0" layoutInCell="1" allowOverlap="1" wp14:anchorId="6E99C405" wp14:editId="7453B214">
              <wp:simplePos x="0" y="0"/>
              <wp:positionH relativeFrom="column">
                <wp:posOffset>152400</wp:posOffset>
              </wp:positionH>
              <wp:positionV relativeFrom="paragraph">
                <wp:posOffset>514985</wp:posOffset>
              </wp:positionV>
              <wp:extent cx="5731510" cy="3261995"/>
              <wp:effectExtent l="0" t="0" r="0" b="1905"/>
              <wp:wrapTopAndBottom/>
              <wp:docPr id="532432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2199" name="Picture 5324321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anchor>
          </w:drawing>
        </w:r>
      </w:ins>
    </w:p>
    <w:p w14:paraId="77D54AC2" w14:textId="1937164D" w:rsidR="00F47729" w:rsidRPr="002277CE" w:rsidRDefault="002277CE">
      <w:pPr>
        <w:keepNext/>
        <w:spacing w:line="360" w:lineRule="auto"/>
        <w:rPr>
          <w:rFonts w:ascii="Times New Roman" w:hAnsi="Times New Roman" w:cs="Times New Roman"/>
        </w:rPr>
        <w:pPrChange w:id="2696" w:author="reviewer" w:date="2026-08-08T17:08:00Z">
          <w:pPr>
            <w:spacing w:line="360" w:lineRule="auto"/>
          </w:pPr>
        </w:pPrChange>
      </w:pPr>
      <w:r>
        <w:rPr>
          <w:rFonts w:ascii="Times New Roman" w:hAnsi="Times New Roman" w:cs="Times New Roman"/>
          <w:b/>
          <w:bCs/>
        </w:rPr>
        <w:t>Figure 12.</w:t>
      </w:r>
      <w:r>
        <w:rPr>
          <w:rFonts w:ascii="Times New Roman" w:hAnsi="Times New Roman" w:cs="Times New Roman"/>
        </w:rPr>
        <w:t xml:space="preserve"> Alternative correlations between the corrected income elasticity and macroeconomic fundamentals.</w:t>
      </w:r>
    </w:p>
    <w:p w14:paraId="4CA1F08F" w14:textId="63B6C306" w:rsidR="00F47729" w:rsidDel="002F1B1F" w:rsidRDefault="002277CE" w:rsidP="002277CE">
      <w:pPr>
        <w:spacing w:line="360" w:lineRule="auto"/>
        <w:rPr>
          <w:del w:id="2697" w:author="reviewer" w:date="2026-08-08T17:08:00Z"/>
          <w:rFonts w:ascii="Times New Roman" w:hAnsi="Times New Roman" w:cs="Times New Roman"/>
        </w:rPr>
      </w:pPr>
      <w:del w:id="2698" w:author="reviewer" w:date="2026-08-08T17:08:00Z">
        <w:r>
          <w:rPr>
            <w:rFonts w:ascii="Times New Roman" w:hAnsi="Times New Roman" w:cs="Times New Roman"/>
            <w:noProof/>
          </w:rPr>
          <w:drawing>
            <wp:inline distT="0" distB="0" distL="0" distR="0" wp14:anchorId="40340427" wp14:editId="269011DA">
              <wp:extent cx="5727700" cy="4091214"/>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59" name="Picture" descr="media/image12.png"/>
                      <pic:cNvPicPr>
                        <a:picLocks noChangeAspect="1" noChangeArrowheads="1"/>
                      </pic:cNvPicPr>
                    </pic:nvPicPr>
                    <pic:blipFill>
                      <a:blip r:embed="rId28"/>
                      <a:stretch>
                        <a:fillRect/>
                      </a:stretch>
                    </pic:blipFill>
                    <pic:spPr bwMode="auto">
                      <a:xfrm>
                        <a:off x="0" y="0"/>
                        <a:ext cx="5727700" cy="4091214"/>
                      </a:xfrm>
                      <a:prstGeom prst="rect">
                        <a:avLst/>
                      </a:prstGeom>
                      <a:noFill/>
                      <a:ln w="9525">
                        <a:noFill/>
                        <a:headEnd/>
                        <a:tailEnd/>
                      </a:ln>
                    </pic:spPr>
                  </pic:pic>
                </a:graphicData>
              </a:graphic>
            </wp:inline>
          </w:drawing>
        </w:r>
      </w:del>
    </w:p>
    <w:p w14:paraId="7B966FFE" w14:textId="398A9B2D" w:rsidR="00F47729" w:rsidRPr="002277CE" w:rsidDel="002F1B1F" w:rsidRDefault="002F1B1F" w:rsidP="002277CE">
      <w:pPr>
        <w:spacing w:line="360" w:lineRule="auto"/>
        <w:rPr>
          <w:ins w:id="2699" w:author="reviewer" w:date="2026-08-08T17:08:00Z"/>
          <w:del w:id="2700" w:author="Microsoft Office User" w:date="2026-08-08T20:10:00Z" w16du:dateUtc="2026-08-08T17:10:00Z"/>
          <w:rFonts w:ascii="Times New Roman" w:hAnsi="Times New Roman" w:cs="Times New Roman"/>
        </w:rPr>
      </w:pPr>
      <w:ins w:id="2701" w:author="Microsoft Office User" w:date="2026-08-08T20:10:00Z" w16du:dateUtc="2026-08-08T17:10:00Z">
        <w:r>
          <w:rPr>
            <w:rFonts w:ascii="Times New Roman" w:hAnsi="Times New Roman" w:cs="Times New Roman"/>
          </w:rPr>
          <w:t>N</w:t>
        </w:r>
      </w:ins>
      <w:ins w:id="2702" w:author="reviewer" w:date="2026-08-08T17:08:00Z">
        <w:del w:id="2703" w:author="Microsoft Office User" w:date="2026-08-08T20:09:00Z" w16du:dateUtc="2026-08-08T17:09:00Z">
          <w:r w:rsidR="002277CE" w:rsidDel="002F1B1F">
            <w:rPr>
              <w:rFonts w:ascii="Times New Roman" w:hAnsi="Times New Roman" w:cs="Times New Roman"/>
              <w:noProof/>
            </w:rPr>
            <w:drawing>
              <wp:inline distT="0" distB="0" distL="0" distR="0" wp14:anchorId="7D634E56" wp14:editId="216E56B8">
                <wp:extent cx="5727700" cy="4091214"/>
                <wp:effectExtent l="0" t="0" r="0" b="0"/>
                <wp:docPr id="58" name="Picture" descr="Coefficient plot of exploratory associations between loan-corrected elasticity and 2022 macroeconomic indicators." title="Coefficient plot of exploratory associations between loan-corrected elasticity and 2022 macroeconomic indicators"/>
                <wp:cNvGraphicFramePr/>
                <a:graphic xmlns:a="http://schemas.openxmlformats.org/drawingml/2006/main">
                  <a:graphicData uri="http://schemas.openxmlformats.org/drawingml/2006/picture">
                    <pic:pic xmlns:pic="http://schemas.openxmlformats.org/drawingml/2006/picture">
                      <pic:nvPicPr>
                        <pic:cNvPr id="59" name="Picture" descr="media/image12.png"/>
                        <pic:cNvPicPr>
                          <a:picLocks noChangeAspect="1" noChangeArrowheads="1"/>
                        </pic:cNvPicPr>
                      </pic:nvPicPr>
                      <pic:blipFill>
                        <a:blip r:embed="rId29"/>
                        <a:stretch>
                          <a:fillRect/>
                        </a:stretch>
                      </pic:blipFill>
                      <pic:spPr bwMode="auto">
                        <a:xfrm>
                          <a:off x="0" y="0"/>
                          <a:ext cx="5727700" cy="4091214"/>
                        </a:xfrm>
                        <a:prstGeom prst="rect">
                          <a:avLst/>
                        </a:prstGeom>
                        <a:noFill/>
                        <a:ln w="9525">
                          <a:noFill/>
                          <a:headEnd/>
                          <a:tailEnd/>
                        </a:ln>
                      </pic:spPr>
                    </pic:pic>
                  </a:graphicData>
                </a:graphic>
              </wp:inline>
            </w:drawing>
          </w:r>
        </w:del>
      </w:ins>
    </w:p>
    <w:p w14:paraId="55535F81" w14:textId="5B33FB6F" w:rsidR="00F47729" w:rsidRDefault="002277CE" w:rsidP="002277CE">
      <w:pPr>
        <w:spacing w:line="360" w:lineRule="auto"/>
        <w:rPr>
          <w:ins w:id="2704" w:author="Microsoft Office User" w:date="2026-08-08T20:21:00Z" w16du:dateUtc="2026-08-08T17:21:00Z"/>
          <w:rFonts w:ascii="Times New Roman" w:hAnsi="Times New Roman" w:cs="Times New Roman"/>
        </w:rPr>
      </w:pPr>
      <w:del w:id="2705" w:author="Microsoft Office User" w:date="2026-08-08T20:10:00Z" w16du:dateUtc="2026-08-08T17:10:00Z">
        <w:r w:rsidDel="002F1B1F">
          <w:rPr>
            <w:rFonts w:ascii="Times New Roman" w:hAnsi="Times New Roman" w:cs="Times New Roman"/>
          </w:rPr>
          <w:delText>N</w:delText>
        </w:r>
      </w:del>
      <w:r>
        <w:rPr>
          <w:rFonts w:ascii="Times New Roman" w:hAnsi="Times New Roman" w:cs="Times New Roman"/>
        </w:rPr>
        <w:t xml:space="preserve">ote: </w:t>
      </w:r>
      <w:del w:id="2706" w:author="reviewer" w:date="2026-08-08T17:08:00Z">
        <w:r>
          <w:rPr>
            <w:rFonts w:ascii="Times New Roman" w:hAnsi="Times New Roman" w:cs="Times New Roman"/>
          </w:rPr>
          <w:delText>Performed</w:delText>
        </w:r>
      </w:del>
      <w:ins w:id="2707" w:author="reviewer" w:date="2026-08-08T17:08:00Z">
        <w:r>
          <w:rPr>
            <w:rFonts w:ascii="Times New Roman" w:hAnsi="Times New Roman" w:cs="Times New Roman"/>
          </w:rPr>
          <w:t>Each row</w:t>
        </w:r>
      </w:ins>
      <w:r>
        <w:rPr>
          <w:rFonts w:ascii="Times New Roman" w:hAnsi="Times New Roman" w:cs="Times New Roman"/>
        </w:rPr>
        <w:t xml:space="preserve"> is </w:t>
      </w:r>
      <w:del w:id="2708" w:author="reviewer" w:date="2026-08-08T17:08:00Z">
        <w:r>
          <w:rPr>
            <w:rFonts w:ascii="Times New Roman" w:hAnsi="Times New Roman" w:cs="Times New Roman"/>
          </w:rPr>
          <w:delText>simple</w:delText>
        </w:r>
      </w:del>
      <w:ins w:id="2709" w:author="reviewer" w:date="2026-08-08T17:08:00Z">
        <w:r>
          <w:rPr>
            <w:rFonts w:ascii="Times New Roman" w:hAnsi="Times New Roman" w:cs="Times New Roman"/>
          </w:rPr>
          <w:t>a separate</w:t>
        </w:r>
      </w:ins>
      <w:r>
        <w:rPr>
          <w:rFonts w:ascii="Times New Roman" w:hAnsi="Times New Roman" w:cs="Times New Roman"/>
        </w:rPr>
        <w:t xml:space="preserve"> cross-sectional OLS </w:t>
      </w:r>
      <w:ins w:id="2710" w:author="reviewer" w:date="2026-08-08T17:08:00Z">
        <w:r>
          <w:rPr>
            <w:rFonts w:ascii="Times New Roman" w:hAnsi="Times New Roman" w:cs="Times New Roman"/>
          </w:rPr>
          <w:t xml:space="preserve">regression </w:t>
        </w:r>
      </w:ins>
      <w:r>
        <w:rPr>
          <w:rFonts w:ascii="Times New Roman" w:hAnsi="Times New Roman" w:cs="Times New Roman"/>
        </w:rPr>
        <w:t>with HC1 robust standard errors</w:t>
      </w:r>
      <w:del w:id="2711" w:author="reviewer" w:date="2026-08-08T17:08:00Z">
        <w:r>
          <w:rPr>
            <w:rFonts w:ascii="Times New Roman" w:hAnsi="Times New Roman" w:cs="Times New Roman"/>
          </w:rPr>
          <w:delText>.</w:delText>
        </w:r>
      </w:del>
      <w:ins w:id="2712" w:author="reviewer" w:date="2026-08-08T17:08:00Z">
        <w:r>
          <w:rPr>
            <w:rFonts w:ascii="Times New Roman" w:hAnsi="Times New Roman" w:cs="Times New Roman"/>
          </w:rPr>
          <w:t xml:space="preserve"> using 2022</w:t>
        </w:r>
      </w:ins>
      <w:r>
        <w:rPr>
          <w:rFonts w:ascii="Times New Roman" w:hAnsi="Times New Roman" w:cs="Times New Roman"/>
        </w:rPr>
        <w:t xml:space="preserve"> World </w:t>
      </w:r>
      <w:del w:id="2713" w:author="reviewer" w:date="2026-08-08T17:08:00Z">
        <w:r>
          <w:rPr>
            <w:rFonts w:ascii="Times New Roman" w:hAnsi="Times New Roman" w:cs="Times New Roman"/>
          </w:rPr>
          <w:delText>bank</w:delText>
        </w:r>
      </w:del>
      <w:ins w:id="2714" w:author="reviewer" w:date="2026-08-08T17:08:00Z">
        <w:r>
          <w:rPr>
            <w:rFonts w:ascii="Times New Roman" w:hAnsi="Times New Roman" w:cs="Times New Roman"/>
          </w:rPr>
          <w:t>Bank</w:t>
        </w:r>
      </w:ins>
      <w:r>
        <w:rPr>
          <w:rFonts w:ascii="Times New Roman" w:hAnsi="Times New Roman" w:cs="Times New Roman"/>
        </w:rPr>
        <w:t xml:space="preserve"> data</w:t>
      </w:r>
      <w:del w:id="2715" w:author="reviewer" w:date="2026-08-08T17:08:00Z">
        <w:r>
          <w:rPr>
            <w:rFonts w:ascii="Times New Roman" w:hAnsi="Times New Roman" w:cs="Times New Roman"/>
          </w:rPr>
          <w:delText xml:space="preserve"> is from the year 2022.</w:delText>
        </w:r>
      </w:del>
      <w:ins w:id="2716" w:author="reviewer" w:date="2026-08-08T17:08:00Z">
        <w:r>
          <w:rPr>
            <w:rFonts w:ascii="Times New Roman" w:hAnsi="Times New Roman" w:cs="Times New Roman"/>
          </w:rPr>
          <w:t>.</w:t>
        </w:r>
      </w:ins>
      <w:r>
        <w:rPr>
          <w:rFonts w:ascii="Times New Roman" w:hAnsi="Times New Roman" w:cs="Times New Roman"/>
        </w:rPr>
        <w:t xml:space="preserve"> Elasticities are </w:t>
      </w:r>
      <w:ins w:id="2717" w:author="reviewer" w:date="2026-08-08T17:08:00Z">
        <w:r>
          <w:rPr>
            <w:rFonts w:ascii="Times New Roman" w:hAnsi="Times New Roman" w:cs="Times New Roman"/>
          </w:rPr>
          <w:t xml:space="preserve">signed </w:t>
        </w:r>
      </w:ins>
      <w:r>
        <w:rPr>
          <w:rFonts w:ascii="Times New Roman" w:hAnsi="Times New Roman" w:cs="Times New Roman"/>
        </w:rPr>
        <w:t>negative values.</w:t>
      </w:r>
      <w:ins w:id="2718" w:author="reviewer" w:date="2026-08-08T17:08:00Z">
        <w:r>
          <w:rPr>
            <w:rFonts w:ascii="Times New Roman" w:hAnsi="Times New Roman" w:cs="Times New Roman"/>
          </w:rPr>
          <w:t xml:space="preserve"> The accompanying code also reports sample sizes and Benjamini–Hochberg-adjusted p-values across the six exploratory comparisons.</w:t>
        </w:r>
      </w:ins>
    </w:p>
    <w:p w14:paraId="2714BDA8" w14:textId="77777777" w:rsidR="002F1B1F" w:rsidRPr="002277CE" w:rsidRDefault="002F1B1F" w:rsidP="002277CE">
      <w:pPr>
        <w:spacing w:line="360" w:lineRule="auto"/>
        <w:rPr>
          <w:rFonts w:ascii="Times New Roman" w:hAnsi="Times New Roman" w:cs="Times New Roman"/>
        </w:rPr>
      </w:pPr>
    </w:p>
    <w:p w14:paraId="7A83B7D8" w14:textId="003DA46B" w:rsidR="00F47729" w:rsidRPr="002277CE" w:rsidDel="002A13AC" w:rsidRDefault="002277CE" w:rsidP="002277CE">
      <w:pPr>
        <w:spacing w:line="360" w:lineRule="auto"/>
        <w:rPr>
          <w:del w:id="2719" w:author="Microsoft Office User" w:date="2026-08-09T22:57:00Z" w16du:dateUtc="2026-08-09T19:57:00Z"/>
          <w:rFonts w:ascii="Times New Roman" w:hAnsi="Times New Roman" w:cs="Times New Roman"/>
        </w:rPr>
      </w:pPr>
      <w:r>
        <w:rPr>
          <w:rFonts w:ascii="Times New Roman" w:hAnsi="Times New Roman" w:cs="Times New Roman"/>
        </w:rPr>
        <w:t xml:space="preserve">Figure 12 shows </w:t>
      </w:r>
      <w:ins w:id="2720" w:author="reviewer" w:date="2026-08-08T17:08:00Z">
        <w:r>
          <w:rPr>
            <w:rFonts w:ascii="Times New Roman" w:hAnsi="Times New Roman" w:cs="Times New Roman"/>
          </w:rPr>
          <w:t xml:space="preserve">that </w:t>
        </w:r>
      </w:ins>
      <w:r>
        <w:rPr>
          <w:rFonts w:ascii="Times New Roman" w:hAnsi="Times New Roman" w:cs="Times New Roman"/>
        </w:rPr>
        <w:t xml:space="preserve">most </w:t>
      </w:r>
      <w:del w:id="2721" w:author="reviewer" w:date="2026-08-08T17:08:00Z">
        <w:r>
          <w:rPr>
            <w:rFonts w:ascii="Times New Roman" w:hAnsi="Times New Roman" w:cs="Times New Roman"/>
          </w:rPr>
          <w:delText xml:space="preserve">standard </w:delText>
        </w:r>
      </w:del>
      <w:r>
        <w:rPr>
          <w:rFonts w:ascii="Times New Roman" w:hAnsi="Times New Roman" w:cs="Times New Roman"/>
        </w:rPr>
        <w:t xml:space="preserve">macroeconomic indicators </w:t>
      </w:r>
      <w:del w:id="2722" w:author="reviewer" w:date="2026-08-08T17:08:00Z">
        <w:r>
          <w:rPr>
            <w:rFonts w:ascii="Times New Roman" w:hAnsi="Times New Roman" w:cs="Times New Roman"/>
          </w:rPr>
          <w:delText>explain little of the residual variation in the rescaled elasticities.</w:delText>
        </w:r>
      </w:del>
      <w:ins w:id="2723" w:author="reviewer" w:date="2026-08-08T17:08:00Z">
        <w:r>
          <w:rPr>
            <w:rFonts w:ascii="Times New Roman" w:hAnsi="Times New Roman" w:cs="Times New Roman"/>
          </w:rPr>
          <w:t>have wide confidence intervals and low explanatory power in the</w:t>
        </w:r>
        <w:del w:id="2724" w:author="Microsoft Office User" w:date="2026-08-09T22:58:00Z" w16du:dateUtc="2026-08-09T19:58:00Z">
          <w:r w:rsidDel="002A13AC">
            <w:rPr>
              <w:rFonts w:ascii="Times New Roman" w:hAnsi="Times New Roman" w:cs="Times New Roman"/>
            </w:rPr>
            <w:delText>se</w:delText>
          </w:r>
        </w:del>
        <w:r>
          <w:rPr>
            <w:rFonts w:ascii="Times New Roman" w:hAnsi="Times New Roman" w:cs="Times New Roman"/>
          </w:rPr>
          <w:t xml:space="preserve"> </w:t>
        </w:r>
        <w:del w:id="2725" w:author="Microsoft Office User" w:date="2026-08-09T22:54:00Z" w16du:dateUtc="2026-08-09T19:54:00Z">
          <w:r w:rsidDel="002A13AC">
            <w:rPr>
              <w:rFonts w:ascii="Times New Roman" w:hAnsi="Times New Roman" w:cs="Times New Roman"/>
            </w:rPr>
            <w:delText xml:space="preserve">small </w:delText>
          </w:r>
        </w:del>
        <w:r>
          <w:rPr>
            <w:rFonts w:ascii="Times New Roman" w:hAnsi="Times New Roman" w:cs="Times New Roman"/>
          </w:rPr>
          <w:t>cross</w:t>
        </w:r>
      </w:ins>
      <w:ins w:id="2726" w:author="Microsoft Office User" w:date="2026-08-09T22:54:00Z" w16du:dateUtc="2026-08-09T19:54:00Z">
        <w:r w:rsidR="002A13AC">
          <w:rPr>
            <w:rFonts w:ascii="Times New Roman" w:hAnsi="Times New Roman" w:cs="Times New Roman"/>
          </w:rPr>
          <w:t>-</w:t>
        </w:r>
      </w:ins>
      <w:ins w:id="2727" w:author="reviewer" w:date="2026-08-08T17:08:00Z">
        <w:del w:id="2728" w:author="Microsoft Office User" w:date="2026-08-09T22:54:00Z" w16du:dateUtc="2026-08-09T19:54:00Z">
          <w:r w:rsidDel="002A13AC">
            <w:rPr>
              <w:rFonts w:ascii="Times New Roman" w:hAnsi="Times New Roman" w:cs="Times New Roman"/>
            </w:rPr>
            <w:delText xml:space="preserve"> </w:delText>
          </w:r>
        </w:del>
        <w:r>
          <w:rPr>
            <w:rFonts w:ascii="Times New Roman" w:hAnsi="Times New Roman" w:cs="Times New Roman"/>
          </w:rPr>
          <w:t>sections</w:t>
        </w:r>
      </w:ins>
      <w:ins w:id="2729" w:author="Microsoft Office User" w:date="2026-08-09T22:57:00Z" w16du:dateUtc="2026-08-09T19:57:00Z">
        <w:r w:rsidR="002A13AC">
          <w:rPr>
            <w:rFonts w:ascii="Times New Roman" w:hAnsi="Times New Roman" w:cs="Times New Roman"/>
          </w:rPr>
          <w:t xml:space="preserve"> with the corrected elasticity</w:t>
        </w:r>
      </w:ins>
      <w:ins w:id="2730" w:author="reviewer" w:date="2026-08-08T17:08:00Z">
        <w:r>
          <w:rPr>
            <w:rFonts w:ascii="Times New Roman" w:hAnsi="Times New Roman" w:cs="Times New Roman"/>
          </w:rPr>
          <w:t>.</w:t>
        </w:r>
      </w:ins>
      <w:r>
        <w:rPr>
          <w:rFonts w:ascii="Times New Roman" w:hAnsi="Times New Roman" w:cs="Times New Roman"/>
        </w:rPr>
        <w:t xml:space="preserve"> GDP per capita, tertiary enrollment, net migration, youth unemployment, and </w:t>
      </w:r>
      <w:ins w:id="2731" w:author="Microsoft Office User" w:date="2026-08-09T22:55:00Z" w16du:dateUtc="2026-08-09T19:55:00Z">
        <w:r w:rsidR="002A13AC">
          <w:rPr>
            <w:rFonts w:ascii="Times New Roman" w:hAnsi="Times New Roman" w:cs="Times New Roman"/>
          </w:rPr>
          <w:t>Gini</w:t>
        </w:r>
      </w:ins>
      <w:del w:id="2732" w:author="Microsoft Office User" w:date="2026-08-09T22:55:00Z" w16du:dateUtc="2026-08-09T19:55:00Z">
        <w:r w:rsidDel="002A13AC">
          <w:rPr>
            <w:rFonts w:ascii="Times New Roman" w:hAnsi="Times New Roman" w:cs="Times New Roman"/>
          </w:rPr>
          <w:delText>inequality</w:delText>
        </w:r>
      </w:del>
      <w:r>
        <w:rPr>
          <w:rFonts w:ascii="Times New Roman" w:hAnsi="Times New Roman" w:cs="Times New Roman"/>
        </w:rPr>
        <w:t xml:space="preserve"> </w:t>
      </w:r>
      <w:del w:id="2733" w:author="reviewer" w:date="2026-08-08T17:08:00Z">
        <w:r>
          <w:rPr>
            <w:rFonts w:ascii="Times New Roman" w:hAnsi="Times New Roman" w:cs="Times New Roman"/>
          </w:rPr>
          <w:delText xml:space="preserve">all have wide confidence intervals crossing zero and low explanatory power. The corrected </w:delText>
        </w:r>
      </w:del>
      <w:ins w:id="2734" w:author="reviewer" w:date="2026-08-08T17:08:00Z">
        <w:r>
          <w:rPr>
            <w:rFonts w:ascii="Times New Roman" w:hAnsi="Times New Roman" w:cs="Times New Roman"/>
          </w:rPr>
          <w:t xml:space="preserve">do not show precise bivariate associations with the rescaled </w:t>
        </w:r>
      </w:ins>
      <w:r>
        <w:rPr>
          <w:rFonts w:ascii="Times New Roman" w:hAnsi="Times New Roman" w:cs="Times New Roman"/>
        </w:rPr>
        <w:t>elasticity</w:t>
      </w:r>
      <w:del w:id="2735" w:author="reviewer" w:date="2026-08-08T17:08:00Z">
        <w:r>
          <w:rPr>
            <w:rFonts w:ascii="Times New Roman" w:hAnsi="Times New Roman" w:cs="Times New Roman"/>
          </w:rPr>
          <w:delText xml:space="preserve"> is therefore no longer a disguised income measure: once the loan channel is removed, richer countries</w:delText>
        </w:r>
      </w:del>
      <w:ins w:id="2736" w:author="reviewer" w:date="2026-08-08T17:08:00Z">
        <w:r>
          <w:rPr>
            <w:rFonts w:ascii="Times New Roman" w:hAnsi="Times New Roman" w:cs="Times New Roman"/>
          </w:rPr>
          <w:t xml:space="preserve">. </w:t>
        </w:r>
        <w:del w:id="2737" w:author="Microsoft Office User" w:date="2026-08-09T22:55:00Z" w16du:dateUtc="2026-08-09T19:55:00Z">
          <w:r w:rsidDel="002A13AC">
            <w:rPr>
              <w:rFonts w:ascii="Times New Roman" w:hAnsi="Times New Roman" w:cs="Times New Roman"/>
            </w:rPr>
            <w:delText>These results</w:delText>
          </w:r>
        </w:del>
      </w:ins>
      <w:del w:id="2738" w:author="Microsoft Office User" w:date="2026-08-09T22:55:00Z" w16du:dateUtc="2026-08-09T19:55:00Z">
        <w:r w:rsidDel="002A13AC">
          <w:rPr>
            <w:rFonts w:ascii="Times New Roman" w:hAnsi="Times New Roman" w:cs="Times New Roman"/>
          </w:rPr>
          <w:delText xml:space="preserve"> are not systematically more or less responsive</w:delText>
        </w:r>
      </w:del>
      <w:ins w:id="2739" w:author="reviewer" w:date="2026-08-08T17:08:00Z">
        <w:del w:id="2740" w:author="Microsoft Office User" w:date="2026-08-09T22:55:00Z" w16du:dateUtc="2026-08-09T19:55:00Z">
          <w:r w:rsidDel="002A13AC">
            <w:rPr>
              <w:rFonts w:ascii="Times New Roman" w:hAnsi="Times New Roman" w:cs="Times New Roman"/>
            </w:rPr>
            <w:delText>descriptive and should not be read as evidence that the listed variables have no structural role</w:delText>
          </w:r>
        </w:del>
      </w:ins>
      <w:del w:id="2741" w:author="Microsoft Office User" w:date="2026-08-09T22:55:00Z" w16du:dateUtc="2026-08-09T19:55:00Z">
        <w:r w:rsidDel="002A13AC">
          <w:rPr>
            <w:rFonts w:ascii="Times New Roman" w:hAnsi="Times New Roman" w:cs="Times New Roman"/>
          </w:rPr>
          <w:delText>.</w:delText>
        </w:r>
      </w:del>
      <w:ins w:id="2742" w:author="Microsoft Office User" w:date="2026-08-09T22:57:00Z" w16du:dateUtc="2026-08-09T19:57:00Z">
        <w:r w:rsidR="002A13AC">
          <w:rPr>
            <w:rFonts w:ascii="Times New Roman" w:hAnsi="Times New Roman" w:cs="Times New Roman"/>
          </w:rPr>
          <w:t xml:space="preserve"> </w:t>
        </w:r>
      </w:ins>
    </w:p>
    <w:p w14:paraId="2A30CD76" w14:textId="77777777" w:rsidR="002277CE" w:rsidRPr="002277CE" w:rsidDel="002A13AC" w:rsidRDefault="002277CE" w:rsidP="002277CE">
      <w:pPr>
        <w:spacing w:line="360" w:lineRule="auto"/>
        <w:rPr>
          <w:del w:id="2743" w:author="Microsoft Office User" w:date="2026-08-09T22:57:00Z" w16du:dateUtc="2026-08-09T19:57:00Z"/>
          <w:rFonts w:ascii="Times New Roman" w:hAnsi="Times New Roman" w:cs="Times New Roman"/>
        </w:rPr>
      </w:pPr>
    </w:p>
    <w:p w14:paraId="2D46E23D" w14:textId="05EFAFCF" w:rsidR="00F47729" w:rsidRPr="002277CE" w:rsidRDefault="002A13AC" w:rsidP="002A13AC">
      <w:pPr>
        <w:spacing w:line="360" w:lineRule="auto"/>
        <w:rPr>
          <w:rFonts w:ascii="Times New Roman" w:hAnsi="Times New Roman" w:cs="Times New Roman"/>
        </w:rPr>
        <w:pPrChange w:id="2744" w:author="Microsoft Office User" w:date="2026-08-09T22:57:00Z" w16du:dateUtc="2026-08-09T19:57:00Z">
          <w:pPr>
            <w:spacing w:line="360" w:lineRule="auto"/>
            <w:ind w:firstLine="720"/>
          </w:pPr>
        </w:pPrChange>
      </w:pPr>
      <w:ins w:id="2745" w:author="Microsoft Office User" w:date="2026-08-09T22:55:00Z" w16du:dateUtc="2026-08-09T19:55:00Z">
        <w:r>
          <w:rPr>
            <w:rFonts w:ascii="Times New Roman" w:hAnsi="Times New Roman" w:cs="Times New Roman"/>
          </w:rPr>
          <w:t>However, t</w:t>
        </w:r>
      </w:ins>
      <w:del w:id="2746" w:author="Microsoft Office User" w:date="2026-08-09T22:55:00Z" w16du:dateUtc="2026-08-09T19:55:00Z">
        <w:r w:rsidR="002277CE" w:rsidDel="002A13AC">
          <w:rPr>
            <w:rFonts w:ascii="Times New Roman" w:hAnsi="Times New Roman" w:cs="Times New Roman"/>
          </w:rPr>
          <w:delText>T</w:delText>
        </w:r>
      </w:del>
      <w:r w:rsidR="002277CE">
        <w:rPr>
          <w:rFonts w:ascii="Times New Roman" w:hAnsi="Times New Roman" w:cs="Times New Roman"/>
        </w:rPr>
        <w:t xml:space="preserve">he only variable that </w:t>
      </w:r>
      <w:del w:id="2747" w:author="Microsoft Office User" w:date="2026-08-09T22:58:00Z" w16du:dateUtc="2026-08-09T19:58:00Z">
        <w:r w:rsidR="002277CE" w:rsidDel="002A13AC">
          <w:rPr>
            <w:rFonts w:ascii="Times New Roman" w:hAnsi="Times New Roman" w:cs="Times New Roman"/>
          </w:rPr>
          <w:delText xml:space="preserve">clearly </w:delText>
        </w:r>
      </w:del>
      <w:ins w:id="2748" w:author="Microsoft Office User" w:date="2026-08-09T22:58:00Z" w16du:dateUtc="2026-08-09T19:58:00Z">
        <w:r>
          <w:rPr>
            <w:rFonts w:ascii="Times New Roman" w:hAnsi="Times New Roman" w:cs="Times New Roman"/>
          </w:rPr>
          <w:t xml:space="preserve">appears to be </w:t>
        </w:r>
      </w:ins>
      <w:r w:rsidR="002277CE">
        <w:rPr>
          <w:rFonts w:ascii="Times New Roman" w:hAnsi="Times New Roman" w:cs="Times New Roman"/>
        </w:rPr>
        <w:t>mov</w:t>
      </w:r>
      <w:ins w:id="2749" w:author="Microsoft Office User" w:date="2026-08-09T22:58:00Z" w16du:dateUtc="2026-08-09T19:58:00Z">
        <w:r>
          <w:rPr>
            <w:rFonts w:ascii="Times New Roman" w:hAnsi="Times New Roman" w:cs="Times New Roman"/>
          </w:rPr>
          <w:t>ing</w:t>
        </w:r>
      </w:ins>
      <w:del w:id="2750" w:author="Microsoft Office User" w:date="2026-08-09T22:58:00Z" w16du:dateUtc="2026-08-09T19:58:00Z">
        <w:r w:rsidR="002277CE" w:rsidDel="002A13AC">
          <w:rPr>
            <w:rFonts w:ascii="Times New Roman" w:hAnsi="Times New Roman" w:cs="Times New Roman"/>
          </w:rPr>
          <w:delText>es</w:delText>
        </w:r>
      </w:del>
      <w:r w:rsidR="002277CE">
        <w:rPr>
          <w:rFonts w:ascii="Times New Roman" w:hAnsi="Times New Roman" w:cs="Times New Roman"/>
        </w:rPr>
        <w:t xml:space="preserve"> the loan-corrected elasticity is education spending as a share of GDP, with a negative, significant coefficient and the largest explanatory power among those tested. Countries investing more in education show stronger residual price responsiveness to UK tuition increases, which also reframes the post-Brexit heterogeneity. Before correction, poorer countries looked most elastic because their declines in applicant numbers were largest against a uniform nominal fee shock. After correcting for the unequal value of the lost loan, the </w:t>
      </w:r>
      <w:r w:rsidR="002277CE">
        <w:rPr>
          <w:rFonts w:ascii="Times New Roman" w:hAnsi="Times New Roman" w:cs="Times New Roman"/>
        </w:rPr>
        <w:lastRenderedPageBreak/>
        <w:t xml:space="preserve">remaining elasticity is better explained by the structure of educational opportunity within the home-country. This points to a two-stage mechanism where the raw collapse from lower-income countries reflects the removal of an equalizing credit institution, while the remaining variation in corrected elasticities reflects the substitution possibilities national education systems create. </w:t>
      </w:r>
      <w:del w:id="2751" w:author="Microsoft Office User" w:date="2026-08-09T22:56:00Z" w16du:dateUtc="2026-08-09T19:56:00Z">
        <w:r w:rsidR="002277CE" w:rsidDel="002A13AC">
          <w:rPr>
            <w:rFonts w:ascii="Times New Roman" w:hAnsi="Times New Roman" w:cs="Times New Roman"/>
          </w:rPr>
          <w:delText>Brexit first removed the financial bridge to UK study, and after that correction the strongest determinant of residual responsiveness is whether the origin country already invests enough in education to make exit financially less plausible.</w:delText>
        </w:r>
      </w:del>
    </w:p>
    <w:p w14:paraId="136204BF" w14:textId="7C410E81" w:rsidR="00F47729" w:rsidRDefault="00FC7E0B" w:rsidP="002277CE">
      <w:pPr>
        <w:spacing w:line="360" w:lineRule="auto"/>
        <w:ind w:firstLine="720"/>
        <w:rPr>
          <w:rFonts w:ascii="Times New Roman" w:hAnsi="Times New Roman" w:cs="Times New Roman"/>
        </w:rPr>
      </w:pPr>
      <w:r>
        <w:rPr>
          <w:rFonts w:ascii="Times New Roman" w:hAnsi="Times New Roman" w:cs="Times New Roman"/>
        </w:rPr>
        <w:t>Ultimately, th</w:t>
      </w:r>
      <w:ins w:id="2752" w:author="Microsoft Office User" w:date="2026-08-09T22:56:00Z" w16du:dateUtc="2026-08-09T19:56:00Z">
        <w:r w:rsidR="002A13AC">
          <w:rPr>
            <w:rFonts w:ascii="Times New Roman" w:hAnsi="Times New Roman" w:cs="Times New Roman"/>
          </w:rPr>
          <w:t xml:space="preserve">e correlation between GDP invested in education and the corrected elasticity </w:t>
        </w:r>
      </w:ins>
      <w:del w:id="2753" w:author="Microsoft Office User" w:date="2026-08-09T22:56:00Z" w16du:dateUtc="2026-08-09T19:56:00Z">
        <w:r w:rsidDel="002A13AC">
          <w:rPr>
            <w:rFonts w:ascii="Times New Roman" w:hAnsi="Times New Roman" w:cs="Times New Roman"/>
          </w:rPr>
          <w:delText xml:space="preserve">is result </w:delText>
        </w:r>
      </w:del>
      <w:r>
        <w:rPr>
          <w:rFonts w:ascii="Times New Roman" w:hAnsi="Times New Roman" w:cs="Times New Roman"/>
        </w:rPr>
        <w:t>is more naturally interpreted as a mobility argument than a pure price argument. Greater investment in the domestic higher education system is consistent with students having more credible local educational alternatives. Under the common corrected price shock, these additional alternatives are associated with greater measured responsiveness to UK tuition because students face a genuine choice between remaining at home and studying abroad. Conversely, lower corrected elasticities may indicate that applicants have fewer viable domestic options and therefore weaker ability to substitute away from UK study. In this sense, the corrected elasticity may capture not only price responsiveness, but also the degree of educational mobility created by the origin country's higher education system.</w:t>
      </w:r>
    </w:p>
    <w:p w14:paraId="325CCAE9" w14:textId="5BBFF680" w:rsidR="00F47729" w:rsidRPr="002277CE" w:rsidDel="002A13AC" w:rsidRDefault="002277CE" w:rsidP="00FC7E0B">
      <w:pPr>
        <w:spacing w:line="360" w:lineRule="auto"/>
        <w:ind w:firstLine="720"/>
        <w:rPr>
          <w:ins w:id="2754" w:author="reviewer" w:date="2026-08-08T17:08:00Z"/>
          <w:del w:id="2755" w:author="Microsoft Office User" w:date="2026-08-09T22:54:00Z" w16du:dateUtc="2026-08-09T19:54:00Z"/>
          <w:rFonts w:ascii="Times New Roman" w:hAnsi="Times New Roman" w:cs="Times New Roman"/>
        </w:rPr>
      </w:pPr>
      <w:ins w:id="2756" w:author="reviewer" w:date="2026-08-08T17:08:00Z">
        <w:del w:id="2757" w:author="Microsoft Office User" w:date="2026-08-09T22:54:00Z" w16du:dateUtc="2026-08-09T19:54:00Z">
          <w:r w:rsidDel="002A13AC">
            <w:rPr>
              <w:rFonts w:ascii="Times New Roman" w:hAnsi="Times New Roman" w:cs="Times New Roman"/>
            </w:rPr>
            <w:delText>Education spending as a share of GDP has the largest unadjusted bivariate association in Figure 12. Because six outcomes are examined in a small and variably complete cross section, this relationship is exploratory; its Benjamini–Hochberg-adjusted p-value and sample size should be considered alongside the raw confidence interval. A plausible interpretation is that domestic educational investment proxies for substitution opportunities</w:delText>
          </w:r>
        </w:del>
        <w:del w:id="2758" w:author="Microsoft Office User" w:date="2026-08-09T22:52:00Z" w16du:dateUtc="2026-08-09T19:52:00Z">
          <w:r w:rsidDel="002A13AC">
            <w:rPr>
              <w:rFonts w:ascii="Times New Roman" w:hAnsi="Times New Roman" w:cs="Times New Roman"/>
            </w:rPr>
            <w:delText>, but the current regressions do not identify that channel.</w:delText>
          </w:r>
        </w:del>
      </w:ins>
    </w:p>
    <w:p w14:paraId="2CE116FA" w14:textId="050914D9" w:rsidR="00F47729" w:rsidDel="002A13AC" w:rsidRDefault="00FC7E0B" w:rsidP="002277CE">
      <w:pPr>
        <w:spacing w:line="360" w:lineRule="auto"/>
        <w:ind w:firstLine="720"/>
        <w:rPr>
          <w:ins w:id="2759" w:author="reviewer" w:date="2026-08-08T17:08:00Z"/>
          <w:del w:id="2760" w:author="Microsoft Office User" w:date="2026-08-09T22:54:00Z" w16du:dateUtc="2026-08-09T19:54:00Z"/>
          <w:rFonts w:ascii="Times New Roman" w:hAnsi="Times New Roman" w:cs="Times New Roman"/>
        </w:rPr>
      </w:pPr>
      <w:ins w:id="2761" w:author="reviewer" w:date="2026-08-08T17:08:00Z">
        <w:del w:id="2762" w:author="Microsoft Office User" w:date="2026-08-09T22:54:00Z" w16du:dateUtc="2026-08-09T19:54:00Z">
          <w:r w:rsidDel="002A13AC">
            <w:rPr>
              <w:rFonts w:ascii="Times New Roman" w:hAnsi="Times New Roman" w:cs="Times New Roman"/>
            </w:rPr>
            <w:delText>More broadly, the loan-corrected elasticity may reflect both price responsiveness and the availability of credible alternatives. Testing this interpretation would require direct measures of program quality, capacity, portability of support, and destination substitution. The present bivariate correlations are a starting point for that analysis, not a causal conclusion.</w:delText>
          </w:r>
        </w:del>
      </w:ins>
    </w:p>
    <w:p w14:paraId="523B2F7D" w14:textId="77777777" w:rsidR="00FC7E0B" w:rsidDel="002A13AC" w:rsidRDefault="00FC7E0B" w:rsidP="002277CE">
      <w:pPr>
        <w:spacing w:line="360" w:lineRule="auto"/>
        <w:ind w:firstLine="720"/>
        <w:rPr>
          <w:del w:id="2763" w:author="Microsoft Office User" w:date="2026-08-09T22:54:00Z" w16du:dateUtc="2026-08-09T19:54:00Z"/>
          <w:rFonts w:ascii="Times New Roman" w:hAnsi="Times New Roman" w:cs="Times New Roman"/>
        </w:rPr>
      </w:pPr>
    </w:p>
    <w:p w14:paraId="4399B0DE" w14:textId="77777777" w:rsidR="00FF59F5" w:rsidRPr="002277CE" w:rsidRDefault="00FF59F5" w:rsidP="002A13AC">
      <w:pPr>
        <w:spacing w:line="360" w:lineRule="auto"/>
        <w:rPr>
          <w:rFonts w:ascii="Times New Roman" w:hAnsi="Times New Roman" w:cs="Times New Roman"/>
        </w:rPr>
        <w:pPrChange w:id="2764" w:author="Microsoft Office User" w:date="2026-08-09T22:54:00Z" w16du:dateUtc="2026-08-09T19:54:00Z">
          <w:pPr>
            <w:spacing w:line="360" w:lineRule="auto"/>
            <w:ind w:firstLine="720"/>
          </w:pPr>
        </w:pPrChange>
      </w:pPr>
    </w:p>
    <w:p w14:paraId="7A23020C" w14:textId="77777777" w:rsidR="00FF59F5" w:rsidRPr="00FC7E0B" w:rsidRDefault="000E4FD1" w:rsidP="00FF59F5">
      <w:pPr>
        <w:numPr>
          <w:ilvl w:val="0"/>
          <w:numId w:val="9"/>
        </w:numPr>
        <w:spacing w:line="360" w:lineRule="auto"/>
        <w:rPr>
          <w:rFonts w:ascii="Times New Roman" w:hAnsi="Times New Roman" w:cs="Times New Roman"/>
          <w:b/>
        </w:rPr>
      </w:pPr>
      <w:r>
        <w:rPr>
          <w:rFonts w:ascii="Times New Roman" w:hAnsi="Times New Roman" w:cs="Times New Roman"/>
          <w:b/>
          <w:bCs/>
          <w:i/>
          <w:iCs/>
        </w:rPr>
        <w:t>Conclusion</w:t>
      </w:r>
    </w:p>
    <w:p w14:paraId="2C12788D" w14:textId="77777777" w:rsidR="00FF59F5" w:rsidRDefault="00FF59F5" w:rsidP="00FF59F5">
      <w:pPr>
        <w:spacing w:line="360" w:lineRule="auto"/>
        <w:rPr>
          <w:rFonts w:ascii="Times New Roman" w:hAnsi="Times New Roman" w:cs="Times New Roman"/>
        </w:rPr>
      </w:pPr>
    </w:p>
    <w:p w14:paraId="5BA78C2B"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t>This manuscript establishes three main findings. First, the estimated price elasticities of international student demand are considerably larger than the ranges of 0.10-0.40 commonly reported in the literature, with absolute magnitudes exceeding 2 for some EU-origin countries. Second, the cross-country ordering of these elasticities changes once they are rescaled using country-specific valuations of the lost income-contingent loan. Under a common price shock, applicants from lower-income countries appear substantially more responsive. Once the effective price change incorporates the heterogeneous value of the loan, the relationship between elasticity and national income becomes statistically insignificant.</w:t>
      </w:r>
    </w:p>
    <w:p w14:paraId="45B92A62"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 xml:space="preserve">Much of the initial heterogeneity </w:t>
      </w:r>
      <w:ins w:id="2765" w:author="reviewer" w:date="2026-08-08T17:08:00Z">
        <w:r>
          <w:rPr>
            <w:rFonts w:ascii="Times New Roman" w:hAnsi="Times New Roman" w:cs="Times New Roman"/>
          </w:rPr>
          <w:t xml:space="preserve">is </w:t>
        </w:r>
      </w:ins>
      <w:r>
        <w:rPr>
          <w:rFonts w:ascii="Times New Roman" w:hAnsi="Times New Roman" w:cs="Times New Roman"/>
        </w:rPr>
        <w:t xml:space="preserve">therefore </w:t>
      </w:r>
      <w:del w:id="2766" w:author="reviewer" w:date="2026-08-08T17:08:00Z">
        <w:r>
          <w:rPr>
            <w:rFonts w:ascii="Times New Roman" w:hAnsi="Times New Roman" w:cs="Times New Roman"/>
          </w:rPr>
          <w:delText>reflects</w:delText>
        </w:r>
      </w:del>
      <w:ins w:id="2767" w:author="reviewer" w:date="2026-08-08T17:08:00Z">
        <w:r>
          <w:rPr>
            <w:rFonts w:ascii="Times New Roman" w:hAnsi="Times New Roman" w:cs="Times New Roman"/>
          </w:rPr>
          <w:t>consistent with</w:t>
        </w:r>
      </w:ins>
      <w:r>
        <w:rPr>
          <w:rFonts w:ascii="Times New Roman" w:hAnsi="Times New Roman" w:cs="Times New Roman"/>
        </w:rPr>
        <w:t xml:space="preserve"> differences in the financial intensity of the Brexit shock instead of stable differences in preferences. </w:t>
      </w:r>
      <w:del w:id="2768" w:author="reviewer" w:date="2026-08-08T17:08:00Z">
        <w:r>
          <w:rPr>
            <w:rFonts w:ascii="Times New Roman" w:hAnsi="Times New Roman" w:cs="Times New Roman"/>
          </w:rPr>
          <w:delText>Third, the</w:delText>
        </w:r>
      </w:del>
      <w:ins w:id="2769" w:author="reviewer" w:date="2026-08-08T17:08:00Z">
        <w:r>
          <w:rPr>
            <w:rFonts w:ascii="Times New Roman" w:hAnsi="Times New Roman" w:cs="Times New Roman"/>
          </w:rPr>
          <w:t>The</w:t>
        </w:r>
      </w:ins>
      <w:r>
        <w:rPr>
          <w:rFonts w:ascii="Times New Roman" w:hAnsi="Times New Roman" w:cs="Times New Roman"/>
        </w:rPr>
        <w:t xml:space="preserve"> remaining </w:t>
      </w:r>
      <w:ins w:id="2770" w:author="reviewer" w:date="2026-08-08T17:08:00Z">
        <w:r>
          <w:rPr>
            <w:rFonts w:ascii="Times New Roman" w:hAnsi="Times New Roman" w:cs="Times New Roman"/>
          </w:rPr>
          <w:t xml:space="preserve">elasticity </w:t>
        </w:r>
      </w:ins>
      <w:r>
        <w:rPr>
          <w:rFonts w:ascii="Times New Roman" w:hAnsi="Times New Roman" w:cs="Times New Roman"/>
        </w:rPr>
        <w:t xml:space="preserve">variation </w:t>
      </w:r>
      <w:del w:id="2771" w:author="reviewer" w:date="2026-08-08T17:08:00Z">
        <w:r>
          <w:rPr>
            <w:rFonts w:ascii="Times New Roman" w:hAnsi="Times New Roman" w:cs="Times New Roman"/>
          </w:rPr>
          <w:delText xml:space="preserve">in the corrected elasticities is most strongly associated with the share of GDP allocated to </w:delText>
        </w:r>
      </w:del>
      <w:ins w:id="2772" w:author="reviewer" w:date="2026-08-08T17:08:00Z">
        <w:r>
          <w:rPr>
            <w:rFonts w:ascii="Times New Roman" w:hAnsi="Times New Roman" w:cs="Times New Roman"/>
          </w:rPr>
          <w:t xml:space="preserve">has an exploratory association with </w:t>
        </w:r>
      </w:ins>
      <w:r>
        <w:rPr>
          <w:rFonts w:ascii="Times New Roman" w:hAnsi="Times New Roman" w:cs="Times New Roman"/>
        </w:rPr>
        <w:t>education</w:t>
      </w:r>
      <w:del w:id="2773" w:author="reviewer" w:date="2026-08-08T17:08:00Z">
        <w:r>
          <w:rPr>
            <w:rFonts w:ascii="Times New Roman" w:hAnsi="Times New Roman" w:cs="Times New Roman"/>
          </w:rPr>
          <w:delText xml:space="preserve">. One possible interpretation is </w:delText>
        </w:r>
      </w:del>
      <w:ins w:id="2774" w:author="reviewer" w:date="2026-08-08T17:08:00Z">
        <w:r>
          <w:rPr>
            <w:rFonts w:ascii="Times New Roman" w:hAnsi="Times New Roman" w:cs="Times New Roman"/>
          </w:rPr>
          <w:t xml:space="preserve"> spending, but </w:t>
        </w:r>
      </w:ins>
      <w:r>
        <w:rPr>
          <w:rFonts w:ascii="Times New Roman" w:hAnsi="Times New Roman" w:cs="Times New Roman"/>
        </w:rPr>
        <w:t xml:space="preserve">that </w:t>
      </w:r>
      <w:del w:id="2775" w:author="reviewer" w:date="2026-08-08T17:08:00Z">
        <w:r>
          <w:rPr>
            <w:rFonts w:ascii="Times New Roman" w:hAnsi="Times New Roman" w:cs="Times New Roman"/>
          </w:rPr>
          <w:delText xml:space="preserve">countries investing less in their own higher education systems provide students with fewer credible </w:delText>
        </w:r>
      </w:del>
      <w:ins w:id="2776" w:author="reviewer" w:date="2026-08-08T17:08:00Z">
        <w:r>
          <w:rPr>
            <w:rFonts w:ascii="Times New Roman" w:hAnsi="Times New Roman" w:cs="Times New Roman"/>
          </w:rPr>
          <w:t xml:space="preserve">result is sensitive to small samples and multiple testing. Future work should test the proposed substitution mechanism with direct measures of </w:t>
        </w:r>
      </w:ins>
      <w:r>
        <w:rPr>
          <w:rFonts w:ascii="Times New Roman" w:hAnsi="Times New Roman" w:cs="Times New Roman"/>
        </w:rPr>
        <w:t xml:space="preserve">domestic </w:t>
      </w:r>
      <w:del w:id="2777" w:author="reviewer" w:date="2026-08-08T17:08:00Z">
        <w:r>
          <w:rPr>
            <w:rFonts w:ascii="Times New Roman" w:hAnsi="Times New Roman" w:cs="Times New Roman"/>
          </w:rPr>
          <w:delText xml:space="preserve">alternatives. External study may consequently become a more persistent form of </w:delText>
        </w:r>
      </w:del>
      <w:r>
        <w:rPr>
          <w:rFonts w:ascii="Times New Roman" w:hAnsi="Times New Roman" w:cs="Times New Roman"/>
        </w:rPr>
        <w:t xml:space="preserve">educational </w:t>
      </w:r>
      <w:del w:id="2778" w:author="reviewer" w:date="2026-08-08T17:08:00Z">
        <w:r>
          <w:rPr>
            <w:rFonts w:ascii="Times New Roman" w:hAnsi="Times New Roman" w:cs="Times New Roman"/>
          </w:rPr>
          <w:delText>exit, increasing the risk that young people enter other national systems and subsequently remain there</w:delText>
        </w:r>
      </w:del>
      <w:ins w:id="2779" w:author="reviewer" w:date="2026-08-08T17:08:00Z">
        <w:r>
          <w:rPr>
            <w:rFonts w:ascii="Times New Roman" w:hAnsi="Times New Roman" w:cs="Times New Roman"/>
          </w:rPr>
          <w:t>opportunity</w:t>
        </w:r>
      </w:ins>
      <w:r>
        <w:rPr>
          <w:rFonts w:ascii="Times New Roman" w:hAnsi="Times New Roman" w:cs="Times New Roman"/>
        </w:rPr>
        <w:t>.</w:t>
      </w:r>
    </w:p>
    <w:p w14:paraId="6B9BC67E"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 xml:space="preserve">These findings open a wider research agenda concerning the effects of Brexit on higher education mobility across the European Union. One immediate question concerns what happened to the demand displaced from the United Kingdom. If these applicants did not </w:t>
      </w:r>
      <w:r>
        <w:rPr>
          <w:rFonts w:ascii="Times New Roman" w:hAnsi="Times New Roman" w:cs="Times New Roman"/>
        </w:rPr>
        <w:lastRenderedPageBreak/>
        <w:t>abandon international study and instead moved towards adjacent systems, the contraction in UK demand may have generated significant pressures elsewhere. Ireland is an especially relevant case because it remained inside the European Union while offering an English-language higher education system close to the United Kingdom. The reallocation of demand towards Ireland or similar destinations may have placed pressure on university capacity, student accommodation, staffing, and other parts of the receiving system. Establishing whether such displacement occurred, and whether the receiving systems were able to absorb it, would extend the analysis from the loss of demand in the United Kingdom to the wider European consequences of the reform.</w:t>
      </w:r>
    </w:p>
    <w:p w14:paraId="521AC842"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A second question concerns the difference between domestic and cross-border demand elasticities. Most studies of higher education demand examine decisions made within the borders of the provider country and predominantly involve domestic students. These students are more closely tied to their national institutional environment and are often protected by financial mechanisms specifically designed around the domestic tuition system. This may help explain why conventional estimates are smaller than those obtained here. International applicants face a different choice. They can substitute between national education systems, while the financial support available in their home country may not cover the heterogeneous tuition fees charged abroad. National student-support systems are generally designed for domestic education and are rarely portable across the European Union.</w:t>
      </w:r>
    </w:p>
    <w:p w14:paraId="688168D0"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The same percentage increase in tuition can therefore produce very different responses depending on the applicant’s origin and available alternatives. An increase in the price of UK higher education for a Lithuanian applicant is economically different from an equivalent increase faced by a domestic UK student. The Lithuanian applicant can redirect the application towards another European system, yet does not have access to the financial support provided to domestic UK students. The resulting elasticity reflects the tuition increase, the availability of alternative destinations, and the absence of portable financial support. The large elasticities estimated in this manuscript may therefore reveal a broader distinction between domestic and international student demand. Price responsiveness depends on the geographical scope of the choice, the alternatives available to applicants, and the institutions that allow educational finance to cross national borders.</w:t>
      </w:r>
    </w:p>
    <w:p w14:paraId="479ECF6D"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br/>
      </w:r>
    </w:p>
    <w:p w14:paraId="32885699" w14:textId="77777777" w:rsidR="002277CE" w:rsidRDefault="002277CE" w:rsidP="002277CE">
      <w:pPr>
        <w:spacing w:line="360" w:lineRule="auto"/>
        <w:rPr>
          <w:rFonts w:ascii="Times New Roman" w:hAnsi="Times New Roman" w:cs="Times New Roman"/>
        </w:rPr>
      </w:pPr>
    </w:p>
    <w:p w14:paraId="336F08CB" w14:textId="77777777" w:rsidR="005807A3" w:rsidRPr="005807A3" w:rsidRDefault="005807A3" w:rsidP="002277CE">
      <w:pPr>
        <w:spacing w:line="360" w:lineRule="auto"/>
        <w:rPr>
          <w:rFonts w:ascii="Times New Roman" w:hAnsi="Times New Roman" w:cs="Times New Roman"/>
        </w:rPr>
      </w:pPr>
    </w:p>
    <w:p w14:paraId="45B12C1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lastRenderedPageBreak/>
        <w:t>References</w:t>
      </w:r>
    </w:p>
    <w:p w14:paraId="38F527C0" w14:textId="77777777" w:rsidR="00F47729" w:rsidRPr="002277CE" w:rsidRDefault="002277CE">
      <w:pPr>
        <w:keepLines/>
        <w:spacing w:line="360" w:lineRule="auto"/>
        <w:ind w:left="720" w:hanging="720"/>
        <w:rPr>
          <w:rFonts w:ascii="Times New Roman" w:hAnsi="Times New Roman" w:cs="Times New Roman"/>
        </w:rPr>
        <w:pPrChange w:id="2780" w:author="reviewer" w:date="2026-08-08T17:08:00Z">
          <w:pPr>
            <w:spacing w:line="360" w:lineRule="auto"/>
          </w:pPr>
        </w:pPrChange>
      </w:pPr>
      <w:r>
        <w:rPr>
          <w:rFonts w:ascii="Times New Roman" w:hAnsi="Times New Roman" w:cs="Times New Roman"/>
        </w:rPr>
        <w:t xml:space="preserve">Abadie, A. (2021). Using synthetic controls: Feasibility, data requirements, and methodological aspects. Journal of Economic Literature, 59(2), 391–425. </w:t>
      </w:r>
      <w:r w:rsidR="00541C14">
        <w:fldChar w:fldCharType="begin"/>
      </w:r>
      <w:r w:rsidR="00541C14">
        <w:instrText xml:space="preserve"> HYPERLINK "https://doi.org/10.1257/jel.20191450" \h </w:instrText>
      </w:r>
      <w:r w:rsidR="00541C14">
        <w:fldChar w:fldCharType="separate"/>
      </w:r>
      <w:r>
        <w:rPr>
          <w:rStyle w:val="Hyperlink"/>
          <w:rFonts w:ascii="Times New Roman" w:hAnsi="Times New Roman" w:cs="Times New Roman"/>
        </w:rPr>
        <w:t>https://doi.org/10.1257/jel.20191450</w:t>
      </w:r>
      <w:r w:rsidR="00541C14">
        <w:rPr>
          <w:rStyle w:val="Hyperlink"/>
          <w:rFonts w:ascii="Times New Roman" w:hAnsi="Times New Roman" w:cs="Times New Roman"/>
        </w:rPr>
        <w:fldChar w:fldCharType="end"/>
      </w:r>
    </w:p>
    <w:p w14:paraId="3002CFD6" w14:textId="77777777" w:rsidR="00F47729" w:rsidRPr="002277CE" w:rsidRDefault="002277CE">
      <w:pPr>
        <w:keepLines/>
        <w:spacing w:line="360" w:lineRule="auto"/>
        <w:ind w:left="720" w:hanging="720"/>
        <w:rPr>
          <w:rFonts w:ascii="Times New Roman" w:hAnsi="Times New Roman" w:cs="Times New Roman"/>
        </w:rPr>
        <w:pPrChange w:id="2781" w:author="reviewer" w:date="2026-08-08T17:08:00Z">
          <w:pPr>
            <w:spacing w:line="360" w:lineRule="auto"/>
          </w:pPr>
        </w:pPrChange>
      </w:pPr>
      <w:r>
        <w:rPr>
          <w:rFonts w:ascii="Times New Roman" w:hAnsi="Times New Roman" w:cs="Times New Roman"/>
        </w:rPr>
        <w:t xml:space="preserve">Arel-Bundock, V. (2022). WDI: World Development Indicators and other World Bank data (R package version 2.7.8) [Computer software]. </w:t>
      </w:r>
      <w:r w:rsidR="00072A05">
        <w:fldChar w:fldCharType="begin"/>
      </w:r>
      <w:r w:rsidR="00072A05">
        <w:instrText xml:space="preserve"> HYPERLINK "https://CRAN.R-project.org/package=WDI" \h </w:instrText>
      </w:r>
      <w:r w:rsidR="00072A05">
        <w:fldChar w:fldCharType="separate"/>
      </w:r>
      <w:r>
        <w:rPr>
          <w:rStyle w:val="Hyperlink"/>
          <w:rFonts w:ascii="Times New Roman" w:hAnsi="Times New Roman" w:cs="Times New Roman"/>
        </w:rPr>
        <w:t>https://CRAN.R-project.org/package=WDI</w:t>
      </w:r>
      <w:r w:rsidR="00072A05">
        <w:rPr>
          <w:rStyle w:val="Hyperlink"/>
          <w:rFonts w:ascii="Times New Roman" w:hAnsi="Times New Roman" w:cs="Times New Roman"/>
        </w:rPr>
        <w:fldChar w:fldCharType="end"/>
      </w:r>
    </w:p>
    <w:p w14:paraId="76EC0B79" w14:textId="77777777" w:rsidR="00F47729" w:rsidRPr="002277CE" w:rsidRDefault="002277CE">
      <w:pPr>
        <w:keepLines/>
        <w:spacing w:line="360" w:lineRule="auto"/>
        <w:ind w:left="720" w:hanging="720"/>
        <w:rPr>
          <w:rFonts w:ascii="Times New Roman" w:hAnsi="Times New Roman" w:cs="Times New Roman"/>
        </w:rPr>
        <w:pPrChange w:id="2782" w:author="reviewer" w:date="2026-08-08T17:08:00Z">
          <w:pPr>
            <w:spacing w:line="360" w:lineRule="auto"/>
          </w:pPr>
        </w:pPrChange>
      </w:pPr>
      <w:r>
        <w:rPr>
          <w:rFonts w:ascii="Times New Roman" w:hAnsi="Times New Roman" w:cs="Times New Roman"/>
        </w:rPr>
        <w:t xml:space="preserve">Arel-Bundock, V., Enevoldsen, N., &amp; </w:t>
      </w:r>
      <w:proofErr w:type="spellStart"/>
      <w:r>
        <w:rPr>
          <w:rFonts w:ascii="Times New Roman" w:hAnsi="Times New Roman" w:cs="Times New Roman"/>
        </w:rPr>
        <w:t>Yetman</w:t>
      </w:r>
      <w:proofErr w:type="spellEnd"/>
      <w:r>
        <w:rPr>
          <w:rFonts w:ascii="Times New Roman" w:hAnsi="Times New Roman" w:cs="Times New Roman"/>
        </w:rPr>
        <w:t xml:space="preserve">, C. J. (2018). </w:t>
      </w:r>
      <w:proofErr w:type="spellStart"/>
      <w:r>
        <w:rPr>
          <w:rFonts w:ascii="Times New Roman" w:hAnsi="Times New Roman" w:cs="Times New Roman"/>
        </w:rPr>
        <w:t>countrycode</w:t>
      </w:r>
      <w:proofErr w:type="spellEnd"/>
      <w:r>
        <w:rPr>
          <w:rFonts w:ascii="Times New Roman" w:hAnsi="Times New Roman" w:cs="Times New Roman"/>
        </w:rPr>
        <w:t xml:space="preserve">: An R package to convert country names and country codes. </w:t>
      </w:r>
      <w:r>
        <w:rPr>
          <w:rFonts w:ascii="Times New Roman" w:hAnsi="Times New Roman" w:cs="Times New Roman"/>
          <w:i/>
          <w:iCs/>
        </w:rPr>
        <w:t>Journal of Open Source Software</w:t>
      </w:r>
      <w:r>
        <w:rPr>
          <w:rFonts w:ascii="Times New Roman" w:hAnsi="Times New Roman" w:cs="Times New Roman"/>
        </w:rPr>
        <w:t xml:space="preserve">, 3(28), 848. </w:t>
      </w:r>
      <w:r w:rsidR="00072A05">
        <w:fldChar w:fldCharType="begin"/>
      </w:r>
      <w:r w:rsidR="00072A05">
        <w:instrText xml:space="preserve"> HYPERLINK "https://doi.org/10.21105/joss.00848" \h </w:instrText>
      </w:r>
      <w:r w:rsidR="00072A05">
        <w:fldChar w:fldCharType="separate"/>
      </w:r>
      <w:r>
        <w:rPr>
          <w:rStyle w:val="Hyperlink"/>
          <w:rFonts w:ascii="Times New Roman" w:hAnsi="Times New Roman" w:cs="Times New Roman"/>
        </w:rPr>
        <w:t>https://doi.org/10.21105/joss.00848</w:t>
      </w:r>
      <w:r w:rsidR="00072A05">
        <w:rPr>
          <w:rStyle w:val="Hyperlink"/>
          <w:rFonts w:ascii="Times New Roman" w:hAnsi="Times New Roman" w:cs="Times New Roman"/>
        </w:rPr>
        <w:fldChar w:fldCharType="end"/>
      </w:r>
    </w:p>
    <w:p w14:paraId="58810CC7" w14:textId="77777777" w:rsidR="00F47729" w:rsidRPr="002277CE" w:rsidRDefault="002277CE">
      <w:pPr>
        <w:keepLines/>
        <w:spacing w:line="360" w:lineRule="auto"/>
        <w:ind w:left="720" w:hanging="720"/>
        <w:rPr>
          <w:rFonts w:ascii="Times New Roman" w:hAnsi="Times New Roman" w:cs="Times New Roman"/>
        </w:rPr>
        <w:pPrChange w:id="2783" w:author="reviewer" w:date="2026-08-08T17:08:00Z">
          <w:pPr>
            <w:spacing w:line="360" w:lineRule="auto"/>
          </w:pPr>
        </w:pPrChange>
      </w:pPr>
      <w:r>
        <w:rPr>
          <w:rFonts w:ascii="Times New Roman" w:hAnsi="Times New Roman" w:cs="Times New Roman"/>
        </w:rPr>
        <w:t xml:space="preserve">Arkhangelsky, D., Athey, S., Hirshberg, D. A., </w:t>
      </w:r>
      <w:proofErr w:type="spellStart"/>
      <w:r>
        <w:rPr>
          <w:rFonts w:ascii="Times New Roman" w:hAnsi="Times New Roman" w:cs="Times New Roman"/>
        </w:rPr>
        <w:t>Imbens</w:t>
      </w:r>
      <w:proofErr w:type="spellEnd"/>
      <w:r>
        <w:rPr>
          <w:rFonts w:ascii="Times New Roman" w:hAnsi="Times New Roman" w:cs="Times New Roman"/>
        </w:rPr>
        <w:t xml:space="preserve">, G. W., &amp; Wager, S. (2021). Synthetic difference-in-differences. </w:t>
      </w:r>
      <w:r>
        <w:rPr>
          <w:rFonts w:ascii="Times New Roman" w:hAnsi="Times New Roman" w:cs="Times New Roman"/>
          <w:i/>
          <w:iCs/>
        </w:rPr>
        <w:t>American Economic Review, 111</w:t>
      </w:r>
      <w:r>
        <w:rPr>
          <w:rFonts w:ascii="Times New Roman" w:hAnsi="Times New Roman" w:cs="Times New Roman"/>
        </w:rPr>
        <w:t xml:space="preserve">(12), 4088–4118. </w:t>
      </w:r>
      <w:r w:rsidR="00072A05">
        <w:fldChar w:fldCharType="begin"/>
      </w:r>
      <w:r w:rsidR="00072A05">
        <w:instrText xml:space="preserve"> HYPERLINK "https://doi.org/10.1257/aer.20190159" \h </w:instrText>
      </w:r>
      <w:r w:rsidR="00072A05">
        <w:fldChar w:fldCharType="separate"/>
      </w:r>
      <w:r>
        <w:rPr>
          <w:rStyle w:val="Hyperlink"/>
          <w:rFonts w:ascii="Times New Roman" w:hAnsi="Times New Roman" w:cs="Times New Roman"/>
        </w:rPr>
        <w:t>https://doi.org/10.1257/aer.20190159</w:t>
      </w:r>
      <w:r w:rsidR="00072A05">
        <w:rPr>
          <w:rStyle w:val="Hyperlink"/>
          <w:rFonts w:ascii="Times New Roman" w:hAnsi="Times New Roman" w:cs="Times New Roman"/>
        </w:rPr>
        <w:fldChar w:fldCharType="end"/>
      </w:r>
    </w:p>
    <w:p w14:paraId="69D416D1" w14:textId="77777777" w:rsidR="00F47729" w:rsidRPr="002277CE" w:rsidRDefault="002277CE">
      <w:pPr>
        <w:keepLines/>
        <w:spacing w:line="360" w:lineRule="auto"/>
        <w:ind w:left="720" w:hanging="720"/>
        <w:rPr>
          <w:rFonts w:ascii="Times New Roman" w:hAnsi="Times New Roman" w:cs="Times New Roman"/>
        </w:rPr>
        <w:pPrChange w:id="2784" w:author="reviewer" w:date="2026-08-08T17:08:00Z">
          <w:pPr>
            <w:spacing w:line="360" w:lineRule="auto"/>
          </w:pPr>
        </w:pPrChange>
      </w:pPr>
      <w:r>
        <w:rPr>
          <w:rFonts w:ascii="Times New Roman" w:hAnsi="Times New Roman"/>
        </w:rPr>
        <w:t xml:space="preserve">Brown, R. (2011). </w:t>
      </w:r>
      <w:r>
        <w:rPr>
          <w:rFonts w:ascii="Times New Roman" w:hAnsi="Times New Roman"/>
          <w:i/>
          <w:rPrChange w:id="2785" w:author="reviewer" w:date="2026-08-08T17:08:00Z">
            <w:rPr>
              <w:rFonts w:ascii="Times New Roman" w:hAnsi="Times New Roman"/>
            </w:rPr>
          </w:rPrChange>
        </w:rPr>
        <w:t>After Browne: The new competitive regime for English higher education</w:t>
      </w:r>
      <w:r>
        <w:rPr>
          <w:rFonts w:ascii="Times New Roman" w:hAnsi="Times New Roman"/>
        </w:rPr>
        <w:t xml:space="preserve"> (CSHE Research &amp; Occasional Paper Series No. CSHE.</w:t>
      </w:r>
      <w:del w:id="2786" w:author="reviewer" w:date="2026-08-08T17:08:00Z">
        <w:r>
          <w:rPr>
            <w:rFonts w:ascii="Times New Roman" w:hAnsi="Times New Roman" w:cs="Times New Roman"/>
          </w:rPr>
          <w:delText>5.10</w:delText>
        </w:r>
      </w:del>
      <w:ins w:id="2787" w:author="reviewer" w:date="2026-08-08T17:08:00Z">
        <w:r>
          <w:rPr>
            <w:rFonts w:ascii="Times New Roman" w:hAnsi="Times New Roman"/>
          </w:rPr>
          <w:t>7.11</w:t>
        </w:r>
      </w:ins>
      <w:r>
        <w:rPr>
          <w:rFonts w:ascii="Times New Roman" w:hAnsi="Times New Roman"/>
        </w:rPr>
        <w:t xml:space="preserve">). Center for Studies in Higher Education, University of California, Berkeley. </w:t>
      </w:r>
      <w:r w:rsidR="00072A05">
        <w:fldChar w:fldCharType="begin"/>
      </w:r>
      <w:r w:rsidR="00072A05">
        <w:instrText xml:space="preserve"> HYPERLINK "https://escholarship.org/uc/item/9569q5n5" \h </w:instrText>
      </w:r>
      <w:r w:rsidR="00072A05">
        <w:fldChar w:fldCharType="separate"/>
      </w:r>
      <w:r>
        <w:rPr>
          <w:rStyle w:val="Hyperlink"/>
          <w:rFonts w:ascii="Times New Roman" w:hAnsi="Times New Roman"/>
        </w:rPr>
        <w:t>https://escholarship.org/uc/item/9569q5n5</w:t>
      </w:r>
      <w:r w:rsidR="00072A05">
        <w:rPr>
          <w:rStyle w:val="Hyperlink"/>
          <w:rFonts w:ascii="Times New Roman" w:hAnsi="Times New Roman"/>
        </w:rPr>
        <w:fldChar w:fldCharType="end"/>
      </w:r>
    </w:p>
    <w:p w14:paraId="087C38AE" w14:textId="77777777" w:rsidR="00F47729" w:rsidRPr="002277CE" w:rsidRDefault="002277CE">
      <w:pPr>
        <w:keepLines/>
        <w:spacing w:line="360" w:lineRule="auto"/>
        <w:ind w:left="720" w:hanging="720"/>
        <w:rPr>
          <w:rFonts w:ascii="Times New Roman" w:hAnsi="Times New Roman" w:cs="Times New Roman"/>
        </w:rPr>
        <w:pPrChange w:id="2788" w:author="reviewer" w:date="2026-08-08T17:08:00Z">
          <w:pPr>
            <w:spacing w:line="360" w:lineRule="auto"/>
          </w:pPr>
        </w:pPrChange>
      </w:pPr>
      <w:r>
        <w:rPr>
          <w:rFonts w:ascii="Times New Roman" w:hAnsi="Times New Roman" w:cs="Times New Roman"/>
        </w:rPr>
        <w:t xml:space="preserve">Calhoun, C. (2017). Populism, nationalism and Brexit. In W. Outhwaite (Ed.), </w:t>
      </w:r>
      <w:r>
        <w:rPr>
          <w:rFonts w:ascii="Times New Roman" w:hAnsi="Times New Roman" w:cs="Times New Roman"/>
          <w:i/>
          <w:iCs/>
        </w:rPr>
        <w:t>Brexit: Sociological responses</w:t>
      </w:r>
      <w:r>
        <w:rPr>
          <w:rFonts w:ascii="Times New Roman" w:hAnsi="Times New Roman" w:cs="Times New Roman"/>
        </w:rPr>
        <w:t xml:space="preserve"> (pp. 57–76). Anthem Press. </w:t>
      </w:r>
      <w:del w:id="2789"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"https://calhoun.faculty.asu.edu/sites/g/files/litvpz3321/files/publications/articles/populism_brexit.pdf" \h </w:instrText>
      </w:r>
      <w:r w:rsidR="00072A05">
        <w:fldChar w:fldCharType="separate"/>
      </w:r>
      <w:r>
        <w:rPr>
          <w:rStyle w:val="Hyperlink"/>
          <w:rFonts w:ascii="Times New Roman" w:hAnsi="Times New Roman" w:cs="Times New Roman"/>
        </w:rPr>
        <w:t>https://calhoun.faculty.asu.edu/sites/g/files/litvpz3321/files/publications/articles/populism_brexit.pdf</w:t>
      </w:r>
      <w:r w:rsidR="00072A05">
        <w:rPr>
          <w:rStyle w:val="Hyperlink"/>
          <w:rFonts w:ascii="Times New Roman" w:hAnsi="Times New Roman" w:cs="Times New Roman"/>
        </w:rPr>
        <w:fldChar w:fldCharType="end"/>
      </w:r>
    </w:p>
    <w:p w14:paraId="20971C24" w14:textId="77777777" w:rsidR="00F47729" w:rsidRPr="002277CE" w:rsidRDefault="002277CE">
      <w:pPr>
        <w:keepLines/>
        <w:spacing w:line="360" w:lineRule="auto"/>
        <w:ind w:left="720" w:hanging="720"/>
        <w:rPr>
          <w:rFonts w:ascii="Times New Roman" w:hAnsi="Times New Roman" w:cs="Times New Roman"/>
        </w:rPr>
        <w:pPrChange w:id="2790" w:author="reviewer" w:date="2026-08-08T17:08:00Z">
          <w:pPr>
            <w:spacing w:line="360" w:lineRule="auto"/>
          </w:pPr>
        </w:pPrChange>
      </w:pPr>
      <w:r>
        <w:rPr>
          <w:rFonts w:ascii="Times New Roman" w:hAnsi="Times New Roman" w:cs="Times New Roman"/>
        </w:rPr>
        <w:t xml:space="preserve">Campbell, R., &amp; Siegel, B. (1967). The demand for higher education in the United States, 1919–1964. </w:t>
      </w:r>
      <w:r>
        <w:rPr>
          <w:rFonts w:ascii="Times New Roman" w:hAnsi="Times New Roman" w:cs="Times New Roman"/>
          <w:i/>
          <w:iCs/>
        </w:rPr>
        <w:t>American Economic Review</w:t>
      </w:r>
      <w:r>
        <w:rPr>
          <w:rFonts w:ascii="Times New Roman" w:hAnsi="Times New Roman" w:cs="Times New Roman"/>
        </w:rPr>
        <w:t xml:space="preserve">, 57(3), 482–494. </w:t>
      </w:r>
      <w:del w:id="2791"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"https://www.jstor.org/stable/1812115" \h </w:instrText>
      </w:r>
      <w:r w:rsidR="00072A05">
        <w:fldChar w:fldCharType="separate"/>
      </w:r>
      <w:r>
        <w:rPr>
          <w:rStyle w:val="Hyperlink"/>
          <w:rFonts w:ascii="Times New Roman" w:hAnsi="Times New Roman" w:cs="Times New Roman"/>
        </w:rPr>
        <w:t>https://www.jstor.org/stable/1812115</w:t>
      </w:r>
      <w:r w:rsidR="00072A05">
        <w:rPr>
          <w:rStyle w:val="Hyperlink"/>
          <w:rFonts w:ascii="Times New Roman" w:hAnsi="Times New Roman" w:cs="Times New Roman"/>
        </w:rPr>
        <w:fldChar w:fldCharType="end"/>
      </w:r>
    </w:p>
    <w:p w14:paraId="601F5C01" w14:textId="77777777" w:rsidR="00F47729" w:rsidRPr="002277CE" w:rsidRDefault="002277CE">
      <w:pPr>
        <w:keepLines/>
        <w:spacing w:line="360" w:lineRule="auto"/>
        <w:ind w:left="720" w:hanging="720"/>
        <w:rPr>
          <w:rFonts w:ascii="Times New Roman" w:hAnsi="Times New Roman" w:cs="Times New Roman"/>
        </w:rPr>
        <w:pPrChange w:id="2792" w:author="reviewer" w:date="2026-08-08T17:08:00Z">
          <w:pPr>
            <w:spacing w:line="360" w:lineRule="auto"/>
          </w:pPr>
        </w:pPrChange>
      </w:pPr>
      <w:r>
        <w:rPr>
          <w:rFonts w:ascii="Times New Roman" w:hAnsi="Times New Roman" w:cs="Times New Roman"/>
        </w:rPr>
        <w:t xml:space="preserve">Clifton-Sprigg, J., Homburg, I., Huyghe, A., &amp; Vujić, S. (2025). </w:t>
      </w:r>
      <w:r>
        <w:rPr>
          <w:rFonts w:ascii="Times New Roman" w:hAnsi="Times New Roman" w:cs="Times New Roman"/>
          <w:i/>
          <w:iCs/>
        </w:rPr>
        <w:t>International student migration: Did Brexit close the door to EU students?</w:t>
      </w:r>
      <w:r>
        <w:rPr>
          <w:rFonts w:ascii="Times New Roman" w:hAnsi="Times New Roman" w:cs="Times New Roman"/>
        </w:rPr>
        <w:t xml:space="preserve"> (IZA Discussion Paper No. 18178). IZA Institute of Labor Economics. </w:t>
      </w:r>
      <w:del w:id="2793"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"https://www.iza.org/publications/dp/18178/international-student-migration-did-brexit-close-the-door-to-eu-students" \h </w:instrText>
      </w:r>
      <w:r w:rsidR="00072A05">
        <w:fldChar w:fldCharType="separate"/>
      </w:r>
      <w:r>
        <w:rPr>
          <w:rStyle w:val="Hyperlink"/>
          <w:rFonts w:ascii="Times New Roman" w:hAnsi="Times New Roman" w:cs="Times New Roman"/>
        </w:rPr>
        <w:t>https://www.iza.org/publications/dp/18178/international-student-migration-did-brexit-close-the-door-to-eu-students</w:t>
      </w:r>
      <w:r w:rsidR="00072A05">
        <w:rPr>
          <w:rStyle w:val="Hyperlink"/>
          <w:rFonts w:ascii="Times New Roman" w:hAnsi="Times New Roman" w:cs="Times New Roman"/>
        </w:rPr>
        <w:fldChar w:fldCharType="end"/>
      </w:r>
    </w:p>
    <w:p w14:paraId="2E1984C8" w14:textId="77777777" w:rsidR="00F47729" w:rsidRPr="002277CE" w:rsidRDefault="002277CE">
      <w:pPr>
        <w:keepLines/>
        <w:spacing w:line="360" w:lineRule="auto"/>
        <w:ind w:left="720" w:hanging="720"/>
        <w:rPr>
          <w:rFonts w:ascii="Times New Roman" w:hAnsi="Times New Roman" w:cs="Times New Roman"/>
        </w:rPr>
        <w:pPrChange w:id="2794" w:author="reviewer" w:date="2026-08-08T17:08:00Z">
          <w:pPr>
            <w:spacing w:line="360" w:lineRule="auto"/>
          </w:pPr>
        </w:pPrChange>
      </w:pPr>
      <w:r>
        <w:rPr>
          <w:rFonts w:ascii="Times New Roman" w:hAnsi="Times New Roman" w:cs="Times New Roman"/>
        </w:rPr>
        <w:t xml:space="preserve">Conlon, G., Lader, R., </w:t>
      </w:r>
      <w:proofErr w:type="spellStart"/>
      <w:r>
        <w:rPr>
          <w:rFonts w:ascii="Times New Roman" w:hAnsi="Times New Roman" w:cs="Times New Roman"/>
        </w:rPr>
        <w:t>Halterbeck</w:t>
      </w:r>
      <w:proofErr w:type="spellEnd"/>
      <w:r>
        <w:rPr>
          <w:rFonts w:ascii="Times New Roman" w:hAnsi="Times New Roman" w:cs="Times New Roman"/>
        </w:rPr>
        <w:t xml:space="preserve">, M., &amp; Hedges, S. (2021). EU exit: Estimating the impact on UK higher education (Research Report No. DFE-RR1093). Department for Education. </w:t>
      </w:r>
      <w:r w:rsidR="00541C14">
        <w:fldChar w:fldCharType="begin"/>
      </w:r>
      <w:r w:rsidR="00541C14">
        <w:instrText xml:space="preserve"> HYPERLINK "https://assets.publishing.service.gov.uk/government/uploads/system/uploads/attachment_data/file/958998/EU_exit_estimating_the_impact_on_UK_higher_education.pdf" \h </w:instrText>
      </w:r>
      <w:r w:rsidR="00541C14">
        <w:fldChar w:fldCharType="separate"/>
      </w:r>
      <w:r>
        <w:rPr>
          <w:rStyle w:val="Hyperlink"/>
          <w:rFonts w:ascii="Times New Roman" w:hAnsi="Times New Roman" w:cs="Times New Roman"/>
        </w:rPr>
        <w:t>https://assets.publishing.service.gov.uk/government/uploads/system/uploads/attachment_data/file/958998/EU_exit_estimating_the_impact_on_UK_higher_education.pdf</w:t>
      </w:r>
      <w:r w:rsidR="00541C14">
        <w:rPr>
          <w:rStyle w:val="Hyperlink"/>
          <w:rFonts w:ascii="Times New Roman" w:hAnsi="Times New Roman" w:cs="Times New Roman"/>
        </w:rPr>
        <w:fldChar w:fldCharType="end"/>
      </w:r>
    </w:p>
    <w:p w14:paraId="2407AE25" w14:textId="77777777" w:rsidR="00F47729" w:rsidRPr="002277CE" w:rsidRDefault="002277CE">
      <w:pPr>
        <w:keepLines/>
        <w:spacing w:line="360" w:lineRule="auto"/>
        <w:ind w:left="720" w:hanging="720"/>
        <w:rPr>
          <w:rFonts w:ascii="Times New Roman" w:hAnsi="Times New Roman" w:cs="Times New Roman"/>
        </w:rPr>
        <w:pPrChange w:id="2795" w:author="reviewer" w:date="2026-08-08T17:08:00Z">
          <w:pPr>
            <w:spacing w:line="360" w:lineRule="auto"/>
          </w:pPr>
        </w:pPrChange>
      </w:pPr>
      <w:r>
        <w:rPr>
          <w:rFonts w:ascii="Times New Roman" w:hAnsi="Times New Roman" w:cs="Times New Roman"/>
        </w:rPr>
        <w:lastRenderedPageBreak/>
        <w:t xml:space="preserve">Crawford, C., Maris, R., Petit, F., &amp; Wyness, G. (2025). Degrees of demand: Price elasticity in higher education (CEPEO Working Paper Series No. 25-13). UCL Centre for Education Policy and </w:t>
      </w:r>
      <w:proofErr w:type="spellStart"/>
      <w:r>
        <w:rPr>
          <w:rFonts w:ascii="Times New Roman" w:hAnsi="Times New Roman" w:cs="Times New Roman"/>
        </w:rPr>
        <w:t>Equalising</w:t>
      </w:r>
      <w:proofErr w:type="spellEnd"/>
      <w:r>
        <w:rPr>
          <w:rFonts w:ascii="Times New Roman" w:hAnsi="Times New Roman" w:cs="Times New Roman"/>
        </w:rPr>
        <w:t xml:space="preserve"> Opportunities. https://ideas.repec.org/p/ucl/cepeow/25-13.html</w:t>
      </w:r>
    </w:p>
    <w:p w14:paraId="55B091D7" w14:textId="77777777" w:rsidR="00F47729" w:rsidRPr="002277CE" w:rsidRDefault="002277CE">
      <w:pPr>
        <w:keepLines/>
        <w:spacing w:line="360" w:lineRule="auto"/>
        <w:ind w:left="720" w:hanging="720"/>
        <w:rPr>
          <w:rFonts w:ascii="Times New Roman" w:hAnsi="Times New Roman" w:cs="Times New Roman"/>
        </w:rPr>
        <w:pPrChange w:id="2796" w:author="reviewer" w:date="2026-08-08T17:08:00Z">
          <w:pPr>
            <w:spacing w:line="360" w:lineRule="auto"/>
          </w:pPr>
        </w:pPrChange>
      </w:pPr>
      <w:proofErr w:type="spellStart"/>
      <w:r>
        <w:rPr>
          <w:rFonts w:ascii="Times New Roman" w:hAnsi="Times New Roman" w:cs="Times New Roman"/>
        </w:rPr>
        <w:t>Cuibus</w:t>
      </w:r>
      <w:proofErr w:type="spellEnd"/>
      <w:r>
        <w:rPr>
          <w:rFonts w:ascii="Times New Roman" w:hAnsi="Times New Roman" w:cs="Times New Roman"/>
        </w:rPr>
        <w:t xml:space="preserve">, M., Walsh, P. W., &amp; Němeček, F. (2025). Student migration to the UK. The </w:t>
      </w:r>
      <w:del w:id="2797" w:author="reviewer" w:date="2026-08-08T17:08:00Z">
        <w:r>
          <w:rPr>
            <w:rFonts w:ascii="Times New Roman" w:hAnsi="Times New Roman" w:cs="Times New Roman"/>
          </w:rPr>
          <w:delText>migration</w:delText>
        </w:r>
      </w:del>
      <w:ins w:id="2798" w:author="reviewer" w:date="2026-08-08T17:08:00Z">
        <w:r>
          <w:rPr>
            <w:rFonts w:ascii="Times New Roman" w:hAnsi="Times New Roman" w:cs="Times New Roman"/>
          </w:rPr>
          <w:t>Migration</w:t>
        </w:r>
      </w:ins>
      <w:r>
        <w:rPr>
          <w:rFonts w:ascii="Times New Roman" w:hAnsi="Times New Roman" w:cs="Times New Roman"/>
        </w:rPr>
        <w:t xml:space="preserve"> Observatory, COMPAS, University of Oxford. </w:t>
      </w:r>
      <w:del w:id="2799" w:author="reviewer" w:date="2026-08-08T17:08:00Z">
        <w:r w:rsidR="00072A05">
          <w:fldChar w:fldCharType="begin"/>
        </w:r>
        <w:r w:rsidR="00072A05">
          <w:delInstrText xml:space="preserve"> HYPERLINK "https://migrationobservatory.ox.ac.uk/resources/briefings/student-migration-to-the-uk/" \h </w:delInstrText>
        </w:r>
        <w:r w:rsidR="00072A05">
          <w:fldChar w:fldCharType="separate"/>
        </w:r>
        <w:r>
          <w:rPr>
            <w:rStyle w:val="Hyperlink"/>
            <w:rFonts w:ascii="Times New Roman" w:hAnsi="Times New Roman" w:cs="Times New Roman"/>
          </w:rPr>
          <w:delText>https://migrationobservatory.ox.ac.uk/resources/briefings/student-migration-to-the-uk/</w:delText>
        </w:r>
        <w:r w:rsidR="00072A05">
          <w:rPr>
            <w:rStyle w:val="Hyperlink"/>
            <w:rFonts w:ascii="Times New Roman" w:hAnsi="Times New Roman" w:cs="Times New Roman"/>
          </w:rPr>
          <w:fldChar w:fldCharType="end"/>
        </w:r>
      </w:del>
      <w:ins w:id="2800" w:author="reviewer" w:date="2026-08-08T17:08:00Z">
        <w:r>
          <w:rPr>
            <w:rFonts w:ascii="Times New Roman" w:hAnsi="Times New Roman" w:cs="Times New Roman"/>
          </w:rPr>
          <w:t>https://migrationobservatory.ox.ac.uk/resources/briefings/student-migration-to-the-uk/</w:t>
        </w:r>
      </w:ins>
    </w:p>
    <w:p w14:paraId="71D7BB1F" w14:textId="77777777" w:rsidR="00F47729" w:rsidRPr="002277CE" w:rsidRDefault="002277CE">
      <w:pPr>
        <w:keepLines/>
        <w:spacing w:line="360" w:lineRule="auto"/>
        <w:ind w:left="720" w:hanging="720"/>
        <w:rPr>
          <w:rFonts w:ascii="Times New Roman" w:hAnsi="Times New Roman" w:cs="Times New Roman"/>
        </w:rPr>
        <w:pPrChange w:id="2801" w:author="reviewer" w:date="2026-08-08T17:08:00Z">
          <w:pPr>
            <w:spacing w:line="360" w:lineRule="auto"/>
          </w:pPr>
        </w:pPrChange>
      </w:pPr>
      <w:r>
        <w:rPr>
          <w:rFonts w:ascii="Times New Roman" w:hAnsi="Times New Roman" w:cs="Times New Roman"/>
        </w:rPr>
        <w:t xml:space="preserve">Driscoll, J. C., &amp; Kraay, A. C. (1998). Consistent covariance matrix estimation with spatially dependent panel data. </w:t>
      </w:r>
      <w:r>
        <w:rPr>
          <w:rFonts w:ascii="Times New Roman" w:hAnsi="Times New Roman" w:cs="Times New Roman"/>
          <w:i/>
          <w:iCs/>
        </w:rPr>
        <w:t>Review of Economics and Statistics</w:t>
      </w:r>
      <w:r>
        <w:rPr>
          <w:rFonts w:ascii="Times New Roman" w:hAnsi="Times New Roman" w:cs="Times New Roman"/>
        </w:rPr>
        <w:t xml:space="preserve">, 80(4), 549–560. </w:t>
      </w:r>
      <w:r w:rsidR="00072A05">
        <w:fldChar w:fldCharType="begin"/>
      </w:r>
      <w:r w:rsidR="00072A05">
        <w:instrText xml:space="preserve"> HYPERLINK "https://doi.org/10.1162/003465398557825" \h </w:instrText>
      </w:r>
      <w:r w:rsidR="00072A05">
        <w:fldChar w:fldCharType="separate"/>
      </w:r>
      <w:r>
        <w:rPr>
          <w:rStyle w:val="Hyperlink"/>
          <w:rFonts w:ascii="Times New Roman" w:hAnsi="Times New Roman" w:cs="Times New Roman"/>
        </w:rPr>
        <w:t>https://doi.org/10.1162/003465398557825</w:t>
      </w:r>
      <w:r w:rsidR="00072A05">
        <w:rPr>
          <w:rStyle w:val="Hyperlink"/>
          <w:rFonts w:ascii="Times New Roman" w:hAnsi="Times New Roman" w:cs="Times New Roman"/>
        </w:rPr>
        <w:fldChar w:fldCharType="end"/>
      </w:r>
    </w:p>
    <w:p w14:paraId="7C32822E" w14:textId="77777777" w:rsidR="00F47729" w:rsidRPr="002277CE" w:rsidRDefault="002277CE">
      <w:pPr>
        <w:keepLines/>
        <w:spacing w:line="360" w:lineRule="auto"/>
        <w:ind w:left="720" w:hanging="720"/>
        <w:rPr>
          <w:rFonts w:ascii="Times New Roman" w:hAnsi="Times New Roman" w:cs="Times New Roman"/>
        </w:rPr>
        <w:pPrChange w:id="2802" w:author="reviewer" w:date="2026-08-08T17:08:00Z">
          <w:pPr>
            <w:spacing w:line="360" w:lineRule="auto"/>
          </w:pPr>
        </w:pPrChange>
      </w:pPr>
      <w:r>
        <w:rPr>
          <w:rFonts w:ascii="Times New Roman" w:hAnsi="Times New Roman" w:cs="Times New Roman"/>
        </w:rPr>
        <w:t xml:space="preserve">Dwenger, N., Storck, J., &amp; </w:t>
      </w:r>
      <w:proofErr w:type="spellStart"/>
      <w:r>
        <w:rPr>
          <w:rFonts w:ascii="Times New Roman" w:hAnsi="Times New Roman" w:cs="Times New Roman"/>
        </w:rPr>
        <w:t>Wrohlich</w:t>
      </w:r>
      <w:proofErr w:type="spellEnd"/>
      <w:r>
        <w:rPr>
          <w:rFonts w:ascii="Times New Roman" w:hAnsi="Times New Roman" w:cs="Times New Roman"/>
        </w:rPr>
        <w:t xml:space="preserve">, K. (2012). Do tuition fees affect the mobility of university applicants? Evidence from a natural experiment. </w:t>
      </w:r>
      <w:r>
        <w:rPr>
          <w:rFonts w:ascii="Times New Roman" w:hAnsi="Times New Roman" w:cs="Times New Roman"/>
          <w:i/>
          <w:iCs/>
        </w:rPr>
        <w:t>Economics of Education Review</w:t>
      </w:r>
      <w:r>
        <w:rPr>
          <w:rFonts w:ascii="Times New Roman" w:hAnsi="Times New Roman" w:cs="Times New Roman"/>
        </w:rPr>
        <w:t xml:space="preserve">, 31(1), 155–167. </w:t>
      </w:r>
      <w:r w:rsidR="00072A05">
        <w:fldChar w:fldCharType="begin"/>
      </w:r>
      <w:r w:rsidR="00072A05">
        <w:instrText xml:space="preserve"> HYPERLINK "https://doi.org/10.1016/j.econedurev.2011.10.004" \h </w:instrText>
      </w:r>
      <w:r w:rsidR="00072A05">
        <w:fldChar w:fldCharType="separate"/>
      </w:r>
      <w:r>
        <w:rPr>
          <w:rStyle w:val="Hyperlink"/>
          <w:rFonts w:ascii="Times New Roman" w:hAnsi="Times New Roman" w:cs="Times New Roman"/>
        </w:rPr>
        <w:t>https://doi.org/10.1016/j.econedurev.2011.10.004</w:t>
      </w:r>
      <w:r w:rsidR="00072A05">
        <w:rPr>
          <w:rStyle w:val="Hyperlink"/>
          <w:rFonts w:ascii="Times New Roman" w:hAnsi="Times New Roman" w:cs="Times New Roman"/>
        </w:rPr>
        <w:fldChar w:fldCharType="end"/>
      </w:r>
    </w:p>
    <w:p w14:paraId="38B90A89" w14:textId="77777777" w:rsidR="00F47729" w:rsidRPr="002277CE" w:rsidRDefault="002277CE">
      <w:pPr>
        <w:keepLines/>
        <w:spacing w:line="360" w:lineRule="auto"/>
        <w:ind w:left="720" w:hanging="720"/>
        <w:rPr>
          <w:rFonts w:ascii="Times New Roman" w:hAnsi="Times New Roman" w:cs="Times New Roman"/>
        </w:rPr>
        <w:pPrChange w:id="2803" w:author="reviewer" w:date="2026-08-08T17:08:00Z">
          <w:pPr>
            <w:spacing w:line="360" w:lineRule="auto"/>
          </w:pPr>
        </w:pPrChange>
      </w:pPr>
      <w:r>
        <w:rPr>
          <w:rFonts w:ascii="Times New Roman" w:hAnsi="Times New Roman" w:cs="Times New Roman"/>
        </w:rPr>
        <w:t>European Central Bank. (2021, July 8). ECB’s Governing Council approves its new monetary policy strategy. </w:t>
      </w:r>
      <w:r w:rsidR="00541C14">
        <w:fldChar w:fldCharType="begin"/>
      </w:r>
      <w:r w:rsidR="00541C14">
        <w:instrText xml:space="preserve"> HYPERLINK "https://www.ecb.europa.eu/press/pr/date/2021/html/ecb.pr210708~dc78cc4b0d.en.html" \h </w:instrText>
      </w:r>
      <w:r w:rsidR="00541C14">
        <w:fldChar w:fldCharType="separate"/>
      </w:r>
      <w:r>
        <w:rPr>
          <w:rStyle w:val="Hyperlink"/>
          <w:rFonts w:ascii="Times New Roman" w:hAnsi="Times New Roman" w:cs="Times New Roman"/>
        </w:rPr>
        <w:t>https://www.ecb.europa.eu/press/pr/date/2021/html/ecb.pr210708~dc78cc4b0d.en.html</w:t>
      </w:r>
      <w:r w:rsidR="00541C14">
        <w:rPr>
          <w:rStyle w:val="Hyperlink"/>
          <w:rFonts w:ascii="Times New Roman" w:hAnsi="Times New Roman" w:cs="Times New Roman"/>
        </w:rPr>
        <w:fldChar w:fldCharType="end"/>
      </w:r>
    </w:p>
    <w:p w14:paraId="2DD5EBEF" w14:textId="77777777" w:rsidR="00F47729" w:rsidRPr="002277CE" w:rsidRDefault="002277CE">
      <w:pPr>
        <w:keepLines/>
        <w:spacing w:line="360" w:lineRule="auto"/>
        <w:ind w:left="720" w:hanging="720"/>
        <w:rPr>
          <w:rFonts w:ascii="Times New Roman" w:hAnsi="Times New Roman" w:cs="Times New Roman"/>
        </w:rPr>
        <w:pPrChange w:id="2804" w:author="reviewer" w:date="2026-08-08T17:08:00Z">
          <w:pPr>
            <w:spacing w:line="360" w:lineRule="auto"/>
          </w:pPr>
        </w:pPrChange>
      </w:pPr>
      <w:r>
        <w:rPr>
          <w:rFonts w:ascii="Times New Roman" w:hAnsi="Times New Roman" w:cs="Times New Roman"/>
        </w:rPr>
        <w:t xml:space="preserve">Eurostat. (2025). </w:t>
      </w:r>
      <w:r>
        <w:rPr>
          <w:rFonts w:ascii="Times New Roman" w:hAnsi="Times New Roman" w:cs="Times New Roman"/>
          <w:i/>
          <w:iCs/>
        </w:rPr>
        <w:t>Average full-time adjusted salary per employee</w:t>
      </w:r>
      <w:r>
        <w:rPr>
          <w:rFonts w:ascii="Times New Roman" w:hAnsi="Times New Roman" w:cs="Times New Roman"/>
        </w:rPr>
        <w:t xml:space="preserve"> [Data set]. </w:t>
      </w:r>
      <w:r w:rsidR="00072A05">
        <w:fldChar w:fldCharType="begin"/>
      </w:r>
      <w:r w:rsidR="00072A05">
        <w:instrText xml:space="preserve"> HYPERLINK "https://doi.org/10.2908/NAMA_10_FTE" \h </w:instrText>
      </w:r>
      <w:r w:rsidR="00072A05">
        <w:fldChar w:fldCharType="separate"/>
      </w:r>
      <w:r>
        <w:rPr>
          <w:rStyle w:val="Hyperlink"/>
          <w:rFonts w:ascii="Times New Roman" w:hAnsi="Times New Roman" w:cs="Times New Roman"/>
        </w:rPr>
        <w:t>https://doi.org/10.2908/NAMA_10_FTE</w:t>
      </w:r>
      <w:r w:rsidR="00072A05">
        <w:rPr>
          <w:rStyle w:val="Hyperlink"/>
          <w:rFonts w:ascii="Times New Roman" w:hAnsi="Times New Roman" w:cs="Times New Roman"/>
        </w:rPr>
        <w:fldChar w:fldCharType="end"/>
      </w:r>
    </w:p>
    <w:p w14:paraId="02C8F237" w14:textId="77777777" w:rsidR="00F47729" w:rsidRPr="002277CE" w:rsidRDefault="002277CE">
      <w:pPr>
        <w:keepLines/>
        <w:spacing w:line="360" w:lineRule="auto"/>
        <w:ind w:left="720" w:hanging="720"/>
        <w:rPr>
          <w:rFonts w:ascii="Times New Roman" w:hAnsi="Times New Roman" w:cs="Times New Roman"/>
        </w:rPr>
        <w:pPrChange w:id="2805" w:author="reviewer" w:date="2026-08-08T17:08:00Z">
          <w:pPr>
            <w:spacing w:line="360" w:lineRule="auto"/>
          </w:pPr>
        </w:pPrChange>
      </w:pPr>
      <w:r>
        <w:rPr>
          <w:rFonts w:ascii="Times New Roman" w:hAnsi="Times New Roman" w:cs="Times New Roman"/>
        </w:rPr>
        <w:t xml:space="preserve">Findlay, A., King, R., Stam, A., &amp; Ruiz-Gelices, E. (2006). Ever reluctant Europeans: The changing geographies of UK students studying and working abroad. </w:t>
      </w:r>
      <w:r>
        <w:rPr>
          <w:rFonts w:ascii="Times New Roman" w:hAnsi="Times New Roman" w:cs="Times New Roman"/>
          <w:i/>
          <w:iCs/>
        </w:rPr>
        <w:t>European Urban and Regional Studies</w:t>
      </w:r>
      <w:r>
        <w:rPr>
          <w:rFonts w:ascii="Times New Roman" w:hAnsi="Times New Roman" w:cs="Times New Roman"/>
        </w:rPr>
        <w:t xml:space="preserve">, 13(4), 291–318. </w:t>
      </w:r>
      <w:r w:rsidR="00072A05">
        <w:fldChar w:fldCharType="begin"/>
      </w:r>
      <w:r w:rsidR="00072A05">
        <w:instrText xml:space="preserve"> HYPERLINK "https://doi.org/10.1177/0969776406065429" \h </w:instrText>
      </w:r>
      <w:r w:rsidR="00072A05">
        <w:fldChar w:fldCharType="separate"/>
      </w:r>
      <w:r>
        <w:rPr>
          <w:rStyle w:val="Hyperlink"/>
          <w:rFonts w:ascii="Times New Roman" w:hAnsi="Times New Roman" w:cs="Times New Roman"/>
        </w:rPr>
        <w:t>https://doi.org/10.1177/0969776406065429</w:t>
      </w:r>
      <w:r w:rsidR="00072A05">
        <w:rPr>
          <w:rStyle w:val="Hyperlink"/>
          <w:rFonts w:ascii="Times New Roman" w:hAnsi="Times New Roman" w:cs="Times New Roman"/>
        </w:rPr>
        <w:fldChar w:fldCharType="end"/>
      </w:r>
    </w:p>
    <w:p w14:paraId="7200D8E8" w14:textId="77777777" w:rsidR="00F47729" w:rsidRPr="002277CE" w:rsidRDefault="002277CE">
      <w:pPr>
        <w:keepLines/>
        <w:spacing w:line="360" w:lineRule="auto"/>
        <w:ind w:left="720" w:hanging="720"/>
        <w:rPr>
          <w:rFonts w:ascii="Times New Roman" w:hAnsi="Times New Roman" w:cs="Times New Roman"/>
        </w:rPr>
        <w:pPrChange w:id="2806" w:author="reviewer" w:date="2026-08-08T17:08:00Z">
          <w:pPr>
            <w:spacing w:line="360" w:lineRule="auto"/>
          </w:pPr>
        </w:pPrChange>
      </w:pPr>
      <w:r>
        <w:rPr>
          <w:rFonts w:ascii="Times New Roman" w:hAnsi="Times New Roman"/>
        </w:rPr>
        <w:t xml:space="preserve">Heller, D. E. (1997). Student price response in higher education: An update to Leslie and Brinkman. </w:t>
      </w:r>
      <w:ins w:id="2807" w:author="reviewer" w:date="2026-08-08T17:08:00Z">
        <w:r>
          <w:rPr>
            <w:rFonts w:ascii="Times New Roman" w:hAnsi="Times New Roman"/>
            <w:i/>
          </w:rPr>
          <w:t xml:space="preserve">The </w:t>
        </w:r>
      </w:ins>
      <w:r>
        <w:rPr>
          <w:rFonts w:ascii="Times New Roman" w:hAnsi="Times New Roman"/>
          <w:i/>
        </w:rPr>
        <w:t>Journal of Higher Education</w:t>
      </w:r>
      <w:r>
        <w:rPr>
          <w:rFonts w:ascii="Times New Roman" w:hAnsi="Times New Roman"/>
          <w:i/>
          <w:rPrChange w:id="2808" w:author="reviewer" w:date="2026-08-08T17:08:00Z">
            <w:rPr>
              <w:rFonts w:ascii="Times New Roman" w:hAnsi="Times New Roman"/>
            </w:rPr>
          </w:rPrChange>
        </w:rPr>
        <w:t>, 68</w:t>
      </w:r>
      <w:r>
        <w:rPr>
          <w:rFonts w:ascii="Times New Roman" w:hAnsi="Times New Roman"/>
        </w:rPr>
        <w:t xml:space="preserve">(6), 624–659. </w:t>
      </w:r>
      <w:del w:id="2809"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w:instrText>
      </w:r>
      <w:del w:id="2810" w:author="reviewer" w:date="2026-08-08T17:08:00Z">
        <w:r w:rsidR="00072A05">
          <w:delInstrText>www.jstor</w:delInstrText>
        </w:r>
      </w:del>
      <w:ins w:id="2811" w:author="reviewer" w:date="2026-08-08T17:08:00Z">
        <w:r w:rsidR="00072A05">
          <w:instrText>doi</w:instrText>
        </w:r>
      </w:ins>
      <w:r w:rsidR="00072A05">
        <w:instrText>.org/</w:instrText>
      </w:r>
      <w:del w:id="2812" w:author="reviewer" w:date="2026-08-08T17:08:00Z">
        <w:r w:rsidR="00072A05">
          <w:delInstrText>stable/2959966</w:delInstrText>
        </w:r>
      </w:del>
      <w:ins w:id="2813" w:author="reviewer" w:date="2026-08-08T17:08:00Z">
        <w:r w:rsidR="00072A05">
          <w:instrText>10.1080/00221546.1997.11779004</w:instrText>
        </w:r>
      </w:ins>
      <w:r w:rsidR="00072A05">
        <w:instrText xml:space="preserve">" \h </w:instrText>
      </w:r>
      <w:r w:rsidR="00072A05">
        <w:fldChar w:fldCharType="separate"/>
      </w:r>
      <w:r>
        <w:rPr>
          <w:rStyle w:val="Hyperlink"/>
          <w:rFonts w:ascii="Times New Roman" w:hAnsi="Times New Roman"/>
        </w:rPr>
        <w:t>https://</w:t>
      </w:r>
      <w:del w:id="2814" w:author="reviewer" w:date="2026-08-08T17:08:00Z">
        <w:r>
          <w:rPr>
            <w:rStyle w:val="Hyperlink"/>
            <w:rFonts w:ascii="Times New Roman" w:hAnsi="Times New Roman" w:cs="Times New Roman"/>
          </w:rPr>
          <w:delText>www.jstor</w:delText>
        </w:r>
      </w:del>
      <w:ins w:id="2815" w:author="reviewer" w:date="2026-08-08T17:08:00Z">
        <w:r>
          <w:rPr>
            <w:rStyle w:val="Hyperlink"/>
            <w:rFonts w:ascii="Times New Roman" w:hAnsi="Times New Roman"/>
          </w:rPr>
          <w:t>doi</w:t>
        </w:r>
      </w:ins>
      <w:r>
        <w:rPr>
          <w:rStyle w:val="Hyperlink"/>
          <w:rFonts w:ascii="Times New Roman" w:hAnsi="Times New Roman"/>
        </w:rPr>
        <w:t>.org/</w:t>
      </w:r>
      <w:del w:id="2816" w:author="reviewer" w:date="2026-08-08T17:08:00Z">
        <w:r>
          <w:rPr>
            <w:rStyle w:val="Hyperlink"/>
            <w:rFonts w:ascii="Times New Roman" w:hAnsi="Times New Roman" w:cs="Times New Roman"/>
          </w:rPr>
          <w:delText>stable/2959966</w:delText>
        </w:r>
      </w:del>
      <w:ins w:id="2817" w:author="reviewer" w:date="2026-08-08T17:08:00Z">
        <w:r>
          <w:rPr>
            <w:rStyle w:val="Hyperlink"/>
            <w:rFonts w:ascii="Times New Roman" w:hAnsi="Times New Roman"/>
          </w:rPr>
          <w:t>10.1080/00221546.1997.11779004</w:t>
        </w:r>
      </w:ins>
      <w:r w:rsidR="00072A05">
        <w:rPr>
          <w:rStyle w:val="Hyperlink"/>
          <w:rFonts w:ascii="Times New Roman" w:hAnsi="Times New Roman"/>
        </w:rPr>
        <w:fldChar w:fldCharType="end"/>
      </w:r>
    </w:p>
    <w:p w14:paraId="258E2D94" w14:textId="77777777" w:rsidR="00F47729" w:rsidRPr="002277CE" w:rsidRDefault="002277CE">
      <w:pPr>
        <w:keepLines/>
        <w:spacing w:line="360" w:lineRule="auto"/>
        <w:ind w:left="720" w:hanging="720"/>
        <w:rPr>
          <w:rFonts w:ascii="Times New Roman" w:hAnsi="Times New Roman" w:cs="Times New Roman"/>
        </w:rPr>
        <w:pPrChange w:id="2818" w:author="reviewer" w:date="2026-08-08T17:08:00Z">
          <w:pPr>
            <w:spacing w:line="360" w:lineRule="auto"/>
          </w:pPr>
        </w:pPrChange>
      </w:pPr>
      <w:r>
        <w:rPr>
          <w:rFonts w:ascii="Times New Roman" w:hAnsi="Times New Roman" w:cs="Times New Roman"/>
        </w:rPr>
        <w:t xml:space="preserve">Hemelt, S. W., &amp; Marcotte, D. E. (2011). The impact of tuition increases on enrollment at public colleges and universities. </w:t>
      </w:r>
      <w:r>
        <w:rPr>
          <w:rFonts w:ascii="Times New Roman" w:hAnsi="Times New Roman" w:cs="Times New Roman"/>
          <w:i/>
          <w:iCs/>
        </w:rPr>
        <w:t>Educational Evaluation and Policy Analysis</w:t>
      </w:r>
      <w:r>
        <w:rPr>
          <w:rFonts w:ascii="Times New Roman" w:hAnsi="Times New Roman" w:cs="Times New Roman"/>
        </w:rPr>
        <w:t xml:space="preserve">, 33(4), 435–457. </w:t>
      </w:r>
      <w:r w:rsidR="00072A05">
        <w:fldChar w:fldCharType="begin"/>
      </w:r>
      <w:r w:rsidR="00072A05">
        <w:instrText xml:space="preserve"> HYPERLINK "https://doi.org/10.3102/0162373711415261" \h </w:instrText>
      </w:r>
      <w:r w:rsidR="00072A05">
        <w:fldChar w:fldCharType="separate"/>
      </w:r>
      <w:r>
        <w:rPr>
          <w:rStyle w:val="Hyperlink"/>
          <w:rFonts w:ascii="Times New Roman" w:hAnsi="Times New Roman" w:cs="Times New Roman"/>
        </w:rPr>
        <w:t>https://doi.org/10.3102/0162373711415261</w:t>
      </w:r>
      <w:r w:rsidR="00072A05">
        <w:rPr>
          <w:rStyle w:val="Hyperlink"/>
          <w:rFonts w:ascii="Times New Roman" w:hAnsi="Times New Roman" w:cs="Times New Roman"/>
        </w:rPr>
        <w:fldChar w:fldCharType="end"/>
      </w:r>
    </w:p>
    <w:p w14:paraId="5A774362" w14:textId="77777777" w:rsidR="00F47729" w:rsidRPr="002277CE" w:rsidRDefault="002277CE">
      <w:pPr>
        <w:keepLines/>
        <w:spacing w:line="360" w:lineRule="auto"/>
        <w:ind w:left="720" w:hanging="720"/>
        <w:rPr>
          <w:rFonts w:ascii="Times New Roman" w:hAnsi="Times New Roman" w:cs="Times New Roman"/>
        </w:rPr>
        <w:pPrChange w:id="2819" w:author="reviewer" w:date="2026-08-08T17:08:00Z">
          <w:pPr>
            <w:spacing w:line="360" w:lineRule="auto"/>
          </w:pPr>
        </w:pPrChange>
      </w:pPr>
      <w:r>
        <w:rPr>
          <w:rFonts w:ascii="Times New Roman" w:hAnsi="Times New Roman" w:cs="Times New Roman"/>
        </w:rPr>
        <w:t xml:space="preserve">Home Office. (2021, July 1). Graduate route for best and brightest launches. GOV.UK. </w:t>
      </w:r>
      <w:r w:rsidR="00541C14">
        <w:fldChar w:fldCharType="begin"/>
      </w:r>
      <w:r w:rsidR="00541C14">
        <w:instrText xml:space="preserve"> HYPERLINK "https://www.gov.uk/government/news/graduate-route-for-best-and-brightest-launches" \h </w:instrText>
      </w:r>
      <w:r w:rsidR="00541C14">
        <w:fldChar w:fldCharType="separate"/>
      </w:r>
      <w:r>
        <w:rPr>
          <w:rStyle w:val="Hyperlink"/>
          <w:rFonts w:ascii="Times New Roman" w:hAnsi="Times New Roman" w:cs="Times New Roman"/>
        </w:rPr>
        <w:t>https://www.gov.uk/government/news/graduate-route-for-best-and-brightest-launches</w:t>
      </w:r>
      <w:r w:rsidR="00541C14">
        <w:rPr>
          <w:rStyle w:val="Hyperlink"/>
          <w:rFonts w:ascii="Times New Roman" w:hAnsi="Times New Roman" w:cs="Times New Roman"/>
        </w:rPr>
        <w:fldChar w:fldCharType="end"/>
      </w:r>
      <w:bookmarkEnd w:id="0"/>
    </w:p>
    <w:p w14:paraId="2C60DE6B" w14:textId="77777777" w:rsidR="00F47729" w:rsidRPr="002277CE" w:rsidRDefault="002277CE">
      <w:pPr>
        <w:keepLines/>
        <w:spacing w:line="360" w:lineRule="auto"/>
        <w:ind w:left="720" w:hanging="720"/>
        <w:rPr>
          <w:rFonts w:ascii="Times New Roman" w:hAnsi="Times New Roman" w:cs="Times New Roman"/>
        </w:rPr>
        <w:pPrChange w:id="2820" w:author="reviewer" w:date="2026-08-08T17:08:00Z">
          <w:pPr>
            <w:spacing w:line="360" w:lineRule="auto"/>
          </w:pPr>
        </w:pPrChange>
      </w:pPr>
      <w:r>
        <w:rPr>
          <w:rFonts w:ascii="Times New Roman" w:hAnsi="Times New Roman"/>
        </w:rPr>
        <w:t xml:space="preserve">Hoxby, C. M. (1997). </w:t>
      </w:r>
      <w:r>
        <w:rPr>
          <w:rFonts w:ascii="Times New Roman" w:hAnsi="Times New Roman"/>
          <w:i/>
        </w:rPr>
        <w:t>How the changing market structure of U.S. higher education explains college tuition</w:t>
      </w:r>
      <w:r>
        <w:rPr>
          <w:rFonts w:ascii="Times New Roman" w:hAnsi="Times New Roman"/>
        </w:rPr>
        <w:t xml:space="preserve"> (NBER Working Paper No.</w:t>
      </w:r>
      <w:del w:id="2821" w:author="reviewer" w:date="2026-08-08T17:08:00Z">
        <w:r>
          <w:rPr>
            <w:rFonts w:ascii="Times New Roman" w:hAnsi="Times New Roman" w:cs="Times New Roman"/>
          </w:rPr>
          <w:delText> </w:delText>
        </w:r>
      </w:del>
      <w:ins w:id="2822" w:author="reviewer" w:date="2026-08-08T17:08:00Z">
        <w:r>
          <w:rPr>
            <w:rFonts w:ascii="Times New Roman" w:hAnsi="Times New Roman"/>
          </w:rPr>
          <w:t xml:space="preserve"> </w:t>
        </w:r>
      </w:ins>
      <w:r>
        <w:rPr>
          <w:rFonts w:ascii="Times New Roman" w:hAnsi="Times New Roman"/>
        </w:rPr>
        <w:t xml:space="preserve">6323). National Bureau of Economic Research. </w:t>
      </w:r>
      <w:del w:id="2823"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w:instrText>
      </w:r>
      <w:del w:id="2824" w:author="reviewer" w:date="2026-08-08T17:08:00Z">
        <w:r w:rsidR="00072A05">
          <w:delInstrText>www.nber</w:delInstrText>
        </w:r>
      </w:del>
      <w:ins w:id="2825" w:author="reviewer" w:date="2026-08-08T17:08:00Z">
        <w:r w:rsidR="00072A05">
          <w:instrText>doi</w:instrText>
        </w:r>
      </w:ins>
      <w:r w:rsidR="00072A05">
        <w:instrText>.org/</w:instrText>
      </w:r>
      <w:del w:id="2826" w:author="reviewer" w:date="2026-08-08T17:08:00Z">
        <w:r w:rsidR="00072A05">
          <w:delInstrText>system/files/working_papers</w:delInstrText>
        </w:r>
      </w:del>
      <w:ins w:id="2827" w:author="reviewer" w:date="2026-08-08T17:08:00Z">
        <w:r w:rsidR="00072A05">
          <w:instrText>10.3386</w:instrText>
        </w:r>
      </w:ins>
      <w:r w:rsidR="00072A05">
        <w:instrText>/w6323</w:instrText>
      </w:r>
      <w:del w:id="2828" w:author="reviewer" w:date="2026-08-08T17:08:00Z">
        <w:r w:rsidR="00072A05">
          <w:delInstrText>/w6323.pdf</w:delInstrText>
        </w:r>
      </w:del>
      <w:r w:rsidR="00072A05">
        <w:instrText xml:space="preserve">" \h </w:instrText>
      </w:r>
      <w:r w:rsidR="00072A05">
        <w:fldChar w:fldCharType="separate"/>
      </w:r>
      <w:r>
        <w:rPr>
          <w:rStyle w:val="Hyperlink"/>
          <w:rFonts w:ascii="Times New Roman" w:hAnsi="Times New Roman"/>
        </w:rPr>
        <w:t>https://</w:t>
      </w:r>
      <w:del w:id="2829" w:author="reviewer" w:date="2026-08-08T17:08:00Z">
        <w:r>
          <w:rPr>
            <w:rStyle w:val="Hyperlink"/>
            <w:rFonts w:ascii="Times New Roman" w:hAnsi="Times New Roman" w:cs="Times New Roman"/>
          </w:rPr>
          <w:delText>www.nber</w:delText>
        </w:r>
      </w:del>
      <w:ins w:id="2830" w:author="reviewer" w:date="2026-08-08T17:08:00Z">
        <w:r>
          <w:rPr>
            <w:rStyle w:val="Hyperlink"/>
            <w:rFonts w:ascii="Times New Roman" w:hAnsi="Times New Roman"/>
          </w:rPr>
          <w:t>doi</w:t>
        </w:r>
      </w:ins>
      <w:r>
        <w:rPr>
          <w:rStyle w:val="Hyperlink"/>
          <w:rFonts w:ascii="Times New Roman" w:hAnsi="Times New Roman"/>
        </w:rPr>
        <w:t>.org/</w:t>
      </w:r>
      <w:del w:id="2831" w:author="reviewer" w:date="2026-08-08T17:08:00Z">
        <w:r>
          <w:rPr>
            <w:rStyle w:val="Hyperlink"/>
            <w:rFonts w:ascii="Times New Roman" w:hAnsi="Times New Roman" w:cs="Times New Roman"/>
          </w:rPr>
          <w:delText>system/files/working_papers</w:delText>
        </w:r>
      </w:del>
      <w:ins w:id="2832" w:author="reviewer" w:date="2026-08-08T17:08:00Z">
        <w:r>
          <w:rPr>
            <w:rStyle w:val="Hyperlink"/>
            <w:rFonts w:ascii="Times New Roman" w:hAnsi="Times New Roman"/>
          </w:rPr>
          <w:t>10.3386</w:t>
        </w:r>
      </w:ins>
      <w:r>
        <w:rPr>
          <w:rStyle w:val="Hyperlink"/>
          <w:rFonts w:ascii="Times New Roman" w:hAnsi="Times New Roman"/>
        </w:rPr>
        <w:t>/w6323</w:t>
      </w:r>
      <w:del w:id="2833" w:author="reviewer" w:date="2026-08-08T17:08:00Z">
        <w:r>
          <w:rPr>
            <w:rStyle w:val="Hyperlink"/>
            <w:rFonts w:ascii="Times New Roman" w:hAnsi="Times New Roman" w:cs="Times New Roman"/>
          </w:rPr>
          <w:delText>/w6323.pdf</w:delText>
        </w:r>
      </w:del>
      <w:r w:rsidR="00072A05">
        <w:rPr>
          <w:rStyle w:val="Hyperlink"/>
          <w:rFonts w:ascii="Times New Roman" w:hAnsi="Times New Roman"/>
        </w:rPr>
        <w:fldChar w:fldCharType="end"/>
      </w:r>
    </w:p>
    <w:p w14:paraId="1B418438" w14:textId="77777777" w:rsidR="00F47729" w:rsidRPr="002277CE" w:rsidRDefault="002277CE">
      <w:pPr>
        <w:keepLines/>
        <w:spacing w:line="360" w:lineRule="auto"/>
        <w:ind w:left="720" w:hanging="720"/>
        <w:rPr>
          <w:rFonts w:ascii="Times New Roman" w:hAnsi="Times New Roman" w:cs="Times New Roman"/>
        </w:rPr>
        <w:pPrChange w:id="2834" w:author="reviewer" w:date="2026-08-08T17:08:00Z">
          <w:pPr>
            <w:spacing w:line="360" w:lineRule="auto"/>
          </w:pPr>
        </w:pPrChange>
      </w:pPr>
      <w:r>
        <w:rPr>
          <w:rFonts w:ascii="Times New Roman" w:hAnsi="Times New Roman" w:cs="Times New Roman"/>
        </w:rPr>
        <w:lastRenderedPageBreak/>
        <w:t>Hubble, S., &amp; Bolton, P. (2018). Higher education tuition fees in England (House of Commons Library Briefing Paper No. 8151). House of Commons Library. </w:t>
      </w:r>
      <w:r w:rsidR="00072A05">
        <w:fldChar w:fldCharType="begin"/>
      </w:r>
      <w:r w:rsidR="00072A05">
        <w:instrText xml:space="preserve"> HYPERLINK "https://commonslibrary.parliament.uk/research-briefings/cbp-8151/" \h </w:instrText>
      </w:r>
      <w:r w:rsidR="00072A05">
        <w:fldChar w:fldCharType="separate"/>
      </w:r>
      <w:r>
        <w:rPr>
          <w:rStyle w:val="Hyperlink"/>
          <w:rFonts w:ascii="Times New Roman" w:hAnsi="Times New Roman" w:cs="Times New Roman"/>
        </w:rPr>
        <w:t>https://commonslibrary.parliament.uk/research-briefings/cbp-8151/</w:t>
      </w:r>
      <w:r w:rsidR="00072A05">
        <w:rPr>
          <w:rStyle w:val="Hyperlink"/>
          <w:rFonts w:ascii="Times New Roman" w:hAnsi="Times New Roman" w:cs="Times New Roman"/>
        </w:rPr>
        <w:fldChar w:fldCharType="end"/>
      </w:r>
    </w:p>
    <w:p w14:paraId="3B7A078D" w14:textId="77777777" w:rsidR="00F47729" w:rsidRPr="002277CE" w:rsidRDefault="002277CE">
      <w:pPr>
        <w:keepLines/>
        <w:spacing w:line="360" w:lineRule="auto"/>
        <w:ind w:left="720" w:hanging="720"/>
        <w:rPr>
          <w:rFonts w:ascii="Times New Roman" w:hAnsi="Times New Roman" w:cs="Times New Roman"/>
        </w:rPr>
        <w:pPrChange w:id="2835" w:author="reviewer" w:date="2026-08-08T17:08:00Z">
          <w:pPr>
            <w:spacing w:line="360" w:lineRule="auto"/>
          </w:pPr>
        </w:pPrChange>
      </w:pPr>
      <w:r>
        <w:rPr>
          <w:rFonts w:ascii="Times New Roman" w:hAnsi="Times New Roman"/>
        </w:rPr>
        <w:t xml:space="preserve">Leslie, L. L., &amp; Brinkman, P. T. (1987). Student price response in higher education: The student demand studies. </w:t>
      </w:r>
      <w:r>
        <w:rPr>
          <w:rFonts w:ascii="Times New Roman" w:hAnsi="Times New Roman"/>
          <w:i/>
        </w:rPr>
        <w:t>Journal of Higher Education</w:t>
      </w:r>
      <w:r>
        <w:rPr>
          <w:rFonts w:ascii="Times New Roman" w:hAnsi="Times New Roman"/>
          <w:i/>
          <w:rPrChange w:id="2836" w:author="reviewer" w:date="2026-08-08T17:08:00Z">
            <w:rPr>
              <w:rFonts w:ascii="Times New Roman" w:hAnsi="Times New Roman"/>
            </w:rPr>
          </w:rPrChange>
        </w:rPr>
        <w:t>, 58</w:t>
      </w:r>
      <w:r>
        <w:rPr>
          <w:rFonts w:ascii="Times New Roman" w:hAnsi="Times New Roman"/>
        </w:rPr>
        <w:t xml:space="preserve">(2), 181–204. </w:t>
      </w:r>
      <w:r w:rsidR="00072A05">
        <w:fldChar w:fldCharType="begin"/>
      </w:r>
      <w:r w:rsidR="00072A05">
        <w:instrText xml:space="preserve"> HYPERLINK "https://doi.org/10.1080/00221546.1987.11778239" \h </w:instrText>
      </w:r>
      <w:r w:rsidR="00072A05">
        <w:fldChar w:fldCharType="separate"/>
      </w:r>
      <w:r>
        <w:rPr>
          <w:rStyle w:val="Hyperlink"/>
          <w:rFonts w:ascii="Times New Roman" w:hAnsi="Times New Roman"/>
        </w:rPr>
        <w:t>https://doi.org/10.1080/00221546.1987.11778239</w:t>
      </w:r>
      <w:r w:rsidR="00072A05">
        <w:rPr>
          <w:rStyle w:val="Hyperlink"/>
          <w:rFonts w:ascii="Times New Roman" w:hAnsi="Times New Roman"/>
        </w:rPr>
        <w:fldChar w:fldCharType="end"/>
      </w:r>
    </w:p>
    <w:p w14:paraId="53807055" w14:textId="77777777" w:rsidR="00F47729" w:rsidRPr="002277CE" w:rsidRDefault="002277CE">
      <w:pPr>
        <w:keepLines/>
        <w:spacing w:line="360" w:lineRule="auto"/>
        <w:ind w:left="720" w:hanging="720"/>
        <w:rPr>
          <w:rFonts w:ascii="Times New Roman" w:hAnsi="Times New Roman" w:cs="Times New Roman"/>
        </w:rPr>
        <w:pPrChange w:id="2837" w:author="reviewer" w:date="2026-08-08T17:08:00Z">
          <w:pPr>
            <w:spacing w:line="360" w:lineRule="auto"/>
          </w:pPr>
        </w:pPrChange>
      </w:pPr>
      <w:r>
        <w:rPr>
          <w:rFonts w:ascii="Times New Roman" w:hAnsi="Times New Roman" w:cs="Times New Roman"/>
        </w:rPr>
        <w:t xml:space="preserve">Locke, W., &amp; Marini, G. (2021). The rapid increase in faculty from the European Union in UK higher education institutions and the possible impact of Brexit. In F. Huang &amp; A. R. Welch (Eds.), </w:t>
      </w:r>
      <w:r>
        <w:rPr>
          <w:rFonts w:ascii="Times New Roman" w:hAnsi="Times New Roman" w:cs="Times New Roman"/>
          <w:i/>
          <w:iCs/>
        </w:rPr>
        <w:t>International faculty in Asia</w:t>
      </w:r>
      <w:r>
        <w:rPr>
          <w:rFonts w:ascii="Times New Roman" w:hAnsi="Times New Roman" w:cs="Times New Roman"/>
        </w:rPr>
        <w:t xml:space="preserve"> (Vol. 21). Springer. </w:t>
      </w:r>
      <w:r w:rsidR="00072A05">
        <w:fldChar w:fldCharType="begin"/>
      </w:r>
      <w:r w:rsidR="00072A05">
        <w:instrText xml:space="preserve"> HYPERLINK "https://doi.org/10.1007/978-981-33-4980-3_12" \h </w:instrText>
      </w:r>
      <w:r w:rsidR="00072A05">
        <w:fldChar w:fldCharType="separate"/>
      </w:r>
      <w:r>
        <w:rPr>
          <w:rStyle w:val="Hyperlink"/>
          <w:rFonts w:ascii="Times New Roman" w:hAnsi="Times New Roman" w:cs="Times New Roman"/>
        </w:rPr>
        <w:t>https://doi.org/10.1007/978-981-33-4980-3_12</w:t>
      </w:r>
      <w:r w:rsidR="00072A05">
        <w:rPr>
          <w:rStyle w:val="Hyperlink"/>
          <w:rFonts w:ascii="Times New Roman" w:hAnsi="Times New Roman" w:cs="Times New Roman"/>
        </w:rPr>
        <w:fldChar w:fldCharType="end"/>
      </w:r>
    </w:p>
    <w:p w14:paraId="01624AFE" w14:textId="77777777" w:rsidR="00F47729" w:rsidRPr="002277CE" w:rsidRDefault="002277CE">
      <w:pPr>
        <w:keepLines/>
        <w:spacing w:line="360" w:lineRule="auto"/>
        <w:ind w:left="720" w:hanging="720"/>
        <w:rPr>
          <w:rFonts w:ascii="Times New Roman" w:hAnsi="Times New Roman" w:cs="Times New Roman"/>
        </w:rPr>
        <w:pPrChange w:id="2838" w:author="reviewer" w:date="2026-08-08T17:08:00Z">
          <w:pPr>
            <w:spacing w:line="360" w:lineRule="auto"/>
          </w:pPr>
        </w:pPrChange>
      </w:pPr>
      <w:r>
        <w:rPr>
          <w:rFonts w:ascii="Times New Roman" w:hAnsi="Times New Roman" w:cs="Times New Roman"/>
        </w:rPr>
        <w:t xml:space="preserve">Luthra, R. R. (2020). Mitigating the hostile environment: The role of the workplace in EU migrant experience of Brexit. </w:t>
      </w:r>
      <w:r>
        <w:rPr>
          <w:rFonts w:ascii="Times New Roman" w:hAnsi="Times New Roman" w:cs="Times New Roman"/>
          <w:i/>
          <w:iCs/>
        </w:rPr>
        <w:t>Journal of Ethnic and Migration Studies</w:t>
      </w:r>
      <w:r>
        <w:rPr>
          <w:rFonts w:ascii="Times New Roman" w:hAnsi="Times New Roman" w:cs="Times New Roman"/>
        </w:rPr>
        <w:t xml:space="preserve">, 47(1), 190–207. </w:t>
      </w:r>
      <w:r w:rsidR="00072A05">
        <w:fldChar w:fldCharType="begin"/>
      </w:r>
      <w:r w:rsidR="00072A05">
        <w:instrText xml:space="preserve"> HYPERLINK "https://doi.org/10.1080/1369183x.2020.1726173" \h </w:instrText>
      </w:r>
      <w:r w:rsidR="00072A05">
        <w:fldChar w:fldCharType="separate"/>
      </w:r>
      <w:r>
        <w:rPr>
          <w:rStyle w:val="Hyperlink"/>
          <w:rFonts w:ascii="Times New Roman" w:hAnsi="Times New Roman" w:cs="Times New Roman"/>
        </w:rPr>
        <w:t>https://doi.org/10.1080/1369183x.2020.1726173</w:t>
      </w:r>
      <w:r w:rsidR="00072A05">
        <w:rPr>
          <w:rStyle w:val="Hyperlink"/>
          <w:rFonts w:ascii="Times New Roman" w:hAnsi="Times New Roman" w:cs="Times New Roman"/>
        </w:rPr>
        <w:fldChar w:fldCharType="end"/>
      </w:r>
    </w:p>
    <w:p w14:paraId="32E3AB25" w14:textId="77777777" w:rsidR="00F47729" w:rsidRPr="002277CE" w:rsidRDefault="002277CE">
      <w:pPr>
        <w:keepLines/>
        <w:spacing w:line="360" w:lineRule="auto"/>
        <w:ind w:left="720" w:hanging="720"/>
        <w:rPr>
          <w:rFonts w:ascii="Times New Roman" w:hAnsi="Times New Roman" w:cs="Times New Roman"/>
        </w:rPr>
        <w:pPrChange w:id="2839" w:author="reviewer" w:date="2026-08-08T17:08:00Z">
          <w:pPr>
            <w:spacing w:line="360" w:lineRule="auto"/>
          </w:pPr>
        </w:pPrChange>
      </w:pPr>
      <w:r>
        <w:rPr>
          <w:rFonts w:ascii="Times New Roman" w:hAnsi="Times New Roman" w:cs="Times New Roman"/>
        </w:rPr>
        <w:t xml:space="preserve">Macdonald, C., &amp; Stratta, E. (2001). From access to widening participation: Responses to the changing population in higher education in the UK. </w:t>
      </w:r>
      <w:r>
        <w:rPr>
          <w:rFonts w:ascii="Times New Roman" w:hAnsi="Times New Roman" w:cs="Times New Roman"/>
          <w:i/>
          <w:iCs/>
        </w:rPr>
        <w:t>Journal of Further and Higher Education</w:t>
      </w:r>
      <w:r>
        <w:rPr>
          <w:rFonts w:ascii="Times New Roman" w:hAnsi="Times New Roman" w:cs="Times New Roman"/>
        </w:rPr>
        <w:t xml:space="preserve">, 25(2), 249–258. </w:t>
      </w:r>
      <w:r w:rsidR="00072A05">
        <w:fldChar w:fldCharType="begin"/>
      </w:r>
      <w:r w:rsidR="00072A05">
        <w:instrText xml:space="preserve"> HYPERLINK "https://doi.org/10.1080/03098770120050909" \h </w:instrText>
      </w:r>
      <w:r w:rsidR="00072A05">
        <w:fldChar w:fldCharType="separate"/>
      </w:r>
      <w:r>
        <w:rPr>
          <w:rStyle w:val="Hyperlink"/>
          <w:rFonts w:ascii="Times New Roman" w:hAnsi="Times New Roman" w:cs="Times New Roman"/>
        </w:rPr>
        <w:t>https://doi.org/10.1080/03098770120050909</w:t>
      </w:r>
      <w:r w:rsidR="00072A05">
        <w:rPr>
          <w:rStyle w:val="Hyperlink"/>
          <w:rFonts w:ascii="Times New Roman" w:hAnsi="Times New Roman" w:cs="Times New Roman"/>
        </w:rPr>
        <w:fldChar w:fldCharType="end"/>
      </w:r>
    </w:p>
    <w:p w14:paraId="63297F1C" w14:textId="77777777" w:rsidR="00F47729" w:rsidRPr="002277CE" w:rsidRDefault="002277CE">
      <w:pPr>
        <w:keepLines/>
        <w:spacing w:line="360" w:lineRule="auto"/>
        <w:ind w:left="720" w:hanging="720"/>
        <w:rPr>
          <w:rFonts w:ascii="Times New Roman" w:hAnsi="Times New Roman" w:cs="Times New Roman"/>
        </w:rPr>
        <w:pPrChange w:id="2840" w:author="reviewer" w:date="2026-08-08T17:08:00Z">
          <w:pPr>
            <w:spacing w:line="360" w:lineRule="auto"/>
          </w:pPr>
        </w:pPrChange>
      </w:pPr>
      <w:r>
        <w:rPr>
          <w:rFonts w:ascii="Times New Roman" w:hAnsi="Times New Roman" w:cs="Times New Roman"/>
        </w:rPr>
        <w:t xml:space="preserve">Mayhew, K. (2022). Brexit and UK higher education. </w:t>
      </w:r>
      <w:r>
        <w:rPr>
          <w:rFonts w:ascii="Times New Roman" w:hAnsi="Times New Roman" w:cs="Times New Roman"/>
          <w:i/>
          <w:iCs/>
        </w:rPr>
        <w:t>Oxford Review of Economic Policy</w:t>
      </w:r>
      <w:r>
        <w:rPr>
          <w:rFonts w:ascii="Times New Roman" w:hAnsi="Times New Roman" w:cs="Times New Roman"/>
        </w:rPr>
        <w:t xml:space="preserve">, 38(1), 179–187. </w:t>
      </w:r>
      <w:r w:rsidR="00072A05">
        <w:fldChar w:fldCharType="begin"/>
      </w:r>
      <w:r w:rsidR="00072A05">
        <w:instrText xml:space="preserve"> HYPERLINK "https://doi.org/10.1093/oxrep/grab043" \h </w:instrText>
      </w:r>
      <w:r w:rsidR="00072A05">
        <w:fldChar w:fldCharType="separate"/>
      </w:r>
      <w:r>
        <w:rPr>
          <w:rStyle w:val="Hyperlink"/>
          <w:rFonts w:ascii="Times New Roman" w:hAnsi="Times New Roman" w:cs="Times New Roman"/>
        </w:rPr>
        <w:t>https://doi.org/10.1093/oxrep/grab043</w:t>
      </w:r>
      <w:r w:rsidR="00072A05">
        <w:rPr>
          <w:rStyle w:val="Hyperlink"/>
          <w:rFonts w:ascii="Times New Roman" w:hAnsi="Times New Roman" w:cs="Times New Roman"/>
        </w:rPr>
        <w:fldChar w:fldCharType="end"/>
      </w:r>
    </w:p>
    <w:p w14:paraId="49FE4441" w14:textId="77777777" w:rsidR="00F47729" w:rsidRPr="002277CE" w:rsidRDefault="002277CE">
      <w:pPr>
        <w:keepLines/>
        <w:spacing w:line="360" w:lineRule="auto"/>
        <w:ind w:left="720" w:hanging="720"/>
        <w:rPr>
          <w:rFonts w:ascii="Times New Roman" w:hAnsi="Times New Roman" w:cs="Times New Roman"/>
        </w:rPr>
        <w:pPrChange w:id="2841" w:author="reviewer" w:date="2026-08-08T17:08:00Z">
          <w:pPr>
            <w:spacing w:line="360" w:lineRule="auto"/>
          </w:pPr>
        </w:pPrChange>
      </w:pPr>
      <w:r>
        <w:rPr>
          <w:rFonts w:ascii="Times New Roman" w:hAnsi="Times New Roman" w:cs="Times New Roman"/>
        </w:rPr>
        <w:t xml:space="preserve">McFadden, D. (1974). Conditional logit analysis of qualitative choice behavior. In P. </w:t>
      </w:r>
      <w:proofErr w:type="spellStart"/>
      <w:r>
        <w:rPr>
          <w:rFonts w:ascii="Times New Roman" w:hAnsi="Times New Roman" w:cs="Times New Roman"/>
        </w:rPr>
        <w:t>Zarembka</w:t>
      </w:r>
      <w:proofErr w:type="spellEnd"/>
      <w:r>
        <w:rPr>
          <w:rFonts w:ascii="Times New Roman" w:hAnsi="Times New Roman" w:cs="Times New Roman"/>
        </w:rPr>
        <w:t xml:space="preserve"> (Ed.), </w:t>
      </w:r>
      <w:r>
        <w:rPr>
          <w:rFonts w:ascii="Times New Roman" w:hAnsi="Times New Roman" w:cs="Times New Roman"/>
          <w:i/>
          <w:iCs/>
        </w:rPr>
        <w:t>Frontiers in econometrics</w:t>
      </w:r>
      <w:r>
        <w:rPr>
          <w:rFonts w:ascii="Times New Roman" w:hAnsi="Times New Roman" w:cs="Times New Roman"/>
        </w:rPr>
        <w:t xml:space="preserve"> (pp. 105–142). Academic Press. </w:t>
      </w:r>
      <w:del w:id="2842" w:author="reviewer" w:date="2026-08-08T17:08:00Z">
        <w:r>
          <w:rPr>
            <w:rFonts w:ascii="Times New Roman" w:hAnsi="Times New Roman" w:cs="Times New Roman"/>
          </w:rPr>
          <w:delText xml:space="preserve">Stable link: </w:delText>
        </w:r>
      </w:del>
      <w:r w:rsidR="00072A05">
        <w:fldChar w:fldCharType="begin"/>
      </w:r>
      <w:r w:rsidR="00072A05">
        <w:instrText xml:space="preserve"> HYPERLINK "https://eml.berkeley.edu/reprints/mcfadden/zarembka.pdf" \h </w:instrText>
      </w:r>
      <w:r w:rsidR="00072A05">
        <w:fldChar w:fldCharType="separate"/>
      </w:r>
      <w:r>
        <w:rPr>
          <w:rStyle w:val="Hyperlink"/>
          <w:rFonts w:ascii="Times New Roman" w:hAnsi="Times New Roman" w:cs="Times New Roman"/>
        </w:rPr>
        <w:t>https://eml.berkeley.edu/reprints/mcfadden/zarembka.pdf</w:t>
      </w:r>
      <w:r w:rsidR="00072A05">
        <w:rPr>
          <w:rStyle w:val="Hyperlink"/>
          <w:rFonts w:ascii="Times New Roman" w:hAnsi="Times New Roman" w:cs="Times New Roman"/>
        </w:rPr>
        <w:fldChar w:fldCharType="end"/>
      </w:r>
    </w:p>
    <w:p w14:paraId="3A8D4323" w14:textId="77777777" w:rsidR="00F47729" w:rsidRPr="002277CE" w:rsidRDefault="002277CE">
      <w:pPr>
        <w:keepLines/>
        <w:spacing w:line="360" w:lineRule="auto"/>
        <w:ind w:left="720" w:hanging="720"/>
        <w:rPr>
          <w:rFonts w:ascii="Times New Roman" w:hAnsi="Times New Roman" w:cs="Times New Roman"/>
        </w:rPr>
        <w:pPrChange w:id="2843" w:author="reviewer" w:date="2026-08-08T17:08:00Z">
          <w:pPr>
            <w:spacing w:line="360" w:lineRule="auto"/>
          </w:pPr>
        </w:pPrChange>
      </w:pPr>
      <w:proofErr w:type="spellStart"/>
      <w:r>
        <w:rPr>
          <w:rFonts w:ascii="Times New Roman" w:hAnsi="Times New Roman" w:cs="Times New Roman"/>
        </w:rPr>
        <w:t>McQuone</w:t>
      </w:r>
      <w:proofErr w:type="spellEnd"/>
      <w:r>
        <w:rPr>
          <w:rFonts w:ascii="Times New Roman" w:hAnsi="Times New Roman" w:cs="Times New Roman"/>
        </w:rPr>
        <w:t xml:space="preserve">, R., &amp; Simons, J. (2025). Counting the cost: Modelling the economic impact of a potential levy on international student fees. Public First. </w:t>
      </w:r>
      <w:r w:rsidR="00541C14">
        <w:fldChar w:fldCharType="begin"/>
      </w:r>
      <w:r w:rsidR="00541C14">
        <w:instrText xml:space="preserve"> HYPERLINK "https://www.publicfirst.co.uk/couting-the-cost" \h </w:instrText>
      </w:r>
      <w:r w:rsidR="00541C14">
        <w:fldChar w:fldCharType="separate"/>
      </w:r>
      <w:r>
        <w:rPr>
          <w:rStyle w:val="Hyperlink"/>
          <w:rFonts w:ascii="Times New Roman" w:hAnsi="Times New Roman" w:cs="Times New Roman"/>
        </w:rPr>
        <w:t>https://www.publicfirst.co.uk/couting-the-cost</w:t>
      </w:r>
      <w:r w:rsidR="00541C14">
        <w:rPr>
          <w:rStyle w:val="Hyperlink"/>
          <w:rFonts w:ascii="Times New Roman" w:hAnsi="Times New Roman" w:cs="Times New Roman"/>
        </w:rPr>
        <w:fldChar w:fldCharType="end"/>
      </w:r>
    </w:p>
    <w:p w14:paraId="5855612B" w14:textId="77777777" w:rsidR="00F47729" w:rsidRPr="002277CE" w:rsidRDefault="002277CE">
      <w:pPr>
        <w:keepLines/>
        <w:spacing w:line="360" w:lineRule="auto"/>
        <w:ind w:left="720" w:hanging="720"/>
        <w:rPr>
          <w:rFonts w:ascii="Times New Roman" w:hAnsi="Times New Roman" w:cs="Times New Roman"/>
        </w:rPr>
        <w:pPrChange w:id="2844" w:author="reviewer" w:date="2026-08-08T17:08:00Z">
          <w:pPr>
            <w:spacing w:line="360" w:lineRule="auto"/>
          </w:pPr>
        </w:pPrChange>
      </w:pPr>
      <w:r>
        <w:rPr>
          <w:rFonts w:ascii="Times New Roman" w:hAnsi="Times New Roman" w:cs="Times New Roman"/>
        </w:rPr>
        <w:t xml:space="preserve">Neville, R., Rowe, F., &amp; Singleton, A. (2024). Unraveling the Brexit–COVID-19 nexus: Assessing the decline of EU student applications into UK universities. </w:t>
      </w:r>
      <w:r>
        <w:rPr>
          <w:rFonts w:ascii="Times New Roman" w:hAnsi="Times New Roman" w:cs="Times New Roman"/>
          <w:i/>
          <w:iCs/>
        </w:rPr>
        <w:t>Data &amp; Policy</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 xml:space="preserve">, Article e45. </w:t>
      </w:r>
      <w:r w:rsidR="00072A05">
        <w:fldChar w:fldCharType="begin"/>
      </w:r>
      <w:r w:rsidR="00072A05">
        <w:instrText xml:space="preserve"> HYPERLINK "https://doi.org/10.1017/dap.2024.42" \h </w:instrText>
      </w:r>
      <w:r w:rsidR="00072A05">
        <w:fldChar w:fldCharType="separate"/>
      </w:r>
      <w:r>
        <w:rPr>
          <w:rStyle w:val="Hyperlink"/>
          <w:rFonts w:ascii="Times New Roman" w:hAnsi="Times New Roman" w:cs="Times New Roman"/>
        </w:rPr>
        <w:t>https://doi.org/10.1017/dap.2024.42</w:t>
      </w:r>
      <w:r w:rsidR="00072A05">
        <w:rPr>
          <w:rStyle w:val="Hyperlink"/>
          <w:rFonts w:ascii="Times New Roman" w:hAnsi="Times New Roman" w:cs="Times New Roman"/>
        </w:rPr>
        <w:fldChar w:fldCharType="end"/>
      </w:r>
    </w:p>
    <w:p w14:paraId="5E7D8516" w14:textId="77777777" w:rsidR="00F47729" w:rsidRPr="002277CE" w:rsidRDefault="002277CE">
      <w:pPr>
        <w:keepLines/>
        <w:spacing w:line="360" w:lineRule="auto"/>
        <w:ind w:left="720" w:hanging="720"/>
        <w:rPr>
          <w:rFonts w:ascii="Times New Roman" w:hAnsi="Times New Roman" w:cs="Times New Roman"/>
        </w:rPr>
        <w:pPrChange w:id="2845" w:author="reviewer" w:date="2026-08-08T17:08:00Z">
          <w:pPr>
            <w:spacing w:line="360" w:lineRule="auto"/>
          </w:pPr>
        </w:pPrChange>
      </w:pPr>
      <w:r>
        <w:rPr>
          <w:rFonts w:ascii="Times New Roman" w:hAnsi="Times New Roman" w:cs="Times New Roman"/>
        </w:rPr>
        <w:t xml:space="preserve">Rambachan, A., &amp; Roth, J. (2023). A more credible approach to parallel trends. </w:t>
      </w:r>
      <w:r>
        <w:rPr>
          <w:rFonts w:ascii="Times New Roman" w:hAnsi="Times New Roman" w:cs="Times New Roman"/>
          <w:i/>
          <w:iCs/>
        </w:rPr>
        <w:t>Review of Economic Studies</w:t>
      </w:r>
      <w:r>
        <w:rPr>
          <w:rFonts w:ascii="Times New Roman" w:hAnsi="Times New Roman" w:cs="Times New Roman"/>
        </w:rPr>
        <w:t>, 90(5), 2555–2591. https://doi.org/10.1093/restud/rdad018</w:t>
      </w:r>
    </w:p>
    <w:p w14:paraId="10678E5D" w14:textId="77777777" w:rsidR="00F47729" w:rsidRPr="002277CE" w:rsidRDefault="002277CE">
      <w:pPr>
        <w:keepLines/>
        <w:spacing w:line="360" w:lineRule="auto"/>
        <w:ind w:left="720" w:hanging="720"/>
        <w:rPr>
          <w:rFonts w:ascii="Times New Roman" w:hAnsi="Times New Roman" w:cs="Times New Roman"/>
        </w:rPr>
        <w:pPrChange w:id="2846" w:author="reviewer" w:date="2026-08-08T17:08:00Z">
          <w:pPr>
            <w:spacing w:line="360" w:lineRule="auto"/>
          </w:pPr>
        </w:pPrChange>
      </w:pPr>
      <w:r>
        <w:rPr>
          <w:rFonts w:ascii="Times New Roman" w:hAnsi="Times New Roman" w:cs="Times New Roman"/>
        </w:rPr>
        <w:t xml:space="preserve">Roth, J. (2022). Pretest with caution: Event-study estimates after testing for parallel trends. </w:t>
      </w:r>
      <w:r>
        <w:rPr>
          <w:rFonts w:ascii="Times New Roman" w:hAnsi="Times New Roman" w:cs="Times New Roman"/>
          <w:i/>
          <w:iCs/>
        </w:rPr>
        <w:t>American Economic Review: Insights</w:t>
      </w:r>
      <w:r>
        <w:rPr>
          <w:rFonts w:ascii="Times New Roman" w:hAnsi="Times New Roman" w:cs="Times New Roman"/>
        </w:rPr>
        <w:t>, 4(3), 305–322. https://doi.org/10.1257/aeri.20210236</w:t>
      </w:r>
    </w:p>
    <w:p w14:paraId="6FCD3271" w14:textId="77777777" w:rsidR="00F47729" w:rsidRPr="002277CE" w:rsidRDefault="002277CE">
      <w:pPr>
        <w:keepLines/>
        <w:spacing w:line="360" w:lineRule="auto"/>
        <w:ind w:left="720" w:hanging="720"/>
        <w:rPr>
          <w:rFonts w:ascii="Times New Roman" w:hAnsi="Times New Roman" w:cs="Times New Roman"/>
        </w:rPr>
        <w:pPrChange w:id="2847" w:author="reviewer" w:date="2026-08-08T17:08:00Z">
          <w:pPr>
            <w:spacing w:line="360" w:lineRule="auto"/>
          </w:pPr>
        </w:pPrChange>
      </w:pPr>
      <w:r>
        <w:rPr>
          <w:rFonts w:ascii="Times New Roman" w:hAnsi="Times New Roman" w:cs="Times New Roman"/>
        </w:rPr>
        <w:t xml:space="preserve">Sá, F. (2014). The effect of tuition fees on university applications and attendance: Evidence from the UK. SSRN. </w:t>
      </w:r>
      <w:r w:rsidR="00541C14">
        <w:fldChar w:fldCharType="begin"/>
      </w:r>
      <w:r w:rsidR="00541C14">
        <w:instrText xml:space="preserve"> HYPERLINK "https://doi.org/10.2139/ssrn.2481553" \h </w:instrText>
      </w:r>
      <w:r w:rsidR="00541C14">
        <w:fldChar w:fldCharType="separate"/>
      </w:r>
      <w:r>
        <w:rPr>
          <w:rStyle w:val="Hyperlink"/>
          <w:rFonts w:ascii="Times New Roman" w:hAnsi="Times New Roman" w:cs="Times New Roman"/>
        </w:rPr>
        <w:t>https://doi.org/10.2139/ssrn.2481553</w:t>
      </w:r>
      <w:r w:rsidR="00541C14">
        <w:rPr>
          <w:rStyle w:val="Hyperlink"/>
          <w:rFonts w:ascii="Times New Roman" w:hAnsi="Times New Roman" w:cs="Times New Roman"/>
        </w:rPr>
        <w:fldChar w:fldCharType="end"/>
      </w:r>
    </w:p>
    <w:p w14:paraId="2E14FCC8" w14:textId="77777777" w:rsidR="00F47729" w:rsidRPr="002277CE" w:rsidRDefault="002277CE">
      <w:pPr>
        <w:keepLines/>
        <w:spacing w:line="360" w:lineRule="auto"/>
        <w:ind w:left="720" w:hanging="720"/>
        <w:rPr>
          <w:rFonts w:ascii="Times New Roman" w:hAnsi="Times New Roman" w:cs="Times New Roman"/>
        </w:rPr>
        <w:pPrChange w:id="2848" w:author="reviewer" w:date="2026-08-08T17:08:00Z">
          <w:pPr>
            <w:spacing w:line="360" w:lineRule="auto"/>
          </w:pPr>
        </w:pPrChange>
      </w:pPr>
      <w:r>
        <w:rPr>
          <w:rFonts w:ascii="Times New Roman" w:hAnsi="Times New Roman" w:cs="Times New Roman"/>
        </w:rPr>
        <w:lastRenderedPageBreak/>
        <w:t xml:space="preserve">Sá, F. (2017). The effect of university fees on applications, attendance and course choice: Evidence from a natural experiment in the UK [Accepted manuscript]. King’s College London. </w:t>
      </w:r>
      <w:r w:rsidR="00541C14">
        <w:fldChar w:fldCharType="begin"/>
      </w:r>
      <w:r w:rsidR="00541C14">
        <w:instrText xml:space="preserve"> HYPERLINK "https://kclpure.kcl.ac.uk/ws/files/97277490/The_E_ect_of_University_Fees_SA_Accepted13July2017_GREEN_AAM.pdf" \h </w:instrText>
      </w:r>
      <w:r w:rsidR="00541C14">
        <w:fldChar w:fldCharType="separate"/>
      </w:r>
      <w:r>
        <w:rPr>
          <w:rStyle w:val="Hyperlink"/>
          <w:rFonts w:ascii="Times New Roman" w:hAnsi="Times New Roman" w:cs="Times New Roman"/>
        </w:rPr>
        <w:t>https://kclpure.kcl.ac.uk/ws/files/97277490/The_E_ect_of_University_Fees_SA_Accepted13July2017_GREEN_AAM.pdf</w:t>
      </w:r>
      <w:r w:rsidR="00541C14">
        <w:rPr>
          <w:rStyle w:val="Hyperlink"/>
          <w:rFonts w:ascii="Times New Roman" w:hAnsi="Times New Roman" w:cs="Times New Roman"/>
        </w:rPr>
        <w:fldChar w:fldCharType="end"/>
      </w:r>
    </w:p>
    <w:p w14:paraId="76325580" w14:textId="77777777" w:rsidR="00F47729" w:rsidRPr="002277CE" w:rsidRDefault="002277CE">
      <w:pPr>
        <w:keepLines/>
        <w:spacing w:line="360" w:lineRule="auto"/>
        <w:ind w:left="720" w:hanging="720"/>
        <w:rPr>
          <w:rFonts w:ascii="Times New Roman" w:hAnsi="Times New Roman" w:cs="Times New Roman"/>
        </w:rPr>
        <w:pPrChange w:id="2849" w:author="reviewer" w:date="2026-08-08T17:08:00Z">
          <w:pPr>
            <w:spacing w:line="360" w:lineRule="auto"/>
          </w:pPr>
        </w:pPrChange>
      </w:pPr>
      <w:r>
        <w:rPr>
          <w:rFonts w:ascii="Times New Roman" w:hAnsi="Times New Roman" w:cs="Times New Roman"/>
        </w:rPr>
        <w:t xml:space="preserve">Sá, F. (2019). The effect of university fees on applications, attendance and course choice: Evidence from a natural experiment in the UK. Economica, 86(343), 607–634. </w:t>
      </w:r>
      <w:r w:rsidR="00541C14">
        <w:fldChar w:fldCharType="begin"/>
      </w:r>
      <w:r w:rsidR="00541C14">
        <w:instrText xml:space="preserve"> HYPERLINK "https://doi.org/10.1111/ecca.12278" \h </w:instrText>
      </w:r>
      <w:r w:rsidR="00541C14">
        <w:fldChar w:fldCharType="separate"/>
      </w:r>
      <w:r>
        <w:rPr>
          <w:rStyle w:val="Hyperlink"/>
          <w:rFonts w:ascii="Times New Roman" w:hAnsi="Times New Roman" w:cs="Times New Roman"/>
        </w:rPr>
        <w:t>https://doi.org/10.1111/ecca.12278</w:t>
      </w:r>
      <w:r w:rsidR="00541C14">
        <w:rPr>
          <w:rStyle w:val="Hyperlink"/>
          <w:rFonts w:ascii="Times New Roman" w:hAnsi="Times New Roman" w:cs="Times New Roman"/>
        </w:rPr>
        <w:fldChar w:fldCharType="end"/>
      </w:r>
    </w:p>
    <w:p w14:paraId="04070F55" w14:textId="77777777" w:rsidR="00F47729" w:rsidRPr="002277CE" w:rsidRDefault="002277CE">
      <w:pPr>
        <w:keepLines/>
        <w:spacing w:line="360" w:lineRule="auto"/>
        <w:ind w:left="720" w:hanging="720"/>
        <w:rPr>
          <w:rFonts w:ascii="Times New Roman" w:hAnsi="Times New Roman" w:cs="Times New Roman"/>
        </w:rPr>
        <w:pPrChange w:id="2850" w:author="reviewer" w:date="2026-08-08T17:08:00Z">
          <w:pPr>
            <w:spacing w:line="360" w:lineRule="auto"/>
          </w:pPr>
        </w:pPrChange>
      </w:pPr>
      <w:r>
        <w:rPr>
          <w:rFonts w:ascii="Times New Roman" w:hAnsi="Times New Roman" w:cs="Times New Roman"/>
        </w:rPr>
        <w:t xml:space="preserve">Savoca, E. (1990). Another look at the demand for higher education: Measuring the price sensitivity of the decision to apply to college. </w:t>
      </w:r>
      <w:r>
        <w:rPr>
          <w:rFonts w:ascii="Times New Roman" w:hAnsi="Times New Roman" w:cs="Times New Roman"/>
          <w:i/>
          <w:iCs/>
        </w:rPr>
        <w:t>Economics of Education Review</w:t>
      </w:r>
      <w:r>
        <w:rPr>
          <w:rFonts w:ascii="Times New Roman" w:hAnsi="Times New Roman" w:cs="Times New Roman"/>
        </w:rPr>
        <w:t xml:space="preserve">, 9(2), 123–134. </w:t>
      </w:r>
      <w:r w:rsidR="00072A05">
        <w:fldChar w:fldCharType="begin"/>
      </w:r>
      <w:r w:rsidR="00072A05">
        <w:instrText xml:space="preserve"> HYPERLINK "https://doi.org/10.1016/0272-7757(90)90040-C" \h </w:instrText>
      </w:r>
      <w:r w:rsidR="00072A05">
        <w:fldChar w:fldCharType="separate"/>
      </w:r>
      <w:r>
        <w:rPr>
          <w:rStyle w:val="Hyperlink"/>
          <w:rFonts w:ascii="Times New Roman" w:hAnsi="Times New Roman" w:cs="Times New Roman"/>
        </w:rPr>
        <w:t>https://doi.org/10.1016/0272-7757(90)90040-C</w:t>
      </w:r>
      <w:r w:rsidR="00072A05">
        <w:rPr>
          <w:rStyle w:val="Hyperlink"/>
          <w:rFonts w:ascii="Times New Roman" w:hAnsi="Times New Roman" w:cs="Times New Roman"/>
        </w:rPr>
        <w:fldChar w:fldCharType="end"/>
      </w:r>
    </w:p>
    <w:p w14:paraId="1DE3DEB6" w14:textId="77777777" w:rsidR="00F47729" w:rsidRPr="002277CE" w:rsidRDefault="002277CE">
      <w:pPr>
        <w:keepLines/>
        <w:spacing w:line="360" w:lineRule="auto"/>
        <w:ind w:left="720" w:hanging="720"/>
        <w:rPr>
          <w:rFonts w:ascii="Times New Roman" w:hAnsi="Times New Roman" w:cs="Times New Roman"/>
        </w:rPr>
        <w:pPrChange w:id="2851" w:author="reviewer" w:date="2026-08-08T17:08:00Z">
          <w:pPr>
            <w:spacing w:line="360" w:lineRule="auto"/>
          </w:pPr>
        </w:pPrChange>
      </w:pPr>
      <w:r>
        <w:rPr>
          <w:rFonts w:ascii="Times New Roman" w:hAnsi="Times New Roman" w:cs="Times New Roman"/>
        </w:rPr>
        <w:t xml:space="preserve">Solís, A. (2017). Credit access and college enrollment. </w:t>
      </w:r>
      <w:r>
        <w:rPr>
          <w:rFonts w:ascii="Times New Roman" w:hAnsi="Times New Roman" w:cs="Times New Roman"/>
          <w:i/>
          <w:iCs/>
        </w:rPr>
        <w:t>Journal of Political Economy</w:t>
      </w:r>
      <w:r>
        <w:rPr>
          <w:rFonts w:ascii="Times New Roman" w:hAnsi="Times New Roman" w:cs="Times New Roman"/>
        </w:rPr>
        <w:t xml:space="preserve">, 125(2), 562–622. </w:t>
      </w:r>
      <w:r w:rsidR="00072A05">
        <w:fldChar w:fldCharType="begin"/>
      </w:r>
      <w:r w:rsidR="00072A05">
        <w:instrText xml:space="preserve"> HYPERLINK "https://doi.org/10.1086/690829" \h </w:instrText>
      </w:r>
      <w:r w:rsidR="00072A05">
        <w:fldChar w:fldCharType="separate"/>
      </w:r>
      <w:r>
        <w:rPr>
          <w:rStyle w:val="Hyperlink"/>
          <w:rFonts w:ascii="Times New Roman" w:hAnsi="Times New Roman" w:cs="Times New Roman"/>
        </w:rPr>
        <w:t>https://doi.org/10.1086/690829</w:t>
      </w:r>
      <w:r w:rsidR="00072A05">
        <w:rPr>
          <w:rStyle w:val="Hyperlink"/>
          <w:rFonts w:ascii="Times New Roman" w:hAnsi="Times New Roman" w:cs="Times New Roman"/>
        </w:rPr>
        <w:fldChar w:fldCharType="end"/>
      </w:r>
    </w:p>
    <w:p w14:paraId="49E3B3C0" w14:textId="77777777" w:rsidR="00F47729" w:rsidRPr="002277CE" w:rsidRDefault="002277CE">
      <w:pPr>
        <w:keepLines/>
        <w:spacing w:line="360" w:lineRule="auto"/>
        <w:ind w:left="720" w:hanging="720"/>
        <w:rPr>
          <w:rFonts w:ascii="Times New Roman" w:hAnsi="Times New Roman" w:cs="Times New Roman"/>
        </w:rPr>
        <w:pPrChange w:id="2852" w:author="reviewer" w:date="2026-08-08T17:08:00Z">
          <w:pPr>
            <w:spacing w:line="360" w:lineRule="auto"/>
          </w:pPr>
        </w:pPrChange>
      </w:pPr>
      <w:r>
        <w:rPr>
          <w:rFonts w:ascii="Times New Roman" w:hAnsi="Times New Roman" w:cs="Times New Roman"/>
        </w:rPr>
        <w:t xml:space="preserve">UCAS. (2022). </w:t>
      </w:r>
      <w:r>
        <w:rPr>
          <w:rFonts w:ascii="Times New Roman" w:hAnsi="Times New Roman" w:cs="Times New Roman"/>
          <w:i/>
          <w:iCs/>
        </w:rPr>
        <w:t>UCAS undergraduate sector-level end of cycle data resources 2021</w:t>
      </w:r>
      <w:r>
        <w:rPr>
          <w:rFonts w:ascii="Times New Roman" w:hAnsi="Times New Roman" w:cs="Times New Roman"/>
        </w:rPr>
        <w:t xml:space="preserve"> [Data set]. </w:t>
      </w:r>
      <w:r w:rsidR="00072A05">
        <w:fldChar w:fldCharType="begin"/>
      </w:r>
      <w:r w:rsidR="00072A05">
        <w:instrText xml:space="preserve"> HYPERLINK "https://www.ucas.com/data-and-analysis/undergraduate-statistics-and-reports/ucas-undergraduate-sector-level-end-of-cycle-data-resources-2021" \h </w:instrText>
      </w:r>
      <w:r w:rsidR="00072A05">
        <w:fldChar w:fldCharType="separate"/>
      </w:r>
      <w:r>
        <w:rPr>
          <w:rStyle w:val="Hyperlink"/>
          <w:rFonts w:ascii="Times New Roman" w:hAnsi="Times New Roman" w:cs="Times New Roman"/>
        </w:rPr>
        <w:t>https://www.ucas.com/data-and-analysis/undergraduate-statistics-and-reports/ucas-undergraduate-sector-level-end-of-cycle-data-resources-2021</w:t>
      </w:r>
      <w:r w:rsidR="00072A05">
        <w:rPr>
          <w:rStyle w:val="Hyperlink"/>
          <w:rFonts w:ascii="Times New Roman" w:hAnsi="Times New Roman" w:cs="Times New Roman"/>
        </w:rPr>
        <w:fldChar w:fldCharType="end"/>
      </w:r>
    </w:p>
    <w:p w14:paraId="3F73991A" w14:textId="77777777" w:rsidR="00F47729" w:rsidRPr="002277CE" w:rsidRDefault="002277CE">
      <w:pPr>
        <w:keepLines/>
        <w:spacing w:line="360" w:lineRule="auto"/>
        <w:ind w:left="720" w:hanging="720"/>
        <w:rPr>
          <w:rFonts w:ascii="Times New Roman" w:hAnsi="Times New Roman" w:cs="Times New Roman"/>
        </w:rPr>
        <w:pPrChange w:id="2853" w:author="reviewer" w:date="2026-08-08T17:08:00Z">
          <w:pPr>
            <w:spacing w:line="360" w:lineRule="auto"/>
          </w:pPr>
        </w:pPrChange>
      </w:pPr>
      <w:r>
        <w:rPr>
          <w:rFonts w:ascii="Times New Roman" w:hAnsi="Times New Roman" w:cs="Times New Roman"/>
        </w:rPr>
        <w:t xml:space="preserve">UK Government. (n.d.-a). </w:t>
      </w:r>
      <w:r>
        <w:rPr>
          <w:rFonts w:ascii="Times New Roman" w:hAnsi="Times New Roman" w:cs="Times New Roman"/>
          <w:i/>
          <w:iCs/>
        </w:rPr>
        <w:t>Repaying your student loan: What you pay.</w:t>
      </w:r>
      <w:r>
        <w:rPr>
          <w:rFonts w:ascii="Times New Roman" w:hAnsi="Times New Roman" w:cs="Times New Roman"/>
        </w:rPr>
        <w:t xml:space="preserve"> GOV.UK. </w:t>
      </w:r>
      <w:r w:rsidR="00072A05">
        <w:fldChar w:fldCharType="begin"/>
      </w:r>
      <w:r w:rsidR="00072A05">
        <w:instrText xml:space="preserve"> HYPERLINK "https://www.gov.uk/repaying-your-student-loan/what-you-pay" \h </w:instrText>
      </w:r>
      <w:r w:rsidR="00072A05">
        <w:fldChar w:fldCharType="separate"/>
      </w:r>
      <w:r>
        <w:rPr>
          <w:rStyle w:val="Hyperlink"/>
          <w:rFonts w:ascii="Times New Roman" w:hAnsi="Times New Roman" w:cs="Times New Roman"/>
        </w:rPr>
        <w:t>https://www.gov.uk/repaying-your-student-loan/what-you-pay</w:t>
      </w:r>
      <w:r w:rsidR="00072A05">
        <w:rPr>
          <w:rStyle w:val="Hyperlink"/>
          <w:rFonts w:ascii="Times New Roman" w:hAnsi="Times New Roman" w:cs="Times New Roman"/>
        </w:rPr>
        <w:fldChar w:fldCharType="end"/>
      </w:r>
    </w:p>
    <w:p w14:paraId="50C557CE" w14:textId="77777777" w:rsidR="00F47729" w:rsidRPr="002277CE" w:rsidRDefault="002277CE">
      <w:pPr>
        <w:keepLines/>
        <w:spacing w:line="360" w:lineRule="auto"/>
        <w:ind w:left="720" w:hanging="720"/>
        <w:rPr>
          <w:rFonts w:ascii="Times New Roman" w:hAnsi="Times New Roman" w:cs="Times New Roman"/>
        </w:rPr>
        <w:pPrChange w:id="2854" w:author="reviewer" w:date="2026-08-08T17:08:00Z">
          <w:pPr>
            <w:spacing w:line="360" w:lineRule="auto"/>
          </w:pPr>
        </w:pPrChange>
      </w:pPr>
      <w:r>
        <w:rPr>
          <w:rFonts w:ascii="Times New Roman" w:hAnsi="Times New Roman" w:cs="Times New Roman"/>
        </w:rPr>
        <w:t xml:space="preserve">UK Government. (n.d.-b). </w:t>
      </w:r>
      <w:r>
        <w:rPr>
          <w:rFonts w:ascii="Times New Roman" w:hAnsi="Times New Roman" w:cs="Times New Roman"/>
          <w:i/>
          <w:iCs/>
        </w:rPr>
        <w:t>When your student loan gets written off or cancelled.</w:t>
      </w:r>
      <w:r>
        <w:rPr>
          <w:rFonts w:ascii="Times New Roman" w:hAnsi="Times New Roman" w:cs="Times New Roman"/>
        </w:rPr>
        <w:t xml:space="preserve"> GOV.UK. </w:t>
      </w:r>
      <w:r w:rsidR="00072A05">
        <w:fldChar w:fldCharType="begin"/>
      </w:r>
      <w:r w:rsidR="00072A05">
        <w:instrText xml:space="preserve"> HYPERLINK "https://www.gov.uk/repaying-your-student-loan/when-your-student-loan-gets-written-off" \h </w:instrText>
      </w:r>
      <w:r w:rsidR="00072A05">
        <w:fldChar w:fldCharType="separate"/>
      </w:r>
      <w:r>
        <w:rPr>
          <w:rStyle w:val="Hyperlink"/>
          <w:rFonts w:ascii="Times New Roman" w:hAnsi="Times New Roman" w:cs="Times New Roman"/>
        </w:rPr>
        <w:t>https://www.gov.uk/repaying-your-student-loan/when-your-student-loan-gets-written-off</w:t>
      </w:r>
      <w:r w:rsidR="00072A05">
        <w:rPr>
          <w:rStyle w:val="Hyperlink"/>
          <w:rFonts w:ascii="Times New Roman" w:hAnsi="Times New Roman" w:cs="Times New Roman"/>
        </w:rPr>
        <w:fldChar w:fldCharType="end"/>
      </w:r>
    </w:p>
    <w:p w14:paraId="3DC6601D" w14:textId="77777777" w:rsidR="00F47729" w:rsidRPr="002277CE" w:rsidRDefault="002277CE">
      <w:pPr>
        <w:keepLines/>
        <w:spacing w:line="360" w:lineRule="auto"/>
        <w:ind w:left="720" w:hanging="720"/>
        <w:rPr>
          <w:rFonts w:ascii="Times New Roman" w:hAnsi="Times New Roman" w:cs="Times New Roman"/>
        </w:rPr>
        <w:pPrChange w:id="2855" w:author="reviewer" w:date="2026-08-08T17:08:00Z">
          <w:pPr>
            <w:spacing w:line="360" w:lineRule="auto"/>
          </w:pPr>
        </w:pPrChange>
      </w:pPr>
      <w:r>
        <w:rPr>
          <w:rFonts w:ascii="Times New Roman" w:hAnsi="Times New Roman" w:cs="Times New Roman"/>
        </w:rPr>
        <w:t xml:space="preserve">UK Government. (n.d.-c). </w:t>
      </w:r>
      <w:r>
        <w:rPr>
          <w:rFonts w:ascii="Times New Roman" w:hAnsi="Times New Roman" w:cs="Times New Roman"/>
          <w:i/>
          <w:iCs/>
        </w:rPr>
        <w:t>How interest is calculated (Plan 2).</w:t>
      </w:r>
      <w:r>
        <w:rPr>
          <w:rFonts w:ascii="Times New Roman" w:hAnsi="Times New Roman" w:cs="Times New Roman"/>
        </w:rPr>
        <w:t xml:space="preserve"> GOV.UK. </w:t>
      </w:r>
      <w:r w:rsidR="00072A05">
        <w:fldChar w:fldCharType="begin"/>
      </w:r>
      <w:r w:rsidR="00072A05">
        <w:instrText xml:space="preserve"> HYPERLINK "https://www.gov.uk/guidance/how-interest-is-calculated-plan-2" \h </w:instrText>
      </w:r>
      <w:r w:rsidR="00072A05">
        <w:fldChar w:fldCharType="separate"/>
      </w:r>
      <w:r>
        <w:rPr>
          <w:rStyle w:val="Hyperlink"/>
          <w:rFonts w:ascii="Times New Roman" w:hAnsi="Times New Roman" w:cs="Times New Roman"/>
        </w:rPr>
        <w:t>https://www.gov.uk/guidance/how-interest-is-calculated-plan-2</w:t>
      </w:r>
      <w:r w:rsidR="00072A05">
        <w:rPr>
          <w:rStyle w:val="Hyperlink"/>
          <w:rFonts w:ascii="Times New Roman" w:hAnsi="Times New Roman" w:cs="Times New Roman"/>
        </w:rPr>
        <w:fldChar w:fldCharType="end"/>
      </w:r>
    </w:p>
    <w:p w14:paraId="7E62100C" w14:textId="77777777" w:rsidR="00F47729" w:rsidRPr="002277CE" w:rsidRDefault="002277CE">
      <w:pPr>
        <w:keepLines/>
        <w:spacing w:line="360" w:lineRule="auto"/>
        <w:ind w:left="720" w:hanging="720"/>
        <w:rPr>
          <w:rFonts w:ascii="Times New Roman" w:hAnsi="Times New Roman" w:cs="Times New Roman"/>
        </w:rPr>
        <w:pPrChange w:id="2856" w:author="reviewer" w:date="2026-08-08T17:08:00Z">
          <w:pPr>
            <w:spacing w:line="360" w:lineRule="auto"/>
          </w:pPr>
        </w:pPrChange>
      </w:pPr>
      <w:r>
        <w:rPr>
          <w:rFonts w:ascii="Times New Roman" w:hAnsi="Times New Roman" w:cs="Times New Roman"/>
        </w:rPr>
        <w:t xml:space="preserve">World Bank. (2025). </w:t>
      </w:r>
      <w:r>
        <w:rPr>
          <w:rFonts w:ascii="Times New Roman" w:hAnsi="Times New Roman" w:cs="Times New Roman"/>
          <w:i/>
          <w:iCs/>
        </w:rPr>
        <w:t>World Development Indicators</w:t>
      </w:r>
      <w:r>
        <w:rPr>
          <w:rFonts w:ascii="Times New Roman" w:hAnsi="Times New Roman" w:cs="Times New Roman"/>
        </w:rPr>
        <w:t xml:space="preserve"> [Data set]. </w:t>
      </w:r>
      <w:r w:rsidR="00072A05">
        <w:fldChar w:fldCharType="begin"/>
      </w:r>
      <w:r w:rsidR="00072A05">
        <w:instrText xml:space="preserve"> HYPERLINK "https://databank.worldbank.org/source/world-development-indicators" \h </w:instrText>
      </w:r>
      <w:r w:rsidR="00072A05">
        <w:fldChar w:fldCharType="separate"/>
      </w:r>
      <w:r>
        <w:rPr>
          <w:rStyle w:val="Hyperlink"/>
          <w:rFonts w:ascii="Times New Roman" w:hAnsi="Times New Roman" w:cs="Times New Roman"/>
        </w:rPr>
        <w:t>https://databank.worldbank.org/source/world-development-indicators</w:t>
      </w:r>
      <w:r w:rsidR="00072A05">
        <w:rPr>
          <w:rStyle w:val="Hyperlink"/>
          <w:rFonts w:ascii="Times New Roman" w:hAnsi="Times New Roman" w:cs="Times New Roman"/>
        </w:rPr>
        <w:fldChar w:fldCharType="end"/>
      </w:r>
    </w:p>
    <w:sectPr w:rsidR="00F47729" w:rsidRPr="002277CE">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6717" w14:textId="77777777" w:rsidR="00255492" w:rsidRDefault="00255492">
      <w:r>
        <w:separator/>
      </w:r>
    </w:p>
  </w:endnote>
  <w:endnote w:type="continuationSeparator" w:id="0">
    <w:p w14:paraId="78F509F2" w14:textId="77777777" w:rsidR="00255492" w:rsidRDefault="00255492">
      <w:r>
        <w:continuationSeparator/>
      </w:r>
    </w:p>
  </w:endnote>
  <w:endnote w:type="continuationNotice" w:id="1">
    <w:p w14:paraId="5FB3FCB3" w14:textId="77777777" w:rsidR="00255492" w:rsidRDefault="002554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1751" w14:textId="77777777" w:rsidR="00BE721F" w:rsidRDefault="00BE7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3A2B" w14:textId="77777777" w:rsidR="00255492" w:rsidRDefault="00255492">
      <w:r>
        <w:separator/>
      </w:r>
    </w:p>
  </w:footnote>
  <w:footnote w:type="continuationSeparator" w:id="0">
    <w:p w14:paraId="4DE656EF" w14:textId="77777777" w:rsidR="00255492" w:rsidRDefault="00255492">
      <w:r>
        <w:continuationSeparator/>
      </w:r>
    </w:p>
  </w:footnote>
  <w:footnote w:type="continuationNotice" w:id="1">
    <w:p w14:paraId="14A447BD" w14:textId="77777777" w:rsidR="00255492" w:rsidRDefault="00255492"/>
  </w:footnote>
  <w:footnote w:id="2">
    <w:p w14:paraId="3FDAA9EA" w14:textId="77777777" w:rsidR="00BE721F" w:rsidRDefault="00BE721F">
      <w:pPr>
        <w:pStyle w:val="FootnoteText"/>
      </w:pPr>
      <w:del w:id="732" w:author="reviewer" w:date="2026-08-08T17:08:00Z">
        <w:r>
          <w:rPr>
            <w:rStyle w:val="FootnoteReference"/>
          </w:rPr>
          <w:footnoteRef/>
        </w:r>
        <w:r>
          <w:delText xml:space="preserve"> </w:delText>
        </w:r>
        <w:r w:rsidR="00072A05">
          <w:fldChar w:fldCharType="begin"/>
        </w:r>
        <w:r w:rsidR="00072A05">
          <w:delInstrText xml:space="preserve"> HYPERLINK "https://www.exchangerates.org.uk/EUR-GBP-spot-exchange-rates-history-2024.html" \h </w:delInstrText>
        </w:r>
        <w:r w:rsidR="00072A05">
          <w:fldChar w:fldCharType="separate"/>
        </w:r>
        <w:r>
          <w:rPr>
            <w:rStyle w:val="Hyperlink"/>
          </w:rPr>
          <w:delText>https://www.exchangerates.org.uk/EUR-GBP-spot-exchange-rates-history-2024.html</w:delText>
        </w:r>
        <w:r w:rsidR="00072A05">
          <w:rPr>
            <w:rStyle w:val="Hyperlink"/>
          </w:rPr>
          <w:fldChar w:fldCharType="end"/>
        </w:r>
      </w:del>
    </w:p>
  </w:footnote>
  <w:footnote w:id="3">
    <w:p w14:paraId="42B53EFD" w14:textId="77777777" w:rsidR="00BE721F" w:rsidRDefault="00BE721F">
      <w:pPr>
        <w:pStyle w:val="FootnoteText"/>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E5CA" w14:textId="77777777" w:rsidR="00BE721F" w:rsidRDefault="00BE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6300169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178781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22483235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95632907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798840269">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03972106">
    <w:abstractNumId w:val="4"/>
  </w:num>
  <w:num w:numId="7" w16cid:durableId="19558107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2010671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1898196">
    <w:abstractNumId w:val="6"/>
  </w:num>
  <w:num w:numId="10" w16cid:durableId="1134717675">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29"/>
    <w:rsid w:val="00014EA4"/>
    <w:rsid w:val="00025093"/>
    <w:rsid w:val="00072A05"/>
    <w:rsid w:val="00081C81"/>
    <w:rsid w:val="000E4FD1"/>
    <w:rsid w:val="00100685"/>
    <w:rsid w:val="00124AF4"/>
    <w:rsid w:val="001551AF"/>
    <w:rsid w:val="0018364B"/>
    <w:rsid w:val="002277CE"/>
    <w:rsid w:val="00255492"/>
    <w:rsid w:val="00280553"/>
    <w:rsid w:val="002A13AC"/>
    <w:rsid w:val="002D2DAD"/>
    <w:rsid w:val="002F1B1F"/>
    <w:rsid w:val="0036218B"/>
    <w:rsid w:val="0039097C"/>
    <w:rsid w:val="003B4BC3"/>
    <w:rsid w:val="003F3E2E"/>
    <w:rsid w:val="004053F8"/>
    <w:rsid w:val="00420601"/>
    <w:rsid w:val="00446968"/>
    <w:rsid w:val="0049197C"/>
    <w:rsid w:val="004956E0"/>
    <w:rsid w:val="004D5D92"/>
    <w:rsid w:val="004F4BA6"/>
    <w:rsid w:val="00541C14"/>
    <w:rsid w:val="0055453E"/>
    <w:rsid w:val="005807A3"/>
    <w:rsid w:val="005A215C"/>
    <w:rsid w:val="005D02AD"/>
    <w:rsid w:val="00646083"/>
    <w:rsid w:val="006766CB"/>
    <w:rsid w:val="006869B5"/>
    <w:rsid w:val="006949B8"/>
    <w:rsid w:val="006E70BA"/>
    <w:rsid w:val="0078390D"/>
    <w:rsid w:val="00793F0B"/>
    <w:rsid w:val="007D7BBF"/>
    <w:rsid w:val="007F29CC"/>
    <w:rsid w:val="00817C90"/>
    <w:rsid w:val="00845413"/>
    <w:rsid w:val="008A288D"/>
    <w:rsid w:val="00902F76"/>
    <w:rsid w:val="00934FC0"/>
    <w:rsid w:val="009629F4"/>
    <w:rsid w:val="009B65D5"/>
    <w:rsid w:val="009D3E61"/>
    <w:rsid w:val="00A615A1"/>
    <w:rsid w:val="00A71635"/>
    <w:rsid w:val="00AA6B0A"/>
    <w:rsid w:val="00BE721F"/>
    <w:rsid w:val="00C822AF"/>
    <w:rsid w:val="00CA4693"/>
    <w:rsid w:val="00D01090"/>
    <w:rsid w:val="00D06BB8"/>
    <w:rsid w:val="00DA10AA"/>
    <w:rsid w:val="00DB29FE"/>
    <w:rsid w:val="00DD3373"/>
    <w:rsid w:val="00DE7457"/>
    <w:rsid w:val="00E238E9"/>
    <w:rsid w:val="00E252EC"/>
    <w:rsid w:val="00E47CF6"/>
    <w:rsid w:val="00E47E63"/>
    <w:rsid w:val="00F47729"/>
    <w:rsid w:val="00F93722"/>
    <w:rsid w:val="00FC7E0B"/>
    <w:rsid w:val="00FF59F5"/>
    <w:rsid w:val="00FF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403A"/>
  <w15:docId w15:val="{E75739F8-124F-41A3-9678-B00E167C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 w:type="character" w:customStyle="1" w:styleId="ntpebdom">
    <w:name w:val="ntpebdom"/>
    <w:basedOn w:val="DefaultParagraphFont"/>
    <w:rsid w:val="00AA0A6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semiHidden/>
    <w:rsid w:val="00686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90096">
      <w:bodyDiv w:val="1"/>
      <w:marLeft w:val="0"/>
      <w:marRight w:val="0"/>
      <w:marTop w:val="0"/>
      <w:marBottom w:val="0"/>
      <w:divBdr>
        <w:top w:val="none" w:sz="0" w:space="0" w:color="auto"/>
        <w:left w:val="none" w:sz="0" w:space="0" w:color="auto"/>
        <w:bottom w:val="none" w:sz="0" w:space="0" w:color="auto"/>
        <w:right w:val="none" w:sz="0" w:space="0" w:color="auto"/>
      </w:divBdr>
      <w:divsChild>
        <w:div w:id="799883382">
          <w:marLeft w:val="3150"/>
          <w:marRight w:val="0"/>
          <w:marTop w:val="0"/>
          <w:marBottom w:val="0"/>
          <w:divBdr>
            <w:top w:val="none" w:sz="0" w:space="0" w:color="auto"/>
            <w:left w:val="none" w:sz="0" w:space="0" w:color="auto"/>
            <w:bottom w:val="none" w:sz="0" w:space="0" w:color="auto"/>
            <w:right w:val="none" w:sz="0" w:space="0" w:color="auto"/>
          </w:divBdr>
        </w:div>
        <w:div w:id="11686044">
          <w:marLeft w:val="3150"/>
          <w:marRight w:val="0"/>
          <w:marTop w:val="0"/>
          <w:marBottom w:val="0"/>
          <w:divBdr>
            <w:top w:val="none" w:sz="0" w:space="0" w:color="auto"/>
            <w:left w:val="none" w:sz="0" w:space="0" w:color="auto"/>
            <w:bottom w:val="none" w:sz="0" w:space="0" w:color="auto"/>
            <w:right w:val="none" w:sz="0" w:space="0" w:color="auto"/>
          </w:divBdr>
        </w:div>
      </w:divsChild>
    </w:div>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73744682">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12992696">
      <w:bodyDiv w:val="1"/>
      <w:marLeft w:val="0"/>
      <w:marRight w:val="0"/>
      <w:marTop w:val="0"/>
      <w:marBottom w:val="0"/>
      <w:divBdr>
        <w:top w:val="none" w:sz="0" w:space="0" w:color="auto"/>
        <w:left w:val="none" w:sz="0" w:space="0" w:color="auto"/>
        <w:bottom w:val="none" w:sz="0" w:space="0" w:color="auto"/>
        <w:right w:val="none" w:sz="0" w:space="0" w:color="auto"/>
      </w:divBdr>
    </w:div>
    <w:div w:id="1018893091">
      <w:bodyDiv w:val="1"/>
      <w:marLeft w:val="0"/>
      <w:marRight w:val="0"/>
      <w:marTop w:val="0"/>
      <w:marBottom w:val="0"/>
      <w:divBdr>
        <w:top w:val="none" w:sz="0" w:space="0" w:color="auto"/>
        <w:left w:val="none" w:sz="0" w:space="0" w:color="auto"/>
        <w:bottom w:val="none" w:sz="0" w:space="0" w:color="auto"/>
        <w:right w:val="none" w:sz="0" w:space="0" w:color="auto"/>
      </w:divBdr>
      <w:divsChild>
        <w:div w:id="409548927">
          <w:marLeft w:val="3150"/>
          <w:marRight w:val="0"/>
          <w:marTop w:val="0"/>
          <w:marBottom w:val="0"/>
          <w:divBdr>
            <w:top w:val="none" w:sz="0" w:space="0" w:color="auto"/>
            <w:left w:val="none" w:sz="0" w:space="0" w:color="auto"/>
            <w:bottom w:val="none" w:sz="0" w:space="0" w:color="auto"/>
            <w:right w:val="none" w:sz="0" w:space="0" w:color="auto"/>
          </w:divBdr>
        </w:div>
        <w:div w:id="74515155">
          <w:marLeft w:val="3150"/>
          <w:marRight w:val="0"/>
          <w:marTop w:val="0"/>
          <w:marBottom w:val="0"/>
          <w:divBdr>
            <w:top w:val="none" w:sz="0" w:space="0" w:color="auto"/>
            <w:left w:val="none" w:sz="0" w:space="0" w:color="auto"/>
            <w:bottom w:val="none" w:sz="0" w:space="0" w:color="auto"/>
            <w:right w:val="none" w:sz="0" w:space="0" w:color="auto"/>
          </w:divBdr>
        </w:div>
        <w:div w:id="1630626647">
          <w:marLeft w:val="3150"/>
          <w:marRight w:val="0"/>
          <w:marTop w:val="0"/>
          <w:marBottom w:val="0"/>
          <w:divBdr>
            <w:top w:val="none" w:sz="0" w:space="0" w:color="auto"/>
            <w:left w:val="none" w:sz="0" w:space="0" w:color="auto"/>
            <w:bottom w:val="none" w:sz="0" w:space="0" w:color="auto"/>
            <w:right w:val="none" w:sz="0" w:space="0" w:color="auto"/>
          </w:divBdr>
        </w:div>
        <w:div w:id="810290569">
          <w:marLeft w:val="3150"/>
          <w:marRight w:val="0"/>
          <w:marTop w:val="0"/>
          <w:marBottom w:val="0"/>
          <w:divBdr>
            <w:top w:val="none" w:sz="0" w:space="0" w:color="auto"/>
            <w:left w:val="none" w:sz="0" w:space="0" w:color="auto"/>
            <w:bottom w:val="none" w:sz="0" w:space="0" w:color="auto"/>
            <w:right w:val="none" w:sz="0" w:space="0" w:color="auto"/>
          </w:divBdr>
        </w:div>
      </w:divsChild>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49672522">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6798766">
      <w:bodyDiv w:val="1"/>
      <w:marLeft w:val="0"/>
      <w:marRight w:val="0"/>
      <w:marTop w:val="0"/>
      <w:marBottom w:val="0"/>
      <w:divBdr>
        <w:top w:val="none" w:sz="0" w:space="0" w:color="auto"/>
        <w:left w:val="none" w:sz="0" w:space="0" w:color="auto"/>
        <w:bottom w:val="none" w:sz="0" w:space="0" w:color="auto"/>
        <w:right w:val="none" w:sz="0" w:space="0" w:color="auto"/>
      </w:divBdr>
      <w:divsChild>
        <w:div w:id="1631782760">
          <w:marLeft w:val="3150"/>
          <w:marRight w:val="0"/>
          <w:marTop w:val="0"/>
          <w:marBottom w:val="0"/>
          <w:divBdr>
            <w:top w:val="none" w:sz="0" w:space="0" w:color="auto"/>
            <w:left w:val="none" w:sz="0" w:space="0" w:color="auto"/>
            <w:bottom w:val="none" w:sz="0" w:space="0" w:color="auto"/>
            <w:right w:val="none" w:sz="0" w:space="0" w:color="auto"/>
          </w:divBdr>
        </w:div>
        <w:div w:id="922881993">
          <w:marLeft w:val="3150"/>
          <w:marRight w:val="0"/>
          <w:marTop w:val="0"/>
          <w:marBottom w:val="0"/>
          <w:divBdr>
            <w:top w:val="none" w:sz="0" w:space="0" w:color="auto"/>
            <w:left w:val="none" w:sz="0" w:space="0" w:color="auto"/>
            <w:bottom w:val="none" w:sz="0" w:space="0" w:color="auto"/>
            <w:right w:val="none" w:sz="0" w:space="0" w:color="auto"/>
          </w:divBdr>
        </w:div>
        <w:div w:id="236286481">
          <w:marLeft w:val="3150"/>
          <w:marRight w:val="0"/>
          <w:marTop w:val="0"/>
          <w:marBottom w:val="0"/>
          <w:divBdr>
            <w:top w:val="none" w:sz="0" w:space="0" w:color="auto"/>
            <w:left w:val="none" w:sz="0" w:space="0" w:color="auto"/>
            <w:bottom w:val="none" w:sz="0" w:space="0" w:color="auto"/>
            <w:right w:val="none" w:sz="0" w:space="0" w:color="auto"/>
          </w:divBdr>
        </w:div>
        <w:div w:id="579566005">
          <w:marLeft w:val="3150"/>
          <w:marRight w:val="0"/>
          <w:marTop w:val="0"/>
          <w:marBottom w:val="0"/>
          <w:divBdr>
            <w:top w:val="none" w:sz="0" w:space="0" w:color="auto"/>
            <w:left w:val="none" w:sz="0" w:space="0" w:color="auto"/>
            <w:bottom w:val="none" w:sz="0" w:space="0" w:color="auto"/>
            <w:right w:val="none" w:sz="0" w:space="0" w:color="auto"/>
          </w:divBdr>
        </w:div>
        <w:div w:id="1194030344">
          <w:marLeft w:val="3150"/>
          <w:marRight w:val="0"/>
          <w:marTop w:val="0"/>
          <w:marBottom w:val="0"/>
          <w:divBdr>
            <w:top w:val="none" w:sz="0" w:space="0" w:color="auto"/>
            <w:left w:val="none" w:sz="0" w:space="0" w:color="auto"/>
            <w:bottom w:val="none" w:sz="0" w:space="0" w:color="auto"/>
            <w:right w:val="none" w:sz="0" w:space="0" w:color="auto"/>
          </w:divBdr>
        </w:div>
        <w:div w:id="1800565764">
          <w:marLeft w:val="3150"/>
          <w:marRight w:val="0"/>
          <w:marTop w:val="0"/>
          <w:marBottom w:val="0"/>
          <w:divBdr>
            <w:top w:val="none" w:sz="0" w:space="0" w:color="auto"/>
            <w:left w:val="none" w:sz="0" w:space="0" w:color="auto"/>
            <w:bottom w:val="none" w:sz="0" w:space="0" w:color="auto"/>
            <w:right w:val="none" w:sz="0" w:space="0" w:color="auto"/>
          </w:divBdr>
        </w:div>
        <w:div w:id="1561332575">
          <w:marLeft w:val="3150"/>
          <w:marRight w:val="0"/>
          <w:marTop w:val="0"/>
          <w:marBottom w:val="0"/>
          <w:divBdr>
            <w:top w:val="none" w:sz="0" w:space="0" w:color="auto"/>
            <w:left w:val="none" w:sz="0" w:space="0" w:color="auto"/>
            <w:bottom w:val="none" w:sz="0" w:space="0" w:color="auto"/>
            <w:right w:val="none" w:sz="0" w:space="0" w:color="auto"/>
          </w:divBdr>
        </w:div>
      </w:divsChild>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354465">
      <w:bodyDiv w:val="1"/>
      <w:marLeft w:val="0"/>
      <w:marRight w:val="0"/>
      <w:marTop w:val="0"/>
      <w:marBottom w:val="0"/>
      <w:divBdr>
        <w:top w:val="none" w:sz="0" w:space="0" w:color="auto"/>
        <w:left w:val="none" w:sz="0" w:space="0" w:color="auto"/>
        <w:bottom w:val="none" w:sz="0" w:space="0" w:color="auto"/>
        <w:right w:val="none" w:sz="0" w:space="0" w:color="auto"/>
      </w:divBdr>
      <w:divsChild>
        <w:div w:id="758870573">
          <w:marLeft w:val="3150"/>
          <w:marRight w:val="0"/>
          <w:marTop w:val="0"/>
          <w:marBottom w:val="0"/>
          <w:divBdr>
            <w:top w:val="none" w:sz="0" w:space="0" w:color="auto"/>
            <w:left w:val="none" w:sz="0" w:space="0" w:color="auto"/>
            <w:bottom w:val="none" w:sz="0" w:space="0" w:color="auto"/>
            <w:right w:val="none" w:sz="0" w:space="0" w:color="auto"/>
          </w:divBdr>
        </w:div>
        <w:div w:id="1682123347">
          <w:marLeft w:val="3150"/>
          <w:marRight w:val="0"/>
          <w:marTop w:val="0"/>
          <w:marBottom w:val="0"/>
          <w:divBdr>
            <w:top w:val="none" w:sz="0" w:space="0" w:color="auto"/>
            <w:left w:val="none" w:sz="0" w:space="0" w:color="auto"/>
            <w:bottom w:val="none" w:sz="0" w:space="0" w:color="auto"/>
            <w:right w:val="none" w:sz="0" w:space="0" w:color="auto"/>
          </w:divBdr>
        </w:div>
        <w:div w:id="1207063161">
          <w:marLeft w:val="3150"/>
          <w:marRight w:val="0"/>
          <w:marTop w:val="0"/>
          <w:marBottom w:val="0"/>
          <w:divBdr>
            <w:top w:val="none" w:sz="0" w:space="0" w:color="auto"/>
            <w:left w:val="none" w:sz="0" w:space="0" w:color="auto"/>
            <w:bottom w:val="none" w:sz="0" w:space="0" w:color="auto"/>
            <w:right w:val="none" w:sz="0" w:space="0" w:color="auto"/>
          </w:divBdr>
        </w:div>
        <w:div w:id="346062029">
          <w:marLeft w:val="3150"/>
          <w:marRight w:val="0"/>
          <w:marTop w:val="0"/>
          <w:marBottom w:val="0"/>
          <w:divBdr>
            <w:top w:val="none" w:sz="0" w:space="0" w:color="auto"/>
            <w:left w:val="none" w:sz="0" w:space="0" w:color="auto"/>
            <w:bottom w:val="none" w:sz="0" w:space="0" w:color="auto"/>
            <w:right w:val="none" w:sz="0" w:space="0" w:color="auto"/>
          </w:divBdr>
        </w:div>
        <w:div w:id="1805539089">
          <w:marLeft w:val="3150"/>
          <w:marRight w:val="0"/>
          <w:marTop w:val="0"/>
          <w:marBottom w:val="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771852263">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34763139">
      <w:bodyDiv w:val="1"/>
      <w:marLeft w:val="0"/>
      <w:marRight w:val="0"/>
      <w:marTop w:val="0"/>
      <w:marBottom w:val="0"/>
      <w:divBdr>
        <w:top w:val="none" w:sz="0" w:space="0" w:color="auto"/>
        <w:left w:val="none" w:sz="0" w:space="0" w:color="auto"/>
        <w:bottom w:val="none" w:sz="0" w:space="0" w:color="auto"/>
        <w:right w:val="none" w:sz="0" w:space="0" w:color="auto"/>
      </w:divBdr>
      <w:divsChild>
        <w:div w:id="2006129864">
          <w:marLeft w:val="3150"/>
          <w:marRight w:val="0"/>
          <w:marTop w:val="0"/>
          <w:marBottom w:val="0"/>
          <w:divBdr>
            <w:top w:val="none" w:sz="0" w:space="0" w:color="auto"/>
            <w:left w:val="none" w:sz="0" w:space="0" w:color="auto"/>
            <w:bottom w:val="none" w:sz="0" w:space="0" w:color="auto"/>
            <w:right w:val="none" w:sz="0" w:space="0" w:color="auto"/>
          </w:divBdr>
        </w:div>
        <w:div w:id="772212412">
          <w:marLeft w:val="3150"/>
          <w:marRight w:val="0"/>
          <w:marTop w:val="0"/>
          <w:marBottom w:val="0"/>
          <w:divBdr>
            <w:top w:val="none" w:sz="0" w:space="0" w:color="auto"/>
            <w:left w:val="none" w:sz="0" w:space="0" w:color="auto"/>
            <w:bottom w:val="none" w:sz="0" w:space="0" w:color="auto"/>
            <w:right w:val="none" w:sz="0" w:space="0" w:color="auto"/>
          </w:divBdr>
        </w:div>
        <w:div w:id="1722056315">
          <w:marLeft w:val="3150"/>
          <w:marRight w:val="0"/>
          <w:marTop w:val="0"/>
          <w:marBottom w:val="0"/>
          <w:divBdr>
            <w:top w:val="none" w:sz="0" w:space="0" w:color="auto"/>
            <w:left w:val="none" w:sz="0" w:space="0" w:color="auto"/>
            <w:bottom w:val="none" w:sz="0" w:space="0" w:color="auto"/>
            <w:right w:val="none" w:sz="0" w:space="0" w:color="auto"/>
          </w:divBdr>
        </w:div>
      </w:divsChild>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04233998">
      <w:bodyDiv w:val="1"/>
      <w:marLeft w:val="0"/>
      <w:marRight w:val="0"/>
      <w:marTop w:val="0"/>
      <w:marBottom w:val="0"/>
      <w:divBdr>
        <w:top w:val="none" w:sz="0" w:space="0" w:color="auto"/>
        <w:left w:val="none" w:sz="0" w:space="0" w:color="auto"/>
        <w:bottom w:val="none" w:sz="0" w:space="0" w:color="auto"/>
        <w:right w:val="none" w:sz="0" w:space="0" w:color="auto"/>
      </w:divBdr>
      <w:divsChild>
        <w:div w:id="1901594628">
          <w:marLeft w:val="3150"/>
          <w:marRight w:val="0"/>
          <w:marTop w:val="0"/>
          <w:marBottom w:val="0"/>
          <w:divBdr>
            <w:top w:val="none" w:sz="0" w:space="0" w:color="auto"/>
            <w:left w:val="none" w:sz="0" w:space="0" w:color="auto"/>
            <w:bottom w:val="none" w:sz="0" w:space="0" w:color="auto"/>
            <w:right w:val="none" w:sz="0" w:space="0" w:color="auto"/>
          </w:divBdr>
        </w:div>
        <w:div w:id="508721639">
          <w:marLeft w:val="3150"/>
          <w:marRight w:val="0"/>
          <w:marTop w:val="0"/>
          <w:marBottom w:val="0"/>
          <w:divBdr>
            <w:top w:val="none" w:sz="0" w:space="0" w:color="auto"/>
            <w:left w:val="none" w:sz="0" w:space="0" w:color="auto"/>
            <w:bottom w:val="none" w:sz="0" w:space="0" w:color="auto"/>
            <w:right w:val="none" w:sz="0" w:space="0" w:color="auto"/>
          </w:divBdr>
        </w:div>
        <w:div w:id="1033504685">
          <w:marLeft w:val="3150"/>
          <w:marRight w:val="0"/>
          <w:marTop w:val="0"/>
          <w:marBottom w:val="0"/>
          <w:divBdr>
            <w:top w:val="none" w:sz="0" w:space="0" w:color="auto"/>
            <w:left w:val="none" w:sz="0" w:space="0" w:color="auto"/>
            <w:bottom w:val="none" w:sz="0" w:space="0" w:color="auto"/>
            <w:right w:val="none" w:sz="0" w:space="0" w:color="auto"/>
          </w:divBdr>
        </w:div>
      </w:divsChild>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hyperlink" Target="mailto:stoycho.rusinov@csd.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0BD63-81CC-45EC-A0FE-8BE78B7C4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8337</TotalTime>
  <Pages>40</Pages>
  <Words>14886</Words>
  <Characters>84853</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Stoycho Rusinov</dc:creator>
  <cp:keywords/>
  <cp:lastModifiedBy>Microsoft Office User</cp:lastModifiedBy>
  <cp:revision>6</cp:revision>
  <cp:lastPrinted>2026-08-08T15:51:00Z</cp:lastPrinted>
  <dcterms:created xsi:type="dcterms:W3CDTF">2026-07-26T20:46:00Z</dcterms:created>
  <dcterms:modified xsi:type="dcterms:W3CDTF">2026-08-09T20:39:00Z</dcterms:modified>
</cp:coreProperties>
</file>